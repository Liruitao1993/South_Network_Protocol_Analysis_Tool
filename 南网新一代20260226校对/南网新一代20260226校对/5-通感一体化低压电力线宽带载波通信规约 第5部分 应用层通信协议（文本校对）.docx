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84833">
      <w:pPr>
        <w:pStyle w:val="391"/>
        <w:ind w:firstLine="643"/>
        <w:jc w:val="both"/>
        <w:rPr>
          <w:rFonts w:ascii="Times New Roman"/>
        </w:rPr>
      </w:pPr>
      <w:r>
        <mc:AlternateContent>
          <mc:Choice Requires="wps">
            <w:drawing>
              <wp:anchor distT="0" distB="0" distL="114300" distR="114300" simplePos="0" relativeHeight="251668480" behindDoc="0" locked="0" layoutInCell="1" allowOverlap="1">
                <wp:simplePos x="0" y="0"/>
                <wp:positionH relativeFrom="column">
                  <wp:posOffset>-24130</wp:posOffset>
                </wp:positionH>
                <wp:positionV relativeFrom="paragraph">
                  <wp:posOffset>41910</wp:posOffset>
                </wp:positionV>
                <wp:extent cx="4011295" cy="777875"/>
                <wp:effectExtent l="0" t="1905" r="0" b="1270"/>
                <wp:wrapNone/>
                <wp:docPr id="13" name="文本框 30"/>
                <wp:cNvGraphicFramePr/>
                <a:graphic xmlns:a="http://schemas.openxmlformats.org/drawingml/2006/main">
                  <a:graphicData uri="http://schemas.microsoft.com/office/word/2010/wordprocessingShape">
                    <wps:wsp>
                      <wps:cNvSpPr txBox="1">
                        <a:spLocks noChangeArrowheads="1"/>
                      </wps:cNvSpPr>
                      <wps:spPr bwMode="auto">
                        <a:xfrm>
                          <a:off x="0" y="0"/>
                          <a:ext cx="4011295" cy="777875"/>
                        </a:xfrm>
                        <a:prstGeom prst="rect">
                          <a:avLst/>
                        </a:prstGeom>
                        <a:solidFill>
                          <a:srgbClr val="FFFFFF"/>
                        </a:solidFill>
                        <a:ln>
                          <a:noFill/>
                        </a:ln>
                        <a:effectLst/>
                      </wps:spPr>
                      <wps:txbx>
                        <w:txbxContent>
                          <w:p w14:paraId="0597E20D">
                            <w:pPr>
                              <w:ind w:firstLine="0" w:firstLineChars="0"/>
                              <w:jc w:val="left"/>
                              <w:rPr>
                                <w:rFonts w:hint="eastAsia" w:ascii="黑体" w:hAnsi="黑体" w:eastAsia="黑体" w:cs="黑体"/>
                                <w:sz w:val="32"/>
                                <w:szCs w:val="32"/>
                              </w:rPr>
                            </w:pPr>
                            <w:bookmarkStart w:id="551" w:name="docnum"/>
                            <w:r>
                              <w:rPr>
                                <w:rFonts w:hint="eastAsia" w:ascii="黑体" w:hAnsi="黑体" w:eastAsia="黑体" w:cs="黑体"/>
                                <w:sz w:val="32"/>
                                <w:szCs w:val="32"/>
                              </w:rPr>
                              <w:t>办生技〔2021〕23号</w:t>
                            </w:r>
                            <w:bookmarkEnd w:id="551"/>
                            <w:r>
                              <w:rPr>
                                <w:rFonts w:hint="eastAsia" w:ascii="黑体" w:hAnsi="黑体" w:eastAsia="黑体" w:cs="黑体"/>
                                <w:sz w:val="32"/>
                                <w:szCs w:val="32"/>
                              </w:rPr>
                              <w:t>附件3</w:t>
                            </w:r>
                          </w:p>
                          <w:p w14:paraId="2FDA51D9">
                            <w:pPr>
                              <w:ind w:firstLine="0" w:firstLineChars="0"/>
                              <w:rPr>
                                <w:rFonts w:hint="eastAsia" w:ascii="黑体" w:hAnsi="黑体" w:eastAsia="黑体" w:cs="黑体"/>
                                <w:sz w:val="32"/>
                                <w:szCs w:val="32"/>
                              </w:rPr>
                            </w:pPr>
                          </w:p>
                        </w:txbxContent>
                      </wps:txbx>
                      <wps:bodyPr rot="0" vert="horz" wrap="square" lIns="91440" tIns="45720" rIns="91440" bIns="45720" anchor="t" anchorCtr="0" upright="1">
                        <a:noAutofit/>
                      </wps:bodyPr>
                    </wps:wsp>
                  </a:graphicData>
                </a:graphic>
              </wp:anchor>
            </w:drawing>
          </mc:Choice>
          <mc:Fallback>
            <w:pict>
              <v:shape id="文本框 30" o:spid="_x0000_s1026" o:spt="202" type="#_x0000_t202" style="position:absolute;left:0pt;margin-left:-1.9pt;margin-top:3.3pt;height:61.25pt;width:315.85pt;z-index:251668480;mso-width-relative:page;mso-height-relative:page;" fillcolor="#FFFFFF" filled="t" stroked="f" coordsize="21600,21600" o:gfxdata="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7JZu81gAAAAgBAAAPAAAAAAAAAAEAIAAAACIAAABkcnMvZG93bnJldi54bWxQ&#10;SwECFAAUAAAACACHTuJAFQBv6TICAABOBAAADgAAAAAAAAABACAAAAAlAQAAZHJzL2Uyb0RvYy54&#10;bWxQSwUGAAAAAAYABgBZAQAAyQUAAAAA&#10;">
                <v:fill on="t" focussize="0,0"/>
                <v:stroke on="f"/>
                <v:imagedata o:title=""/>
                <o:lock v:ext="edit" aspectratio="f"/>
                <v:textbox>
                  <w:txbxContent>
                    <w:p w14:paraId="0597E20D">
                      <w:pPr>
                        <w:ind w:firstLine="0" w:firstLineChars="0"/>
                        <w:jc w:val="left"/>
                        <w:rPr>
                          <w:rFonts w:hint="eastAsia" w:ascii="黑体" w:hAnsi="黑体" w:eastAsia="黑体" w:cs="黑体"/>
                          <w:sz w:val="32"/>
                          <w:szCs w:val="32"/>
                        </w:rPr>
                      </w:pPr>
                      <w:bookmarkStart w:id="551" w:name="docnum"/>
                      <w:r>
                        <w:rPr>
                          <w:rFonts w:hint="eastAsia" w:ascii="黑体" w:hAnsi="黑体" w:eastAsia="黑体" w:cs="黑体"/>
                          <w:sz w:val="32"/>
                          <w:szCs w:val="32"/>
                        </w:rPr>
                        <w:t>办生技〔2021〕23号</w:t>
                      </w:r>
                      <w:bookmarkEnd w:id="551"/>
                      <w:r>
                        <w:rPr>
                          <w:rFonts w:hint="eastAsia" w:ascii="黑体" w:hAnsi="黑体" w:eastAsia="黑体" w:cs="黑体"/>
                          <w:sz w:val="32"/>
                          <w:szCs w:val="32"/>
                        </w:rPr>
                        <w:t>附件3</w:t>
                      </w:r>
                    </w:p>
                    <w:p w14:paraId="2FDA51D9">
                      <w:pPr>
                        <w:ind w:firstLine="0" w:firstLineChars="0"/>
                        <w:rPr>
                          <w:rFonts w:hint="eastAsia" w:ascii="黑体" w:hAnsi="黑体" w:eastAsia="黑体" w:cs="黑体"/>
                          <w:sz w:val="32"/>
                          <w:szCs w:val="32"/>
                        </w:rPr>
                      </w:pPr>
                    </w:p>
                  </w:txbxContent>
                </v:textbox>
              </v:shape>
            </w:pict>
          </mc:Fallback>
        </mc:AlternateContent>
      </w:r>
      <w:r>
        <w:rPr>
          <w:rFonts w:ascii="Times New Roman" w:eastAsia="宋体"/>
        </w:rPr>
        <mc:AlternateContent>
          <mc:Choice Requires="wps">
            <w:drawing>
              <wp:anchor distT="0" distB="0" distL="114300" distR="114300" simplePos="0" relativeHeight="251659264" behindDoc="0" locked="0" layoutInCell="1" allowOverlap="1">
                <wp:simplePos x="0" y="0"/>
                <wp:positionH relativeFrom="column">
                  <wp:posOffset>2560320</wp:posOffset>
                </wp:positionH>
                <wp:positionV relativeFrom="paragraph">
                  <wp:posOffset>53975</wp:posOffset>
                </wp:positionV>
                <wp:extent cx="3240405" cy="900430"/>
                <wp:effectExtent l="2540" t="4445" r="0" b="0"/>
                <wp:wrapNone/>
                <wp:docPr id="12" name="首页自画框图3"/>
                <wp:cNvGraphicFramePr/>
                <a:graphic xmlns:a="http://schemas.openxmlformats.org/drawingml/2006/main">
                  <a:graphicData uri="http://schemas.microsoft.com/office/word/2010/wordprocessingShape">
                    <wps:wsp>
                      <wps:cNvSpPr txBox="1">
                        <a:spLocks noChangeArrowheads="1"/>
                      </wps:cNvSpPr>
                      <wps:spPr bwMode="auto">
                        <a:xfrm>
                          <a:off x="0" y="0"/>
                          <a:ext cx="3240405" cy="900430"/>
                        </a:xfrm>
                        <a:prstGeom prst="rect">
                          <a:avLst/>
                        </a:prstGeom>
                        <a:solidFill>
                          <a:srgbClr val="FFFFFF"/>
                        </a:solidFill>
                        <a:ln>
                          <a:noFill/>
                        </a:ln>
                      </wps:spPr>
                      <wps:txbx>
                        <w:txbxContent>
                          <w:p w14:paraId="34400998">
                            <w:pPr>
                              <w:ind w:firstLine="2400"/>
                              <w:jc w:val="right"/>
                              <w:rPr>
                                <w:rFonts w:ascii="黑体" w:eastAsia="黑体"/>
                                <w:sz w:val="104"/>
                              </w:rPr>
                            </w:pPr>
                            <w:r>
                              <w:rPr>
                                <w:rFonts w:ascii="黑体" w:eastAsia="黑体"/>
                                <w:sz w:val="120"/>
                                <w:szCs w:val="120"/>
                              </w:rPr>
                              <w:t>Q/</w:t>
                            </w:r>
                            <w:r>
                              <w:rPr>
                                <w:rFonts w:ascii="黑体" w:eastAsia="黑体"/>
                                <w:sz w:val="72"/>
                                <w:szCs w:val="120"/>
                              </w:rPr>
                              <w:t>CS</w:t>
                            </w:r>
                            <w:r>
                              <w:rPr>
                                <w:rFonts w:ascii="黑体" w:eastAsia="黑体"/>
                                <w:sz w:val="72"/>
                              </w:rPr>
                              <w:t>G</w:t>
                            </w:r>
                          </w:p>
                          <w:p w14:paraId="7BF38803">
                            <w:pPr>
                              <w:ind w:firstLine="2088"/>
                              <w:jc w:val="right"/>
                              <w:rPr>
                                <w:rFonts w:ascii="黑体" w:eastAsia="黑体"/>
                                <w:b/>
                                <w:sz w:val="104"/>
                              </w:rPr>
                            </w:pPr>
                          </w:p>
                        </w:txbxContent>
                      </wps:txbx>
                      <wps:bodyPr rot="0" vert="horz" wrap="square" lIns="0" tIns="0" rIns="91440" bIns="45720" anchor="t" anchorCtr="0" upright="1">
                        <a:noAutofit/>
                      </wps:bodyPr>
                    </wps:wsp>
                  </a:graphicData>
                </a:graphic>
              </wp:anchor>
            </w:drawing>
          </mc:Choice>
          <mc:Fallback>
            <w:pict>
              <v:shape id="首页自画框图3" o:spid="_x0000_s1026" o:spt="202" type="#_x0000_t202" style="position:absolute;left:0pt;margin-left:201.6pt;margin-top:4.25pt;height:70.9pt;width:255.15pt;z-index:251659264;mso-width-relative:page;mso-height-relative:page;" fillcolor="#FFFFFF" filled="t" stroked="f" coordsize="21600,21600" o:gfxdata="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1AHNe9kAAAAJAQAADwAAAAAAAAABACAAAAAiAAAAZHJz&#10;L2Rvd25yZXYueG1sUEsBAhQAFAAAAAgAh07iQJE3Q9A8AgAAPwQAAA4AAAAAAAAAAQAgAAAAKAEA&#10;AGRycy9lMm9Eb2MueG1sUEsFBgAAAAAGAAYAWQEAANYFAAAAAA==&#10;">
                <v:fill on="t" focussize="0,0"/>
                <v:stroke on="f"/>
                <v:imagedata o:title=""/>
                <o:lock v:ext="edit" aspectratio="f"/>
                <v:textbox inset="0mm,0mm,2.54mm,1.27mm">
                  <w:txbxContent>
                    <w:p w14:paraId="34400998">
                      <w:pPr>
                        <w:ind w:firstLine="2400"/>
                        <w:jc w:val="right"/>
                        <w:rPr>
                          <w:rFonts w:ascii="黑体" w:eastAsia="黑体"/>
                          <w:sz w:val="104"/>
                        </w:rPr>
                      </w:pPr>
                      <w:r>
                        <w:rPr>
                          <w:rFonts w:ascii="黑体" w:eastAsia="黑体"/>
                          <w:sz w:val="120"/>
                          <w:szCs w:val="120"/>
                        </w:rPr>
                        <w:t>Q/</w:t>
                      </w:r>
                      <w:r>
                        <w:rPr>
                          <w:rFonts w:ascii="黑体" w:eastAsia="黑体"/>
                          <w:sz w:val="72"/>
                          <w:szCs w:val="120"/>
                        </w:rPr>
                        <w:t>CS</w:t>
                      </w:r>
                      <w:r>
                        <w:rPr>
                          <w:rFonts w:ascii="黑体" w:eastAsia="黑体"/>
                          <w:sz w:val="72"/>
                        </w:rPr>
                        <w:t>G</w:t>
                      </w:r>
                    </w:p>
                    <w:p w14:paraId="7BF38803">
                      <w:pPr>
                        <w:ind w:firstLine="2088"/>
                        <w:jc w:val="right"/>
                        <w:rPr>
                          <w:rFonts w:ascii="黑体" w:eastAsia="黑体"/>
                          <w:b/>
                          <w:sz w:val="104"/>
                        </w:rPr>
                      </w:pPr>
                    </w:p>
                  </w:txbxContent>
                </v:textbox>
              </v:shape>
            </w:pict>
          </mc:Fallback>
        </mc:AlternateContent>
      </w:r>
    </w:p>
    <w:p w14:paraId="6682088A">
      <w:pPr>
        <w:pStyle w:val="85"/>
        <w:ind w:firstLine="420"/>
        <w:rPr>
          <w:rFonts w:ascii="Times New Roman"/>
        </w:rPr>
      </w:pPr>
      <w:r>
        <w:rPr>
          <w:rFonts w:ascii="Times New Roman"/>
        </w:rPr>
        <mc:AlternateContent>
          <mc:Choice Requires="wps">
            <w:drawing>
              <wp:anchor distT="0" distB="0" distL="114300" distR="114300" simplePos="0" relativeHeight="251660288" behindDoc="0" locked="0" layoutInCell="1" allowOverlap="1">
                <wp:simplePos x="0" y="0"/>
                <wp:positionH relativeFrom="column">
                  <wp:posOffset>-593725</wp:posOffset>
                </wp:positionH>
                <wp:positionV relativeFrom="paragraph">
                  <wp:posOffset>8890</wp:posOffset>
                </wp:positionV>
                <wp:extent cx="7272655" cy="431800"/>
                <wp:effectExtent l="1270" t="3810" r="3175" b="2540"/>
                <wp:wrapNone/>
                <wp:docPr id="11" name="首页自画框图4"/>
                <wp:cNvGraphicFramePr/>
                <a:graphic xmlns:a="http://schemas.openxmlformats.org/drawingml/2006/main">
                  <a:graphicData uri="http://schemas.microsoft.com/office/word/2010/wordprocessingShape">
                    <wps:wsp>
                      <wps:cNvSpPr txBox="1">
                        <a:spLocks noChangeArrowheads="1"/>
                      </wps:cNvSpPr>
                      <wps:spPr bwMode="auto">
                        <a:xfrm>
                          <a:off x="0" y="0"/>
                          <a:ext cx="7272655" cy="431800"/>
                        </a:xfrm>
                        <a:prstGeom prst="rect">
                          <a:avLst/>
                        </a:prstGeom>
                        <a:solidFill>
                          <a:srgbClr val="FFFFFF"/>
                        </a:solidFill>
                        <a:ln>
                          <a:noFill/>
                        </a:ln>
                      </wps:spPr>
                      <wps:txbx>
                        <w:txbxContent>
                          <w:p w14:paraId="1F678249">
                            <w:pPr>
                              <w:pStyle w:val="327"/>
                              <w:jc w:val="center"/>
                              <w:rPr>
                                <w:w w:val="100"/>
                              </w:rPr>
                            </w:pPr>
                            <w:r>
                              <w:rPr>
                                <w:rFonts w:hint="eastAsia"/>
                                <w:w w:val="100"/>
                              </w:rPr>
                              <w:t>中国南方电网有限责任公司企业标准</w:t>
                            </w:r>
                          </w:p>
                        </w:txbxContent>
                      </wps:txbx>
                      <wps:bodyPr rot="0" vert="horz" wrap="square" lIns="0" tIns="0" rIns="91440" bIns="45720" anchor="t" anchorCtr="0" upright="1">
                        <a:noAutofit/>
                      </wps:bodyPr>
                    </wps:wsp>
                  </a:graphicData>
                </a:graphic>
              </wp:anchor>
            </w:drawing>
          </mc:Choice>
          <mc:Fallback>
            <w:pict>
              <v:shape id="首页自画框图4" o:spid="_x0000_s1026" o:spt="202" type="#_x0000_t202" style="position:absolute;left:0pt;margin-left:-46.75pt;margin-top:0.7pt;height:34pt;width:572.65pt;z-index:251660288;mso-width-relative:page;mso-height-relative:page;" fillcolor="#FFFFFF" filled="t" stroked="f" coordsize="21600,21600" o:gfxdata="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&#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Hq2KLZAAAACQEAAA8AAAAAAAAAAQAgAAAAIgAAAGRy&#10;cy9kb3ducmV2LnhtbFBLAQIUABQAAAAIAIdO4kCtEPfRPQIAAD8EAAAOAAAAAAAAAAEAIAAAACgB&#10;AABkcnMvZTJvRG9jLnhtbFBLBQYAAAAABgAGAFkBAADXBQAAAAA=&#10;">
                <v:fill on="t" focussize="0,0"/>
                <v:stroke on="f"/>
                <v:imagedata o:title=""/>
                <o:lock v:ext="edit" aspectratio="f"/>
                <v:textbox inset="0mm,0mm,2.54mm,1.27mm">
                  <w:txbxContent>
                    <w:p w14:paraId="1F678249">
                      <w:pPr>
                        <w:pStyle w:val="327"/>
                        <w:jc w:val="center"/>
                        <w:rPr>
                          <w:w w:val="100"/>
                        </w:rPr>
                      </w:pPr>
                      <w:r>
                        <w:rPr>
                          <w:rFonts w:hint="eastAsia"/>
                          <w:w w:val="100"/>
                        </w:rPr>
                        <w:t>中国南方电网有限责任公司企业标准</w:t>
                      </w:r>
                    </w:p>
                  </w:txbxContent>
                </v:textbox>
              </v:shape>
            </w:pict>
          </mc:Fallback>
        </mc:AlternateContent>
      </w:r>
    </w:p>
    <w:p w14:paraId="19C75E04">
      <w:pPr>
        <w:pStyle w:val="85"/>
        <w:ind w:firstLine="420"/>
        <w:rPr>
          <w:rFonts w:ascii="Times New Roman"/>
        </w:rPr>
      </w:pPr>
    </w:p>
    <w:p w14:paraId="33DAF286">
      <w:pPr>
        <w:pStyle w:val="85"/>
        <w:ind w:firstLine="420"/>
        <w:rPr>
          <w:rFonts w:ascii="Times New Roman"/>
        </w:rPr>
      </w:pPr>
    </w:p>
    <w:p w14:paraId="5FEE78AD">
      <w:pPr>
        <w:pStyle w:val="85"/>
        <w:ind w:firstLine="420"/>
        <w:rPr>
          <w:rFonts w:ascii="Times New Roman"/>
        </w:rPr>
      </w:pPr>
    </w:p>
    <w:p w14:paraId="04806D43">
      <w:pPr>
        <w:pStyle w:val="85"/>
        <w:ind w:firstLine="420"/>
        <w:rPr>
          <w:rFonts w:ascii="Times New Roman"/>
        </w:rPr>
      </w:pPr>
      <w:r>
        <w:rPr>
          <w:rFonts w:ascii="Times New Roman"/>
        </w:rPr>
        <mc:AlternateContent>
          <mc:Choice Requires="wps">
            <w:drawing>
              <wp:anchor distT="0" distB="0" distL="114300" distR="114300" simplePos="0" relativeHeight="251661312" behindDoc="0" locked="0" layoutInCell="1" allowOverlap="1">
                <wp:simplePos x="0" y="0"/>
                <wp:positionH relativeFrom="column">
                  <wp:posOffset>1663700</wp:posOffset>
                </wp:positionH>
                <wp:positionV relativeFrom="paragraph">
                  <wp:posOffset>137160</wp:posOffset>
                </wp:positionV>
                <wp:extent cx="4320540" cy="720090"/>
                <wp:effectExtent l="1270" t="2540" r="2540" b="1270"/>
                <wp:wrapNone/>
                <wp:docPr id="10" name="首页自画框图5"/>
                <wp:cNvGraphicFramePr/>
                <a:graphic xmlns:a="http://schemas.openxmlformats.org/drawingml/2006/main">
                  <a:graphicData uri="http://schemas.microsoft.com/office/word/2010/wordprocessingShape">
                    <wps:wsp>
                      <wps:cNvSpPr txBox="1">
                        <a:spLocks noChangeArrowheads="1"/>
                      </wps:cNvSpPr>
                      <wps:spPr bwMode="auto">
                        <a:xfrm>
                          <a:off x="0" y="0"/>
                          <a:ext cx="4320540" cy="720090"/>
                        </a:xfrm>
                        <a:prstGeom prst="rect">
                          <a:avLst/>
                        </a:prstGeom>
                        <a:solidFill>
                          <a:srgbClr val="FFFFFF"/>
                        </a:solidFill>
                        <a:ln>
                          <a:noFill/>
                        </a:ln>
                      </wps:spPr>
                      <wps:txbx>
                        <w:txbxContent>
                          <w:p w14:paraId="1212F115">
                            <w:pPr>
                              <w:ind w:firstLine="560"/>
                              <w:jc w:val="right"/>
                              <w:rPr>
                                <w:rFonts w:ascii="黑体" w:eastAsia="黑体"/>
                                <w:sz w:val="28"/>
                              </w:rPr>
                            </w:pPr>
                            <w:r>
                              <w:rPr>
                                <w:rFonts w:hint="eastAsia" w:ascii="黑体" w:eastAsia="黑体"/>
                                <w:sz w:val="28"/>
                              </w:rPr>
                              <w:t>Q</w:t>
                            </w:r>
                            <w:r>
                              <w:rPr>
                                <w:rFonts w:ascii="黑体" w:eastAsia="黑体"/>
                                <w:sz w:val="28"/>
                              </w:rPr>
                              <w:t>/CSG 1</w:t>
                            </w:r>
                            <w:r>
                              <w:rPr>
                                <w:rFonts w:hint="eastAsia" w:ascii="黑体" w:eastAsia="黑体"/>
                                <w:sz w:val="28"/>
                              </w:rPr>
                              <w:t>XXXXXX.1</w:t>
                            </w:r>
                            <w:r>
                              <w:rPr>
                                <w:rFonts w:ascii="黑体" w:eastAsia="黑体"/>
                                <w:sz w:val="28"/>
                              </w:rPr>
                              <w:t>-20</w:t>
                            </w:r>
                            <w:r>
                              <w:rPr>
                                <w:rFonts w:hint="eastAsia" w:ascii="黑体" w:eastAsia="黑体"/>
                                <w:sz w:val="28"/>
                              </w:rPr>
                              <w:t>20</w:t>
                            </w:r>
                          </w:p>
                          <w:p w14:paraId="31C30088">
                            <w:pPr>
                              <w:ind w:firstLine="420"/>
                              <w:jc w:val="right"/>
                              <w:rPr>
                                <w:rFonts w:hint="eastAsia" w:ascii="宋体" w:hAnsi="宋体"/>
                              </w:rPr>
                            </w:pPr>
                          </w:p>
                        </w:txbxContent>
                      </wps:txbx>
                      <wps:bodyPr rot="0" vert="horz" wrap="square" lIns="0" tIns="0" rIns="91440" bIns="45720" anchor="t" anchorCtr="0" upright="1">
                        <a:noAutofit/>
                      </wps:bodyPr>
                    </wps:wsp>
                  </a:graphicData>
                </a:graphic>
              </wp:anchor>
            </w:drawing>
          </mc:Choice>
          <mc:Fallback>
            <w:pict>
              <v:shape id="首页自画框图5" o:spid="_x0000_s1026" o:spt="202" type="#_x0000_t202" style="position:absolute;left:0pt;margin-left:131pt;margin-top:10.8pt;height:56.7pt;width:340.2pt;z-index:251661312;mso-width-relative:page;mso-height-relative:page;" fillcolor="#FFFFFF" filled="t" stroked="f" coordsize="21600,21600" o:gfxdata="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Ya9WnZAAAACgEAAA8AAAAAAAAAAQAgAAAAIgAAAGRycy9k&#10;b3ducmV2LnhtbFBLAQIUABQAAAAIAIdO4kA0VqHEOgIAAD8EAAAOAAAAAAAAAAEAIAAAACgBAABk&#10;cnMvZTJvRG9jLnhtbFBLBQYAAAAABgAGAFkBAADUBQAAAAA=&#10;">
                <v:fill on="t" focussize="0,0"/>
                <v:stroke on="f"/>
                <v:imagedata o:title=""/>
                <o:lock v:ext="edit" aspectratio="f"/>
                <v:textbox inset="0mm,0mm,2.54mm,1.27mm">
                  <w:txbxContent>
                    <w:p w14:paraId="1212F115">
                      <w:pPr>
                        <w:ind w:firstLine="560"/>
                        <w:jc w:val="right"/>
                        <w:rPr>
                          <w:rFonts w:ascii="黑体" w:eastAsia="黑体"/>
                          <w:sz w:val="28"/>
                        </w:rPr>
                      </w:pPr>
                      <w:r>
                        <w:rPr>
                          <w:rFonts w:hint="eastAsia" w:ascii="黑体" w:eastAsia="黑体"/>
                          <w:sz w:val="28"/>
                        </w:rPr>
                        <w:t>Q</w:t>
                      </w:r>
                      <w:r>
                        <w:rPr>
                          <w:rFonts w:ascii="黑体" w:eastAsia="黑体"/>
                          <w:sz w:val="28"/>
                        </w:rPr>
                        <w:t>/CSG 1</w:t>
                      </w:r>
                      <w:r>
                        <w:rPr>
                          <w:rFonts w:hint="eastAsia" w:ascii="黑体" w:eastAsia="黑体"/>
                          <w:sz w:val="28"/>
                        </w:rPr>
                        <w:t>XXXXXX.1</w:t>
                      </w:r>
                      <w:r>
                        <w:rPr>
                          <w:rFonts w:ascii="黑体" w:eastAsia="黑体"/>
                          <w:sz w:val="28"/>
                        </w:rPr>
                        <w:t>-20</w:t>
                      </w:r>
                      <w:r>
                        <w:rPr>
                          <w:rFonts w:hint="eastAsia" w:ascii="黑体" w:eastAsia="黑体"/>
                          <w:sz w:val="28"/>
                        </w:rPr>
                        <w:t>20</w:t>
                      </w:r>
                    </w:p>
                    <w:p w14:paraId="31C30088">
                      <w:pPr>
                        <w:ind w:firstLine="420"/>
                        <w:jc w:val="right"/>
                        <w:rPr>
                          <w:rFonts w:hint="eastAsia" w:ascii="宋体" w:hAnsi="宋体"/>
                        </w:rPr>
                      </w:pPr>
                    </w:p>
                  </w:txbxContent>
                </v:textbox>
              </v:shape>
            </w:pict>
          </mc:Fallback>
        </mc:AlternateContent>
      </w:r>
    </w:p>
    <w:p w14:paraId="780088E2">
      <w:pPr>
        <w:pStyle w:val="85"/>
        <w:ind w:firstLine="420"/>
        <w:rPr>
          <w:rFonts w:ascii="Times New Roman"/>
        </w:rPr>
      </w:pPr>
    </w:p>
    <w:p w14:paraId="275F75FC">
      <w:pPr>
        <w:pStyle w:val="85"/>
        <w:ind w:firstLine="420"/>
        <w:rPr>
          <w:rFonts w:ascii="Times New Roman"/>
        </w:rPr>
      </w:pPr>
    </w:p>
    <w:p w14:paraId="3C0751B5">
      <w:pPr>
        <w:pStyle w:val="85"/>
        <w:ind w:firstLine="0" w:firstLineChars="0"/>
        <w:rPr>
          <w:rFonts w:ascii="Times New Roman"/>
        </w:rPr>
        <w:sectPr>
          <w:headerReference r:id="rId9" w:type="first"/>
          <w:footerReference r:id="rId12" w:type="first"/>
          <w:headerReference r:id="rId7" w:type="default"/>
          <w:footerReference r:id="rId10" w:type="default"/>
          <w:headerReference r:id="rId8" w:type="even"/>
          <w:footerReference r:id="rId11" w:type="even"/>
          <w:pgSz w:w="11907" w:h="16839"/>
          <w:pgMar w:top="567" w:right="1134" w:bottom="1134" w:left="1417" w:header="283" w:footer="1134" w:gutter="0"/>
          <w:pgNumType w:fmt="upperRoman" w:start="1"/>
          <w:cols w:space="720" w:num="1"/>
          <w:docGrid w:linePitch="312" w:charSpace="0"/>
        </w:sectPr>
      </w:pPr>
      <w:r>
        <w:rPr>
          <w:rFonts w:ascii="Times New Roman"/>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1265555</wp:posOffset>
                </wp:positionV>
                <wp:extent cx="6120765" cy="4562475"/>
                <wp:effectExtent l="0" t="0" r="0" b="9525"/>
                <wp:wrapNone/>
                <wp:docPr id="5" name="首页自画框图7"/>
                <wp:cNvGraphicFramePr/>
                <a:graphic xmlns:a="http://schemas.openxmlformats.org/drawingml/2006/main">
                  <a:graphicData uri="http://schemas.microsoft.com/office/word/2010/wordprocessingShape">
                    <wps:wsp>
                      <wps:cNvSpPr txBox="1">
                        <a:spLocks noChangeArrowheads="1"/>
                      </wps:cNvSpPr>
                      <wps:spPr bwMode="auto">
                        <a:xfrm>
                          <a:off x="0" y="0"/>
                          <a:ext cx="6120765" cy="4562475"/>
                        </a:xfrm>
                        <a:prstGeom prst="rect">
                          <a:avLst/>
                        </a:prstGeom>
                        <a:solidFill>
                          <a:srgbClr val="FFFFFF"/>
                        </a:solidFill>
                        <a:ln>
                          <a:noFill/>
                        </a:ln>
                      </wps:spPr>
                      <wps:txbx>
                        <w:txbxContent>
                          <w:p w14:paraId="3A5C15F0">
                            <w:pPr>
                              <w:ind w:firstLine="1044"/>
                              <w:jc w:val="center"/>
                              <w:rPr>
                                <w:rFonts w:ascii="黑体" w:eastAsia="黑体"/>
                                <w:b/>
                                <w:sz w:val="52"/>
                              </w:rPr>
                            </w:pPr>
                          </w:p>
                          <w:p w14:paraId="3BFF1401">
                            <w:pPr>
                              <w:spacing w:line="240" w:lineRule="auto"/>
                              <w:ind w:firstLine="0" w:firstLineChars="0"/>
                              <w:jc w:val="center"/>
                              <w:rPr>
                                <w:rFonts w:ascii="黑体" w:eastAsia="黑体"/>
                                <w:sz w:val="52"/>
                              </w:rPr>
                            </w:pPr>
                            <w:r>
                              <w:rPr>
                                <w:rFonts w:hint="eastAsia" w:ascii="黑体" w:eastAsia="黑体"/>
                                <w:sz w:val="52"/>
                              </w:rPr>
                              <w:t>通感一体化低压电力线宽带载波通信规约</w:t>
                            </w:r>
                          </w:p>
                          <w:p w14:paraId="5393BC9F">
                            <w:pPr>
                              <w:spacing w:line="240" w:lineRule="auto"/>
                              <w:ind w:firstLine="0" w:firstLineChars="0"/>
                              <w:jc w:val="center"/>
                              <w:rPr>
                                <w:rFonts w:ascii="黑体" w:eastAsia="黑体"/>
                                <w:sz w:val="52"/>
                              </w:rPr>
                            </w:pPr>
                            <w:r>
                              <w:rPr>
                                <w:rFonts w:hint="eastAsia" w:ascii="黑体" w:eastAsia="黑体"/>
                                <w:sz w:val="52"/>
                              </w:rPr>
                              <w:t>第5部分 应用层通信协议</w:t>
                            </w:r>
                          </w:p>
                          <w:p w14:paraId="60A7B2CB">
                            <w:pPr>
                              <w:spacing w:line="360" w:lineRule="auto"/>
                              <w:ind w:firstLine="0" w:firstLineChars="0"/>
                              <w:jc w:val="center"/>
                              <w:rPr>
                                <w:rFonts w:ascii="黑体" w:eastAsia="黑体"/>
                                <w:sz w:val="52"/>
                              </w:rPr>
                            </w:pPr>
                          </w:p>
                          <w:p w14:paraId="01BCCB42">
                            <w:pPr>
                              <w:spacing w:line="360" w:lineRule="auto"/>
                              <w:ind w:firstLine="0" w:firstLineChars="0"/>
                              <w:jc w:val="center"/>
                              <w:rPr>
                                <w:rFonts w:ascii="黑体" w:eastAsia="黑体"/>
                                <w:sz w:val="52"/>
                              </w:rPr>
                            </w:pPr>
                          </w:p>
                        </w:txbxContent>
                      </wps:txbx>
                      <wps:bodyPr rot="0" vert="horz" wrap="square" lIns="0" tIns="0" rIns="91440" bIns="45720" anchor="t" anchorCtr="0" upright="1">
                        <a:noAutofit/>
                      </wps:bodyPr>
                    </wps:wsp>
                  </a:graphicData>
                </a:graphic>
              </wp:anchor>
            </w:drawing>
          </mc:Choice>
          <mc:Fallback>
            <w:pict>
              <v:shape id="首页自画框图7" o:spid="_x0000_s1026" o:spt="202" type="#_x0000_t202" style="position:absolute;left:0pt;margin-left:0pt;margin-top:99.65pt;height:359.25pt;width:481.95pt;z-index:251663360;mso-width-relative:page;mso-height-relative:page;" fillcolor="#FFFFFF" filled="t" stroked="f" coordsize="21600,21600" o:gfxdata="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9bKhLZAAAACAEAAA8AAAAAAAAAAQAgAAAAIgAAAGRy&#10;cy9kb3ducmV2LnhtbFBLAQIUABQAAAAIAIdO4kBU5+4LPQIAAD8EAAAOAAAAAAAAAAEAIAAAACgB&#10;AABkcnMvZTJvRG9jLnhtbFBLBQYAAAAABgAGAFkBAADXBQAAAAA=&#10;">
                <v:fill on="t" focussize="0,0"/>
                <v:stroke on="f"/>
                <v:imagedata o:title=""/>
                <o:lock v:ext="edit" aspectratio="f"/>
                <v:textbox inset="0mm,0mm,2.54mm,1.27mm">
                  <w:txbxContent>
                    <w:p w14:paraId="3A5C15F0">
                      <w:pPr>
                        <w:ind w:firstLine="1044"/>
                        <w:jc w:val="center"/>
                        <w:rPr>
                          <w:rFonts w:ascii="黑体" w:eastAsia="黑体"/>
                          <w:b/>
                          <w:sz w:val="52"/>
                        </w:rPr>
                      </w:pPr>
                    </w:p>
                    <w:p w14:paraId="3BFF1401">
                      <w:pPr>
                        <w:spacing w:line="240" w:lineRule="auto"/>
                        <w:ind w:firstLine="0" w:firstLineChars="0"/>
                        <w:jc w:val="center"/>
                        <w:rPr>
                          <w:rFonts w:ascii="黑体" w:eastAsia="黑体"/>
                          <w:sz w:val="52"/>
                        </w:rPr>
                      </w:pPr>
                      <w:r>
                        <w:rPr>
                          <w:rFonts w:hint="eastAsia" w:ascii="黑体" w:eastAsia="黑体"/>
                          <w:sz w:val="52"/>
                        </w:rPr>
                        <w:t>通感一体化低压电力线宽带载波通信规约</w:t>
                      </w:r>
                    </w:p>
                    <w:p w14:paraId="5393BC9F">
                      <w:pPr>
                        <w:spacing w:line="240" w:lineRule="auto"/>
                        <w:ind w:firstLine="0" w:firstLineChars="0"/>
                        <w:jc w:val="center"/>
                        <w:rPr>
                          <w:rFonts w:ascii="黑体" w:eastAsia="黑体"/>
                          <w:sz w:val="52"/>
                        </w:rPr>
                      </w:pPr>
                      <w:r>
                        <w:rPr>
                          <w:rFonts w:hint="eastAsia" w:ascii="黑体" w:eastAsia="黑体"/>
                          <w:sz w:val="52"/>
                        </w:rPr>
                        <w:t>第5部分 应用层通信协议</w:t>
                      </w:r>
                    </w:p>
                    <w:p w14:paraId="60A7B2CB">
                      <w:pPr>
                        <w:spacing w:line="360" w:lineRule="auto"/>
                        <w:ind w:firstLine="0" w:firstLineChars="0"/>
                        <w:jc w:val="center"/>
                        <w:rPr>
                          <w:rFonts w:ascii="黑体" w:eastAsia="黑体"/>
                          <w:sz w:val="52"/>
                        </w:rPr>
                      </w:pPr>
                    </w:p>
                    <w:p w14:paraId="01BCCB42">
                      <w:pPr>
                        <w:spacing w:line="360" w:lineRule="auto"/>
                        <w:ind w:firstLine="0" w:firstLineChars="0"/>
                        <w:jc w:val="center"/>
                        <w:rPr>
                          <w:rFonts w:ascii="黑体" w:eastAsia="黑体"/>
                          <w:sz w:val="52"/>
                        </w:rPr>
                      </w:pPr>
                    </w:p>
                  </w:txbxContent>
                </v:textbox>
              </v:shape>
            </w:pict>
          </mc:Fallback>
        </mc:AlternateContent>
      </w:r>
      <w:r>
        <w:rPr>
          <w:rFonts w:ascii="Times New Roman"/>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216535</wp:posOffset>
                </wp:positionV>
                <wp:extent cx="6120765" cy="0"/>
                <wp:effectExtent l="5080" t="8255" r="8255" b="10795"/>
                <wp:wrapNone/>
                <wp:docPr id="9" name="首页自画框图6"/>
                <wp:cNvGraphicFramePr/>
                <a:graphic xmlns:a="http://schemas.openxmlformats.org/drawingml/2006/main">
                  <a:graphicData uri="http://schemas.microsoft.com/office/word/2010/wordprocessingShape">
                    <wps:wsp>
                      <wps:cNvCnPr>
                        <a:cxnSpLocks noChangeShapeType="1"/>
                      </wps:cNvCnPr>
                      <wps:spPr bwMode="auto">
                        <a:xfrm>
                          <a:off x="0" y="0"/>
                          <a:ext cx="6120765" cy="0"/>
                        </a:xfrm>
                        <a:prstGeom prst="line">
                          <a:avLst/>
                        </a:prstGeom>
                        <a:noFill/>
                        <a:ln w="9525">
                          <a:solidFill>
                            <a:srgbClr val="000000"/>
                          </a:solidFill>
                          <a:round/>
                        </a:ln>
                      </wps:spPr>
                      <wps:bodyPr/>
                    </wps:wsp>
                  </a:graphicData>
                </a:graphic>
              </wp:anchor>
            </w:drawing>
          </mc:Choice>
          <mc:Fallback>
            <w:pict>
              <v:line id="首页自画框图6" o:spid="_x0000_s1026" o:spt="20" style="position:absolute;left:0pt;margin-left:0.05pt;margin-top:17.05pt;height:0pt;width:481.95pt;z-index:251662336;mso-width-relative:page;mso-height-relative:page;" filled="f" stroked="t" coordsize="21600,21600" o:gfxdata="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4rHHD&#10;1AAAAAYBAAAPAAAAAAAAAAEAIAAAACIAAABkcnMvZG93bnJldi54bWxQSwECFAAUAAAACACHTuJA&#10;D7xZ7OwBAACsAwAADgAAAAAAAAABACAAAAAjAQAAZHJzL2Uyb0RvYy54bWxQSwUGAAAAAAYABgBZ&#10;AQAAgQUAAAAA&#10;">
                <v:fill on="f" focussize="0,0"/>
                <v:stroke color="#000000" joinstyle="round"/>
                <v:imagedata o:title=""/>
                <o:lock v:ext="edit" aspectratio="f"/>
              </v:line>
            </w:pict>
          </mc:Fallback>
        </mc:AlternateContent>
      </w:r>
      <w:r>
        <w:rPr>
          <w:rFonts w:ascii="Times New Roman"/>
        </w:rPr>
        <mc:AlternateContent>
          <mc:Choice Requires="wps">
            <w:drawing>
              <wp:anchor distT="0" distB="0" distL="114300" distR="114300" simplePos="0" relativeHeight="251664384" behindDoc="0" locked="0" layoutInCell="1" allowOverlap="1">
                <wp:simplePos x="0" y="0"/>
                <wp:positionH relativeFrom="column">
                  <wp:posOffset>-150495</wp:posOffset>
                </wp:positionH>
                <wp:positionV relativeFrom="paragraph">
                  <wp:posOffset>6527800</wp:posOffset>
                </wp:positionV>
                <wp:extent cx="2879725" cy="360045"/>
                <wp:effectExtent l="0" t="4445" r="0" b="0"/>
                <wp:wrapNone/>
                <wp:docPr id="8" name="首页自画框图8"/>
                <wp:cNvGraphicFramePr/>
                <a:graphic xmlns:a="http://schemas.openxmlformats.org/drawingml/2006/main">
                  <a:graphicData uri="http://schemas.microsoft.com/office/word/2010/wordprocessingShape">
                    <wps:wsp>
                      <wps:cNvSpPr txBox="1">
                        <a:spLocks noChangeArrowheads="1"/>
                      </wps:cNvSpPr>
                      <wps:spPr bwMode="auto">
                        <a:xfrm>
                          <a:off x="0" y="0"/>
                          <a:ext cx="2879725" cy="360045"/>
                        </a:xfrm>
                        <a:prstGeom prst="rect">
                          <a:avLst/>
                        </a:prstGeom>
                        <a:solidFill>
                          <a:srgbClr val="FFFFFF"/>
                        </a:solidFill>
                        <a:ln>
                          <a:noFill/>
                        </a:ln>
                      </wps:spPr>
                      <wps:txbx>
                        <w:txbxContent>
                          <w:p w14:paraId="115BD399">
                            <w:pPr>
                              <w:ind w:firstLine="560"/>
                              <w:rPr>
                                <w:rFonts w:ascii="黑体" w:eastAsia="黑体"/>
                                <w:sz w:val="28"/>
                              </w:rPr>
                            </w:pPr>
                            <w:r>
                              <w:rPr>
                                <w:rFonts w:hint="eastAsia" w:ascii="黑体" w:eastAsia="黑体"/>
                                <w:sz w:val="28"/>
                              </w:rPr>
                              <w:t>2020-XX-XX发布</w:t>
                            </w:r>
                          </w:p>
                        </w:txbxContent>
                      </wps:txbx>
                      <wps:bodyPr rot="0" vert="horz" wrap="square" lIns="0" tIns="0" rIns="91440" bIns="45720" anchor="t" anchorCtr="0" upright="1">
                        <a:noAutofit/>
                      </wps:bodyPr>
                    </wps:wsp>
                  </a:graphicData>
                </a:graphic>
              </wp:anchor>
            </w:drawing>
          </mc:Choice>
          <mc:Fallback>
            <w:pict>
              <v:shape id="首页自画框图8" o:spid="_x0000_s1026" o:spt="202" type="#_x0000_t202" style="position:absolute;left:0pt;margin-left:-11.85pt;margin-top:514pt;height:28.35pt;width:226.75pt;z-index:251664384;mso-width-relative:page;mso-height-relative:page;" fillcolor="#FFFFFF" filled="t" stroked="f" coordsize="21600,21600" o:gfxdata="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gSegbcAAAADQEAAA8AAAAAAAAAAQAgAAAAIgAA&#10;AGRycy9kb3ducmV2LnhtbFBLAQIUABQAAAAIAIdO4kAyHHknPQIAAD4EAAAOAAAAAAAAAAEAIAAA&#10;ACsBAABkcnMvZTJvRG9jLnhtbFBLBQYAAAAABgAGAFkBAADaBQAAAAA=&#10;">
                <v:fill on="t" focussize="0,0"/>
                <v:stroke on="f"/>
                <v:imagedata o:title=""/>
                <o:lock v:ext="edit" aspectratio="f"/>
                <v:textbox inset="0mm,0mm,2.54mm,1.27mm">
                  <w:txbxContent>
                    <w:p w14:paraId="115BD399">
                      <w:pPr>
                        <w:ind w:firstLine="560"/>
                        <w:rPr>
                          <w:rFonts w:ascii="黑体" w:eastAsia="黑体"/>
                          <w:sz w:val="28"/>
                        </w:rPr>
                      </w:pPr>
                      <w:r>
                        <w:rPr>
                          <w:rFonts w:hint="eastAsia" w:ascii="黑体" w:eastAsia="黑体"/>
                          <w:sz w:val="28"/>
                        </w:rPr>
                        <w:t>2020-XX-XX发布</w:t>
                      </w:r>
                    </w:p>
                  </w:txbxContent>
                </v:textbox>
              </v:shape>
            </w:pict>
          </mc:Fallback>
        </mc:AlternateContent>
      </w:r>
      <w:r>
        <w:rPr>
          <w:rFonts w:ascii="Times New Roman"/>
        </w:rPr>
        <mc:AlternateContent>
          <mc:Choice Requires="wps">
            <w:drawing>
              <wp:anchor distT="0" distB="0" distL="114300" distR="114300" simplePos="0" relativeHeight="251665408" behindDoc="0" locked="0" layoutInCell="1" allowOverlap="1">
                <wp:simplePos x="0" y="0"/>
                <wp:positionH relativeFrom="column">
                  <wp:posOffset>3121660</wp:posOffset>
                </wp:positionH>
                <wp:positionV relativeFrom="paragraph">
                  <wp:posOffset>6527800</wp:posOffset>
                </wp:positionV>
                <wp:extent cx="2880995" cy="360045"/>
                <wp:effectExtent l="1905" t="4445" r="3175" b="0"/>
                <wp:wrapNone/>
                <wp:docPr id="7" name="首页自画框图9"/>
                <wp:cNvGraphicFramePr/>
                <a:graphic xmlns:a="http://schemas.openxmlformats.org/drawingml/2006/main">
                  <a:graphicData uri="http://schemas.microsoft.com/office/word/2010/wordprocessingShape">
                    <wps:wsp>
                      <wps:cNvSpPr txBox="1">
                        <a:spLocks noChangeArrowheads="1"/>
                      </wps:cNvSpPr>
                      <wps:spPr bwMode="auto">
                        <a:xfrm>
                          <a:off x="0" y="0"/>
                          <a:ext cx="2880995" cy="360045"/>
                        </a:xfrm>
                        <a:prstGeom prst="rect">
                          <a:avLst/>
                        </a:prstGeom>
                        <a:solidFill>
                          <a:srgbClr val="FFFFFF"/>
                        </a:solidFill>
                        <a:ln>
                          <a:noFill/>
                        </a:ln>
                      </wps:spPr>
                      <wps:txbx>
                        <w:txbxContent>
                          <w:p w14:paraId="0C867896">
                            <w:pPr>
                              <w:ind w:firstLine="560"/>
                              <w:jc w:val="right"/>
                              <w:rPr>
                                <w:rFonts w:ascii="黑体" w:eastAsia="黑体"/>
                                <w:sz w:val="28"/>
                              </w:rPr>
                            </w:pPr>
                            <w:r>
                              <w:rPr>
                                <w:rFonts w:hint="eastAsia" w:ascii="黑体" w:eastAsia="黑体"/>
                                <w:sz w:val="28"/>
                              </w:rPr>
                              <w:t>2020-XX-XX实施</w:t>
                            </w:r>
                          </w:p>
                        </w:txbxContent>
                      </wps:txbx>
                      <wps:bodyPr rot="0" vert="horz" wrap="square" lIns="0" tIns="0" rIns="91440" bIns="45720" anchor="t" anchorCtr="0" upright="1">
                        <a:noAutofit/>
                      </wps:bodyPr>
                    </wps:wsp>
                  </a:graphicData>
                </a:graphic>
              </wp:anchor>
            </w:drawing>
          </mc:Choice>
          <mc:Fallback>
            <w:pict>
              <v:shape id="首页自画框图9" o:spid="_x0000_s1026" o:spt="202" type="#_x0000_t202" style="position:absolute;left:0pt;margin-left:245.8pt;margin-top:514pt;height:28.35pt;width:226.85pt;z-index:251665408;mso-width-relative:page;mso-height-relative:page;" fillcolor="#FFFFFF" filled="t" stroked="f" coordsize="21600,21600" o:gfxdata="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HRDvs3AAAAA0BAAAPAAAAAAAAAAEAIAAAACIA&#10;AABkcnMvZG93bnJldi54bWxQSwECFAAUAAAACACHTuJA5SSIYT4CAAA+BAAADgAAAAAAAAABACAA&#10;AAArAQAAZHJzL2Uyb0RvYy54bWxQSwUGAAAAAAYABgBZAQAA2wUAAAAA&#10;">
                <v:fill on="t" focussize="0,0"/>
                <v:stroke on="f"/>
                <v:imagedata o:title=""/>
                <o:lock v:ext="edit" aspectratio="f"/>
                <v:textbox inset="0mm,0mm,2.54mm,1.27mm">
                  <w:txbxContent>
                    <w:p w14:paraId="0C867896">
                      <w:pPr>
                        <w:ind w:firstLine="560"/>
                        <w:jc w:val="right"/>
                        <w:rPr>
                          <w:rFonts w:ascii="黑体" w:eastAsia="黑体"/>
                          <w:sz w:val="28"/>
                        </w:rPr>
                      </w:pPr>
                      <w:r>
                        <w:rPr>
                          <w:rFonts w:hint="eastAsia" w:ascii="黑体" w:eastAsia="黑体"/>
                          <w:sz w:val="28"/>
                        </w:rPr>
                        <w:t>2020-XX-XX实施</w:t>
                      </w:r>
                    </w:p>
                  </w:txbxContent>
                </v:textbox>
              </v:shape>
            </w:pict>
          </mc:Fallback>
        </mc:AlternateContent>
      </w:r>
      <w:r>
        <w:rPr>
          <w:rFonts w:ascii="Times New Roman"/>
        </w:rPr>
        <mc:AlternateContent>
          <mc:Choice Requires="wps">
            <w:drawing>
              <wp:anchor distT="0" distB="0" distL="114300" distR="114300" simplePos="0" relativeHeight="251666432" behindDoc="0" locked="0" layoutInCell="1" allowOverlap="1">
                <wp:simplePos x="0" y="0"/>
                <wp:positionH relativeFrom="column">
                  <wp:posOffset>150495</wp:posOffset>
                </wp:positionH>
                <wp:positionV relativeFrom="paragraph">
                  <wp:posOffset>6769100</wp:posOffset>
                </wp:positionV>
                <wp:extent cx="5830570" cy="0"/>
                <wp:effectExtent l="12065" t="7620" r="5715" b="11430"/>
                <wp:wrapNone/>
                <wp:docPr id="6" name="首页自画框图10"/>
                <wp:cNvGraphicFramePr/>
                <a:graphic xmlns:a="http://schemas.openxmlformats.org/drawingml/2006/main">
                  <a:graphicData uri="http://schemas.microsoft.com/office/word/2010/wordprocessingShape">
                    <wps:wsp>
                      <wps:cNvCnPr>
                        <a:cxnSpLocks noChangeShapeType="1"/>
                      </wps:cNvCnPr>
                      <wps:spPr bwMode="auto">
                        <a:xfrm>
                          <a:off x="0" y="0"/>
                          <a:ext cx="5830570" cy="0"/>
                        </a:xfrm>
                        <a:prstGeom prst="line">
                          <a:avLst/>
                        </a:prstGeom>
                        <a:noFill/>
                        <a:ln w="9525">
                          <a:solidFill>
                            <a:srgbClr val="000000"/>
                          </a:solidFill>
                          <a:round/>
                        </a:ln>
                      </wps:spPr>
                      <wps:bodyPr/>
                    </wps:wsp>
                  </a:graphicData>
                </a:graphic>
              </wp:anchor>
            </w:drawing>
          </mc:Choice>
          <mc:Fallback>
            <w:pict>
              <v:line id="首页自画框图10" o:spid="_x0000_s1026" o:spt="20" style="position:absolute;left:0pt;margin-left:11.85pt;margin-top:533pt;height:0pt;width:459.1pt;z-index:251666432;mso-width-relative:page;mso-height-relative:page;" filled="f" stroked="t" coordsize="21600,21600" o:gfxdata="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0ui5jWAAAADAEAAA8AAAAAAAAAAQAgAAAAIgAAAGRycy9kb3ducmV2LnhtbFBLAQIUABQAAAAI&#10;AIdO4kCGalAK7wEAAK0DAAAOAAAAAAAAAAEAIAAAACUBAABkcnMvZTJvRG9jLnhtbFBLBQYAAAAA&#10;BgAGAFkBAACGBQAAAAA=&#10;">
                <v:fill on="f" focussize="0,0"/>
                <v:stroke color="#000000" joinstyle="round"/>
                <v:imagedata o:title=""/>
                <o:lock v:ext="edit" aspectratio="f"/>
              </v:line>
            </w:pict>
          </mc:Fallback>
        </mc:AlternateContent>
      </w:r>
      <w:r>
        <w:rPr>
          <w:rFonts w:ascii="Times New Roman"/>
        </w:rPr>
        <mc:AlternateContent>
          <mc:Choice Requires="wps">
            <w:drawing>
              <wp:anchor distT="0" distB="0" distL="114300" distR="114300" simplePos="0" relativeHeight="251667456" behindDoc="0" locked="0" layoutInCell="1" allowOverlap="1">
                <wp:simplePos x="0" y="0"/>
                <wp:positionH relativeFrom="column">
                  <wp:posOffset>-74930</wp:posOffset>
                </wp:positionH>
                <wp:positionV relativeFrom="paragraph">
                  <wp:posOffset>7089775</wp:posOffset>
                </wp:positionV>
                <wp:extent cx="6120765" cy="360045"/>
                <wp:effectExtent l="0" t="4445" r="0" b="0"/>
                <wp:wrapNone/>
                <wp:docPr id="4" name="首页自画框图11"/>
                <wp:cNvGraphicFramePr/>
                <a:graphic xmlns:a="http://schemas.openxmlformats.org/drawingml/2006/main">
                  <a:graphicData uri="http://schemas.microsoft.com/office/word/2010/wordprocessingShape">
                    <wps:wsp>
                      <wps:cNvSpPr txBox="1">
                        <a:spLocks noChangeArrowheads="1"/>
                      </wps:cNvSpPr>
                      <wps:spPr bwMode="auto">
                        <a:xfrm>
                          <a:off x="0" y="0"/>
                          <a:ext cx="6120765" cy="360045"/>
                        </a:xfrm>
                        <a:prstGeom prst="rect">
                          <a:avLst/>
                        </a:prstGeom>
                        <a:solidFill>
                          <a:srgbClr val="FFFFFF"/>
                        </a:solidFill>
                        <a:ln>
                          <a:noFill/>
                        </a:ln>
                      </wps:spPr>
                      <wps:txbx>
                        <w:txbxContent>
                          <w:p w14:paraId="0FD09514">
                            <w:pPr>
                              <w:tabs>
                                <w:tab w:val="left" w:pos="1008"/>
                                <w:tab w:val="left" w:pos="8222"/>
                                <w:tab w:val="left" w:pos="8505"/>
                              </w:tabs>
                              <w:ind w:firstLine="940"/>
                              <w:jc w:val="center"/>
                              <w:rPr>
                                <w:rFonts w:ascii="黑体" w:eastAsia="黑体"/>
                                <w:spacing w:val="20"/>
                                <w:w w:val="135"/>
                                <w:sz w:val="28"/>
                              </w:rPr>
                            </w:pPr>
                            <w:r>
                              <w:rPr>
                                <w:rFonts w:hint="eastAsia" w:ascii="黑体" w:eastAsia="黑体"/>
                                <w:spacing w:val="20"/>
                                <w:w w:val="135"/>
                                <w:sz w:val="32"/>
                              </w:rPr>
                              <w:t>中国南方电网有限责任公司</w:t>
                            </w:r>
                            <w:r>
                              <w:rPr>
                                <w:rFonts w:hint="eastAsia" w:ascii="黑体" w:eastAsia="黑体"/>
                                <w:spacing w:val="20"/>
                                <w:w w:val="135"/>
                                <w:sz w:val="28"/>
                              </w:rPr>
                              <w:t xml:space="preserve">  </w:t>
                            </w:r>
                            <w:r>
                              <w:rPr>
                                <w:rFonts w:hint="eastAsia" w:ascii="黑体" w:eastAsia="黑体"/>
                                <w:sz w:val="28"/>
                              </w:rPr>
                              <w:t>发</w:t>
                            </w:r>
                            <w:r>
                              <w:rPr>
                                <w:rFonts w:hint="eastAsia" w:ascii="黑体" w:eastAsia="黑体"/>
                                <w:sz w:val="10"/>
                              </w:rPr>
                              <w:t xml:space="preserve"> </w:t>
                            </w:r>
                            <w:r>
                              <w:rPr>
                                <w:rFonts w:hint="eastAsia" w:ascii="黑体" w:eastAsia="黑体"/>
                                <w:sz w:val="28"/>
                              </w:rPr>
                              <w:t>布</w:t>
                            </w:r>
                          </w:p>
                        </w:txbxContent>
                      </wps:txbx>
                      <wps:bodyPr rot="0" vert="horz" wrap="square" lIns="0" tIns="0" rIns="91440" bIns="45720" anchor="t" anchorCtr="0" upright="1">
                        <a:noAutofit/>
                      </wps:bodyPr>
                    </wps:wsp>
                  </a:graphicData>
                </a:graphic>
              </wp:anchor>
            </w:drawing>
          </mc:Choice>
          <mc:Fallback>
            <w:pict>
              <v:shape id="首页自画框图11" o:spid="_x0000_s1026" o:spt="202" type="#_x0000_t202" style="position:absolute;left:0pt;margin-left:-5.9pt;margin-top:558.25pt;height:28.35pt;width:481.95pt;z-index:251667456;mso-width-relative:page;mso-height-relative:page;" fillcolor="#FFFFFF" filled="t" stroked="f" coordsize="21600,21600" o:gfxdata="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PnnEd2wAAAA0BAAAPAAAAAAAAAAEAIAAAACIAAABk&#10;cnMvZG93bnJldi54bWxQSwECFAAUAAAACACHTuJAQbD9PDwCAAA/BAAADgAAAAAAAAABACAAAAAq&#10;AQAAZHJzL2Uyb0RvYy54bWxQSwUGAAAAAAYABgBZAQAA2AUAAAAA&#10;">
                <v:fill on="t" focussize="0,0"/>
                <v:stroke on="f"/>
                <v:imagedata o:title=""/>
                <o:lock v:ext="edit" aspectratio="f"/>
                <v:textbox inset="0mm,0mm,2.54mm,1.27mm">
                  <w:txbxContent>
                    <w:p w14:paraId="0FD09514">
                      <w:pPr>
                        <w:tabs>
                          <w:tab w:val="left" w:pos="1008"/>
                          <w:tab w:val="left" w:pos="8222"/>
                          <w:tab w:val="left" w:pos="8505"/>
                        </w:tabs>
                        <w:ind w:firstLine="940"/>
                        <w:jc w:val="center"/>
                        <w:rPr>
                          <w:rFonts w:ascii="黑体" w:eastAsia="黑体"/>
                          <w:spacing w:val="20"/>
                          <w:w w:val="135"/>
                          <w:sz w:val="28"/>
                        </w:rPr>
                      </w:pPr>
                      <w:r>
                        <w:rPr>
                          <w:rFonts w:hint="eastAsia" w:ascii="黑体" w:eastAsia="黑体"/>
                          <w:spacing w:val="20"/>
                          <w:w w:val="135"/>
                          <w:sz w:val="32"/>
                        </w:rPr>
                        <w:t>中国南方电网有限责任公司</w:t>
                      </w:r>
                      <w:r>
                        <w:rPr>
                          <w:rFonts w:hint="eastAsia" w:ascii="黑体" w:eastAsia="黑体"/>
                          <w:spacing w:val="20"/>
                          <w:w w:val="135"/>
                          <w:sz w:val="28"/>
                        </w:rPr>
                        <w:t xml:space="preserve">  </w:t>
                      </w:r>
                      <w:r>
                        <w:rPr>
                          <w:rFonts w:hint="eastAsia" w:ascii="黑体" w:eastAsia="黑体"/>
                          <w:sz w:val="28"/>
                        </w:rPr>
                        <w:t>发</w:t>
                      </w:r>
                      <w:r>
                        <w:rPr>
                          <w:rFonts w:hint="eastAsia" w:ascii="黑体" w:eastAsia="黑体"/>
                          <w:sz w:val="10"/>
                        </w:rPr>
                        <w:t xml:space="preserve"> </w:t>
                      </w:r>
                      <w:r>
                        <w:rPr>
                          <w:rFonts w:hint="eastAsia" w:ascii="黑体" w:eastAsia="黑体"/>
                          <w:sz w:val="28"/>
                        </w:rPr>
                        <w:t>布</w:t>
                      </w:r>
                    </w:p>
                  </w:txbxContent>
                </v:textbox>
              </v:shape>
            </w:pict>
          </mc:Fallback>
        </mc:AlternateContent>
      </w:r>
    </w:p>
    <w:p w14:paraId="0153DB58">
      <w:pPr>
        <w:pStyle w:val="84"/>
        <w:spacing w:before="0" w:after="0"/>
        <w:rPr>
          <w:rFonts w:hint="eastAsia" w:hAnsi="黑体"/>
          <w:b w:val="0"/>
          <w:bCs/>
          <w:color w:val="000000"/>
          <w:szCs w:val="32"/>
        </w:rPr>
      </w:pPr>
      <w:bookmarkStart w:id="0" w:name="_Toc497913548"/>
      <w:bookmarkStart w:id="1" w:name="_Toc487042842"/>
      <w:bookmarkStart w:id="2" w:name="_Toc219906805"/>
      <w:bookmarkStart w:id="3" w:name="_Toc473021448"/>
      <w:r>
        <w:rPr>
          <w:rFonts w:hAnsi="黑体"/>
          <w:b w:val="0"/>
          <w:bCs/>
          <w:color w:val="000000"/>
          <w:szCs w:val="32"/>
        </w:rPr>
        <w:t xml:space="preserve">目  </w:t>
      </w:r>
      <w:r>
        <w:rPr>
          <w:rFonts w:hint="eastAsia" w:hAnsi="黑体"/>
          <w:b w:val="0"/>
          <w:bCs/>
          <w:color w:val="000000"/>
          <w:szCs w:val="32"/>
          <w:lang w:val="en-US" w:eastAsia="zh-CN"/>
        </w:rPr>
        <w:t xml:space="preserve">  </w:t>
      </w:r>
      <w:r>
        <w:rPr>
          <w:rFonts w:hAnsi="黑体"/>
          <w:b w:val="0"/>
          <w:bCs/>
          <w:color w:val="000000"/>
          <w:szCs w:val="32"/>
        </w:rPr>
        <w:t>次</w:t>
      </w:r>
      <w:bookmarkEnd w:id="0"/>
      <w:bookmarkEnd w:id="1"/>
      <w:bookmarkEnd w:id="2"/>
      <w:bookmarkEnd w:id="3"/>
    </w:p>
    <w:p w14:paraId="4206B22D">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TOC \o "1-1" \h \z \u </w:instrText>
      </w:r>
      <w:r>
        <w:rPr>
          <w:rFonts w:hint="eastAsia" w:ascii="宋体" w:hAnsi="宋体" w:eastAsia="宋体" w:cs="宋体"/>
          <w:sz w:val="21"/>
          <w:szCs w:val="21"/>
        </w:rPr>
        <w:fldChar w:fldCharType="separate"/>
      </w:r>
      <w:r>
        <w:rPr>
          <w:rFonts w:hint="eastAsia" w:ascii="宋体" w:hAnsi="宋体" w:cs="宋体"/>
          <w:sz w:val="21"/>
          <w:szCs w:val="21"/>
        </w:rPr>
        <w:fldChar w:fldCharType="begin"/>
      </w:r>
      <w:r>
        <w:rPr>
          <w:rFonts w:hint="eastAsia" w:ascii="宋体" w:hAnsi="宋体" w:cs="宋体"/>
          <w:sz w:val="21"/>
          <w:szCs w:val="21"/>
        </w:rPr>
        <w:instrText xml:space="preserve"> HYPERLINK \l "_Toc219906805" </w:instrText>
      </w:r>
      <w:r>
        <w:rPr>
          <w:rFonts w:hint="eastAsia" w:ascii="宋体" w:hAnsi="宋体" w:cs="宋体"/>
          <w:sz w:val="21"/>
          <w:szCs w:val="21"/>
        </w:rPr>
        <w:fldChar w:fldCharType="separate"/>
      </w:r>
      <w:r>
        <w:rPr>
          <w:rStyle w:val="73"/>
          <w:rFonts w:hint="eastAsia" w:ascii="宋体" w:hAnsi="宋体" w:cs="宋体"/>
          <w:szCs w:val="21"/>
        </w:rPr>
        <w:t>目  次</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_Toc219906805 \h </w:instrText>
      </w:r>
      <w:r>
        <w:rPr>
          <w:rFonts w:hint="eastAsia" w:ascii="宋体" w:hAnsi="宋体" w:cs="宋体"/>
          <w:sz w:val="21"/>
          <w:szCs w:val="21"/>
        </w:rPr>
        <w:fldChar w:fldCharType="separate"/>
      </w:r>
      <w:r>
        <w:rPr>
          <w:rFonts w:hint="eastAsia" w:ascii="宋体" w:hAnsi="宋体" w:cs="宋体"/>
          <w:sz w:val="21"/>
          <w:szCs w:val="21"/>
        </w:rPr>
        <w:t>I</w:t>
      </w:r>
      <w:r>
        <w:rPr>
          <w:rFonts w:hint="eastAsia" w:ascii="宋体" w:hAnsi="宋体" w:cs="宋体"/>
          <w:sz w:val="21"/>
          <w:szCs w:val="21"/>
        </w:rPr>
        <w:fldChar w:fldCharType="end"/>
      </w:r>
      <w:r>
        <w:rPr>
          <w:rFonts w:hint="eastAsia" w:ascii="宋体" w:hAnsi="宋体" w:cs="宋体"/>
          <w:sz w:val="21"/>
          <w:szCs w:val="21"/>
        </w:rPr>
        <w:fldChar w:fldCharType="end"/>
      </w:r>
    </w:p>
    <w:p w14:paraId="15EE3DD8">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"_Toc219906806" </w:instrText>
      </w:r>
      <w:r>
        <w:rPr>
          <w:rFonts w:hint="eastAsia" w:ascii="宋体" w:hAnsi="宋体" w:cs="宋体"/>
          <w:sz w:val="21"/>
          <w:szCs w:val="21"/>
        </w:rPr>
        <w:fldChar w:fldCharType="separate"/>
      </w:r>
      <w:r>
        <w:rPr>
          <w:rStyle w:val="73"/>
          <w:rFonts w:hint="eastAsia" w:ascii="宋体" w:hAnsi="宋体" w:cs="宋体"/>
          <w:szCs w:val="21"/>
        </w:rPr>
        <w:t>前  言</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_Toc219906806 \h </w:instrText>
      </w:r>
      <w:r>
        <w:rPr>
          <w:rFonts w:hint="eastAsia" w:ascii="宋体" w:hAnsi="宋体" w:cs="宋体"/>
          <w:sz w:val="21"/>
          <w:szCs w:val="21"/>
        </w:rPr>
        <w:fldChar w:fldCharType="separate"/>
      </w:r>
      <w:r>
        <w:rPr>
          <w:rFonts w:hint="eastAsia" w:ascii="宋体" w:hAnsi="宋体" w:cs="宋体"/>
          <w:sz w:val="21"/>
          <w:szCs w:val="21"/>
        </w:rPr>
        <w:t>II</w:t>
      </w:r>
      <w:r>
        <w:rPr>
          <w:rFonts w:hint="eastAsia" w:ascii="宋体" w:hAnsi="宋体" w:cs="宋体"/>
          <w:sz w:val="21"/>
          <w:szCs w:val="21"/>
        </w:rPr>
        <w:fldChar w:fldCharType="end"/>
      </w:r>
      <w:r>
        <w:rPr>
          <w:rFonts w:hint="eastAsia" w:ascii="宋体" w:hAnsi="宋体" w:cs="宋体"/>
          <w:sz w:val="21"/>
          <w:szCs w:val="21"/>
        </w:rPr>
        <w:fldChar w:fldCharType="end"/>
      </w:r>
    </w:p>
    <w:p w14:paraId="6FC7449C">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"_Toc219906807" </w:instrText>
      </w:r>
      <w:r>
        <w:rPr>
          <w:rFonts w:hint="eastAsia" w:ascii="宋体" w:hAnsi="宋体" w:cs="宋体"/>
          <w:sz w:val="21"/>
          <w:szCs w:val="21"/>
        </w:rPr>
        <w:fldChar w:fldCharType="separate"/>
      </w:r>
      <w:r>
        <w:rPr>
          <w:rStyle w:val="73"/>
          <w:rFonts w:hint="eastAsia" w:ascii="宋体" w:hAnsi="宋体" w:cs="宋体"/>
          <w:szCs w:val="21"/>
        </w:rPr>
        <w:t>1 范围</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_Toc219906807 \h </w:instrText>
      </w:r>
      <w:r>
        <w:rPr>
          <w:rFonts w:hint="eastAsia" w:ascii="宋体" w:hAnsi="宋体" w:cs="宋体"/>
          <w:sz w:val="21"/>
          <w:szCs w:val="21"/>
        </w:rPr>
        <w:fldChar w:fldCharType="separate"/>
      </w:r>
      <w:r>
        <w:rPr>
          <w:rFonts w:hint="eastAsia" w:ascii="宋体" w:hAnsi="宋体" w:cs="宋体"/>
          <w:sz w:val="21"/>
          <w:szCs w:val="21"/>
        </w:rPr>
        <w:t>1</w:t>
      </w:r>
      <w:r>
        <w:rPr>
          <w:rFonts w:hint="eastAsia" w:ascii="宋体" w:hAnsi="宋体" w:cs="宋体"/>
          <w:sz w:val="21"/>
          <w:szCs w:val="21"/>
        </w:rPr>
        <w:fldChar w:fldCharType="end"/>
      </w:r>
      <w:r>
        <w:rPr>
          <w:rFonts w:hint="eastAsia" w:ascii="宋体" w:hAnsi="宋体" w:cs="宋体"/>
          <w:sz w:val="21"/>
          <w:szCs w:val="21"/>
        </w:rPr>
        <w:fldChar w:fldCharType="end"/>
      </w:r>
    </w:p>
    <w:p w14:paraId="4A9FF6E7">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"_Toc219906808" </w:instrText>
      </w:r>
      <w:r>
        <w:rPr>
          <w:rFonts w:hint="eastAsia" w:ascii="宋体" w:hAnsi="宋体" w:cs="宋体"/>
          <w:sz w:val="21"/>
          <w:szCs w:val="21"/>
        </w:rPr>
        <w:fldChar w:fldCharType="separate"/>
      </w:r>
      <w:r>
        <w:rPr>
          <w:rStyle w:val="73"/>
          <w:rFonts w:hint="eastAsia" w:ascii="宋体" w:hAnsi="宋体" w:cs="宋体"/>
          <w:szCs w:val="21"/>
        </w:rPr>
        <w:t>2 规范性引用文件</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_Toc219906808 \h </w:instrText>
      </w:r>
      <w:r>
        <w:rPr>
          <w:rFonts w:hint="eastAsia" w:ascii="宋体" w:hAnsi="宋体" w:cs="宋体"/>
          <w:sz w:val="21"/>
          <w:szCs w:val="21"/>
        </w:rPr>
        <w:fldChar w:fldCharType="separate"/>
      </w:r>
      <w:r>
        <w:rPr>
          <w:rFonts w:hint="eastAsia" w:ascii="宋体" w:hAnsi="宋体" w:cs="宋体"/>
          <w:sz w:val="21"/>
          <w:szCs w:val="21"/>
        </w:rPr>
        <w:t>1</w:t>
      </w:r>
      <w:r>
        <w:rPr>
          <w:rFonts w:hint="eastAsia" w:ascii="宋体" w:hAnsi="宋体" w:cs="宋体"/>
          <w:sz w:val="21"/>
          <w:szCs w:val="21"/>
        </w:rPr>
        <w:fldChar w:fldCharType="end"/>
      </w:r>
      <w:r>
        <w:rPr>
          <w:rFonts w:hint="eastAsia" w:ascii="宋体" w:hAnsi="宋体" w:cs="宋体"/>
          <w:sz w:val="21"/>
          <w:szCs w:val="21"/>
        </w:rPr>
        <w:fldChar w:fldCharType="end"/>
      </w:r>
    </w:p>
    <w:p w14:paraId="75CFDAD9">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"_Toc219906809" </w:instrText>
      </w:r>
      <w:r>
        <w:rPr>
          <w:rFonts w:hint="eastAsia" w:ascii="宋体" w:hAnsi="宋体" w:cs="宋体"/>
          <w:sz w:val="21"/>
          <w:szCs w:val="21"/>
        </w:rPr>
        <w:fldChar w:fldCharType="separate"/>
      </w:r>
      <w:r>
        <w:rPr>
          <w:rStyle w:val="73"/>
          <w:rFonts w:hint="eastAsia" w:ascii="宋体" w:hAnsi="宋体" w:cs="宋体"/>
          <w:szCs w:val="21"/>
        </w:rPr>
        <w:t>3 术语和定义</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_Toc219906809 \h </w:instrText>
      </w:r>
      <w:r>
        <w:rPr>
          <w:rFonts w:hint="eastAsia" w:ascii="宋体" w:hAnsi="宋体" w:cs="宋体"/>
          <w:sz w:val="21"/>
          <w:szCs w:val="21"/>
        </w:rPr>
        <w:fldChar w:fldCharType="separate"/>
      </w:r>
      <w:r>
        <w:rPr>
          <w:rFonts w:hint="eastAsia" w:ascii="宋体" w:hAnsi="宋体" w:cs="宋体"/>
          <w:sz w:val="21"/>
          <w:szCs w:val="21"/>
        </w:rPr>
        <w:t>1</w:t>
      </w:r>
      <w:r>
        <w:rPr>
          <w:rFonts w:hint="eastAsia" w:ascii="宋体" w:hAnsi="宋体" w:cs="宋体"/>
          <w:sz w:val="21"/>
          <w:szCs w:val="21"/>
        </w:rPr>
        <w:fldChar w:fldCharType="end"/>
      </w:r>
      <w:r>
        <w:rPr>
          <w:rFonts w:hint="eastAsia" w:ascii="宋体" w:hAnsi="宋体" w:cs="宋体"/>
          <w:sz w:val="21"/>
          <w:szCs w:val="21"/>
        </w:rPr>
        <w:fldChar w:fldCharType="end"/>
      </w:r>
    </w:p>
    <w:p w14:paraId="420BBC5B">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"_Toc219906810" </w:instrText>
      </w:r>
      <w:r>
        <w:rPr>
          <w:rFonts w:hint="eastAsia" w:ascii="宋体" w:hAnsi="宋体" w:cs="宋体"/>
          <w:sz w:val="21"/>
          <w:szCs w:val="21"/>
        </w:rPr>
        <w:fldChar w:fldCharType="separate"/>
      </w:r>
      <w:r>
        <w:rPr>
          <w:rStyle w:val="73"/>
          <w:rFonts w:hint="eastAsia" w:ascii="宋体" w:hAnsi="宋体" w:cs="宋体"/>
          <w:szCs w:val="21"/>
        </w:rPr>
        <w:t>4 缩略语</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_Toc219906810 \h </w:instrText>
      </w:r>
      <w:r>
        <w:rPr>
          <w:rFonts w:hint="eastAsia" w:ascii="宋体" w:hAnsi="宋体" w:cs="宋体"/>
          <w:sz w:val="21"/>
          <w:szCs w:val="21"/>
        </w:rPr>
        <w:fldChar w:fldCharType="separate"/>
      </w:r>
      <w:r>
        <w:rPr>
          <w:rFonts w:hint="eastAsia" w:ascii="宋体" w:hAnsi="宋体" w:cs="宋体"/>
          <w:sz w:val="21"/>
          <w:szCs w:val="21"/>
        </w:rPr>
        <w:t>1</w:t>
      </w:r>
      <w:r>
        <w:rPr>
          <w:rFonts w:hint="eastAsia" w:ascii="宋体" w:hAnsi="宋体" w:cs="宋体"/>
          <w:sz w:val="21"/>
          <w:szCs w:val="21"/>
        </w:rPr>
        <w:fldChar w:fldCharType="end"/>
      </w:r>
      <w:r>
        <w:rPr>
          <w:rFonts w:hint="eastAsia" w:ascii="宋体" w:hAnsi="宋体" w:cs="宋体"/>
          <w:sz w:val="21"/>
          <w:szCs w:val="21"/>
        </w:rPr>
        <w:fldChar w:fldCharType="end"/>
      </w:r>
    </w:p>
    <w:p w14:paraId="5745BCE8">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"_Toc219906811" </w:instrText>
      </w:r>
      <w:r>
        <w:rPr>
          <w:rFonts w:hint="eastAsia" w:ascii="宋体" w:hAnsi="宋体" w:cs="宋体"/>
          <w:sz w:val="21"/>
          <w:szCs w:val="21"/>
        </w:rPr>
        <w:fldChar w:fldCharType="separate"/>
      </w:r>
      <w:r>
        <w:rPr>
          <w:rStyle w:val="73"/>
          <w:rFonts w:hint="eastAsia" w:ascii="宋体" w:hAnsi="宋体" w:cs="宋体"/>
          <w:szCs w:val="21"/>
        </w:rPr>
        <w:t>5 概述</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_Toc219906811 \h </w:instrText>
      </w:r>
      <w:r>
        <w:rPr>
          <w:rFonts w:hint="eastAsia" w:ascii="宋体" w:hAnsi="宋体" w:cs="宋体"/>
          <w:sz w:val="21"/>
          <w:szCs w:val="21"/>
        </w:rPr>
        <w:fldChar w:fldCharType="separate"/>
      </w:r>
      <w:r>
        <w:rPr>
          <w:rFonts w:hint="eastAsia" w:ascii="宋体" w:hAnsi="宋体" w:cs="宋体"/>
          <w:sz w:val="21"/>
          <w:szCs w:val="21"/>
        </w:rPr>
        <w:t>2</w:t>
      </w:r>
      <w:r>
        <w:rPr>
          <w:rFonts w:hint="eastAsia" w:ascii="宋体" w:hAnsi="宋体" w:cs="宋体"/>
          <w:sz w:val="21"/>
          <w:szCs w:val="21"/>
        </w:rPr>
        <w:fldChar w:fldCharType="end"/>
      </w:r>
      <w:r>
        <w:rPr>
          <w:rFonts w:hint="eastAsia" w:ascii="宋体" w:hAnsi="宋体" w:cs="宋体"/>
          <w:sz w:val="21"/>
          <w:szCs w:val="21"/>
        </w:rPr>
        <w:fldChar w:fldCharType="end"/>
      </w:r>
    </w:p>
    <w:p w14:paraId="296D05EC">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"_Toc219906812" </w:instrText>
      </w:r>
      <w:r>
        <w:rPr>
          <w:rFonts w:hint="eastAsia" w:ascii="宋体" w:hAnsi="宋体" w:cs="宋体"/>
          <w:sz w:val="21"/>
          <w:szCs w:val="21"/>
        </w:rPr>
        <w:fldChar w:fldCharType="separate"/>
      </w:r>
      <w:r>
        <w:rPr>
          <w:rStyle w:val="73"/>
          <w:rFonts w:hint="eastAsia" w:ascii="宋体" w:hAnsi="宋体" w:cs="宋体"/>
          <w:szCs w:val="21"/>
        </w:rPr>
        <w:t>6 通用报文结构</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_Toc219906812 \h </w:instrText>
      </w:r>
      <w:r>
        <w:rPr>
          <w:rFonts w:hint="eastAsia" w:ascii="宋体" w:hAnsi="宋体" w:cs="宋体"/>
          <w:sz w:val="21"/>
          <w:szCs w:val="21"/>
        </w:rPr>
        <w:fldChar w:fldCharType="separate"/>
      </w:r>
      <w:r>
        <w:rPr>
          <w:rFonts w:hint="eastAsia" w:ascii="宋体" w:hAnsi="宋体" w:cs="宋体"/>
          <w:sz w:val="21"/>
          <w:szCs w:val="21"/>
        </w:rPr>
        <w:t>2</w:t>
      </w:r>
      <w:r>
        <w:rPr>
          <w:rFonts w:hint="eastAsia" w:ascii="宋体" w:hAnsi="宋体" w:cs="宋体"/>
          <w:sz w:val="21"/>
          <w:szCs w:val="21"/>
        </w:rPr>
        <w:fldChar w:fldCharType="end"/>
      </w:r>
      <w:r>
        <w:rPr>
          <w:rFonts w:hint="eastAsia" w:ascii="宋体" w:hAnsi="宋体" w:cs="宋体"/>
          <w:sz w:val="21"/>
          <w:szCs w:val="21"/>
        </w:rPr>
        <w:fldChar w:fldCharType="end"/>
      </w:r>
    </w:p>
    <w:p w14:paraId="5688E8F4">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"_Toc219906813" </w:instrText>
      </w:r>
      <w:r>
        <w:rPr>
          <w:rFonts w:hint="eastAsia" w:ascii="宋体" w:hAnsi="宋体" w:cs="宋体"/>
          <w:sz w:val="21"/>
          <w:szCs w:val="21"/>
        </w:rPr>
        <w:fldChar w:fldCharType="separate"/>
      </w:r>
      <w:r>
        <w:rPr>
          <w:rStyle w:val="73"/>
          <w:rFonts w:hint="eastAsia" w:ascii="宋体" w:hAnsi="宋体" w:cs="宋体"/>
          <w:szCs w:val="21"/>
        </w:rPr>
        <w:t>7 业务扩展域</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_Toc219906813 \h </w:instrText>
      </w:r>
      <w:r>
        <w:rPr>
          <w:rFonts w:hint="eastAsia" w:ascii="宋体" w:hAnsi="宋体" w:cs="宋体"/>
          <w:sz w:val="21"/>
          <w:szCs w:val="21"/>
        </w:rPr>
        <w:fldChar w:fldCharType="separate"/>
      </w:r>
      <w:r>
        <w:rPr>
          <w:rFonts w:hint="eastAsia" w:ascii="宋体" w:hAnsi="宋体" w:cs="宋体"/>
          <w:sz w:val="21"/>
          <w:szCs w:val="21"/>
        </w:rPr>
        <w:t>4</w:t>
      </w:r>
      <w:r>
        <w:rPr>
          <w:rFonts w:hint="eastAsia" w:ascii="宋体" w:hAnsi="宋体" w:cs="宋体"/>
          <w:sz w:val="21"/>
          <w:szCs w:val="21"/>
        </w:rPr>
        <w:fldChar w:fldCharType="end"/>
      </w:r>
      <w:r>
        <w:rPr>
          <w:rFonts w:hint="eastAsia" w:ascii="宋体" w:hAnsi="宋体" w:cs="宋体"/>
          <w:sz w:val="21"/>
          <w:szCs w:val="21"/>
        </w:rPr>
        <w:fldChar w:fldCharType="end"/>
      </w:r>
    </w:p>
    <w:p w14:paraId="5D5DB7A6">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"_Toc219906814" </w:instrText>
      </w:r>
      <w:r>
        <w:rPr>
          <w:rFonts w:hint="eastAsia" w:ascii="宋体" w:hAnsi="宋体" w:cs="宋体"/>
          <w:sz w:val="21"/>
          <w:szCs w:val="21"/>
        </w:rPr>
        <w:fldChar w:fldCharType="separate"/>
      </w:r>
      <w:r>
        <w:rPr>
          <w:rStyle w:val="73"/>
          <w:rFonts w:hint="eastAsia" w:ascii="宋体" w:hAnsi="宋体" w:cs="宋体"/>
          <w:szCs w:val="21"/>
        </w:rPr>
        <w:t>8 确认/否认</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_Toc219906814 \h </w:instrText>
      </w:r>
      <w:r>
        <w:rPr>
          <w:rFonts w:hint="eastAsia" w:ascii="宋体" w:hAnsi="宋体" w:cs="宋体"/>
          <w:sz w:val="21"/>
          <w:szCs w:val="21"/>
        </w:rPr>
        <w:fldChar w:fldCharType="separate"/>
      </w:r>
      <w:r>
        <w:rPr>
          <w:rFonts w:hint="eastAsia" w:ascii="宋体" w:hAnsi="宋体" w:cs="宋体"/>
          <w:sz w:val="21"/>
          <w:szCs w:val="21"/>
        </w:rPr>
        <w:t>4</w:t>
      </w:r>
      <w:r>
        <w:rPr>
          <w:rFonts w:hint="eastAsia" w:ascii="宋体" w:hAnsi="宋体" w:cs="宋体"/>
          <w:sz w:val="21"/>
          <w:szCs w:val="21"/>
        </w:rPr>
        <w:fldChar w:fldCharType="end"/>
      </w:r>
      <w:r>
        <w:rPr>
          <w:rFonts w:hint="eastAsia" w:ascii="宋体" w:hAnsi="宋体" w:cs="宋体"/>
          <w:sz w:val="21"/>
          <w:szCs w:val="21"/>
        </w:rPr>
        <w:fldChar w:fldCharType="end"/>
      </w:r>
    </w:p>
    <w:p w14:paraId="6F5B416E">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"_Toc219906815" </w:instrText>
      </w:r>
      <w:r>
        <w:rPr>
          <w:rFonts w:hint="eastAsia" w:ascii="宋体" w:hAnsi="宋体" w:cs="宋体"/>
          <w:sz w:val="21"/>
          <w:szCs w:val="21"/>
        </w:rPr>
        <w:fldChar w:fldCharType="separate"/>
      </w:r>
      <w:r>
        <w:rPr>
          <w:rStyle w:val="73"/>
          <w:rFonts w:hint="eastAsia" w:ascii="宋体" w:hAnsi="宋体" w:cs="宋体"/>
          <w:szCs w:val="21"/>
        </w:rPr>
        <w:t>9 数据传输</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_Toc219906815 \h </w:instrText>
      </w:r>
      <w:r>
        <w:rPr>
          <w:rFonts w:hint="eastAsia" w:ascii="宋体" w:hAnsi="宋体" w:cs="宋体"/>
          <w:sz w:val="21"/>
          <w:szCs w:val="21"/>
        </w:rPr>
        <w:fldChar w:fldCharType="separate"/>
      </w:r>
      <w:r>
        <w:rPr>
          <w:rFonts w:hint="eastAsia" w:ascii="宋体" w:hAnsi="宋体" w:cs="宋体"/>
          <w:sz w:val="21"/>
          <w:szCs w:val="21"/>
        </w:rPr>
        <w:t>4</w:t>
      </w:r>
      <w:r>
        <w:rPr>
          <w:rFonts w:hint="eastAsia" w:ascii="宋体" w:hAnsi="宋体" w:cs="宋体"/>
          <w:sz w:val="21"/>
          <w:szCs w:val="21"/>
        </w:rPr>
        <w:fldChar w:fldCharType="end"/>
      </w:r>
      <w:r>
        <w:rPr>
          <w:rFonts w:hint="eastAsia" w:ascii="宋体" w:hAnsi="宋体" w:cs="宋体"/>
          <w:sz w:val="21"/>
          <w:szCs w:val="21"/>
        </w:rPr>
        <w:fldChar w:fldCharType="end"/>
      </w:r>
    </w:p>
    <w:p w14:paraId="1AEA08E8">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"_Toc219906816" </w:instrText>
      </w:r>
      <w:r>
        <w:rPr>
          <w:rFonts w:hint="eastAsia" w:ascii="宋体" w:hAnsi="宋体" w:cs="宋体"/>
          <w:sz w:val="21"/>
          <w:szCs w:val="21"/>
        </w:rPr>
        <w:fldChar w:fldCharType="separate"/>
      </w:r>
      <w:r>
        <w:rPr>
          <w:rStyle w:val="73"/>
          <w:rFonts w:hint="eastAsia" w:ascii="宋体" w:hAnsi="宋体" w:cs="宋体"/>
          <w:szCs w:val="21"/>
        </w:rPr>
        <w:t>10 命令业务</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_Toc219906816 \h </w:instrText>
      </w:r>
      <w:r>
        <w:rPr>
          <w:rFonts w:hint="eastAsia" w:ascii="宋体" w:hAnsi="宋体" w:cs="宋体"/>
          <w:sz w:val="21"/>
          <w:szCs w:val="21"/>
        </w:rPr>
        <w:fldChar w:fldCharType="separate"/>
      </w:r>
      <w:r>
        <w:rPr>
          <w:rFonts w:hint="eastAsia" w:ascii="宋体" w:hAnsi="宋体" w:cs="宋体"/>
          <w:sz w:val="21"/>
          <w:szCs w:val="21"/>
        </w:rPr>
        <w:t>11</w:t>
      </w:r>
      <w:r>
        <w:rPr>
          <w:rFonts w:hint="eastAsia" w:ascii="宋体" w:hAnsi="宋体" w:cs="宋体"/>
          <w:sz w:val="21"/>
          <w:szCs w:val="21"/>
        </w:rPr>
        <w:fldChar w:fldCharType="end"/>
      </w:r>
      <w:r>
        <w:rPr>
          <w:rFonts w:hint="eastAsia" w:ascii="宋体" w:hAnsi="宋体" w:cs="宋体"/>
          <w:sz w:val="21"/>
          <w:szCs w:val="21"/>
        </w:rPr>
        <w:fldChar w:fldCharType="end"/>
      </w:r>
    </w:p>
    <w:p w14:paraId="1F646E25">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"_Toc219906817" </w:instrText>
      </w:r>
      <w:r>
        <w:rPr>
          <w:rFonts w:hint="eastAsia" w:ascii="宋体" w:hAnsi="宋体" w:cs="宋体"/>
          <w:sz w:val="21"/>
          <w:szCs w:val="21"/>
        </w:rPr>
        <w:fldChar w:fldCharType="separate"/>
      </w:r>
      <w:r>
        <w:rPr>
          <w:rStyle w:val="73"/>
          <w:rFonts w:hint="eastAsia" w:ascii="宋体" w:hAnsi="宋体" w:cs="宋体"/>
          <w:szCs w:val="21"/>
        </w:rPr>
        <w:t>11 主动上报</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_Toc219906817 \h </w:instrText>
      </w:r>
      <w:r>
        <w:rPr>
          <w:rFonts w:hint="eastAsia" w:ascii="宋体" w:hAnsi="宋体" w:cs="宋体"/>
          <w:sz w:val="21"/>
          <w:szCs w:val="21"/>
        </w:rPr>
        <w:fldChar w:fldCharType="separate"/>
      </w:r>
      <w:r>
        <w:rPr>
          <w:rFonts w:hint="eastAsia" w:ascii="宋体" w:hAnsi="宋体" w:cs="宋体"/>
          <w:sz w:val="21"/>
          <w:szCs w:val="21"/>
        </w:rPr>
        <w:t>17</w:t>
      </w:r>
      <w:r>
        <w:rPr>
          <w:rFonts w:hint="eastAsia" w:ascii="宋体" w:hAnsi="宋体" w:cs="宋体"/>
          <w:sz w:val="21"/>
          <w:szCs w:val="21"/>
        </w:rPr>
        <w:fldChar w:fldCharType="end"/>
      </w:r>
      <w:r>
        <w:rPr>
          <w:rFonts w:hint="eastAsia" w:ascii="宋体" w:hAnsi="宋体" w:cs="宋体"/>
          <w:sz w:val="21"/>
          <w:szCs w:val="21"/>
        </w:rPr>
        <w:fldChar w:fldCharType="end"/>
      </w:r>
    </w:p>
    <w:p w14:paraId="6AE24E51">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"_Toc219906818" </w:instrText>
      </w:r>
      <w:r>
        <w:rPr>
          <w:rFonts w:hint="eastAsia" w:ascii="宋体" w:hAnsi="宋体" w:cs="宋体"/>
          <w:sz w:val="21"/>
          <w:szCs w:val="21"/>
        </w:rPr>
        <w:fldChar w:fldCharType="separate"/>
      </w:r>
      <w:r>
        <w:rPr>
          <w:rStyle w:val="73"/>
          <w:rFonts w:hint="eastAsia" w:ascii="宋体" w:hAnsi="宋体" w:cs="宋体"/>
          <w:szCs w:val="21"/>
        </w:rPr>
        <w:t>12 抄控器协议</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_Toc219906818 \h </w:instrText>
      </w:r>
      <w:r>
        <w:rPr>
          <w:rFonts w:hint="eastAsia" w:ascii="宋体" w:hAnsi="宋体" w:cs="宋体"/>
          <w:sz w:val="21"/>
          <w:szCs w:val="21"/>
        </w:rPr>
        <w:fldChar w:fldCharType="separate"/>
      </w:r>
      <w:r>
        <w:rPr>
          <w:rFonts w:hint="eastAsia" w:ascii="宋体" w:hAnsi="宋体" w:cs="宋体"/>
          <w:sz w:val="21"/>
          <w:szCs w:val="21"/>
        </w:rPr>
        <w:t>18</w:t>
      </w:r>
      <w:r>
        <w:rPr>
          <w:rFonts w:hint="eastAsia" w:ascii="宋体" w:hAnsi="宋体" w:cs="宋体"/>
          <w:sz w:val="21"/>
          <w:szCs w:val="21"/>
        </w:rPr>
        <w:fldChar w:fldCharType="end"/>
      </w:r>
      <w:r>
        <w:rPr>
          <w:rFonts w:hint="eastAsia" w:ascii="宋体" w:hAnsi="宋体" w:cs="宋体"/>
          <w:sz w:val="21"/>
          <w:szCs w:val="21"/>
        </w:rPr>
        <w:fldChar w:fldCharType="end"/>
      </w:r>
    </w:p>
    <w:p w14:paraId="06E36135">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"_Toc219906819" </w:instrText>
      </w:r>
      <w:r>
        <w:rPr>
          <w:rFonts w:hint="eastAsia" w:ascii="宋体" w:hAnsi="宋体" w:cs="宋体"/>
          <w:sz w:val="21"/>
          <w:szCs w:val="21"/>
        </w:rPr>
        <w:fldChar w:fldCharType="separate"/>
      </w:r>
      <w:r>
        <w:rPr>
          <w:rStyle w:val="73"/>
          <w:rFonts w:hint="eastAsia" w:ascii="宋体" w:hAnsi="宋体" w:cs="宋体"/>
          <w:szCs w:val="21"/>
        </w:rPr>
        <w:t>13 广播命令业务</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_Toc219906819 \h </w:instrText>
      </w:r>
      <w:r>
        <w:rPr>
          <w:rFonts w:hint="eastAsia" w:ascii="宋体" w:hAnsi="宋体" w:cs="宋体"/>
          <w:sz w:val="21"/>
          <w:szCs w:val="21"/>
        </w:rPr>
        <w:fldChar w:fldCharType="separate"/>
      </w:r>
      <w:r>
        <w:rPr>
          <w:rFonts w:hint="eastAsia" w:ascii="宋体" w:hAnsi="宋体" w:cs="宋体"/>
          <w:sz w:val="21"/>
          <w:szCs w:val="21"/>
        </w:rPr>
        <w:t>18</w:t>
      </w:r>
      <w:r>
        <w:rPr>
          <w:rFonts w:hint="eastAsia" w:ascii="宋体" w:hAnsi="宋体" w:cs="宋体"/>
          <w:sz w:val="21"/>
          <w:szCs w:val="21"/>
        </w:rPr>
        <w:fldChar w:fldCharType="end"/>
      </w:r>
      <w:r>
        <w:rPr>
          <w:rFonts w:hint="eastAsia" w:ascii="宋体" w:hAnsi="宋体" w:cs="宋体"/>
          <w:sz w:val="21"/>
          <w:szCs w:val="21"/>
        </w:rPr>
        <w:fldChar w:fldCharType="end"/>
      </w:r>
    </w:p>
    <w:p w14:paraId="5C14D165">
      <w:pPr>
        <w:pStyle w:val="42"/>
        <w:tabs>
          <w:tab w:val="right" w:leader="dot" w:pos="9346"/>
        </w:tabs>
        <w:spacing w:before="0" w:after="0"/>
        <w:rPr>
          <w:rFonts w:hint="eastAsia" w:ascii="宋体" w:hAnsi="宋体" w:eastAsia="宋体" w:cs="宋体"/>
          <w:bCs w:val="0"/>
          <w:caps w:val="0"/>
          <w:sz w:val="21"/>
          <w:szCs w:val="21"/>
          <w14:ligatures w14:val="standardContextual"/>
        </w:rPr>
      </w:pPr>
      <w:r>
        <w:rPr>
          <w:rFonts w:hint="eastAsia" w:ascii="宋体" w:hAnsi="宋体" w:cs="宋体"/>
          <w:sz w:val="21"/>
          <w:szCs w:val="21"/>
        </w:rPr>
        <w:fldChar w:fldCharType="begin"/>
      </w:r>
      <w:r>
        <w:rPr>
          <w:rFonts w:hint="eastAsia" w:ascii="宋体" w:hAnsi="宋体" w:cs="宋体"/>
          <w:sz w:val="21"/>
          <w:szCs w:val="21"/>
        </w:rPr>
        <w:instrText xml:space="preserve"> HYPERLINK \l "_Toc219906820" </w:instrText>
      </w:r>
      <w:r>
        <w:rPr>
          <w:rFonts w:hint="eastAsia" w:ascii="宋体" w:hAnsi="宋体" w:cs="宋体"/>
          <w:sz w:val="21"/>
          <w:szCs w:val="21"/>
        </w:rPr>
        <w:fldChar w:fldCharType="separate"/>
      </w:r>
      <w:r>
        <w:rPr>
          <w:rStyle w:val="73"/>
          <w:rFonts w:hint="eastAsia" w:ascii="宋体" w:hAnsi="宋体" w:cs="宋体"/>
          <w:szCs w:val="21"/>
        </w:rPr>
        <w:t>14 数据订阅</w:t>
      </w:r>
      <w:r>
        <w:rPr>
          <w:rStyle w:val="73"/>
          <w:rFonts w:hint="eastAsia" w:ascii="宋体" w:hAnsi="宋体" w:cs="宋体"/>
          <w:szCs w:val="21"/>
          <w:lang w:val="en-US" w:eastAsia="zh-CN"/>
        </w:rPr>
        <w:t>业务</w:t>
      </w:r>
      <w:r>
        <w:rPr>
          <w:rFonts w:hint="eastAsia" w:ascii="宋体" w:hAnsi="宋体" w:cs="宋体"/>
          <w:sz w:val="21"/>
          <w:szCs w:val="21"/>
        </w:rPr>
        <w:tab/>
      </w:r>
      <w:r>
        <w:rPr>
          <w:rFonts w:hint="eastAsia" w:ascii="宋体" w:hAnsi="宋体" w:cs="宋体"/>
          <w:sz w:val="21"/>
          <w:szCs w:val="21"/>
        </w:rPr>
        <w:fldChar w:fldCharType="begin"/>
      </w:r>
      <w:r>
        <w:rPr>
          <w:rFonts w:hint="eastAsia" w:ascii="宋体" w:hAnsi="宋体" w:cs="宋体"/>
          <w:sz w:val="21"/>
          <w:szCs w:val="21"/>
        </w:rPr>
        <w:instrText xml:space="preserve"> PAGEREF _Toc219906820 \h </w:instrText>
      </w:r>
      <w:r>
        <w:rPr>
          <w:rFonts w:hint="eastAsia" w:ascii="宋体" w:hAnsi="宋体" w:cs="宋体"/>
          <w:sz w:val="21"/>
          <w:szCs w:val="21"/>
        </w:rPr>
        <w:fldChar w:fldCharType="separate"/>
      </w:r>
      <w:r>
        <w:rPr>
          <w:rFonts w:hint="eastAsia" w:ascii="宋体" w:hAnsi="宋体" w:cs="宋体"/>
          <w:sz w:val="21"/>
          <w:szCs w:val="21"/>
        </w:rPr>
        <w:t>18</w:t>
      </w:r>
      <w:r>
        <w:rPr>
          <w:rFonts w:hint="eastAsia" w:ascii="宋体" w:hAnsi="宋体" w:cs="宋体"/>
          <w:sz w:val="21"/>
          <w:szCs w:val="21"/>
        </w:rPr>
        <w:fldChar w:fldCharType="end"/>
      </w:r>
      <w:r>
        <w:rPr>
          <w:rFonts w:hint="eastAsia" w:ascii="宋体" w:hAnsi="宋体" w:cs="宋体"/>
          <w:sz w:val="21"/>
          <w:szCs w:val="21"/>
        </w:rPr>
        <w:fldChar w:fldCharType="end"/>
      </w:r>
    </w:p>
    <w:p w14:paraId="4ABB2927">
      <w:pPr>
        <w:pStyle w:val="42"/>
        <w:tabs>
          <w:tab w:val="right" w:leader="dot" w:pos="9346"/>
        </w:tabs>
        <w:spacing w:before="0" w:after="0"/>
        <w:rPr>
          <w:rFonts w:hint="eastAsia" w:asciiTheme="minorHAnsi" w:hAnsiTheme="minorHAnsi" w:eastAsiaTheme="minorEastAsia" w:cstheme="minorBidi"/>
        </w:rPr>
      </w:pPr>
      <w:r>
        <w:rPr>
          <w:rFonts w:hint="eastAsia" w:ascii="宋体" w:hAnsi="宋体" w:eastAsia="宋体" w:cs="宋体"/>
          <w:sz w:val="21"/>
          <w:szCs w:val="21"/>
        </w:rPr>
        <w:fldChar w:fldCharType="end"/>
      </w:r>
    </w:p>
    <w:p w14:paraId="003B0106">
      <w:pPr>
        <w:pStyle w:val="85"/>
        <w:ind w:firstLine="0" w:firstLineChars="0"/>
        <w:rPr>
          <w:rFonts w:ascii="Times New Roman"/>
        </w:rPr>
        <w:sectPr>
          <w:headerReference r:id="rId13" w:type="default"/>
          <w:footerReference r:id="rId15" w:type="default"/>
          <w:headerReference r:id="rId14" w:type="even"/>
          <w:footerReference r:id="rId16" w:type="even"/>
          <w:pgSz w:w="11907" w:h="16839"/>
          <w:pgMar w:top="1417" w:right="1134" w:bottom="1134" w:left="1417" w:header="1020" w:footer="1020" w:gutter="0"/>
          <w:pgNumType w:fmt="upperRoman" w:start="1"/>
          <w:cols w:space="720" w:num="1"/>
          <w:docGrid w:linePitch="312" w:charSpace="0"/>
        </w:sectPr>
      </w:pPr>
    </w:p>
    <w:p w14:paraId="6519574D">
      <w:pPr>
        <w:pStyle w:val="84"/>
        <w:spacing w:before="0" w:after="0"/>
        <w:rPr>
          <w:b w:val="0"/>
          <w:bCs/>
        </w:rPr>
      </w:pPr>
      <w:bookmarkStart w:id="4" w:name="_Toc473018563"/>
      <w:bookmarkStart w:id="5" w:name="_Toc472956023"/>
      <w:bookmarkStart w:id="6" w:name="_Toc219906806"/>
      <w:bookmarkStart w:id="7" w:name="_Toc472955797"/>
      <w:r>
        <w:rPr>
          <w:b w:val="0"/>
          <w:bCs/>
        </w:rPr>
        <w:t xml:space="preserve">前  </w:t>
      </w:r>
      <w:r>
        <w:rPr>
          <w:rFonts w:hint="eastAsia"/>
          <w:b w:val="0"/>
          <w:bCs/>
          <w:lang w:val="en-US" w:eastAsia="zh-CN"/>
        </w:rPr>
        <w:t xml:space="preserve">  </w:t>
      </w:r>
      <w:r>
        <w:rPr>
          <w:b w:val="0"/>
          <w:bCs/>
        </w:rPr>
        <w:t>言</w:t>
      </w:r>
      <w:bookmarkEnd w:id="4"/>
      <w:bookmarkEnd w:id="5"/>
      <w:bookmarkEnd w:id="6"/>
      <w:bookmarkEnd w:id="7"/>
    </w:p>
    <w:p w14:paraId="52EF7806">
      <w:pPr>
        <w:ind w:firstLine="420"/>
        <w:rPr>
          <w:rFonts w:hint="eastAsia" w:ascii="宋体" w:hAnsi="宋体"/>
        </w:rPr>
      </w:pPr>
      <w:r>
        <w:rPr>
          <w:rFonts w:hint="eastAsia" w:ascii="宋体" w:hAnsi="宋体"/>
        </w:rPr>
        <w:t>为全面规范南方电网公司通感一体化低压电力线宽带载波通信技术应用层要求，包括应用层概述、通用报文结构、确认/否认、数据</w:t>
      </w:r>
      <w:r>
        <w:rPr>
          <w:rFonts w:hint="eastAsia" w:ascii="宋体" w:hAnsi="宋体"/>
          <w:lang w:val="en-US" w:eastAsia="zh-CN"/>
        </w:rPr>
        <w:t>传输</w:t>
      </w:r>
      <w:r>
        <w:rPr>
          <w:rFonts w:hint="eastAsia" w:ascii="宋体" w:hAnsi="宋体"/>
        </w:rPr>
        <w:t>、命令业务、主动上报、抄控器协议、广播命令</w:t>
      </w:r>
      <w:r>
        <w:rPr>
          <w:rFonts w:hint="eastAsia" w:ascii="宋体" w:hAnsi="宋体"/>
          <w:lang w:val="en-US" w:eastAsia="zh-CN"/>
        </w:rPr>
        <w:t>业务、数据订阅业务</w:t>
      </w:r>
      <w:r>
        <w:rPr>
          <w:rFonts w:hint="eastAsia" w:ascii="宋体" w:hAnsi="宋体"/>
        </w:rPr>
        <w:t>等内容，制定本标准。</w:t>
      </w:r>
    </w:p>
    <w:p w14:paraId="4E965760">
      <w:pPr>
        <w:pStyle w:val="2"/>
        <w:ind w:firstLine="420"/>
        <w:jc w:val="both"/>
        <w:rPr>
          <w:rFonts w:hint="eastAsia" w:ascii="宋体" w:hAnsi="宋体"/>
          <w:kern w:val="2"/>
          <w:sz w:val="21"/>
          <w:szCs w:val="22"/>
        </w:rPr>
      </w:pPr>
      <w:r>
        <w:rPr>
          <w:rFonts w:hint="eastAsia" w:ascii="宋体" w:hAnsi="宋体"/>
          <w:kern w:val="2"/>
          <w:sz w:val="21"/>
          <w:szCs w:val="22"/>
        </w:rPr>
        <w:t>《通感一体化低压电力线宽带载波通信规约》标准分为6个部分：</w:t>
      </w:r>
    </w:p>
    <w:p w14:paraId="5F39FC4F">
      <w:pPr>
        <w:ind w:firstLine="420"/>
        <w:rPr>
          <w:rFonts w:hint="eastAsia" w:ascii="宋体" w:hAnsi="宋体"/>
          <w:szCs w:val="21"/>
        </w:rPr>
      </w:pPr>
      <w:r>
        <w:rPr>
          <w:rFonts w:hint="eastAsia" w:ascii="宋体" w:hAnsi="宋体"/>
          <w:szCs w:val="21"/>
        </w:rPr>
        <w:t>——第1部分：总则；</w:t>
      </w:r>
    </w:p>
    <w:p w14:paraId="4E9152DE">
      <w:pPr>
        <w:ind w:firstLine="420"/>
        <w:rPr>
          <w:rFonts w:hint="eastAsia" w:ascii="宋体" w:hAnsi="宋体"/>
          <w:szCs w:val="21"/>
        </w:rPr>
      </w:pPr>
      <w:r>
        <w:rPr>
          <w:rFonts w:hint="eastAsia" w:ascii="宋体" w:hAnsi="宋体"/>
          <w:szCs w:val="21"/>
        </w:rPr>
        <w:t>——第2部分：技术要求；</w:t>
      </w:r>
    </w:p>
    <w:p w14:paraId="3824E544">
      <w:pPr>
        <w:ind w:firstLine="420"/>
        <w:rPr>
          <w:rFonts w:hint="eastAsia" w:ascii="宋体" w:hAnsi="宋体"/>
          <w:szCs w:val="21"/>
        </w:rPr>
      </w:pPr>
      <w:r>
        <w:rPr>
          <w:rFonts w:hint="eastAsia" w:ascii="宋体" w:hAnsi="宋体"/>
          <w:szCs w:val="21"/>
        </w:rPr>
        <w:t>——第4部分：物理层通信协议；</w:t>
      </w:r>
    </w:p>
    <w:p w14:paraId="7A7C3AA4">
      <w:pPr>
        <w:ind w:firstLine="420"/>
        <w:rPr>
          <w:rFonts w:hint="eastAsia" w:ascii="宋体" w:hAnsi="宋体"/>
          <w:szCs w:val="21"/>
        </w:rPr>
      </w:pPr>
      <w:r>
        <w:rPr>
          <w:rFonts w:hint="eastAsia" w:ascii="宋体" w:hAnsi="宋体"/>
          <w:szCs w:val="21"/>
        </w:rPr>
        <w:t>——第5部分：数据链路层通信协议；</w:t>
      </w:r>
    </w:p>
    <w:p w14:paraId="0AE296B9">
      <w:pPr>
        <w:ind w:firstLine="420"/>
        <w:rPr>
          <w:rFonts w:hint="eastAsia" w:ascii="宋体" w:hAnsi="宋体"/>
          <w:szCs w:val="21"/>
        </w:rPr>
      </w:pPr>
      <w:r>
        <w:rPr>
          <w:rFonts w:hint="eastAsia" w:ascii="宋体" w:hAnsi="宋体"/>
          <w:szCs w:val="21"/>
        </w:rPr>
        <w:t>——第5部分：应用层通信协议；</w:t>
      </w:r>
    </w:p>
    <w:p w14:paraId="51B58082">
      <w:pPr>
        <w:ind w:firstLine="420"/>
        <w:rPr>
          <w:rFonts w:hint="eastAsia" w:ascii="宋体" w:hAnsi="宋体"/>
          <w:szCs w:val="21"/>
        </w:rPr>
      </w:pPr>
      <w:r>
        <w:rPr>
          <w:rFonts w:hint="eastAsia" w:ascii="宋体" w:hAnsi="宋体"/>
          <w:szCs w:val="21"/>
        </w:rPr>
        <w:t>——第6部分：检验规范。</w:t>
      </w:r>
    </w:p>
    <w:p w14:paraId="3283C312">
      <w:pPr>
        <w:ind w:firstLine="420"/>
        <w:rPr>
          <w:rFonts w:hint="eastAsia" w:ascii="宋体" w:hAnsi="宋体"/>
        </w:rPr>
      </w:pPr>
      <w:r>
        <w:rPr>
          <w:rFonts w:hint="eastAsia" w:ascii="宋体" w:hAnsi="宋体"/>
        </w:rPr>
        <w:t>本标准是《通感一体化低压电力线宽带载波通信规约》标准的第5部分。</w:t>
      </w:r>
    </w:p>
    <w:p w14:paraId="1E72D4FB">
      <w:pPr>
        <w:ind w:firstLine="420"/>
        <w:rPr>
          <w:rFonts w:hint="eastAsia" w:ascii="宋体" w:hAnsi="宋体"/>
        </w:rPr>
      </w:pPr>
      <w:r>
        <w:rPr>
          <w:rFonts w:hint="eastAsia" w:ascii="宋体" w:hAnsi="宋体"/>
        </w:rPr>
        <w:t>请注意本文件的某些内容可能涉及专利。本文件的发布机构不承担识别这些专利的责任。</w:t>
      </w:r>
    </w:p>
    <w:p w14:paraId="1D0ED37E">
      <w:pPr>
        <w:ind w:firstLine="420"/>
        <w:rPr>
          <w:rFonts w:hint="eastAsia" w:ascii="宋体" w:hAnsi="宋体"/>
        </w:rPr>
      </w:pPr>
      <w:r>
        <w:rPr>
          <w:rFonts w:ascii="宋体" w:hAnsi="宋体"/>
        </w:rPr>
        <w:t>本标准由</w:t>
      </w:r>
      <w:r>
        <w:rPr>
          <w:rFonts w:hint="eastAsia" w:ascii="宋体" w:hAnsi="宋体"/>
        </w:rPr>
        <w:t>中国南方电网有限责任公司生产技术部</w:t>
      </w:r>
      <w:r>
        <w:rPr>
          <w:rFonts w:ascii="宋体" w:hAnsi="宋体"/>
        </w:rPr>
        <w:t>提出、归口管理并负责解释。</w:t>
      </w:r>
    </w:p>
    <w:p w14:paraId="11C7A4F1">
      <w:pPr>
        <w:ind w:firstLine="420"/>
        <w:rPr>
          <w:rFonts w:hint="eastAsia" w:ascii="宋体" w:hAnsi="宋体"/>
        </w:rPr>
      </w:pPr>
      <w:r>
        <w:rPr>
          <w:rFonts w:ascii="宋体" w:hAnsi="宋体"/>
        </w:rPr>
        <w:t xml:space="preserve">本标准主编单位： </w:t>
      </w:r>
    </w:p>
    <w:p w14:paraId="4C868923">
      <w:pPr>
        <w:ind w:firstLine="420"/>
        <w:rPr>
          <w:rFonts w:hint="eastAsia" w:ascii="宋体" w:hAnsi="宋体"/>
        </w:rPr>
      </w:pPr>
      <w:r>
        <w:rPr>
          <w:rFonts w:ascii="宋体" w:hAnsi="宋体"/>
        </w:rPr>
        <w:t>本标准主要起草人：</w:t>
      </w:r>
    </w:p>
    <w:p w14:paraId="6D09D1D7">
      <w:pPr>
        <w:ind w:firstLine="420"/>
        <w:rPr>
          <w:rFonts w:hint="eastAsia" w:ascii="宋体" w:hAnsi="宋体"/>
        </w:rPr>
      </w:pPr>
      <w:r>
        <w:rPr>
          <w:rFonts w:hint="eastAsia" w:ascii="宋体" w:hAnsi="宋体"/>
        </w:rPr>
        <w:t>本标准为首次发布。</w:t>
      </w:r>
    </w:p>
    <w:p w14:paraId="4A6BB7DB">
      <w:pPr>
        <w:ind w:firstLine="420"/>
        <w:rPr>
          <w:rFonts w:hint="eastAsia" w:ascii="宋体" w:hAnsi="宋体"/>
        </w:rPr>
        <w:sectPr>
          <w:headerReference r:id="rId17" w:type="default"/>
          <w:footerReference r:id="rId18" w:type="default"/>
          <w:pgSz w:w="11906" w:h="16838"/>
          <w:pgMar w:top="1418" w:right="1134" w:bottom="1134" w:left="1418" w:header="1020" w:footer="1020" w:gutter="0"/>
          <w:pgNumType w:fmt="upperRoman"/>
          <w:cols w:space="720" w:num="1"/>
          <w:docGrid w:type="lines" w:linePitch="312" w:charSpace="0"/>
        </w:sectPr>
      </w:pPr>
    </w:p>
    <w:p w14:paraId="233E0528">
      <w:pPr>
        <w:spacing w:after="0" w:afterLines="0"/>
        <w:ind w:firstLine="0" w:firstLineChars="0"/>
        <w:jc w:val="center"/>
        <w:rPr>
          <w:rFonts w:hint="eastAsia" w:ascii="黑体" w:hAnsi="黑体" w:eastAsia="黑体"/>
          <w:bCs/>
          <w:color w:val="000000"/>
          <w:kern w:val="44"/>
          <w:sz w:val="32"/>
          <w:szCs w:val="28"/>
        </w:rPr>
      </w:pPr>
      <w:r>
        <w:rPr>
          <w:rFonts w:hint="eastAsia" w:ascii="黑体" w:hAnsi="黑体" w:eastAsia="黑体"/>
          <w:bCs/>
          <w:color w:val="000000"/>
          <w:kern w:val="44"/>
          <w:sz w:val="32"/>
          <w:szCs w:val="28"/>
        </w:rPr>
        <w:t>通感一体化低压电力线宽带载波通信规约</w:t>
      </w:r>
    </w:p>
    <w:p w14:paraId="3B372BE5">
      <w:pPr>
        <w:spacing w:after="0" w:afterLines="0"/>
        <w:ind w:firstLine="0" w:firstLineChars="0"/>
        <w:jc w:val="center"/>
        <w:rPr>
          <w:rFonts w:hint="eastAsia" w:ascii="宋体" w:hAnsi="宋体"/>
        </w:rPr>
      </w:pPr>
      <w:r>
        <w:rPr>
          <w:rFonts w:hint="eastAsia" w:ascii="黑体" w:hAnsi="黑体" w:eastAsia="黑体"/>
          <w:bCs/>
          <w:color w:val="000000"/>
          <w:kern w:val="44"/>
          <w:sz w:val="32"/>
          <w:szCs w:val="28"/>
        </w:rPr>
        <w:t>第5部分 应用层通信协议</w:t>
      </w:r>
    </w:p>
    <w:p w14:paraId="3F09A0FD">
      <w:pPr>
        <w:pStyle w:val="4"/>
        <w:rPr>
          <w:rFonts w:hint="eastAsia"/>
        </w:rPr>
      </w:pPr>
      <w:bookmarkStart w:id="8" w:name="_Toc219906807"/>
      <w:bookmarkStart w:id="9" w:name="_Toc84854254"/>
      <w:bookmarkStart w:id="10" w:name="_Toc81176436"/>
      <w:bookmarkStart w:id="11" w:name="_Toc402534916"/>
      <w:r>
        <w:rPr>
          <w:rFonts w:hint="eastAsia"/>
        </w:rPr>
        <w:t>范围</w:t>
      </w:r>
      <w:bookmarkEnd w:id="8"/>
      <w:bookmarkEnd w:id="9"/>
      <w:bookmarkEnd w:id="10"/>
    </w:p>
    <w:p w14:paraId="1189E528">
      <w:pPr>
        <w:ind w:firstLine="420"/>
      </w:pPr>
      <w:r>
        <w:rPr>
          <w:rFonts w:hint="eastAsia"/>
        </w:rPr>
        <w:t>本标准规定了南方电网公司通感一体化低压电力线宽带载波通信技术应用层通信协议，包括通用报文结构、业务扩展域、</w:t>
      </w:r>
      <w:r>
        <w:rPr>
          <w:rFonts w:hint="eastAsia" w:ascii="宋体" w:hAnsi="宋体" w:cs="宋体"/>
        </w:rPr>
        <w:t>确认/否认</w:t>
      </w:r>
      <w:r>
        <w:rPr>
          <w:rFonts w:hint="eastAsia"/>
        </w:rPr>
        <w:t>、数据</w:t>
      </w:r>
      <w:r>
        <w:rPr>
          <w:rFonts w:hint="eastAsia"/>
          <w:lang w:val="en-US" w:eastAsia="zh-CN"/>
        </w:rPr>
        <w:t>传输</w:t>
      </w:r>
      <w:r>
        <w:rPr>
          <w:rFonts w:hint="eastAsia"/>
        </w:rPr>
        <w:t>、命令业务、主动上报、抄控器协议、广播命令业务、数据订阅业务等。</w:t>
      </w:r>
    </w:p>
    <w:p w14:paraId="62CE0754">
      <w:pPr>
        <w:ind w:firstLine="420"/>
      </w:pPr>
      <w:r>
        <w:rPr>
          <w:rFonts w:hint="eastAsia"/>
        </w:rPr>
        <w:t>本标准适用于南方电网公司通感一体化低压电力线宽带载波通信技术等相关设备的制造、验收和使用。</w:t>
      </w:r>
    </w:p>
    <w:p w14:paraId="758B4C98">
      <w:pPr>
        <w:pStyle w:val="4"/>
        <w:rPr>
          <w:rFonts w:hint="eastAsia"/>
        </w:rPr>
      </w:pPr>
      <w:bookmarkStart w:id="12" w:name="_Toc81176437"/>
      <w:bookmarkStart w:id="13" w:name="_Toc219906808"/>
      <w:bookmarkStart w:id="14" w:name="_Toc84854255"/>
      <w:r>
        <w:rPr>
          <w:rFonts w:hint="eastAsia"/>
        </w:rPr>
        <w:t>规范性引用文件</w:t>
      </w:r>
      <w:bookmarkEnd w:id="12"/>
      <w:bookmarkEnd w:id="13"/>
      <w:bookmarkEnd w:id="14"/>
    </w:p>
    <w:p w14:paraId="12C29E42">
      <w:pPr>
        <w:ind w:firstLine="420"/>
        <w:rPr>
          <w:rFonts w:hint="eastAsia"/>
          <w:szCs w:val="21"/>
        </w:rPr>
      </w:pPr>
      <w:r>
        <w:rPr>
          <w:rFonts w:hint="eastAsia"/>
          <w:szCs w:val="21"/>
        </w:rPr>
        <w:t>下列文件对于本规定的应用是必不可少的。凡是注日期的引用文件，仅注明日期的版本适用于本规定；凡是不注日期的引用文件，其最新版本（包括所有的修改单）适用于本规定。</w:t>
      </w:r>
    </w:p>
    <w:tbl>
      <w:tblPr>
        <w:tblStyle w:val="58"/>
        <w:tblW w:w="9572" w:type="dxa"/>
        <w:tblInd w:w="0" w:type="dxa"/>
        <w:tblLayout w:type="fixed"/>
        <w:tblCellMar>
          <w:top w:w="0" w:type="dxa"/>
          <w:left w:w="108" w:type="dxa"/>
          <w:bottom w:w="0" w:type="dxa"/>
          <w:right w:w="108" w:type="dxa"/>
        </w:tblCellMar>
        <w:tblPrChange w:id="0" w:author="黄博阳" w:date="2026-03-02T11:33:33Z">
          <w:tblPr>
            <w:tblStyle w:val="58"/>
            <w:tblW w:w="9572" w:type="dxa"/>
            <w:tblInd w:w="0" w:type="dxa"/>
            <w:tblLayout w:type="fixed"/>
            <w:tblCellMar>
              <w:top w:w="0" w:type="dxa"/>
              <w:left w:w="108" w:type="dxa"/>
              <w:bottom w:w="0" w:type="dxa"/>
              <w:right w:w="108" w:type="dxa"/>
            </w:tblCellMar>
          </w:tblPr>
        </w:tblPrChange>
      </w:tblPr>
      <w:tblGrid>
        <w:gridCol w:w="2393"/>
        <w:gridCol w:w="7179"/>
        <w:tblGridChange w:id="1">
          <w:tblGrid>
            <w:gridCol w:w="3160"/>
            <w:gridCol w:w="6412"/>
          </w:tblGrid>
        </w:tblGridChange>
      </w:tblGrid>
      <w:tr w14:paraId="2F359AA9">
        <w:tblPrEx>
          <w:tblCellMar>
            <w:top w:w="0" w:type="dxa"/>
            <w:left w:w="108" w:type="dxa"/>
            <w:bottom w:w="0" w:type="dxa"/>
            <w:right w:w="108" w:type="dxa"/>
          </w:tblCellMar>
          <w:tblPrExChange w:id="3" w:author="黄博阳" w:date="2026-03-02T11:33:33Z">
            <w:tblPrEx>
              <w:tblCellMar>
                <w:top w:w="0" w:type="dxa"/>
                <w:left w:w="108" w:type="dxa"/>
                <w:bottom w:w="0" w:type="dxa"/>
                <w:right w:w="108" w:type="dxa"/>
              </w:tblCellMar>
            </w:tblPrEx>
          </w:tblPrExChange>
        </w:tblPrEx>
        <w:trPr>
          <w:ins w:id="2" w:author="黄博阳" w:date="2026-03-02T11:30:50Z"/>
        </w:trPr>
        <w:tc>
          <w:tcPr>
            <w:tcW w:w="2393" w:type="dxa"/>
            <w:tcPrChange w:id="4" w:author="黄博阳" w:date="2026-03-02T11:33:33Z">
              <w:tcPr>
                <w:tcW w:w="3160" w:type="dxa"/>
              </w:tcPr>
            </w:tcPrChange>
          </w:tcPr>
          <w:p w14:paraId="29B06E2C">
            <w:pPr>
              <w:topLinePunct/>
              <w:adjustRightInd w:val="0"/>
              <w:snapToGrid w:val="0"/>
              <w:ind w:firstLine="0" w:firstLineChars="0"/>
              <w:jc w:val="left"/>
              <w:rPr>
                <w:ins w:id="6" w:author="黄博阳" w:date="2026-03-02T11:30:50Z"/>
                <w:rFonts w:hint="eastAsia" w:ascii="Times New Roman" w:hAnsi="Times New Roman" w:cs="Times New Roman"/>
                <w:szCs w:val="21"/>
                <w:rPrChange w:id="7" w:author="黄博阳" w:date="2026-03-02T11:31:41Z">
                  <w:rPr>
                    <w:ins w:id="8" w:author="黄博阳" w:date="2026-03-02T11:30:50Z"/>
                    <w:rFonts w:ascii="Times New Roman" w:hAnsi="Times New Roman" w:cs="Times New Roman"/>
                    <w:szCs w:val="21"/>
                  </w:rPr>
                </w:rPrChange>
              </w:rPr>
              <w:pPrChange w:id="5" w:author="黄博阳" w:date="2026-03-02T11:31:14Z">
                <w:pPr>
                  <w:topLinePunct/>
                  <w:adjustRightInd w:val="0"/>
                  <w:snapToGrid w:val="0"/>
                  <w:ind w:firstLine="0" w:firstLineChars="0"/>
                  <w:jc w:val="center"/>
                </w:pPr>
              </w:pPrChange>
            </w:pPr>
            <w:ins w:id="9" w:author="黄博阳" w:date="2026-03-02T11:30:54Z">
              <w:r>
                <w:rPr>
                  <w:rFonts w:hint="eastAsia" w:ascii="Times New Roman" w:hAnsi="Times New Roman" w:cs="Times New Roman"/>
                  <w:szCs w:val="21"/>
                  <w:rPrChange w:id="10" w:author="黄博阳" w:date="2026-03-02T11:31:41Z">
                    <w:rPr>
                      <w:rFonts w:hint="eastAsia" w:ascii="Times New Roman" w:hAnsi="Times New Roman" w:cs="Times New Roman"/>
                      <w:szCs w:val="21"/>
                    </w:rPr>
                  </w:rPrChange>
                </w:rPr>
                <w:t>DL/T 645-2007</w:t>
              </w:r>
            </w:ins>
          </w:p>
        </w:tc>
        <w:tc>
          <w:tcPr>
            <w:tcW w:w="7179" w:type="dxa"/>
            <w:tcPrChange w:id="12" w:author="黄博阳" w:date="2026-03-02T11:33:33Z">
              <w:tcPr>
                <w:tcW w:w="6412" w:type="dxa"/>
              </w:tcPr>
            </w:tcPrChange>
          </w:tcPr>
          <w:p w14:paraId="54A424C5">
            <w:pPr>
              <w:topLinePunct/>
              <w:adjustRightInd w:val="0"/>
              <w:snapToGrid w:val="0"/>
              <w:ind w:firstLine="0" w:firstLineChars="0"/>
              <w:jc w:val="left"/>
              <w:rPr>
                <w:ins w:id="14" w:author="黄博阳" w:date="2026-03-02T11:30:50Z"/>
                <w:rFonts w:hint="eastAsia" w:ascii="Times New Roman" w:hAnsi="Times New Roman" w:cs="Times New Roman"/>
                <w:rPrChange w:id="15" w:author="黄博阳" w:date="2026-03-02T11:31:46Z">
                  <w:rPr>
                    <w:ins w:id="16" w:author="黄博阳" w:date="2026-03-02T11:30:50Z"/>
                    <w:rFonts w:ascii="Times New Roman" w:hAnsi="Times New Roman" w:cs="Times New Roman"/>
                  </w:rPr>
                </w:rPrChange>
              </w:rPr>
              <w:pPrChange w:id="13" w:author="黄博阳" w:date="2026-03-02T11:31:14Z">
                <w:pPr>
                  <w:topLinePunct/>
                  <w:adjustRightInd w:val="0"/>
                  <w:snapToGrid w:val="0"/>
                  <w:ind w:firstLine="0" w:firstLineChars="0"/>
                </w:pPr>
              </w:pPrChange>
            </w:pPr>
            <w:ins w:id="17" w:author="黄博阳" w:date="2026-03-02T11:30:57Z">
              <w:r>
                <w:rPr>
                  <w:rFonts w:hint="eastAsia"/>
                  <w:rPrChange w:id="18" w:author="黄博阳" w:date="2026-03-02T11:31:46Z">
                    <w:rPr>
                      <w:rFonts w:hint="eastAsia"/>
                    </w:rPr>
                  </w:rPrChange>
                </w:rPr>
                <w:t>多功能电能表通信协议</w:t>
              </w:r>
            </w:ins>
          </w:p>
        </w:tc>
      </w:tr>
      <w:tr w14:paraId="461446B9">
        <w:tblPrEx>
          <w:tblCellMar>
            <w:top w:w="0" w:type="dxa"/>
            <w:left w:w="108" w:type="dxa"/>
            <w:bottom w:w="0" w:type="dxa"/>
            <w:right w:w="108" w:type="dxa"/>
          </w:tblCellMar>
          <w:tblPrExChange w:id="21" w:author="黄博阳" w:date="2026-03-02T11:33:33Z">
            <w:tblPrEx>
              <w:tblCellMar>
                <w:top w:w="0" w:type="dxa"/>
                <w:left w:w="108" w:type="dxa"/>
                <w:bottom w:w="0" w:type="dxa"/>
                <w:right w:w="108" w:type="dxa"/>
              </w:tblCellMar>
            </w:tblPrEx>
          </w:tblPrExChange>
        </w:tblPrEx>
        <w:trPr>
          <w:ins w:id="20" w:author="黄博阳" w:date="2026-03-02T11:30:50Z"/>
        </w:trPr>
        <w:tc>
          <w:tcPr>
            <w:tcW w:w="2393" w:type="dxa"/>
            <w:tcPrChange w:id="22" w:author="黄博阳" w:date="2026-03-02T11:33:33Z">
              <w:tcPr>
                <w:tcW w:w="3160" w:type="dxa"/>
              </w:tcPr>
            </w:tcPrChange>
          </w:tcPr>
          <w:p w14:paraId="0BBDC65E">
            <w:pPr>
              <w:topLinePunct/>
              <w:adjustRightInd w:val="0"/>
              <w:snapToGrid w:val="0"/>
              <w:ind w:firstLine="0" w:firstLineChars="0"/>
              <w:jc w:val="left"/>
              <w:rPr>
                <w:ins w:id="24" w:author="黄博阳" w:date="2026-03-02T11:30:50Z"/>
                <w:rFonts w:hint="eastAsia" w:ascii="Times New Roman" w:hAnsi="Times New Roman" w:cs="Times New Roman"/>
                <w:szCs w:val="21"/>
                <w:rPrChange w:id="25" w:author="黄博阳" w:date="2026-03-02T11:31:41Z">
                  <w:rPr>
                    <w:ins w:id="26" w:author="黄博阳" w:date="2026-03-02T11:30:50Z"/>
                    <w:rFonts w:ascii="Times New Roman" w:hAnsi="Times New Roman" w:cs="Times New Roman"/>
                  </w:rPr>
                </w:rPrChange>
              </w:rPr>
              <w:pPrChange w:id="23" w:author="黄博阳" w:date="2026-03-02T11:31:41Z">
                <w:pPr/>
              </w:pPrChange>
            </w:pPr>
            <w:ins w:id="27" w:author="黄博阳" w:date="2026-03-02T11:31:01Z">
              <w:r>
                <w:rPr>
                  <w:rFonts w:hint="eastAsia" w:ascii="Times New Roman" w:hAnsi="Times New Roman" w:cs="Times New Roman"/>
                  <w:szCs w:val="21"/>
                  <w:rPrChange w:id="28" w:author="黄博阳" w:date="2026-03-02T11:31:41Z">
                    <w:rPr>
                      <w:rFonts w:hint="eastAsia" w:ascii="Times New Roman" w:hAnsi="Times New Roman" w:cs="Times New Roman"/>
                    </w:rPr>
                  </w:rPrChange>
                </w:rPr>
                <w:t>DL/T 698.45-2017</w:t>
              </w:r>
            </w:ins>
          </w:p>
        </w:tc>
        <w:tc>
          <w:tcPr>
            <w:tcW w:w="7179" w:type="dxa"/>
            <w:tcPrChange w:id="30" w:author="黄博阳" w:date="2026-03-02T11:33:33Z">
              <w:tcPr>
                <w:tcW w:w="6412" w:type="dxa"/>
              </w:tcPr>
            </w:tcPrChange>
          </w:tcPr>
          <w:p w14:paraId="778F4485">
            <w:pPr>
              <w:topLinePunct/>
              <w:adjustRightInd w:val="0"/>
              <w:snapToGrid w:val="0"/>
              <w:ind w:firstLine="0" w:firstLineChars="0"/>
              <w:jc w:val="left"/>
              <w:rPr>
                <w:ins w:id="32" w:author="黄博阳" w:date="2026-03-02T11:30:50Z"/>
                <w:rFonts w:hint="eastAsia" w:ascii="Times New Roman" w:hAnsi="Times New Roman" w:cs="Times New Roman"/>
                <w:rPrChange w:id="33" w:author="黄博阳" w:date="2026-03-02T11:31:46Z">
                  <w:rPr>
                    <w:ins w:id="34" w:author="黄博阳" w:date="2026-03-02T11:30:50Z"/>
                    <w:rFonts w:ascii="Times New Roman" w:hAnsi="Times New Roman" w:cs="Times New Roman"/>
                  </w:rPr>
                </w:rPrChange>
              </w:rPr>
              <w:pPrChange w:id="31" w:author="黄博阳" w:date="2026-03-02T11:31:46Z">
                <w:pPr/>
              </w:pPrChange>
            </w:pPr>
            <w:ins w:id="35" w:author="黄博阳" w:date="2026-03-02T11:31:08Z">
              <w:r>
                <w:rPr>
                  <w:rFonts w:hint="eastAsia" w:ascii="Times New Roman" w:hAnsi="Times New Roman" w:cs="Times New Roman"/>
                  <w:rPrChange w:id="36" w:author="黄博阳" w:date="2026-03-02T11:31:46Z">
                    <w:rPr>
                      <w:rFonts w:hint="eastAsia" w:ascii="Times New Roman" w:hAnsi="Times New Roman" w:cs="Times New Roman"/>
                    </w:rPr>
                  </w:rPrChange>
                </w:rPr>
                <w:t>电能信息采集与管理系统 第4-5部分：通信协议—面向对象的数据交换协议</w:t>
              </w:r>
            </w:ins>
          </w:p>
        </w:tc>
      </w:tr>
      <w:tr w14:paraId="5028673E">
        <w:tblPrEx>
          <w:tblCellMar>
            <w:top w:w="0" w:type="dxa"/>
            <w:left w:w="108" w:type="dxa"/>
            <w:bottom w:w="0" w:type="dxa"/>
            <w:right w:w="108" w:type="dxa"/>
          </w:tblCellMar>
          <w:tblPrExChange w:id="39" w:author="黄博阳" w:date="2026-03-02T11:33:33Z">
            <w:tblPrEx>
              <w:tblCellMar>
                <w:top w:w="0" w:type="dxa"/>
                <w:left w:w="108" w:type="dxa"/>
                <w:bottom w:w="0" w:type="dxa"/>
                <w:right w:w="108" w:type="dxa"/>
              </w:tblCellMar>
            </w:tblPrEx>
          </w:tblPrExChange>
        </w:tblPrEx>
        <w:trPr>
          <w:ins w:id="38" w:author="黄博阳" w:date="2026-03-02T11:30:50Z"/>
        </w:trPr>
        <w:tc>
          <w:tcPr>
            <w:tcW w:w="2393" w:type="dxa"/>
            <w:tcPrChange w:id="40" w:author="黄博阳" w:date="2026-03-02T11:33:33Z">
              <w:tcPr>
                <w:tcW w:w="3160" w:type="dxa"/>
              </w:tcPr>
            </w:tcPrChange>
          </w:tcPr>
          <w:p w14:paraId="09ECD2B2">
            <w:pPr>
              <w:topLinePunct/>
              <w:adjustRightInd w:val="0"/>
              <w:snapToGrid w:val="0"/>
              <w:ind w:firstLine="0" w:firstLineChars="0"/>
              <w:jc w:val="left"/>
              <w:rPr>
                <w:ins w:id="42" w:author="黄博阳" w:date="2026-03-02T11:30:50Z"/>
                <w:rFonts w:hint="eastAsia" w:ascii="Times New Roman" w:hAnsi="Times New Roman" w:cs="Times New Roman"/>
                <w:szCs w:val="21"/>
                <w:rPrChange w:id="43" w:author="黄博阳" w:date="2026-03-02T11:31:41Z">
                  <w:rPr>
                    <w:ins w:id="44" w:author="黄博阳" w:date="2026-03-02T11:30:50Z"/>
                    <w:rFonts w:ascii="Times New Roman" w:hAnsi="Times New Roman" w:cs="Times New Roman"/>
                  </w:rPr>
                </w:rPrChange>
              </w:rPr>
              <w:pPrChange w:id="41" w:author="黄博阳" w:date="2026-03-02T11:31:41Z">
                <w:pPr/>
              </w:pPrChange>
            </w:pPr>
            <w:ins w:id="45" w:author="黄博阳" w:date="2026-03-02T11:31:31Z">
              <w:r>
                <w:rPr>
                  <w:rFonts w:hint="eastAsia" w:ascii="Times New Roman" w:hAnsi="Times New Roman" w:cs="Times New Roman"/>
                  <w:szCs w:val="21"/>
                  <w:rPrChange w:id="46" w:author="黄博阳" w:date="2026-03-02T11:31:41Z">
                    <w:rPr>
                      <w:rFonts w:hint="eastAsia" w:ascii="Times New Roman" w:hAnsi="Times New Roman" w:cs="Times New Roman"/>
                    </w:rPr>
                  </w:rPrChange>
                </w:rPr>
                <w:t>Q/CSG1209021-2019</w:t>
              </w:r>
            </w:ins>
          </w:p>
        </w:tc>
        <w:tc>
          <w:tcPr>
            <w:tcW w:w="7179" w:type="dxa"/>
            <w:tcPrChange w:id="48" w:author="黄博阳" w:date="2026-03-02T11:33:33Z">
              <w:tcPr>
                <w:tcW w:w="6412" w:type="dxa"/>
              </w:tcPr>
            </w:tcPrChange>
          </w:tcPr>
          <w:p w14:paraId="17169FC4">
            <w:pPr>
              <w:topLinePunct/>
              <w:adjustRightInd w:val="0"/>
              <w:snapToGrid w:val="0"/>
              <w:ind w:firstLine="0" w:firstLineChars="0"/>
              <w:jc w:val="left"/>
              <w:rPr>
                <w:ins w:id="50" w:author="黄博阳" w:date="2026-03-02T11:30:50Z"/>
                <w:rFonts w:hint="eastAsia" w:ascii="Times New Roman" w:hAnsi="Times New Roman" w:cs="Times New Roman"/>
                <w:rPrChange w:id="51" w:author="黄博阳" w:date="2026-03-02T11:31:46Z">
                  <w:rPr>
                    <w:ins w:id="52" w:author="黄博阳" w:date="2026-03-02T11:30:50Z"/>
                    <w:rFonts w:ascii="Times New Roman" w:hAnsi="Times New Roman" w:cs="Times New Roman"/>
                  </w:rPr>
                </w:rPrChange>
              </w:rPr>
              <w:pPrChange w:id="49" w:author="黄博阳" w:date="2026-03-02T11:31:46Z">
                <w:pPr/>
              </w:pPrChange>
            </w:pPr>
            <w:ins w:id="53" w:author="黄博阳" w:date="2026-03-02T11:33:57Z">
              <w:r>
                <w:rPr>
                  <w:rFonts w:hint="eastAsia" w:ascii="Times New Roman" w:hAnsi="Times New Roman" w:cs="Times New Roman"/>
                </w:rPr>
                <w:t>计量自动化终端本地通信模块接口协议</w:t>
              </w:r>
            </w:ins>
          </w:p>
        </w:tc>
      </w:tr>
      <w:tr w14:paraId="5CDDB081">
        <w:tblPrEx>
          <w:tblCellMar>
            <w:top w:w="0" w:type="dxa"/>
            <w:left w:w="108" w:type="dxa"/>
            <w:bottom w:w="0" w:type="dxa"/>
            <w:right w:w="108" w:type="dxa"/>
          </w:tblCellMar>
          <w:tblPrExChange w:id="55" w:author="黄博阳" w:date="2026-03-02T11:33:33Z">
            <w:tblPrEx>
              <w:tblCellMar>
                <w:top w:w="0" w:type="dxa"/>
                <w:left w:w="108" w:type="dxa"/>
                <w:bottom w:w="0" w:type="dxa"/>
                <w:right w:w="108" w:type="dxa"/>
              </w:tblCellMar>
            </w:tblPrEx>
          </w:tblPrExChange>
        </w:tblPrEx>
        <w:trPr>
          <w:ins w:id="54" w:author="黄博阳" w:date="2026-03-02T11:30:50Z"/>
        </w:trPr>
        <w:tc>
          <w:tcPr>
            <w:tcW w:w="2393" w:type="dxa"/>
            <w:tcPrChange w:id="56" w:author="黄博阳" w:date="2026-03-02T11:33:33Z">
              <w:tcPr>
                <w:tcW w:w="3160" w:type="dxa"/>
              </w:tcPr>
            </w:tcPrChange>
          </w:tcPr>
          <w:p w14:paraId="50A68DBF">
            <w:pPr>
              <w:topLinePunct/>
              <w:adjustRightInd w:val="0"/>
              <w:snapToGrid w:val="0"/>
              <w:ind w:firstLine="0" w:firstLineChars="0"/>
              <w:jc w:val="left"/>
              <w:rPr>
                <w:ins w:id="58" w:author="黄博阳" w:date="2026-03-02T11:30:50Z"/>
                <w:rFonts w:hint="eastAsia" w:ascii="Times New Roman" w:hAnsi="Times New Roman" w:cs="Times New Roman"/>
                <w:szCs w:val="21"/>
                <w:rPrChange w:id="59" w:author="黄博阳" w:date="2026-03-02T11:31:41Z">
                  <w:rPr>
                    <w:ins w:id="60" w:author="黄博阳" w:date="2026-03-02T11:30:50Z"/>
                    <w:rFonts w:ascii="Times New Roman" w:hAnsi="Times New Roman" w:cs="Times New Roman"/>
                  </w:rPr>
                </w:rPrChange>
              </w:rPr>
              <w:pPrChange w:id="57" w:author="黄博阳" w:date="2026-03-02T11:31:41Z">
                <w:pPr/>
              </w:pPrChange>
            </w:pPr>
            <w:ins w:id="61" w:author="黄博阳" w:date="2026-03-02T11:31:35Z">
              <w:r>
                <w:rPr>
                  <w:rFonts w:hint="eastAsia" w:ascii="Times New Roman" w:hAnsi="Times New Roman" w:cs="Times New Roman"/>
                  <w:szCs w:val="21"/>
                  <w:rPrChange w:id="62" w:author="黄博阳" w:date="2026-03-02T11:31:41Z">
                    <w:rPr>
                      <w:rFonts w:hint="eastAsia" w:ascii="Times New Roman" w:hAnsi="Times New Roman" w:cs="Times New Roman"/>
                    </w:rPr>
                  </w:rPrChange>
                </w:rPr>
                <w:t>Q/CSG1204111.5-2022</w:t>
              </w:r>
            </w:ins>
          </w:p>
        </w:tc>
        <w:tc>
          <w:tcPr>
            <w:tcW w:w="7179" w:type="dxa"/>
            <w:tcPrChange w:id="64" w:author="黄博阳" w:date="2026-03-02T11:33:33Z">
              <w:tcPr>
                <w:tcW w:w="6412" w:type="dxa"/>
              </w:tcPr>
            </w:tcPrChange>
          </w:tcPr>
          <w:p w14:paraId="6B2F766F">
            <w:pPr>
              <w:topLinePunct/>
              <w:adjustRightInd w:val="0"/>
              <w:snapToGrid w:val="0"/>
              <w:ind w:firstLine="0" w:firstLineChars="0"/>
              <w:jc w:val="left"/>
              <w:rPr>
                <w:ins w:id="66" w:author="黄博阳" w:date="2026-03-02T11:30:50Z"/>
                <w:rFonts w:hint="eastAsia" w:ascii="Times New Roman" w:hAnsi="Times New Roman" w:cs="Times New Roman"/>
                <w:rPrChange w:id="67" w:author="黄博阳" w:date="2026-03-02T11:32:23Z">
                  <w:rPr>
                    <w:ins w:id="68" w:author="黄博阳" w:date="2026-03-02T11:30:50Z"/>
                    <w:rFonts w:ascii="Times New Roman" w:hAnsi="Times New Roman" w:cs="Times New Roman"/>
                  </w:rPr>
                </w:rPrChange>
              </w:rPr>
              <w:pPrChange w:id="65" w:author="黄博阳" w:date="2026-03-02T11:32:23Z">
                <w:pPr/>
              </w:pPrChange>
            </w:pPr>
            <w:ins w:id="69" w:author="黄博阳" w:date="2026-03-02T11:32:15Z">
              <w:r>
                <w:rPr>
                  <w:rFonts w:hint="eastAsia" w:ascii="Times New Roman" w:hAnsi="Times New Roman" w:cs="Times New Roman"/>
                  <w:rPrChange w:id="70" w:author="黄博阳" w:date="2026-03-02T11:32:23Z">
                    <w:rPr>
                      <w:rFonts w:hint="eastAsia" w:ascii="Times New Roman" w:hAnsi="Times New Roman" w:cs="Times New Roman"/>
                    </w:rPr>
                  </w:rPrChange>
                </w:rPr>
                <w:t>低压电力线宽带载波通信规约</w:t>
              </w:r>
            </w:ins>
            <w:ins w:id="72" w:author="黄博阳" w:date="2026-03-02T11:32:17Z">
              <w:r>
                <w:rPr>
                  <w:rFonts w:hint="eastAsia" w:ascii="Times New Roman" w:hAnsi="Times New Roman" w:cs="Times New Roman"/>
                  <w:lang w:val="en-US" w:eastAsia="zh-CN"/>
                  <w:rPrChange w:id="73" w:author="黄博阳" w:date="2026-03-02T11:32:23Z">
                    <w:rPr>
                      <w:rFonts w:hint="eastAsia" w:ascii="Times New Roman" w:hAnsi="Times New Roman" w:cs="Times New Roman"/>
                      <w:lang w:val="en-US" w:eastAsia="zh-CN"/>
                    </w:rPr>
                  </w:rPrChange>
                </w:rPr>
                <w:t xml:space="preserve"> </w:t>
              </w:r>
            </w:ins>
            <w:ins w:id="75" w:author="黄博阳" w:date="2026-03-02T11:32:09Z">
              <w:r>
                <w:rPr>
                  <w:rFonts w:hint="eastAsia" w:ascii="Times New Roman" w:hAnsi="Times New Roman" w:cs="Times New Roman"/>
                  <w:rPrChange w:id="76" w:author="黄博阳" w:date="2026-03-02T11:32:23Z">
                    <w:rPr>
                      <w:rFonts w:hint="eastAsia" w:ascii="Times New Roman" w:hAnsi="Times New Roman" w:cs="Times New Roman"/>
                    </w:rPr>
                  </w:rPrChange>
                </w:rPr>
                <w:t>第5部分 应用层通信协议</w:t>
              </w:r>
            </w:ins>
          </w:p>
        </w:tc>
      </w:tr>
    </w:tbl>
    <w:p w14:paraId="16921553">
      <w:pPr>
        <w:pStyle w:val="2"/>
        <w:rPr>
          <w:del w:id="78" w:author="黄博阳" w:date="2026-03-02T11:32:32Z"/>
          <w:rFonts w:hint="eastAsia"/>
        </w:rPr>
      </w:pPr>
    </w:p>
    <w:p w14:paraId="59EFD463">
      <w:pPr>
        <w:ind w:firstLine="420"/>
        <w:rPr>
          <w:del w:id="79" w:author="黄博阳" w:date="2026-03-02T11:32:32Z"/>
          <w:rFonts w:hint="eastAsia" w:ascii="宋体" w:hAnsi="宋体" w:cs="宋体"/>
          <w:szCs w:val="21"/>
        </w:rPr>
      </w:pPr>
      <w:del w:id="80" w:author="黄博阳" w:date="2026-03-02T11:32:32Z">
        <w:r>
          <w:rPr>
            <w:rFonts w:hint="eastAsia" w:ascii="宋体" w:hAnsi="宋体" w:cs="宋体"/>
            <w:szCs w:val="21"/>
          </w:rPr>
          <w:delText xml:space="preserve">DL/T 645-2007 </w:delText>
        </w:r>
      </w:del>
      <w:del w:id="81" w:author="黄博阳" w:date="2026-03-02T11:32:32Z">
        <w:r>
          <w:rPr>
            <w:rFonts w:hint="eastAsia" w:ascii="宋体" w:hAnsi="宋体" w:cs="宋体"/>
            <w:szCs w:val="21"/>
            <w:lang w:val="en-US" w:eastAsia="zh-CN"/>
          </w:rPr>
          <w:delText xml:space="preserve"> </w:delText>
        </w:r>
      </w:del>
      <w:del w:id="82" w:author="黄博阳" w:date="2026-03-02T11:32:32Z">
        <w:r>
          <w:rPr>
            <w:rFonts w:hint="eastAsia" w:ascii="宋体" w:hAnsi="宋体" w:cs="宋体"/>
            <w:szCs w:val="21"/>
          </w:rPr>
          <w:delText>多功能电能表通信协议</w:delText>
        </w:r>
      </w:del>
    </w:p>
    <w:p w14:paraId="2D116A72">
      <w:pPr>
        <w:ind w:firstLine="420"/>
        <w:rPr>
          <w:del w:id="83" w:author="黄博阳" w:date="2026-03-02T11:32:32Z"/>
          <w:rFonts w:hint="eastAsia" w:ascii="宋体" w:hAnsi="宋体" w:cs="宋体"/>
          <w:szCs w:val="21"/>
        </w:rPr>
      </w:pPr>
      <w:del w:id="84" w:author="黄博阳" w:date="2026-03-02T11:32:32Z">
        <w:r>
          <w:rPr>
            <w:rFonts w:hint="eastAsia" w:ascii="宋体" w:hAnsi="宋体" w:cs="宋体"/>
            <w:szCs w:val="21"/>
          </w:rPr>
          <w:delText xml:space="preserve">DL/T 698.45-2017 </w:delText>
        </w:r>
      </w:del>
      <w:del w:id="85" w:author="黄博阳" w:date="2026-03-02T11:32:32Z">
        <w:r>
          <w:rPr>
            <w:rFonts w:hint="eastAsia" w:ascii="宋体" w:hAnsi="宋体" w:cs="宋体"/>
            <w:szCs w:val="21"/>
            <w:lang w:val="en-US" w:eastAsia="zh-CN"/>
          </w:rPr>
          <w:delText xml:space="preserve"> 电能信息采集与管理系统 第4-5部分：通信协议—面向对象的数据交换协议</w:delText>
        </w:r>
      </w:del>
    </w:p>
    <w:p w14:paraId="060B47BF">
      <w:pPr>
        <w:pStyle w:val="2"/>
        <w:jc w:val="both"/>
        <w:rPr>
          <w:del w:id="86" w:author="黄博阳" w:date="2026-03-02T11:32:32Z"/>
          <w:rFonts w:hint="eastAsia" w:ascii="宋体" w:hAnsi="宋体" w:cs="宋体"/>
          <w:sz w:val="21"/>
          <w:szCs w:val="21"/>
          <w:lang w:val="en-US" w:eastAsia="zh-CN"/>
        </w:rPr>
      </w:pPr>
      <w:del w:id="87" w:author="黄博阳" w:date="2026-03-02T11:32:32Z">
        <w:r>
          <w:rPr>
            <w:rFonts w:hint="eastAsia" w:ascii="宋体" w:hAnsi="宋体" w:cs="宋体"/>
            <w:sz w:val="21"/>
            <w:szCs w:val="21"/>
          </w:rPr>
          <w:delText>Q/CSG1209021-2019</w:delText>
        </w:r>
      </w:del>
      <w:del w:id="88" w:author="黄博阳" w:date="2026-03-02T11:32:32Z">
        <w:r>
          <w:rPr>
            <w:rFonts w:hint="eastAsia" w:ascii="宋体" w:hAnsi="宋体" w:cs="宋体"/>
            <w:sz w:val="21"/>
            <w:szCs w:val="21"/>
            <w:lang w:val="en-US" w:eastAsia="zh-CN"/>
          </w:rPr>
          <w:delText xml:space="preserve">  计量自动化终端本地通信模块接口协议</w:delText>
        </w:r>
      </w:del>
    </w:p>
    <w:p w14:paraId="56D445B1">
      <w:pPr>
        <w:pStyle w:val="3"/>
        <w:spacing w:before="0" w:after="0"/>
        <w:jc w:val="both"/>
        <w:rPr>
          <w:del w:id="89" w:author="黄博阳" w:date="2026-03-02T11:32:32Z"/>
          <w:rFonts w:hint="eastAsia" w:ascii="宋体" w:hAnsi="宋体" w:cs="宋体"/>
          <w:sz w:val="21"/>
          <w:szCs w:val="21"/>
        </w:rPr>
      </w:pPr>
      <w:del w:id="90" w:author="黄博阳" w:date="2026-03-02T11:32:32Z">
        <w:r>
          <w:rPr>
            <w:rFonts w:hint="eastAsia" w:ascii="宋体" w:hAnsi="宋体" w:cs="宋体"/>
            <w:b w:val="0"/>
            <w:bCs w:val="0"/>
            <w:sz w:val="21"/>
            <w:szCs w:val="21"/>
          </w:rPr>
          <w:delText>Q/CSG1204111.5-2022</w:delText>
        </w:r>
      </w:del>
      <w:del w:id="91" w:author="黄博阳" w:date="2026-03-02T11:32:32Z">
        <w:r>
          <w:rPr>
            <w:rFonts w:hint="eastAsia" w:ascii="宋体" w:hAnsi="宋体" w:cs="宋体"/>
            <w:b w:val="0"/>
            <w:bCs w:val="0"/>
            <w:sz w:val="21"/>
            <w:szCs w:val="21"/>
            <w:lang w:val="en-US" w:eastAsia="zh-CN"/>
          </w:rPr>
          <w:delText xml:space="preserve">  </w:delText>
        </w:r>
      </w:del>
      <w:del w:id="92" w:author="黄博阳" w:date="2026-03-02T11:32:32Z">
        <w:r>
          <w:rPr>
            <w:rFonts w:hint="eastAsia" w:ascii="宋体" w:hAnsi="宋体" w:cs="宋体"/>
            <w:b w:val="0"/>
            <w:bCs w:val="0"/>
            <w:sz w:val="21"/>
            <w:szCs w:val="21"/>
          </w:rPr>
          <w:delText>低压电力线宽带载波通信规约</w:delText>
        </w:r>
      </w:del>
    </w:p>
    <w:p w14:paraId="12C8EB6A">
      <w:pPr>
        <w:pStyle w:val="4"/>
        <w:rPr>
          <w:rFonts w:hint="eastAsia"/>
        </w:rPr>
      </w:pPr>
      <w:bookmarkStart w:id="15" w:name="_Toc84854256"/>
      <w:bookmarkEnd w:id="15"/>
      <w:bookmarkStart w:id="16" w:name="_Toc81176438"/>
      <w:bookmarkStart w:id="17" w:name="_Toc84854259"/>
      <w:bookmarkStart w:id="18" w:name="_Toc219906809"/>
      <w:r>
        <w:rPr>
          <w:rFonts w:hint="eastAsia"/>
        </w:rPr>
        <w:t>术语和定义</w:t>
      </w:r>
      <w:bookmarkEnd w:id="16"/>
      <w:bookmarkEnd w:id="17"/>
      <w:bookmarkEnd w:id="18"/>
    </w:p>
    <w:p w14:paraId="1F2BFCF1">
      <w:pPr>
        <w:pStyle w:val="8"/>
        <w:rPr>
          <w:rFonts w:hint="eastAsia"/>
        </w:rPr>
      </w:pPr>
    </w:p>
    <w:p w14:paraId="759E2BB4">
      <w:pPr>
        <w:ind w:firstLine="420"/>
        <w:rPr>
          <w:rFonts w:hint="eastAsia" w:ascii="黑体" w:hAnsi="黑体" w:eastAsia="黑体" w:cs="黑体"/>
          <w:szCs w:val="24"/>
        </w:rPr>
      </w:pPr>
      <w:r>
        <w:rPr>
          <w:rFonts w:hint="eastAsia" w:ascii="黑体" w:hAnsi="黑体" w:eastAsia="黑体" w:cs="黑体"/>
          <w:szCs w:val="24"/>
        </w:rPr>
        <w:t>数据订阅路由</w:t>
      </w:r>
      <w:bookmarkStart w:id="552" w:name="_GoBack"/>
      <w:bookmarkEnd w:id="552"/>
    </w:p>
    <w:p w14:paraId="5DC40999">
      <w:pPr>
        <w:pStyle w:val="85"/>
        <w:ind w:firstLine="420"/>
      </w:pPr>
      <w:r>
        <w:rPr>
          <w:rFonts w:hint="eastAsia" w:ascii="Calibri" w:hAnsi="Calibri"/>
          <w:szCs w:val="24"/>
        </w:rPr>
        <w:t>电力线通信网络中建立和维护经中央协调器转发的某个站点至另一个站点的传输路径的过程。应用于同一个宽带载波网络中，集中器与传感器、智能分布式开关等其他非计量自动化业务电气设备数据转发场景</w:t>
      </w:r>
      <w:r>
        <w:rPr>
          <w:rFonts w:hint="eastAsia"/>
        </w:rPr>
        <w:t>。</w:t>
      </w:r>
    </w:p>
    <w:p w14:paraId="1E37FAE8">
      <w:pPr>
        <w:pStyle w:val="8"/>
        <w:rPr>
          <w:rFonts w:hint="eastAsia"/>
        </w:rPr>
      </w:pPr>
      <w:bookmarkStart w:id="19" w:name="_Toc17384"/>
      <w:bookmarkEnd w:id="19"/>
      <w:bookmarkStart w:id="20" w:name="_Toc24817"/>
      <w:bookmarkEnd w:id="20"/>
    </w:p>
    <w:p w14:paraId="31E3A56A">
      <w:pPr>
        <w:ind w:firstLine="420"/>
        <w:rPr>
          <w:rFonts w:hint="eastAsia" w:ascii="黑体" w:hAnsi="黑体" w:eastAsia="黑体" w:cs="黑体"/>
          <w:szCs w:val="24"/>
        </w:rPr>
      </w:pPr>
      <w:r>
        <w:rPr>
          <w:rFonts w:hint="eastAsia" w:ascii="黑体" w:hAnsi="黑体" w:eastAsia="黑体" w:cs="黑体"/>
          <w:szCs w:val="24"/>
        </w:rPr>
        <w:t>业务报文</w:t>
      </w:r>
    </w:p>
    <w:p w14:paraId="6025110A">
      <w:pPr>
        <w:pStyle w:val="85"/>
        <w:ind w:firstLine="420"/>
        <w:rPr>
          <w:rFonts w:hAnsi="Calibri"/>
          <w:snapToGrid w:val="0"/>
        </w:rPr>
      </w:pPr>
      <w:r>
        <w:rPr>
          <w:rFonts w:hAnsi="Calibri"/>
          <w:snapToGrid w:val="0"/>
        </w:rPr>
        <w:t>通信网络中建立和维护从中央协调器到各个站点的传输路径以及从各个站点至中央协调器的传输路径的过程。</w:t>
      </w:r>
      <w:bookmarkStart w:id="21" w:name="_Toc25125"/>
      <w:bookmarkEnd w:id="21"/>
      <w:r>
        <w:rPr>
          <w:rFonts w:hint="eastAsia" w:hAnsi="Calibri"/>
          <w:snapToGrid w:val="0"/>
          <w:lang w:eastAsia="zh-CN"/>
        </w:rPr>
        <w:t>（</w:t>
      </w:r>
      <w:r>
        <w:rPr>
          <w:rFonts w:hint="eastAsia" w:hAnsi="Calibri"/>
          <w:snapToGrid w:val="0"/>
          <w:lang w:val="en-US" w:eastAsia="zh-CN"/>
        </w:rPr>
        <w:t>这个描述应该是“路由”的定义？似乎文不对题，PLC1.0协议也是这样的</w:t>
      </w:r>
      <w:r>
        <w:rPr>
          <w:rFonts w:hint="eastAsia" w:hAnsi="Calibri"/>
          <w:snapToGrid w:val="0"/>
          <w:lang w:eastAsia="zh-CN"/>
        </w:rPr>
        <w:t>）</w:t>
      </w:r>
    </w:p>
    <w:p w14:paraId="576EE561">
      <w:pPr>
        <w:pStyle w:val="8"/>
        <w:rPr>
          <w:rFonts w:hint="eastAsia"/>
        </w:rPr>
      </w:pPr>
    </w:p>
    <w:p w14:paraId="54629400">
      <w:pPr>
        <w:ind w:firstLine="420"/>
        <w:rPr>
          <w:rFonts w:hint="eastAsia" w:ascii="黑体" w:hAnsi="黑体" w:eastAsia="黑体" w:cs="黑体"/>
          <w:szCs w:val="24"/>
        </w:rPr>
      </w:pPr>
      <w:r>
        <w:rPr>
          <w:rFonts w:hint="eastAsia" w:ascii="黑体" w:hAnsi="黑体" w:eastAsia="黑体" w:cs="黑体"/>
          <w:szCs w:val="24"/>
        </w:rPr>
        <w:t>终端</w:t>
      </w:r>
    </w:p>
    <w:p w14:paraId="64D4B511">
      <w:pPr>
        <w:pStyle w:val="85"/>
        <w:ind w:firstLine="420" w:firstLineChars="0"/>
        <w:rPr>
          <w:rFonts w:hAnsi="Calibri"/>
          <w:snapToGrid w:val="0"/>
        </w:rPr>
      </w:pPr>
      <w:r>
        <w:rPr>
          <w:rFonts w:hint="eastAsia" w:hAnsi="Calibri"/>
          <w:snapToGrid w:val="0"/>
        </w:rPr>
        <w:t>站点的载体设备。</w:t>
      </w:r>
    </w:p>
    <w:p w14:paraId="257E176E">
      <w:pPr>
        <w:pStyle w:val="4"/>
        <w:rPr>
          <w:ins w:id="93" w:author="黄博阳" w:date="2026-03-02T11:32:52Z"/>
          <w:rFonts w:hint="eastAsia"/>
        </w:rPr>
      </w:pPr>
      <w:bookmarkStart w:id="22" w:name="_Toc84888779"/>
      <w:bookmarkEnd w:id="22"/>
      <w:bookmarkStart w:id="23" w:name="_Toc219906810"/>
      <w:bookmarkStart w:id="24" w:name="_Toc84888780"/>
      <w:bookmarkStart w:id="25" w:name="_Toc84854260"/>
      <w:bookmarkStart w:id="26" w:name="_Toc161942580"/>
      <w:bookmarkStart w:id="27" w:name="_Toc161998065"/>
      <w:r>
        <w:rPr>
          <w:rFonts w:hint="eastAsia"/>
        </w:rPr>
        <w:t>缩略语</w:t>
      </w:r>
      <w:bookmarkEnd w:id="23"/>
      <w:bookmarkEnd w:id="24"/>
      <w:bookmarkEnd w:id="25"/>
      <w:bookmarkEnd w:id="26"/>
      <w:bookmarkEnd w:id="27"/>
    </w:p>
    <w:p w14:paraId="629F0D70">
      <w:pPr>
        <w:adjustRightInd w:val="0"/>
        <w:snapToGrid w:val="0"/>
        <w:ind w:firstLine="420" w:firstLineChars="200"/>
        <w:jc w:val="both"/>
        <w:rPr>
          <w:ins w:id="94" w:author="黄博阳" w:date="2026-03-02T11:32:56Z"/>
          <w:rFonts w:ascii="Times New Roman" w:hAnsi="Times New Roman" w:eastAsia="宋体" w:cs="Times New Roman"/>
          <w:sz w:val="21"/>
          <w:szCs w:val="21"/>
          <w:lang w:val="en-US" w:eastAsia="zh-CN" w:bidi="ar-SA"/>
        </w:rPr>
      </w:pPr>
      <w:ins w:id="95" w:author="黄博阳" w:date="2026-03-02T11:32:56Z">
        <w:r>
          <w:rPr>
            <w:rFonts w:hint="eastAsia" w:ascii="Times New Roman" w:hAnsi="Times New Roman" w:eastAsia="宋体" w:cs="Times New Roman"/>
            <w:sz w:val="21"/>
            <w:szCs w:val="21"/>
            <w:lang w:val="en-US" w:eastAsia="zh-CN" w:bidi="ar-SA"/>
          </w:rPr>
          <w:t>以下缩略语适用于本文件。</w:t>
        </w:r>
      </w:ins>
    </w:p>
    <w:tbl>
      <w:tblPr>
        <w:tblStyle w:val="58"/>
        <w:tblW w:w="7712" w:type="dxa"/>
        <w:jc w:val="center"/>
        <w:tblLayout w:type="fixed"/>
        <w:tblCellMar>
          <w:top w:w="0" w:type="dxa"/>
          <w:left w:w="108" w:type="dxa"/>
          <w:bottom w:w="0" w:type="dxa"/>
          <w:right w:w="108" w:type="dxa"/>
        </w:tblCellMar>
      </w:tblPr>
      <w:tblGrid>
        <w:gridCol w:w="1395"/>
        <w:gridCol w:w="3990"/>
        <w:gridCol w:w="2327"/>
      </w:tblGrid>
      <w:tr w14:paraId="67F5E08E">
        <w:tblPrEx>
          <w:tblCellMar>
            <w:top w:w="0" w:type="dxa"/>
            <w:left w:w="108" w:type="dxa"/>
            <w:bottom w:w="0" w:type="dxa"/>
            <w:right w:w="108" w:type="dxa"/>
          </w:tblCellMar>
        </w:tblPrEx>
        <w:trPr>
          <w:jc w:val="center"/>
          <w:ins w:id="96" w:author="黄博阳" w:date="2026-03-02T11:32:56Z"/>
        </w:trPr>
        <w:tc>
          <w:tcPr>
            <w:tcW w:w="1395" w:type="dxa"/>
            <w:vAlign w:val="center"/>
          </w:tcPr>
          <w:p w14:paraId="072A4D51">
            <w:pPr>
              <w:widowControl/>
              <w:adjustRightInd w:val="0"/>
              <w:snapToGrid w:val="0"/>
              <w:ind w:firstLine="0" w:firstLineChars="0"/>
              <w:jc w:val="center"/>
              <w:rPr>
                <w:ins w:id="97" w:author="黄博阳" w:date="2026-03-02T11:32:56Z"/>
                <w:rFonts w:hint="eastAsia" w:ascii="Times New Roman" w:hAnsi="Times New Roman" w:eastAsia="宋体" w:cs="Times New Roman"/>
                <w:kern w:val="0"/>
                <w:szCs w:val="21"/>
                <w:highlight w:val="yellow"/>
                <w:lang w:eastAsia="zh-CN"/>
              </w:rPr>
            </w:pPr>
            <w:ins w:id="98" w:author="黄博阳" w:date="2026-03-02T11:32:56Z">
              <w:r>
                <w:rPr>
                  <w:rFonts w:hint="eastAsia" w:ascii="Times New Roman" w:hAnsi="Times New Roman" w:cs="Times New Roman"/>
                  <w:kern w:val="0"/>
                  <w:szCs w:val="21"/>
                  <w:lang w:eastAsia="zh-CN"/>
                </w:rPr>
                <w:t>SPLC</w:t>
              </w:r>
            </w:ins>
          </w:p>
        </w:tc>
        <w:tc>
          <w:tcPr>
            <w:tcW w:w="3990" w:type="dxa"/>
            <w:vAlign w:val="center"/>
          </w:tcPr>
          <w:p w14:paraId="72818C0E">
            <w:pPr>
              <w:widowControl/>
              <w:adjustRightInd w:val="0"/>
              <w:snapToGrid w:val="0"/>
              <w:ind w:firstLine="0" w:firstLineChars="0"/>
              <w:jc w:val="center"/>
              <w:rPr>
                <w:ins w:id="99" w:author="黄博阳" w:date="2026-03-02T11:32:56Z"/>
                <w:rFonts w:ascii="Times New Roman" w:hAnsi="Times New Roman" w:cs="Times New Roman"/>
                <w:kern w:val="0"/>
                <w:szCs w:val="21"/>
                <w:highlight w:val="yellow"/>
              </w:rPr>
            </w:pPr>
            <w:ins w:id="100" w:author="黄博阳" w:date="2026-03-02T11:32:56Z">
              <w:r>
                <w:rPr>
                  <w:rFonts w:hint="eastAsia" w:ascii="Times New Roman" w:hAnsi="Times New Roman" w:cs="Times New Roman"/>
                </w:rPr>
                <w:t>Integrated Sensing and Communication over Low-Voltage Broadband Power Line Communication</w:t>
              </w:r>
            </w:ins>
          </w:p>
        </w:tc>
        <w:tc>
          <w:tcPr>
            <w:tcW w:w="2327" w:type="dxa"/>
            <w:vAlign w:val="center"/>
          </w:tcPr>
          <w:p w14:paraId="0BF5A0A0">
            <w:pPr>
              <w:widowControl/>
              <w:adjustRightInd w:val="0"/>
              <w:snapToGrid w:val="0"/>
              <w:ind w:firstLine="0" w:firstLineChars="0"/>
              <w:jc w:val="center"/>
              <w:rPr>
                <w:ins w:id="101" w:author="黄博阳" w:date="2026-03-02T11:32:56Z"/>
                <w:rFonts w:ascii="Times New Roman" w:hAnsi="Times New Roman" w:cs="Times New Roman"/>
                <w:kern w:val="0"/>
                <w:szCs w:val="21"/>
                <w:highlight w:val="yellow"/>
              </w:rPr>
            </w:pPr>
            <w:ins w:id="102" w:author="黄博阳" w:date="2026-03-02T11:32:56Z">
              <w:r>
                <w:rPr>
                  <w:rFonts w:hint="eastAsia" w:ascii="Times New Roman" w:hAnsi="Times New Roman" w:cs="Times New Roman"/>
                </w:rPr>
                <w:t>通感一体化低压电力线宽带载波通信</w:t>
              </w:r>
            </w:ins>
          </w:p>
        </w:tc>
      </w:tr>
      <w:tr w14:paraId="4283B4F3">
        <w:tblPrEx>
          <w:tblCellMar>
            <w:top w:w="0" w:type="dxa"/>
            <w:left w:w="108" w:type="dxa"/>
            <w:bottom w:w="0" w:type="dxa"/>
            <w:right w:w="108" w:type="dxa"/>
          </w:tblCellMar>
        </w:tblPrEx>
        <w:trPr>
          <w:jc w:val="center"/>
          <w:ins w:id="103" w:author="黄博阳" w:date="2026-03-02T11:32:56Z"/>
        </w:trPr>
        <w:tc>
          <w:tcPr>
            <w:tcW w:w="1395" w:type="dxa"/>
            <w:vAlign w:val="center"/>
          </w:tcPr>
          <w:p w14:paraId="1895C510">
            <w:pPr>
              <w:widowControl/>
              <w:adjustRightInd w:val="0"/>
              <w:snapToGrid w:val="0"/>
              <w:ind w:firstLine="0" w:firstLineChars="0"/>
              <w:jc w:val="center"/>
              <w:rPr>
                <w:ins w:id="104" w:author="黄博阳" w:date="2026-03-02T11:32:56Z"/>
                <w:rFonts w:ascii="Times New Roman" w:hAnsi="Times New Roman" w:cs="Times New Roman"/>
                <w:kern w:val="0"/>
                <w:szCs w:val="21"/>
                <w:highlight w:val="yellow"/>
              </w:rPr>
            </w:pPr>
          </w:p>
        </w:tc>
        <w:tc>
          <w:tcPr>
            <w:tcW w:w="3990" w:type="dxa"/>
            <w:vAlign w:val="center"/>
          </w:tcPr>
          <w:p w14:paraId="53EF6366">
            <w:pPr>
              <w:widowControl/>
              <w:adjustRightInd w:val="0"/>
              <w:snapToGrid w:val="0"/>
              <w:ind w:firstLine="0" w:firstLineChars="0"/>
              <w:jc w:val="center"/>
              <w:rPr>
                <w:ins w:id="105" w:author="黄博阳" w:date="2026-03-02T11:32:56Z"/>
                <w:rFonts w:ascii="Times New Roman" w:hAnsi="Times New Roman" w:cs="Times New Roman"/>
                <w:kern w:val="0"/>
                <w:szCs w:val="21"/>
                <w:highlight w:val="yellow"/>
              </w:rPr>
            </w:pPr>
          </w:p>
        </w:tc>
        <w:tc>
          <w:tcPr>
            <w:tcW w:w="2327" w:type="dxa"/>
            <w:vAlign w:val="center"/>
          </w:tcPr>
          <w:p w14:paraId="5DDEFA61">
            <w:pPr>
              <w:widowControl/>
              <w:adjustRightInd w:val="0"/>
              <w:snapToGrid w:val="0"/>
              <w:ind w:firstLine="0" w:firstLineChars="0"/>
              <w:jc w:val="center"/>
              <w:rPr>
                <w:ins w:id="106" w:author="黄博阳" w:date="2026-03-02T11:32:56Z"/>
                <w:rFonts w:ascii="Times New Roman" w:hAnsi="Times New Roman" w:cs="Times New Roman"/>
                <w:kern w:val="0"/>
                <w:szCs w:val="21"/>
                <w:highlight w:val="yellow"/>
              </w:rPr>
            </w:pPr>
          </w:p>
        </w:tc>
      </w:tr>
      <w:tr w14:paraId="00986DF1">
        <w:tblPrEx>
          <w:tblCellMar>
            <w:top w:w="0" w:type="dxa"/>
            <w:left w:w="108" w:type="dxa"/>
            <w:bottom w:w="0" w:type="dxa"/>
            <w:right w:w="108" w:type="dxa"/>
          </w:tblCellMar>
        </w:tblPrEx>
        <w:trPr>
          <w:jc w:val="center"/>
          <w:ins w:id="107" w:author="黄博阳" w:date="2026-03-02T11:32:56Z"/>
        </w:trPr>
        <w:tc>
          <w:tcPr>
            <w:tcW w:w="1395" w:type="dxa"/>
            <w:vAlign w:val="center"/>
          </w:tcPr>
          <w:p w14:paraId="5616D52A">
            <w:pPr>
              <w:widowControl/>
              <w:adjustRightInd w:val="0"/>
              <w:snapToGrid w:val="0"/>
              <w:ind w:firstLine="0" w:firstLineChars="0"/>
              <w:jc w:val="center"/>
              <w:rPr>
                <w:ins w:id="108" w:author="黄博阳" w:date="2026-03-02T11:32:56Z"/>
                <w:rFonts w:ascii="Times New Roman" w:hAnsi="Times New Roman" w:cs="Times New Roman"/>
                <w:kern w:val="0"/>
                <w:szCs w:val="21"/>
                <w:highlight w:val="yellow"/>
              </w:rPr>
            </w:pPr>
          </w:p>
        </w:tc>
        <w:tc>
          <w:tcPr>
            <w:tcW w:w="3990" w:type="dxa"/>
            <w:vAlign w:val="center"/>
          </w:tcPr>
          <w:p w14:paraId="21DE106E">
            <w:pPr>
              <w:widowControl/>
              <w:adjustRightInd w:val="0"/>
              <w:snapToGrid w:val="0"/>
              <w:ind w:firstLine="0" w:firstLineChars="0"/>
              <w:jc w:val="center"/>
              <w:rPr>
                <w:ins w:id="109" w:author="黄博阳" w:date="2026-03-02T11:32:56Z"/>
                <w:rFonts w:ascii="Times New Roman" w:hAnsi="Times New Roman" w:cs="Times New Roman"/>
                <w:kern w:val="0"/>
                <w:szCs w:val="21"/>
                <w:highlight w:val="yellow"/>
              </w:rPr>
            </w:pPr>
          </w:p>
        </w:tc>
        <w:tc>
          <w:tcPr>
            <w:tcW w:w="2327" w:type="dxa"/>
            <w:vAlign w:val="center"/>
          </w:tcPr>
          <w:p w14:paraId="7C09B794">
            <w:pPr>
              <w:widowControl/>
              <w:adjustRightInd w:val="0"/>
              <w:snapToGrid w:val="0"/>
              <w:ind w:firstLine="0" w:firstLineChars="0"/>
              <w:jc w:val="center"/>
              <w:rPr>
                <w:ins w:id="110" w:author="黄博阳" w:date="2026-03-02T11:32:56Z"/>
                <w:rFonts w:ascii="Times New Roman" w:hAnsi="Times New Roman" w:cs="Times New Roman"/>
                <w:kern w:val="0"/>
                <w:szCs w:val="21"/>
                <w:highlight w:val="yellow"/>
              </w:rPr>
            </w:pPr>
          </w:p>
        </w:tc>
      </w:tr>
      <w:tr w14:paraId="0D31E3F1">
        <w:tblPrEx>
          <w:tblCellMar>
            <w:top w:w="0" w:type="dxa"/>
            <w:left w:w="108" w:type="dxa"/>
            <w:bottom w:w="0" w:type="dxa"/>
            <w:right w:w="108" w:type="dxa"/>
          </w:tblCellMar>
        </w:tblPrEx>
        <w:trPr>
          <w:jc w:val="center"/>
          <w:ins w:id="111" w:author="黄博阳" w:date="2026-03-02T11:32:56Z"/>
        </w:trPr>
        <w:tc>
          <w:tcPr>
            <w:tcW w:w="1395" w:type="dxa"/>
            <w:vAlign w:val="center"/>
          </w:tcPr>
          <w:p w14:paraId="1FB4629D">
            <w:pPr>
              <w:widowControl/>
              <w:adjustRightInd w:val="0"/>
              <w:snapToGrid w:val="0"/>
              <w:ind w:firstLine="0" w:firstLineChars="0"/>
              <w:jc w:val="center"/>
              <w:rPr>
                <w:ins w:id="112" w:author="黄博阳" w:date="2026-03-02T11:32:56Z"/>
                <w:rFonts w:ascii="Times New Roman" w:hAnsi="Times New Roman" w:cs="Times New Roman"/>
              </w:rPr>
            </w:pPr>
          </w:p>
        </w:tc>
        <w:tc>
          <w:tcPr>
            <w:tcW w:w="3990" w:type="dxa"/>
            <w:vAlign w:val="center"/>
          </w:tcPr>
          <w:p w14:paraId="66E977ED">
            <w:pPr>
              <w:widowControl/>
              <w:adjustRightInd w:val="0"/>
              <w:snapToGrid w:val="0"/>
              <w:ind w:firstLine="0" w:firstLineChars="0"/>
              <w:jc w:val="center"/>
              <w:rPr>
                <w:ins w:id="113" w:author="黄博阳" w:date="2026-03-02T11:32:56Z"/>
                <w:rFonts w:ascii="Times New Roman" w:hAnsi="Times New Roman" w:cs="Times New Roman"/>
              </w:rPr>
            </w:pPr>
          </w:p>
        </w:tc>
        <w:tc>
          <w:tcPr>
            <w:tcW w:w="2327" w:type="dxa"/>
            <w:vAlign w:val="center"/>
          </w:tcPr>
          <w:p w14:paraId="5DBCC7C7">
            <w:pPr>
              <w:widowControl/>
              <w:adjustRightInd w:val="0"/>
              <w:snapToGrid w:val="0"/>
              <w:ind w:firstLine="0" w:firstLineChars="0"/>
              <w:jc w:val="center"/>
              <w:rPr>
                <w:ins w:id="114" w:author="黄博阳" w:date="2026-03-02T11:32:56Z"/>
                <w:rFonts w:ascii="Times New Roman" w:hAnsi="Times New Roman" w:cs="Times New Roman"/>
              </w:rPr>
            </w:pPr>
          </w:p>
        </w:tc>
      </w:tr>
      <w:tr w14:paraId="074807B9">
        <w:tblPrEx>
          <w:tblCellMar>
            <w:top w:w="0" w:type="dxa"/>
            <w:left w:w="108" w:type="dxa"/>
            <w:bottom w:w="0" w:type="dxa"/>
            <w:right w:w="108" w:type="dxa"/>
          </w:tblCellMar>
        </w:tblPrEx>
        <w:trPr>
          <w:jc w:val="center"/>
          <w:ins w:id="115" w:author="黄博阳" w:date="2026-03-02T11:32:56Z"/>
        </w:trPr>
        <w:tc>
          <w:tcPr>
            <w:tcW w:w="1395" w:type="dxa"/>
            <w:vAlign w:val="center"/>
          </w:tcPr>
          <w:p w14:paraId="092B9C89">
            <w:pPr>
              <w:widowControl/>
              <w:adjustRightInd w:val="0"/>
              <w:snapToGrid w:val="0"/>
              <w:ind w:firstLine="0" w:firstLineChars="0"/>
              <w:jc w:val="center"/>
              <w:rPr>
                <w:ins w:id="116" w:author="黄博阳" w:date="2026-03-02T11:32:56Z"/>
                <w:rFonts w:ascii="Times New Roman" w:hAnsi="Times New Roman" w:cs="Times New Roman"/>
              </w:rPr>
            </w:pPr>
          </w:p>
        </w:tc>
        <w:tc>
          <w:tcPr>
            <w:tcW w:w="3990" w:type="dxa"/>
            <w:vAlign w:val="center"/>
          </w:tcPr>
          <w:p w14:paraId="2E5397F3">
            <w:pPr>
              <w:widowControl/>
              <w:adjustRightInd w:val="0"/>
              <w:snapToGrid w:val="0"/>
              <w:ind w:firstLine="0" w:firstLineChars="0"/>
              <w:jc w:val="center"/>
              <w:rPr>
                <w:ins w:id="117" w:author="黄博阳" w:date="2026-03-02T11:32:56Z"/>
                <w:rFonts w:ascii="Times New Roman" w:hAnsi="Times New Roman" w:cs="Times New Roman"/>
              </w:rPr>
            </w:pPr>
          </w:p>
        </w:tc>
        <w:tc>
          <w:tcPr>
            <w:tcW w:w="2327" w:type="dxa"/>
            <w:vAlign w:val="center"/>
          </w:tcPr>
          <w:p w14:paraId="7704E71B">
            <w:pPr>
              <w:widowControl/>
              <w:adjustRightInd w:val="0"/>
              <w:snapToGrid w:val="0"/>
              <w:ind w:firstLine="0" w:firstLineChars="0"/>
              <w:jc w:val="center"/>
              <w:rPr>
                <w:ins w:id="118" w:author="黄博阳" w:date="2026-03-02T11:32:56Z"/>
                <w:rFonts w:ascii="Times New Roman" w:hAnsi="Times New Roman" w:cs="Times New Roman"/>
              </w:rPr>
            </w:pPr>
          </w:p>
        </w:tc>
      </w:tr>
      <w:tr w14:paraId="3C2F1568">
        <w:tblPrEx>
          <w:tblCellMar>
            <w:top w:w="0" w:type="dxa"/>
            <w:left w:w="108" w:type="dxa"/>
            <w:bottom w:w="0" w:type="dxa"/>
            <w:right w:w="108" w:type="dxa"/>
          </w:tblCellMar>
        </w:tblPrEx>
        <w:trPr>
          <w:jc w:val="center"/>
          <w:ins w:id="119" w:author="黄博阳" w:date="2026-03-02T11:32:56Z"/>
        </w:trPr>
        <w:tc>
          <w:tcPr>
            <w:tcW w:w="1395" w:type="dxa"/>
            <w:vAlign w:val="center"/>
          </w:tcPr>
          <w:p w14:paraId="60A2519D">
            <w:pPr>
              <w:widowControl/>
              <w:adjustRightInd w:val="0"/>
              <w:snapToGrid w:val="0"/>
              <w:ind w:firstLine="0" w:firstLineChars="0"/>
              <w:jc w:val="center"/>
              <w:rPr>
                <w:ins w:id="120" w:author="黄博阳" w:date="2026-03-02T11:32:56Z"/>
                <w:rFonts w:ascii="Times New Roman" w:hAnsi="Times New Roman" w:cs="Times New Roman"/>
              </w:rPr>
            </w:pPr>
          </w:p>
        </w:tc>
        <w:tc>
          <w:tcPr>
            <w:tcW w:w="3990" w:type="dxa"/>
            <w:vAlign w:val="center"/>
          </w:tcPr>
          <w:p w14:paraId="5E2C7EE8">
            <w:pPr>
              <w:widowControl/>
              <w:adjustRightInd w:val="0"/>
              <w:snapToGrid w:val="0"/>
              <w:ind w:firstLine="0" w:firstLineChars="0"/>
              <w:jc w:val="center"/>
              <w:rPr>
                <w:ins w:id="121" w:author="黄博阳" w:date="2026-03-02T11:32:56Z"/>
                <w:rFonts w:ascii="Times New Roman" w:hAnsi="Times New Roman" w:cs="Times New Roman"/>
              </w:rPr>
            </w:pPr>
          </w:p>
        </w:tc>
        <w:tc>
          <w:tcPr>
            <w:tcW w:w="2327" w:type="dxa"/>
            <w:vAlign w:val="center"/>
          </w:tcPr>
          <w:p w14:paraId="5D9130A6">
            <w:pPr>
              <w:widowControl/>
              <w:adjustRightInd w:val="0"/>
              <w:snapToGrid w:val="0"/>
              <w:ind w:firstLine="0" w:firstLineChars="0"/>
              <w:jc w:val="center"/>
              <w:rPr>
                <w:ins w:id="122" w:author="黄博阳" w:date="2026-03-02T11:32:56Z"/>
                <w:rFonts w:ascii="Times New Roman" w:hAnsi="Times New Roman" w:cs="Times New Roman"/>
              </w:rPr>
            </w:pPr>
          </w:p>
        </w:tc>
      </w:tr>
      <w:tr w14:paraId="398B6458">
        <w:tblPrEx>
          <w:tblCellMar>
            <w:top w:w="0" w:type="dxa"/>
            <w:left w:w="108" w:type="dxa"/>
            <w:bottom w:w="0" w:type="dxa"/>
            <w:right w:w="108" w:type="dxa"/>
          </w:tblCellMar>
        </w:tblPrEx>
        <w:trPr>
          <w:jc w:val="center"/>
          <w:ins w:id="123" w:author="黄博阳" w:date="2026-03-02T11:32:56Z"/>
        </w:trPr>
        <w:tc>
          <w:tcPr>
            <w:tcW w:w="1395" w:type="dxa"/>
            <w:vAlign w:val="center"/>
          </w:tcPr>
          <w:p w14:paraId="7375AAED">
            <w:pPr>
              <w:widowControl/>
              <w:adjustRightInd w:val="0"/>
              <w:snapToGrid w:val="0"/>
              <w:ind w:firstLine="0" w:firstLineChars="0"/>
              <w:jc w:val="center"/>
              <w:rPr>
                <w:ins w:id="124" w:author="黄博阳" w:date="2026-03-02T11:32:56Z"/>
                <w:rFonts w:hint="eastAsia" w:ascii="Times New Roman" w:hAnsi="Times New Roman" w:eastAsia="宋体" w:cs="Times New Roman"/>
                <w:lang w:val="en-US" w:eastAsia="zh-CN"/>
              </w:rPr>
            </w:pPr>
          </w:p>
        </w:tc>
        <w:tc>
          <w:tcPr>
            <w:tcW w:w="3990" w:type="dxa"/>
            <w:vAlign w:val="center"/>
          </w:tcPr>
          <w:p w14:paraId="4BAF48C9">
            <w:pPr>
              <w:widowControl/>
              <w:adjustRightInd w:val="0"/>
              <w:snapToGrid w:val="0"/>
              <w:ind w:firstLine="0" w:firstLineChars="0"/>
              <w:jc w:val="center"/>
              <w:rPr>
                <w:ins w:id="125" w:author="黄博阳" w:date="2026-03-02T11:32:56Z"/>
                <w:rFonts w:hint="eastAsia" w:ascii="Times New Roman" w:hAnsi="Times New Roman" w:cs="Times New Roman"/>
              </w:rPr>
            </w:pPr>
          </w:p>
        </w:tc>
        <w:tc>
          <w:tcPr>
            <w:tcW w:w="2327" w:type="dxa"/>
            <w:vAlign w:val="center"/>
          </w:tcPr>
          <w:p w14:paraId="64168203">
            <w:pPr>
              <w:widowControl/>
              <w:adjustRightInd w:val="0"/>
              <w:snapToGrid w:val="0"/>
              <w:ind w:firstLine="0" w:firstLineChars="0"/>
              <w:jc w:val="center"/>
              <w:rPr>
                <w:ins w:id="126" w:author="黄博阳" w:date="2026-03-02T11:32:56Z"/>
                <w:rFonts w:hint="eastAsia" w:ascii="Times New Roman" w:hAnsi="Times New Roman" w:cs="Times New Roman"/>
              </w:rPr>
            </w:pPr>
          </w:p>
        </w:tc>
      </w:tr>
      <w:tr w14:paraId="4EB77600">
        <w:tblPrEx>
          <w:tblCellMar>
            <w:top w:w="0" w:type="dxa"/>
            <w:left w:w="108" w:type="dxa"/>
            <w:bottom w:w="0" w:type="dxa"/>
            <w:right w:w="108" w:type="dxa"/>
          </w:tblCellMar>
        </w:tblPrEx>
        <w:trPr>
          <w:jc w:val="center"/>
          <w:ins w:id="127" w:author="黄博阳" w:date="2026-03-02T11:32:56Z"/>
        </w:trPr>
        <w:tc>
          <w:tcPr>
            <w:tcW w:w="1395" w:type="dxa"/>
            <w:vAlign w:val="center"/>
          </w:tcPr>
          <w:p w14:paraId="6BDACB44">
            <w:pPr>
              <w:widowControl/>
              <w:adjustRightInd w:val="0"/>
              <w:snapToGrid w:val="0"/>
              <w:ind w:firstLine="0" w:firstLineChars="0"/>
              <w:jc w:val="center"/>
              <w:rPr>
                <w:ins w:id="128" w:author="黄博阳" w:date="2026-03-02T11:32:56Z"/>
                <w:rFonts w:ascii="Times New Roman" w:hAnsi="Times New Roman" w:cs="Times New Roman"/>
              </w:rPr>
            </w:pPr>
          </w:p>
        </w:tc>
        <w:tc>
          <w:tcPr>
            <w:tcW w:w="3990" w:type="dxa"/>
            <w:vAlign w:val="center"/>
          </w:tcPr>
          <w:p w14:paraId="6FFE3254">
            <w:pPr>
              <w:widowControl/>
              <w:adjustRightInd w:val="0"/>
              <w:snapToGrid w:val="0"/>
              <w:ind w:firstLine="0" w:firstLineChars="0"/>
              <w:jc w:val="center"/>
              <w:rPr>
                <w:ins w:id="129" w:author="黄博阳" w:date="2026-03-02T11:32:56Z"/>
                <w:rFonts w:hint="eastAsia" w:ascii="Times New Roman" w:hAnsi="Times New Roman" w:cs="Times New Roman"/>
              </w:rPr>
            </w:pPr>
          </w:p>
        </w:tc>
        <w:tc>
          <w:tcPr>
            <w:tcW w:w="2327" w:type="dxa"/>
            <w:vAlign w:val="center"/>
          </w:tcPr>
          <w:p w14:paraId="1218C656">
            <w:pPr>
              <w:widowControl/>
              <w:adjustRightInd w:val="0"/>
              <w:snapToGrid w:val="0"/>
              <w:ind w:firstLine="0" w:firstLineChars="0"/>
              <w:jc w:val="center"/>
              <w:rPr>
                <w:ins w:id="130" w:author="黄博阳" w:date="2026-03-02T11:32:56Z"/>
                <w:rFonts w:hint="eastAsia" w:ascii="Times New Roman" w:hAnsi="Times New Roman" w:cs="Times New Roman"/>
              </w:rPr>
            </w:pPr>
          </w:p>
        </w:tc>
      </w:tr>
      <w:tr w14:paraId="60D0B175">
        <w:tblPrEx>
          <w:tblCellMar>
            <w:top w:w="0" w:type="dxa"/>
            <w:left w:w="108" w:type="dxa"/>
            <w:bottom w:w="0" w:type="dxa"/>
            <w:right w:w="108" w:type="dxa"/>
          </w:tblCellMar>
        </w:tblPrEx>
        <w:trPr>
          <w:jc w:val="center"/>
          <w:ins w:id="131" w:author="黄博阳" w:date="2026-03-02T11:32:56Z"/>
        </w:trPr>
        <w:tc>
          <w:tcPr>
            <w:tcW w:w="1395" w:type="dxa"/>
            <w:vAlign w:val="center"/>
          </w:tcPr>
          <w:p w14:paraId="0C4DD68D">
            <w:pPr>
              <w:widowControl/>
              <w:adjustRightInd w:val="0"/>
              <w:snapToGrid w:val="0"/>
              <w:ind w:firstLine="0" w:firstLineChars="0"/>
              <w:jc w:val="center"/>
              <w:rPr>
                <w:ins w:id="132" w:author="黄博阳" w:date="2026-03-02T11:32:56Z"/>
                <w:rFonts w:ascii="Times New Roman" w:hAnsi="Times New Roman" w:cs="Times New Roman"/>
              </w:rPr>
            </w:pPr>
          </w:p>
        </w:tc>
        <w:tc>
          <w:tcPr>
            <w:tcW w:w="3990" w:type="dxa"/>
            <w:vAlign w:val="center"/>
          </w:tcPr>
          <w:p w14:paraId="7144D23D">
            <w:pPr>
              <w:widowControl/>
              <w:adjustRightInd w:val="0"/>
              <w:snapToGrid w:val="0"/>
              <w:ind w:firstLine="0" w:firstLineChars="0"/>
              <w:jc w:val="center"/>
              <w:rPr>
                <w:ins w:id="133" w:author="黄博阳" w:date="2026-03-02T11:32:56Z"/>
                <w:rFonts w:hint="eastAsia" w:ascii="Times New Roman" w:hAnsi="Times New Roman" w:cs="Times New Roman"/>
              </w:rPr>
            </w:pPr>
          </w:p>
        </w:tc>
        <w:tc>
          <w:tcPr>
            <w:tcW w:w="2327" w:type="dxa"/>
            <w:vAlign w:val="center"/>
          </w:tcPr>
          <w:p w14:paraId="78438127">
            <w:pPr>
              <w:widowControl/>
              <w:adjustRightInd w:val="0"/>
              <w:snapToGrid w:val="0"/>
              <w:ind w:firstLine="0" w:firstLineChars="0"/>
              <w:jc w:val="center"/>
              <w:rPr>
                <w:ins w:id="134" w:author="黄博阳" w:date="2026-03-02T11:32:56Z"/>
                <w:rFonts w:hint="eastAsia" w:ascii="Times New Roman" w:hAnsi="Times New Roman" w:cs="Times New Roman"/>
              </w:rPr>
            </w:pPr>
          </w:p>
        </w:tc>
      </w:tr>
      <w:tr w14:paraId="0C506A46">
        <w:tblPrEx>
          <w:tblCellMar>
            <w:top w:w="0" w:type="dxa"/>
            <w:left w:w="108" w:type="dxa"/>
            <w:bottom w:w="0" w:type="dxa"/>
            <w:right w:w="108" w:type="dxa"/>
          </w:tblCellMar>
        </w:tblPrEx>
        <w:trPr>
          <w:jc w:val="center"/>
          <w:ins w:id="135" w:author="黄博阳" w:date="2026-03-02T11:32:56Z"/>
        </w:trPr>
        <w:tc>
          <w:tcPr>
            <w:tcW w:w="1395" w:type="dxa"/>
            <w:vAlign w:val="center"/>
          </w:tcPr>
          <w:p w14:paraId="17BD6947">
            <w:pPr>
              <w:widowControl/>
              <w:adjustRightInd w:val="0"/>
              <w:snapToGrid w:val="0"/>
              <w:ind w:firstLine="0" w:firstLineChars="0"/>
              <w:jc w:val="center"/>
              <w:rPr>
                <w:ins w:id="136" w:author="黄博阳" w:date="2026-03-02T11:32:56Z"/>
                <w:rFonts w:ascii="Times New Roman" w:hAnsi="Times New Roman" w:cs="Times New Roman"/>
              </w:rPr>
            </w:pPr>
            <w:ins w:id="137" w:author="黄博阳" w:date="2026-03-02T11:32:56Z">
              <w:r>
                <w:rPr>
                  <w:rFonts w:ascii="Times New Roman" w:hAnsi="Times New Roman" w:cs="Times New Roman"/>
                </w:rPr>
                <w:commentReference w:id="0"/>
              </w:r>
            </w:ins>
          </w:p>
        </w:tc>
        <w:tc>
          <w:tcPr>
            <w:tcW w:w="3990" w:type="dxa"/>
            <w:vAlign w:val="center"/>
          </w:tcPr>
          <w:p w14:paraId="68E6EDEA">
            <w:pPr>
              <w:widowControl/>
              <w:adjustRightInd w:val="0"/>
              <w:snapToGrid w:val="0"/>
              <w:ind w:firstLine="0" w:firstLineChars="0"/>
              <w:jc w:val="center"/>
              <w:rPr>
                <w:ins w:id="138" w:author="黄博阳" w:date="2026-03-02T11:32:56Z"/>
                <w:rFonts w:hint="eastAsia" w:ascii="Times New Roman" w:hAnsi="Times New Roman" w:cs="Times New Roman"/>
              </w:rPr>
            </w:pPr>
          </w:p>
        </w:tc>
        <w:tc>
          <w:tcPr>
            <w:tcW w:w="2327" w:type="dxa"/>
            <w:vAlign w:val="center"/>
          </w:tcPr>
          <w:p w14:paraId="2DA0E36E">
            <w:pPr>
              <w:widowControl/>
              <w:adjustRightInd w:val="0"/>
              <w:snapToGrid w:val="0"/>
              <w:ind w:firstLine="0" w:firstLineChars="0"/>
              <w:jc w:val="center"/>
              <w:rPr>
                <w:ins w:id="139" w:author="黄博阳" w:date="2026-03-02T11:32:56Z"/>
                <w:rFonts w:hint="eastAsia" w:ascii="Times New Roman" w:hAnsi="Times New Roman" w:cs="Times New Roman"/>
              </w:rPr>
            </w:pPr>
          </w:p>
        </w:tc>
      </w:tr>
    </w:tbl>
    <w:p w14:paraId="54587B13">
      <w:pPr>
        <w:rPr>
          <w:rFonts w:hint="eastAsia"/>
        </w:rPr>
      </w:pPr>
    </w:p>
    <w:p w14:paraId="07DF8980">
      <w:pPr>
        <w:pStyle w:val="502"/>
        <w:adjustRightInd w:val="0"/>
        <w:snapToGrid w:val="0"/>
        <w:ind w:firstLine="420"/>
        <w:rPr>
          <w:rFonts w:hint="eastAsia" w:ascii="宋体" w:hAnsi="宋体" w:cs="宋体"/>
          <w:color w:val="FF0000"/>
          <w:lang w:eastAsia="zh-CN"/>
        </w:rPr>
      </w:pPr>
      <w:r>
        <w:rPr>
          <w:rFonts w:hint="eastAsia" w:ascii="宋体" w:hAnsi="宋体" w:cs="宋体"/>
          <w:lang w:val="en-US" w:eastAsia="zh-CN"/>
        </w:rPr>
        <w:t>CCO：</w:t>
      </w:r>
      <w:r>
        <w:rPr>
          <w:rFonts w:hint="eastAsia" w:ascii="宋体" w:hAnsi="宋体" w:cs="宋体"/>
          <w:color w:val="FF0000"/>
        </w:rPr>
        <w:t>中央协调器</w:t>
      </w:r>
      <w:r>
        <w:rPr>
          <w:rFonts w:hint="eastAsia" w:ascii="宋体" w:hAnsi="宋体" w:cs="宋体"/>
          <w:color w:val="FF0000"/>
          <w:lang w:eastAsia="zh-CN"/>
        </w:rPr>
        <w:t>（</w:t>
      </w:r>
      <w:r>
        <w:rPr>
          <w:rFonts w:hint="eastAsia" w:ascii="宋体" w:hAnsi="宋体" w:cs="宋体"/>
          <w:color w:val="FF0000"/>
        </w:rPr>
        <w:t>Central Coordinator</w:t>
      </w:r>
      <w:r>
        <w:rPr>
          <w:rFonts w:hint="eastAsia" w:ascii="宋体" w:hAnsi="宋体" w:cs="宋体"/>
          <w:color w:val="FF0000"/>
          <w:lang w:eastAsia="zh-CN"/>
        </w:rPr>
        <w:t>）</w:t>
      </w:r>
    </w:p>
    <w:p w14:paraId="3959F0D8">
      <w:pPr>
        <w:pStyle w:val="502"/>
        <w:adjustRightInd w:val="0"/>
        <w:snapToGrid w:val="0"/>
        <w:ind w:firstLine="420"/>
        <w:rPr>
          <w:rFonts w:hint="eastAsia"/>
          <w:color w:val="FF0000"/>
          <w:lang w:eastAsia="zh-CN"/>
        </w:rPr>
      </w:pPr>
      <w:r>
        <w:rPr>
          <w:rFonts w:hint="eastAsia" w:ascii="宋体" w:hAnsi="宋体" w:cs="宋体"/>
          <w:color w:val="FF0000"/>
          <w:lang w:val="en-US" w:eastAsia="zh-CN"/>
        </w:rPr>
        <w:t>CRC：</w:t>
      </w:r>
      <w:r>
        <w:rPr>
          <w:rFonts w:hint="eastAsia"/>
          <w:color w:val="FF0000"/>
        </w:rPr>
        <w:t>循环冗余校验</w:t>
      </w:r>
      <w:r>
        <w:rPr>
          <w:rFonts w:hint="eastAsia"/>
          <w:color w:val="FF0000"/>
          <w:lang w:eastAsia="zh-CN"/>
        </w:rPr>
        <w:t>（</w:t>
      </w:r>
      <w:r>
        <w:rPr>
          <w:rFonts w:hint="eastAsia" w:ascii="宋体" w:hAnsi="宋体" w:cs="宋体"/>
          <w:color w:val="FF0000"/>
        </w:rPr>
        <w:t>Cyclic</w:t>
      </w:r>
      <w:r>
        <w:rPr>
          <w:rFonts w:hint="eastAsia" w:ascii="宋体" w:hAnsi="宋体" w:cs="宋体"/>
          <w:color w:val="FF0000"/>
          <w:lang w:val="en-US" w:eastAsia="zh-CN"/>
        </w:rPr>
        <w:t xml:space="preserve"> Redundancy Check</w:t>
      </w:r>
      <w:r>
        <w:rPr>
          <w:rFonts w:hint="eastAsia"/>
          <w:color w:val="FF0000"/>
          <w:lang w:eastAsia="zh-CN"/>
        </w:rPr>
        <w:t>）</w:t>
      </w:r>
    </w:p>
    <w:p w14:paraId="5148D3DB">
      <w:pPr>
        <w:pStyle w:val="502"/>
        <w:adjustRightInd w:val="0"/>
        <w:snapToGrid w:val="0"/>
        <w:ind w:firstLine="420"/>
        <w:rPr>
          <w:rFonts w:hint="eastAsia" w:ascii="宋体" w:hAnsi="宋体" w:cs="宋体"/>
          <w:color w:val="FF0000"/>
          <w:lang w:eastAsia="zh-CN"/>
        </w:rPr>
      </w:pPr>
      <w:r>
        <w:rPr>
          <w:rFonts w:hint="eastAsia" w:ascii="宋体" w:hAnsi="宋体" w:cs="宋体"/>
          <w:color w:val="FF0000"/>
          <w:lang w:val="en-US" w:eastAsia="zh-CN"/>
        </w:rPr>
        <w:t>MAC：</w:t>
      </w:r>
      <w:r>
        <w:rPr>
          <w:rFonts w:hint="eastAsia" w:ascii="宋体" w:hAnsi="宋体" w:cs="宋体"/>
          <w:color w:val="FF0000"/>
        </w:rPr>
        <w:t>媒介访问控制</w:t>
      </w:r>
      <w:r>
        <w:rPr>
          <w:rFonts w:hint="eastAsia" w:ascii="宋体" w:hAnsi="宋体" w:cs="宋体"/>
          <w:color w:val="FF0000"/>
          <w:lang w:eastAsia="zh-CN"/>
        </w:rPr>
        <w:t>（</w:t>
      </w:r>
      <w:r>
        <w:rPr>
          <w:rFonts w:hint="eastAsia" w:ascii="宋体" w:hAnsi="宋体" w:cs="宋体"/>
          <w:color w:val="FF0000"/>
        </w:rPr>
        <w:t>Media</w:t>
      </w:r>
      <w:r>
        <w:rPr>
          <w:rFonts w:hint="eastAsia" w:ascii="宋体" w:hAnsi="宋体" w:cs="宋体"/>
          <w:color w:val="FF0000"/>
          <w:lang w:val="en-US" w:eastAsia="zh-CN"/>
        </w:rPr>
        <w:t xml:space="preserve"> Access Control</w:t>
      </w:r>
      <w:r>
        <w:rPr>
          <w:rFonts w:hint="eastAsia" w:ascii="宋体" w:hAnsi="宋体" w:cs="宋体"/>
          <w:color w:val="FF0000"/>
          <w:lang w:eastAsia="zh-CN"/>
        </w:rPr>
        <w:t>）</w:t>
      </w:r>
    </w:p>
    <w:p w14:paraId="51B16A25">
      <w:pPr>
        <w:pStyle w:val="502"/>
        <w:adjustRightInd w:val="0"/>
        <w:snapToGrid w:val="0"/>
        <w:ind w:firstLine="420"/>
        <w:rPr>
          <w:rFonts w:hint="eastAsia"/>
          <w:color w:val="FF0000"/>
          <w:lang w:eastAsia="zh-CN"/>
        </w:rPr>
      </w:pPr>
      <w:r>
        <w:rPr>
          <w:rFonts w:hint="eastAsia" w:ascii="宋体" w:hAnsi="宋体" w:cs="宋体"/>
          <w:color w:val="FF0000"/>
        </w:rPr>
        <w:t>PLC</w:t>
      </w:r>
      <w:r>
        <w:rPr>
          <w:rFonts w:hint="eastAsia" w:ascii="宋体" w:hAnsi="宋体" w:cs="宋体"/>
          <w:color w:val="FF0000"/>
          <w:lang w:eastAsia="zh-CN"/>
        </w:rPr>
        <w:t>：</w:t>
      </w:r>
      <w:r>
        <w:rPr>
          <w:rFonts w:hint="eastAsia"/>
          <w:color w:val="FF0000"/>
        </w:rPr>
        <w:t>电力线通信</w:t>
      </w:r>
      <w:r>
        <w:rPr>
          <w:rFonts w:hint="eastAsia"/>
          <w:color w:val="FF0000"/>
          <w:lang w:eastAsia="zh-CN"/>
        </w:rPr>
        <w:t>（</w:t>
      </w:r>
      <w:r>
        <w:rPr>
          <w:rFonts w:hint="eastAsia" w:ascii="宋体" w:hAnsi="宋体" w:cs="宋体"/>
          <w:color w:val="FF0000"/>
        </w:rPr>
        <w:t>Power Line Communication</w:t>
      </w:r>
      <w:r>
        <w:rPr>
          <w:rFonts w:hint="eastAsia"/>
          <w:color w:val="FF0000"/>
          <w:lang w:eastAsia="zh-CN"/>
        </w:rPr>
        <w:t>）</w:t>
      </w:r>
    </w:p>
    <w:p w14:paraId="15CC0EA0">
      <w:pPr>
        <w:pStyle w:val="502"/>
        <w:adjustRightInd w:val="0"/>
        <w:snapToGrid w:val="0"/>
        <w:ind w:firstLine="420"/>
        <w:rPr>
          <w:rFonts w:hint="eastAsia"/>
          <w:color w:val="FF0000"/>
          <w:lang w:eastAsia="zh-CN"/>
        </w:rPr>
      </w:pPr>
      <w:r>
        <w:rPr>
          <w:rFonts w:hint="eastAsia" w:ascii="宋体" w:hAnsi="宋体" w:cs="宋体"/>
          <w:color w:val="FF0000"/>
        </w:rPr>
        <w:t>RF</w:t>
      </w:r>
      <w:r>
        <w:rPr>
          <w:rFonts w:hint="eastAsia" w:ascii="宋体" w:hAnsi="宋体" w:cs="宋体"/>
          <w:color w:val="FF0000"/>
          <w:lang w:eastAsia="zh-CN"/>
        </w:rPr>
        <w:t>：</w:t>
      </w:r>
      <w:r>
        <w:rPr>
          <w:rFonts w:hint="eastAsia" w:ascii="宋体" w:hAnsi="宋体" w:cs="宋体"/>
          <w:color w:val="FF0000"/>
          <w:lang w:val="en-US" w:eastAsia="zh-CN"/>
        </w:rPr>
        <w:t xml:space="preserve"> </w:t>
      </w:r>
      <w:r>
        <w:rPr>
          <w:color w:val="FF0000"/>
        </w:rPr>
        <w:t>无线通信</w:t>
      </w:r>
      <w:r>
        <w:rPr>
          <w:rFonts w:hint="eastAsia"/>
          <w:color w:val="FF0000"/>
          <w:lang w:eastAsia="zh-CN"/>
        </w:rPr>
        <w:t>（</w:t>
      </w:r>
      <w:r>
        <w:rPr>
          <w:rFonts w:hint="eastAsia" w:ascii="宋体" w:hAnsi="宋体" w:cs="宋体"/>
          <w:color w:val="FF0000"/>
        </w:rPr>
        <w:t>Radio Frequency</w:t>
      </w:r>
      <w:r>
        <w:rPr>
          <w:rFonts w:hint="eastAsia"/>
          <w:color w:val="FF0000"/>
          <w:lang w:eastAsia="zh-CN"/>
        </w:rPr>
        <w:t>）</w:t>
      </w:r>
    </w:p>
    <w:p w14:paraId="46A09270">
      <w:pPr>
        <w:pStyle w:val="502"/>
        <w:adjustRightInd w:val="0"/>
        <w:snapToGrid w:val="0"/>
        <w:ind w:firstLine="420"/>
        <w:rPr>
          <w:rFonts w:hint="eastAsia"/>
          <w:color w:val="FF0000"/>
          <w:lang w:eastAsia="zh-CN"/>
        </w:rPr>
      </w:pPr>
      <w:r>
        <w:rPr>
          <w:rFonts w:hint="eastAsia" w:ascii="宋体" w:hAnsi="宋体" w:cs="宋体"/>
          <w:color w:val="FF0000"/>
        </w:rPr>
        <w:t>SNR</w:t>
      </w:r>
      <w:r>
        <w:rPr>
          <w:rFonts w:hint="eastAsia" w:ascii="宋体" w:hAnsi="宋体" w:cs="宋体"/>
          <w:color w:val="FF0000"/>
          <w:lang w:eastAsia="zh-CN"/>
        </w:rPr>
        <w:t>：</w:t>
      </w:r>
      <w:r>
        <w:rPr>
          <w:rFonts w:hint="eastAsia"/>
          <w:color w:val="FF0000"/>
        </w:rPr>
        <w:t>信噪比</w:t>
      </w:r>
      <w:r>
        <w:rPr>
          <w:rFonts w:hint="eastAsia"/>
          <w:color w:val="FF0000"/>
          <w:lang w:eastAsia="zh-CN"/>
        </w:rPr>
        <w:t>（</w:t>
      </w:r>
      <w:r>
        <w:rPr>
          <w:rFonts w:hint="eastAsia" w:ascii="宋体" w:hAnsi="宋体" w:cs="宋体"/>
          <w:color w:val="FF0000"/>
        </w:rPr>
        <w:t>Signal-to-Noise Ratio</w:t>
      </w:r>
      <w:r>
        <w:rPr>
          <w:rFonts w:hint="eastAsia"/>
          <w:color w:val="FF0000"/>
          <w:lang w:eastAsia="zh-CN"/>
        </w:rPr>
        <w:t>）</w:t>
      </w:r>
    </w:p>
    <w:p w14:paraId="6E090623">
      <w:pPr>
        <w:pStyle w:val="502"/>
        <w:adjustRightInd w:val="0"/>
        <w:snapToGrid w:val="0"/>
        <w:ind w:firstLine="420"/>
        <w:rPr>
          <w:rFonts w:hint="eastAsia" w:ascii="宋体" w:hAnsi="宋体" w:cs="宋体"/>
          <w:color w:val="FF0000"/>
          <w:lang w:val="en-US" w:eastAsia="zh-CN"/>
        </w:rPr>
      </w:pPr>
      <w:r>
        <w:rPr>
          <w:rFonts w:hint="eastAsia" w:ascii="宋体" w:hAnsi="宋体" w:cs="宋体"/>
          <w:color w:val="FF0000"/>
          <w:lang w:val="en-US" w:eastAsia="zh-CN"/>
        </w:rPr>
        <w:t>STA：站点（</w:t>
      </w:r>
      <w:r>
        <w:rPr>
          <w:rFonts w:hint="eastAsia" w:ascii="宋体" w:hAnsi="宋体" w:cs="宋体"/>
          <w:color w:val="FF0000"/>
        </w:rPr>
        <w:t>Station</w:t>
      </w:r>
      <w:r>
        <w:rPr>
          <w:rFonts w:hint="eastAsia" w:ascii="宋体" w:hAnsi="宋体" w:cs="宋体"/>
          <w:color w:val="FF0000"/>
          <w:lang w:val="en-US" w:eastAsia="zh-CN"/>
        </w:rPr>
        <w:t>）</w:t>
      </w:r>
    </w:p>
    <w:p w14:paraId="723830A7">
      <w:pPr>
        <w:pStyle w:val="502"/>
        <w:adjustRightInd w:val="0"/>
        <w:snapToGrid w:val="0"/>
        <w:ind w:firstLine="420"/>
        <w:rPr>
          <w:rFonts w:hint="eastAsia"/>
        </w:rPr>
      </w:pPr>
      <w:r>
        <w:rPr>
          <w:rFonts w:hint="eastAsia" w:ascii="宋体" w:hAnsi="宋体" w:cs="宋体"/>
          <w:color w:val="FF0000"/>
        </w:rPr>
        <w:t>TEI</w:t>
      </w:r>
      <w:r>
        <w:rPr>
          <w:rFonts w:hint="eastAsia" w:ascii="宋体" w:hAnsi="宋体" w:cs="宋体"/>
          <w:color w:val="FF0000"/>
          <w:lang w:eastAsia="zh-CN"/>
        </w:rPr>
        <w:t>：</w:t>
      </w:r>
      <w:r>
        <w:rPr>
          <w:rFonts w:hint="eastAsia"/>
          <w:color w:val="FF0000"/>
        </w:rPr>
        <w:t>终端设备标识</w:t>
      </w:r>
      <w:r>
        <w:rPr>
          <w:rFonts w:hint="eastAsia"/>
          <w:color w:val="FF0000"/>
          <w:lang w:eastAsia="zh-CN"/>
        </w:rPr>
        <w:t>（</w:t>
      </w:r>
      <w:r>
        <w:rPr>
          <w:rFonts w:hint="eastAsia" w:ascii="宋体" w:hAnsi="宋体" w:cs="宋体"/>
          <w:color w:val="FF0000"/>
        </w:rPr>
        <w:t>Terminal Equipment Identifier</w:t>
      </w:r>
      <w:r>
        <w:rPr>
          <w:rFonts w:hint="eastAsia"/>
          <w:color w:val="FF0000"/>
          <w:lang w:eastAsia="zh-CN"/>
        </w:rPr>
        <w:t>）</w:t>
      </w:r>
    </w:p>
    <w:bookmarkEnd w:id="11"/>
    <w:p w14:paraId="74936B32">
      <w:pPr>
        <w:pStyle w:val="4"/>
        <w:rPr>
          <w:rFonts w:hint="eastAsia"/>
        </w:rPr>
      </w:pPr>
      <w:bookmarkStart w:id="28" w:name="_Toc219906811"/>
      <w:bookmarkStart w:id="29" w:name="_Toc219190457"/>
      <w:r>
        <w:rPr>
          <w:rFonts w:hint="eastAsia"/>
        </w:rPr>
        <w:t>概述</w:t>
      </w:r>
      <w:bookmarkEnd w:id="28"/>
      <w:bookmarkEnd w:id="29"/>
    </w:p>
    <w:p w14:paraId="59E2CD35">
      <w:pPr>
        <w:pStyle w:val="2"/>
        <w:jc w:val="both"/>
        <w:rPr>
          <w:rFonts w:hint="eastAsia" w:ascii="宋体" w:hAnsi="宋体" w:cs="宋体"/>
          <w:sz w:val="21"/>
          <w:szCs w:val="13"/>
        </w:rPr>
      </w:pPr>
      <w:r>
        <w:rPr>
          <w:rFonts w:hint="eastAsia" w:ascii="宋体" w:hAnsi="宋体" w:cs="宋体"/>
          <w:sz w:val="21"/>
          <w:szCs w:val="13"/>
        </w:rPr>
        <w:t>本通信协议所指的范围为CCO与STA、STA与STA之间各种业务的数据交互过程，包括交互的报文格式和交互流程。包括的具体业务有：数据传输业务（含数据订阅业务）、命令业务、广播业务和主动上报业务等。</w:t>
      </w:r>
    </w:p>
    <w:p w14:paraId="551ABF27">
      <w:pPr>
        <w:pStyle w:val="4"/>
        <w:rPr>
          <w:rFonts w:hint="eastAsia"/>
        </w:rPr>
      </w:pPr>
      <w:bookmarkStart w:id="30" w:name="_Toc219906812"/>
      <w:bookmarkStart w:id="31" w:name="_Toc219190458"/>
      <w:r>
        <w:rPr>
          <w:rFonts w:hint="eastAsia"/>
        </w:rPr>
        <w:t>通用报文结构</w:t>
      </w:r>
      <w:bookmarkEnd w:id="30"/>
      <w:bookmarkEnd w:id="31"/>
    </w:p>
    <w:p w14:paraId="402060CC">
      <w:pPr>
        <w:pStyle w:val="85"/>
        <w:ind w:firstLine="420"/>
        <w:rPr>
          <w:rFonts w:hint="eastAsia" w:hAnsi="宋体" w:cs="宋体"/>
        </w:rPr>
      </w:pPr>
      <w:r>
        <w:rPr>
          <w:rFonts w:hint="eastAsia" w:hAnsi="宋体" w:cs="宋体"/>
        </w:rPr>
        <w:t>应用层报文需遵循通用报文结构，如</w:t>
      </w:r>
      <w:r>
        <w:rPr>
          <w:rFonts w:hint="eastAsia" w:hAnsi="宋体" w:cs="宋体"/>
        </w:rPr>
        <w:fldChar w:fldCharType="begin"/>
      </w:r>
      <w:r>
        <w:rPr>
          <w:rFonts w:hint="eastAsia" w:hAnsi="宋体" w:cs="宋体"/>
        </w:rPr>
        <w:instrText xml:space="preserve"> REF _Ref56419977 \h  \* MERGEFORMAT </w:instrText>
      </w:r>
      <w:r>
        <w:rPr>
          <w:rFonts w:hint="eastAsia" w:hAnsi="宋体" w:cs="宋体"/>
        </w:rPr>
        <w:fldChar w:fldCharType="separate"/>
      </w:r>
      <w:r>
        <w:rPr>
          <w:rFonts w:hint="eastAsia" w:hAnsi="宋体" w:cs="宋体"/>
        </w:rPr>
        <w:t>表</w:t>
      </w:r>
      <w:r>
        <w:rPr>
          <w:rFonts w:hint="eastAsia" w:hAnsi="宋体" w:cs="宋体"/>
          <w:lang w:val="en-US" w:eastAsia="zh-CN"/>
        </w:rPr>
        <w:t xml:space="preserve"> </w:t>
      </w:r>
      <w:r>
        <w:rPr>
          <w:rFonts w:hint="eastAsia" w:hAnsi="宋体" w:cs="宋体"/>
        </w:rPr>
        <w:t>1</w:t>
      </w:r>
      <w:r>
        <w:rPr>
          <w:rFonts w:hint="eastAsia" w:hAnsi="宋体" w:cs="宋体"/>
        </w:rPr>
        <w:fldChar w:fldCharType="end"/>
      </w:r>
      <w:r>
        <w:rPr>
          <w:rFonts w:hint="eastAsia" w:hAnsi="宋体" w:cs="宋体"/>
        </w:rPr>
        <w:t>所示。</w:t>
      </w:r>
    </w:p>
    <w:p w14:paraId="0F552587">
      <w:pPr>
        <w:pStyle w:val="20"/>
        <w:rPr>
          <w:rFonts w:hint="eastAsia" w:ascii="黑体" w:hAnsi="黑体" w:cs="黑体"/>
        </w:rPr>
      </w:pPr>
      <w:bookmarkStart w:id="32" w:name="_Ref56419977"/>
      <w:r>
        <w:rPr>
          <w:rFonts w:hint="eastAsia" w:ascii="黑体" w:hAnsi="黑体" w:cs="黑体"/>
        </w:rPr>
        <w:t>表</w:t>
      </w:r>
      <w:r>
        <w:rPr>
          <w:rFonts w:hint="eastAsia" w:ascii="黑体" w:hAnsi="黑体" w:eastAsia="黑体" w:cs="黑体"/>
          <w:lang w:val="en-US" w:eastAsia="zh-CN"/>
        </w:rPr>
        <w:t xml:space="preserve">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eastAsia="黑体" w:cs="黑体"/>
        </w:rPr>
        <w:t>1</w:t>
      </w:r>
      <w:r>
        <w:rPr>
          <w:rFonts w:hint="eastAsia" w:ascii="黑体" w:hAnsi="黑体" w:cs="黑体"/>
        </w:rPr>
        <w:fldChar w:fldCharType="end"/>
      </w:r>
      <w:bookmarkEnd w:id="32"/>
      <w:r>
        <w:rPr>
          <w:rFonts w:hint="eastAsia" w:ascii="黑体" w:hAnsi="黑体" w:cs="黑体"/>
        </w:rPr>
        <w:t xml:space="preserve"> 通用报文格式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54"/>
        <w:gridCol w:w="1276"/>
        <w:gridCol w:w="1276"/>
        <w:gridCol w:w="3436"/>
      </w:tblGrid>
      <w:tr w14:paraId="36388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8" w:hRule="atLeast"/>
          <w:jc w:val="center"/>
        </w:trPr>
        <w:tc>
          <w:tcPr>
            <w:tcW w:w="1454" w:type="dxa"/>
            <w:tcBorders>
              <w:top w:val="single" w:color="000000" w:sz="4" w:space="0"/>
              <w:left w:val="single" w:color="000000" w:sz="4" w:space="0"/>
              <w:bottom w:val="single" w:color="000000" w:sz="4" w:space="0"/>
              <w:right w:val="single" w:color="000000" w:sz="4" w:space="0"/>
            </w:tcBorders>
            <w:noWrap w:val="0"/>
            <w:vAlign w:val="center"/>
          </w:tcPr>
          <w:p w14:paraId="7AB35F5E">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字节：1</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14:paraId="19AD5C89">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14:paraId="240D14D9">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3436" w:type="dxa"/>
            <w:tcBorders>
              <w:top w:val="single" w:color="000000" w:sz="4" w:space="0"/>
              <w:left w:val="single" w:color="000000" w:sz="4" w:space="0"/>
              <w:bottom w:val="single" w:color="000000" w:sz="4" w:space="0"/>
              <w:right w:val="single" w:color="000000" w:sz="4" w:space="0"/>
            </w:tcBorders>
            <w:noWrap w:val="0"/>
            <w:vAlign w:val="center"/>
          </w:tcPr>
          <w:p w14:paraId="5B4097C0">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变长L</w:t>
            </w:r>
          </w:p>
        </w:tc>
      </w:tr>
      <w:tr w14:paraId="21219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4" w:type="dxa"/>
            <w:tcBorders>
              <w:top w:val="single" w:color="000000" w:sz="4" w:space="0"/>
              <w:left w:val="single" w:color="000000" w:sz="4" w:space="0"/>
              <w:bottom w:val="single" w:color="000000" w:sz="4" w:space="0"/>
              <w:right w:val="single" w:color="000000" w:sz="4" w:space="0"/>
            </w:tcBorders>
            <w:noWrap w:val="0"/>
            <w:vAlign w:val="center"/>
          </w:tcPr>
          <w:p w14:paraId="5F60FDD3">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报文端口号</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14:paraId="16E39719">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报文标识符</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14:paraId="79B0524D">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3436" w:type="dxa"/>
            <w:tcBorders>
              <w:top w:val="single" w:color="000000" w:sz="4" w:space="0"/>
              <w:left w:val="single" w:color="000000" w:sz="4" w:space="0"/>
              <w:bottom w:val="single" w:color="000000" w:sz="4" w:space="0"/>
              <w:right w:val="single" w:color="000000" w:sz="4" w:space="0"/>
            </w:tcBorders>
            <w:noWrap w:val="0"/>
            <w:vAlign w:val="center"/>
          </w:tcPr>
          <w:p w14:paraId="7C3226B5">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应用层业务报文</w:t>
            </w:r>
          </w:p>
        </w:tc>
      </w:tr>
      <w:tr w14:paraId="31A6E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006" w:type="dxa"/>
            <w:gridSpan w:val="3"/>
            <w:tcBorders>
              <w:top w:val="single" w:color="000000" w:sz="4" w:space="0"/>
              <w:left w:val="single" w:color="000000" w:sz="4" w:space="0"/>
              <w:bottom w:val="single" w:color="000000" w:sz="4" w:space="0"/>
              <w:right w:val="single" w:color="000000" w:sz="4" w:space="0"/>
            </w:tcBorders>
            <w:noWrap w:val="0"/>
            <w:vAlign w:val="center"/>
          </w:tcPr>
          <w:p w14:paraId="761E199F">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通道控制信息</w:t>
            </w:r>
          </w:p>
        </w:tc>
        <w:tc>
          <w:tcPr>
            <w:tcW w:w="3436" w:type="dxa"/>
            <w:tcBorders>
              <w:top w:val="single" w:color="000000" w:sz="4" w:space="0"/>
              <w:left w:val="single" w:color="000000" w:sz="4" w:space="0"/>
              <w:bottom w:val="single" w:color="000000" w:sz="4" w:space="0"/>
              <w:right w:val="single" w:color="000000" w:sz="4" w:space="0"/>
            </w:tcBorders>
            <w:noWrap w:val="0"/>
            <w:vAlign w:val="center"/>
          </w:tcPr>
          <w:p w14:paraId="64CB5AE6">
            <w:pPr>
              <w:pStyle w:val="85"/>
              <w:keepNext/>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应用层数据</w:t>
            </w:r>
          </w:p>
        </w:tc>
      </w:tr>
    </w:tbl>
    <w:p w14:paraId="45CDBAEF">
      <w:pPr>
        <w:pStyle w:val="8"/>
        <w:rPr>
          <w:rFonts w:hint="eastAsia"/>
        </w:rPr>
      </w:pPr>
      <w:bookmarkStart w:id="33" w:name="_Toc402983478"/>
      <w:bookmarkStart w:id="34" w:name="_Toc402983012"/>
      <w:bookmarkStart w:id="35" w:name="_Toc403585415"/>
      <w:bookmarkStart w:id="36" w:name="_Toc408860044"/>
      <w:bookmarkStart w:id="37" w:name="_Toc409125996"/>
      <w:bookmarkStart w:id="38" w:name="_Toc439785708"/>
      <w:bookmarkStart w:id="39" w:name="_Toc405476757"/>
      <w:bookmarkStart w:id="40" w:name="_Toc403570457"/>
      <w:bookmarkStart w:id="41" w:name="_Toc402983944"/>
      <w:bookmarkStart w:id="42" w:name="_Toc9504820"/>
      <w:bookmarkStart w:id="43" w:name="_Toc219190459"/>
      <w:bookmarkStart w:id="44" w:name="_Ref21398"/>
      <w:r>
        <w:t>报文端口</w:t>
      </w:r>
      <w:bookmarkEnd w:id="33"/>
      <w:bookmarkEnd w:id="34"/>
      <w:bookmarkEnd w:id="35"/>
      <w:bookmarkEnd w:id="36"/>
      <w:bookmarkEnd w:id="37"/>
      <w:bookmarkEnd w:id="38"/>
      <w:bookmarkEnd w:id="39"/>
      <w:bookmarkEnd w:id="40"/>
      <w:bookmarkEnd w:id="41"/>
      <w:bookmarkEnd w:id="42"/>
      <w:r>
        <w:t>号</w:t>
      </w:r>
      <w:bookmarkEnd w:id="43"/>
    </w:p>
    <w:p w14:paraId="6652A538">
      <w:pPr>
        <w:pStyle w:val="85"/>
        <w:autoSpaceDE w:val="0"/>
        <w:autoSpaceDN w:val="0"/>
        <w:ind w:firstLine="420" w:firstLineChars="0"/>
        <w:rPr>
          <w:rFonts w:ascii="宋体"/>
          <w:iCs/>
          <w:color w:val="4472C4" w:themeColor="accent1"/>
          <w14:textFill>
            <w14:solidFill>
              <w14:schemeClr w14:val="accent1"/>
            </w14:solidFill>
          </w14:textFill>
        </w:rPr>
      </w:pPr>
      <w:r>
        <w:rPr>
          <w:rFonts w:hint="eastAsia"/>
        </w:rPr>
        <w:t>报文端口号是1字节的字段，指CCO与STA之间进行交互时，应用层报文传输中的端口号。对于需要通信模块转发的报文，取值为0x11；对于发送给通信模块以及通信模块主动发送的报文，取值为0x13。一般而言，0x11报文对应于业务报文，0x13报文对应于管理报文。各类报文的端口号取值见</w:t>
      </w:r>
      <w:r>
        <w:rPr>
          <w:rFonts w:hint="eastAsia"/>
          <w:lang w:eastAsia="zh-CN"/>
        </w:rPr>
        <w:fldChar w:fldCharType="begin"/>
      </w:r>
      <w:r>
        <w:rPr>
          <w:rFonts w:hint="eastAsia"/>
          <w:lang w:eastAsia="zh-CN"/>
        </w:rPr>
        <w:instrText xml:space="preserve"> REF _Ref15401 \n \h </w:instrText>
      </w:r>
      <w:r>
        <w:rPr>
          <w:rFonts w:hint="eastAsia"/>
          <w:lang w:eastAsia="zh-CN"/>
        </w:rPr>
        <w:fldChar w:fldCharType="separate"/>
      </w:r>
      <w:r>
        <w:rPr>
          <w:rFonts w:hint="eastAsia"/>
          <w:lang w:eastAsia="zh-CN"/>
        </w:rPr>
        <w:t>6.3.2</w:t>
      </w:r>
      <w:r>
        <w:rPr>
          <w:rFonts w:hint="eastAsia"/>
          <w:lang w:eastAsia="zh-CN"/>
        </w:rPr>
        <w:fldChar w:fldCharType="end"/>
      </w:r>
      <w:r>
        <w:rPr>
          <w:rFonts w:hint="eastAsia"/>
        </w:rPr>
        <w:t>。</w:t>
      </w:r>
    </w:p>
    <w:p w14:paraId="321C6BE5">
      <w:pPr>
        <w:pStyle w:val="8"/>
        <w:rPr>
          <w:rFonts w:hint="eastAsia"/>
        </w:rPr>
      </w:pPr>
      <w:bookmarkStart w:id="45" w:name="_Toc219190460"/>
      <w:r>
        <w:t>报文标识符</w:t>
      </w:r>
      <w:bookmarkEnd w:id="45"/>
    </w:p>
    <w:p w14:paraId="708227D6">
      <w:pPr>
        <w:pStyle w:val="85"/>
        <w:ind w:firstLine="420"/>
      </w:pPr>
      <w:r>
        <w:rPr>
          <w:rFonts w:hint="eastAsia"/>
        </w:rPr>
        <w:t>报文标识符是2字节的字段，指CCO与STA、抄控器之间传输的应用层报文标识符，应用层报文固定为0x0101。</w:t>
      </w:r>
    </w:p>
    <w:p w14:paraId="71F94C62">
      <w:pPr>
        <w:pStyle w:val="85"/>
        <w:autoSpaceDE w:val="0"/>
        <w:autoSpaceDN w:val="0"/>
        <w:ind w:firstLine="420" w:firstLineChars="0"/>
        <w:rPr>
          <w:rFonts w:ascii="宋体"/>
          <w:iCs/>
          <w:color w:val="4472C4" w:themeColor="accent1"/>
          <w14:textFill>
            <w14:solidFill>
              <w14:schemeClr w14:val="accent1"/>
            </w14:solidFill>
          </w14:textFill>
        </w:rPr>
      </w:pPr>
      <w:r>
        <w:rPr>
          <w:rFonts w:hint="eastAsia"/>
          <w:sz w:val="18"/>
          <w:szCs w:val="18"/>
        </w:rPr>
        <w:t>注：默认为CCO与STA之间的应用层报文，除非特别描述为CCO和抄控器之间的报文。</w:t>
      </w:r>
    </w:p>
    <w:p w14:paraId="69E53EC3">
      <w:pPr>
        <w:pStyle w:val="8"/>
        <w:rPr>
          <w:rFonts w:hint="eastAsia"/>
        </w:rPr>
      </w:pPr>
      <w:bookmarkStart w:id="46" w:name="_Toc219190461"/>
      <w:r>
        <w:t>应用层业务报文</w:t>
      </w:r>
      <w:bookmarkEnd w:id="46"/>
    </w:p>
    <w:p w14:paraId="2A5B098A">
      <w:pPr>
        <w:autoSpaceDE w:val="0"/>
        <w:autoSpaceDN w:val="0"/>
        <w:ind w:firstLine="420"/>
        <w:rPr>
          <w:rFonts w:hint="eastAsia" w:ascii="宋体" w:hAnsi="宋体" w:cs="宋体"/>
        </w:rPr>
      </w:pPr>
      <w:r>
        <w:rPr>
          <w:rFonts w:hint="eastAsia" w:ascii="宋体" w:hAnsi="宋体" w:cs="宋体"/>
        </w:rPr>
        <w:t>应用层业务报文包括确认/否认报文、数据</w:t>
      </w:r>
      <w:r>
        <w:rPr>
          <w:rFonts w:hint="eastAsia" w:ascii="宋体" w:hAnsi="宋体" w:cs="宋体"/>
          <w:lang w:val="en-US" w:eastAsia="zh-CN"/>
        </w:rPr>
        <w:t>传输</w:t>
      </w:r>
      <w:r>
        <w:rPr>
          <w:rFonts w:hint="eastAsia" w:ascii="宋体" w:hAnsi="宋体" w:cs="宋体"/>
        </w:rPr>
        <w:t>报文、命令报文、主动上报报文、抄控器协议报文、广播命令报文和数据订阅报文,其格式如</w:t>
      </w:r>
      <w:r>
        <w:rPr>
          <w:rFonts w:hint="eastAsia" w:ascii="宋体" w:hAnsi="宋体" w:cs="宋体"/>
          <w:lang w:eastAsia="zh-CN"/>
        </w:rPr>
        <w:fldChar w:fldCharType="begin"/>
      </w:r>
      <w:r>
        <w:rPr>
          <w:rFonts w:hint="eastAsia" w:ascii="宋体" w:hAnsi="宋体" w:cs="宋体"/>
          <w:lang w:eastAsia="zh-CN"/>
        </w:rPr>
        <w:instrText xml:space="preserve"> REF _Ref15590 \h </w:instrText>
      </w:r>
      <w:r>
        <w:rPr>
          <w:rFonts w:hint="eastAsia" w:ascii="宋体" w:hAnsi="宋体" w:cs="宋体"/>
          <w:lang w:eastAsia="zh-CN"/>
        </w:rPr>
        <w:fldChar w:fldCharType="separate"/>
      </w:r>
      <w:r>
        <w:rPr>
          <w:rFonts w:hint="eastAsia" w:ascii="宋体" w:hAnsi="宋体" w:cs="宋体"/>
        </w:rPr>
        <w:t>表 2</w:t>
      </w:r>
      <w:r>
        <w:rPr>
          <w:rFonts w:hint="eastAsia" w:ascii="宋体" w:hAnsi="宋体" w:cs="宋体"/>
          <w:lang w:eastAsia="zh-CN"/>
        </w:rPr>
        <w:fldChar w:fldCharType="end"/>
      </w:r>
      <w:r>
        <w:rPr>
          <w:rFonts w:hint="eastAsia" w:ascii="宋体" w:hAnsi="宋体" w:cs="宋体"/>
        </w:rPr>
        <w:t>所示。</w:t>
      </w:r>
    </w:p>
    <w:p w14:paraId="728854D4">
      <w:pPr>
        <w:pStyle w:val="20"/>
        <w:keepNext/>
        <w:numPr>
          <w:ilvl w:val="-1"/>
          <w:numId w:val="0"/>
        </w:numPr>
        <w:ind w:firstLine="0" w:firstLineChars="0"/>
        <w:jc w:val="center"/>
        <w:rPr>
          <w:rFonts w:hint="eastAsia" w:ascii="黑体" w:hAnsi="黑体" w:eastAsia="黑体" w:cs="黑体"/>
          <w:szCs w:val="20"/>
        </w:rPr>
      </w:pPr>
      <w:bookmarkStart w:id="47" w:name="_Ref15590"/>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w:t>
      </w:r>
      <w:r>
        <w:rPr>
          <w:rFonts w:hint="eastAsia" w:ascii="黑体" w:hAnsi="黑体" w:cs="黑体"/>
        </w:rPr>
        <w:fldChar w:fldCharType="end"/>
      </w:r>
      <w:bookmarkEnd w:id="47"/>
      <w:r>
        <w:rPr>
          <w:rFonts w:hint="eastAsia" w:ascii="黑体" w:hAnsi="黑体" w:eastAsia="黑体" w:cs="黑体"/>
          <w:szCs w:val="20"/>
        </w:rPr>
        <w:t xml:space="preserve"> </w:t>
      </w:r>
      <w:bookmarkStart w:id="48" w:name="_Ref219887189"/>
      <w:r>
        <w:rPr>
          <w:rFonts w:hint="eastAsia" w:ascii="黑体" w:hAnsi="黑体" w:eastAsia="黑体" w:cs="黑体"/>
          <w:szCs w:val="20"/>
        </w:rPr>
        <w:t>应用层业务报文</w:t>
      </w:r>
      <w:bookmarkEnd w:id="48"/>
    </w:p>
    <w:tbl>
      <w:tblPr>
        <w:tblStyle w:val="58"/>
        <w:tblW w:w="95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9"/>
        <w:gridCol w:w="809"/>
        <w:gridCol w:w="924"/>
        <w:gridCol w:w="691"/>
        <w:gridCol w:w="576"/>
        <w:gridCol w:w="2097"/>
        <w:gridCol w:w="1324"/>
        <w:gridCol w:w="807"/>
        <w:gridCol w:w="1155"/>
      </w:tblGrid>
      <w:tr w14:paraId="21190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9" w:type="dxa"/>
            <w:tcBorders>
              <w:top w:val="single" w:color="000000" w:sz="4" w:space="0"/>
              <w:left w:val="single" w:color="000000" w:sz="4" w:space="0"/>
              <w:bottom w:val="single" w:color="000000" w:sz="4" w:space="0"/>
              <w:right w:val="single" w:color="000000" w:sz="4" w:space="0"/>
            </w:tcBorders>
            <w:vAlign w:val="center"/>
          </w:tcPr>
          <w:p w14:paraId="0FC6E3A3">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字节数：2</w:t>
            </w:r>
          </w:p>
        </w:tc>
        <w:tc>
          <w:tcPr>
            <w:tcW w:w="809" w:type="dxa"/>
            <w:tcBorders>
              <w:top w:val="single" w:color="000000" w:sz="4" w:space="0"/>
              <w:left w:val="single" w:color="000000" w:sz="4" w:space="0"/>
              <w:bottom w:val="single" w:color="000000" w:sz="4" w:space="0"/>
              <w:right w:val="single" w:color="000000" w:sz="4" w:space="0"/>
            </w:tcBorders>
            <w:vAlign w:val="center"/>
          </w:tcPr>
          <w:p w14:paraId="5C17A121">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924" w:type="dxa"/>
            <w:tcBorders>
              <w:top w:val="single" w:color="000000" w:sz="4" w:space="0"/>
              <w:left w:val="single" w:color="000000" w:sz="4" w:space="0"/>
              <w:bottom w:val="single" w:color="000000" w:sz="4" w:space="0"/>
              <w:right w:val="single" w:color="000000" w:sz="4" w:space="0"/>
            </w:tcBorders>
            <w:vAlign w:val="center"/>
          </w:tcPr>
          <w:p w14:paraId="118D62AE">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691" w:type="dxa"/>
            <w:tcBorders>
              <w:top w:val="single" w:color="000000" w:sz="4" w:space="0"/>
              <w:left w:val="single" w:color="000000" w:sz="4" w:space="0"/>
              <w:bottom w:val="single" w:color="000000" w:sz="4" w:space="0"/>
              <w:right w:val="single" w:color="auto" w:sz="4" w:space="0"/>
            </w:tcBorders>
            <w:vAlign w:val="center"/>
          </w:tcPr>
          <w:p w14:paraId="780F7211">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576" w:type="dxa"/>
            <w:tcBorders>
              <w:top w:val="single" w:color="000000" w:sz="4" w:space="0"/>
              <w:left w:val="single" w:color="000000" w:sz="4" w:space="0"/>
              <w:bottom w:val="single" w:color="000000" w:sz="4" w:space="0"/>
              <w:right w:val="single" w:color="auto" w:sz="4" w:space="0"/>
            </w:tcBorders>
            <w:vAlign w:val="center"/>
          </w:tcPr>
          <w:p w14:paraId="0397F39C">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2097" w:type="dxa"/>
            <w:tcBorders>
              <w:top w:val="single" w:color="000000" w:sz="4" w:space="0"/>
              <w:left w:val="single" w:color="auto" w:sz="4" w:space="0"/>
              <w:bottom w:val="single" w:color="000000" w:sz="4" w:space="0"/>
              <w:right w:val="single" w:color="000000" w:sz="4" w:space="0"/>
            </w:tcBorders>
            <w:vAlign w:val="center"/>
          </w:tcPr>
          <w:p w14:paraId="77695DD8">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变长L0</w:t>
            </w:r>
          </w:p>
        </w:tc>
        <w:tc>
          <w:tcPr>
            <w:tcW w:w="3286" w:type="dxa"/>
            <w:gridSpan w:val="3"/>
            <w:tcBorders>
              <w:top w:val="single" w:color="000000" w:sz="4" w:space="0"/>
              <w:left w:val="single" w:color="000000" w:sz="4" w:space="0"/>
              <w:bottom w:val="single" w:color="000000" w:sz="4" w:space="0"/>
              <w:right w:val="single" w:color="000000" w:sz="4" w:space="0"/>
            </w:tcBorders>
            <w:vAlign w:val="center"/>
          </w:tcPr>
          <w:p w14:paraId="20420DD3">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变长L1</w:t>
            </w:r>
          </w:p>
        </w:tc>
      </w:tr>
      <w:tr w14:paraId="45756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4" w:hRule="atLeast"/>
          <w:jc w:val="center"/>
        </w:trPr>
        <w:tc>
          <w:tcPr>
            <w:tcW w:w="1189" w:type="dxa"/>
            <w:tcBorders>
              <w:top w:val="single" w:color="000000" w:sz="4" w:space="0"/>
              <w:left w:val="single" w:color="000000" w:sz="4" w:space="0"/>
              <w:bottom w:val="single" w:color="000000" w:sz="4" w:space="0"/>
              <w:right w:val="single" w:color="000000" w:sz="4" w:space="0"/>
            </w:tcBorders>
            <w:vAlign w:val="center"/>
          </w:tcPr>
          <w:p w14:paraId="5984BA62">
            <w:pPr>
              <w:pStyle w:val="85"/>
              <w:adjustRightInd w:val="0"/>
              <w:snapToGrid w:val="0"/>
              <w:ind w:firstLine="0" w:firstLineChars="0"/>
              <w:jc w:val="center"/>
              <w:rPr>
                <w:rFonts w:ascii="Times New Roman"/>
                <w:sz w:val="18"/>
                <w:szCs w:val="18"/>
              </w:rPr>
            </w:pPr>
            <w:r>
              <w:rPr>
                <w:rFonts w:hint="eastAsia" w:ascii="Times New Roman"/>
                <w:sz w:val="18"/>
                <w:szCs w:val="18"/>
              </w:rPr>
              <w:t>控制域</w:t>
            </w:r>
          </w:p>
        </w:tc>
        <w:tc>
          <w:tcPr>
            <w:tcW w:w="809" w:type="dxa"/>
            <w:tcBorders>
              <w:top w:val="single" w:color="000000" w:sz="4" w:space="0"/>
              <w:left w:val="single" w:color="000000" w:sz="4" w:space="0"/>
              <w:bottom w:val="single" w:color="000000" w:sz="4" w:space="0"/>
              <w:right w:val="single" w:color="000000" w:sz="4" w:space="0"/>
            </w:tcBorders>
            <w:vAlign w:val="center"/>
          </w:tcPr>
          <w:p w14:paraId="53EF1FC9">
            <w:pPr>
              <w:pStyle w:val="85"/>
              <w:adjustRightInd w:val="0"/>
              <w:snapToGrid w:val="0"/>
              <w:ind w:firstLine="0" w:firstLineChars="0"/>
              <w:jc w:val="center"/>
              <w:rPr>
                <w:rFonts w:ascii="Times New Roman"/>
                <w:sz w:val="18"/>
                <w:szCs w:val="18"/>
              </w:rPr>
            </w:pPr>
            <w:r>
              <w:rPr>
                <w:rFonts w:hint="eastAsia" w:ascii="Times New Roman"/>
                <w:sz w:val="18"/>
                <w:szCs w:val="18"/>
              </w:rPr>
              <w:t>业务标识</w:t>
            </w:r>
          </w:p>
        </w:tc>
        <w:tc>
          <w:tcPr>
            <w:tcW w:w="924" w:type="dxa"/>
            <w:tcBorders>
              <w:top w:val="single" w:color="000000" w:sz="4" w:space="0"/>
              <w:left w:val="single" w:color="000000" w:sz="4" w:space="0"/>
              <w:bottom w:val="single" w:color="000000" w:sz="4" w:space="0"/>
              <w:right w:val="single" w:color="000000" w:sz="4" w:space="0"/>
            </w:tcBorders>
            <w:vAlign w:val="center"/>
          </w:tcPr>
          <w:p w14:paraId="17A34839">
            <w:pPr>
              <w:pStyle w:val="85"/>
              <w:adjustRightInd w:val="0"/>
              <w:snapToGrid w:val="0"/>
              <w:ind w:firstLine="0" w:firstLineChars="0"/>
              <w:jc w:val="center"/>
              <w:rPr>
                <w:rFonts w:ascii="Times New Roman"/>
                <w:sz w:val="18"/>
                <w:szCs w:val="18"/>
              </w:rPr>
            </w:pPr>
            <w:r>
              <w:rPr>
                <w:rFonts w:hint="eastAsia" w:ascii="Times New Roman"/>
                <w:sz w:val="18"/>
                <w:szCs w:val="18"/>
              </w:rPr>
              <w:t>应用版本号</w:t>
            </w:r>
          </w:p>
        </w:tc>
        <w:tc>
          <w:tcPr>
            <w:tcW w:w="691" w:type="dxa"/>
            <w:tcBorders>
              <w:top w:val="single" w:color="000000" w:sz="4" w:space="0"/>
              <w:left w:val="single" w:color="000000" w:sz="4" w:space="0"/>
              <w:bottom w:val="single" w:color="000000" w:sz="4" w:space="0"/>
              <w:right w:val="single" w:color="auto" w:sz="4" w:space="0"/>
            </w:tcBorders>
            <w:vAlign w:val="center"/>
          </w:tcPr>
          <w:p w14:paraId="6E168341">
            <w:pPr>
              <w:pStyle w:val="85"/>
              <w:adjustRightInd w:val="0"/>
              <w:snapToGrid w:val="0"/>
              <w:ind w:firstLine="0" w:firstLineChars="0"/>
              <w:jc w:val="center"/>
              <w:rPr>
                <w:rFonts w:ascii="Times New Roman"/>
                <w:sz w:val="18"/>
                <w:szCs w:val="18"/>
              </w:rPr>
            </w:pPr>
            <w:r>
              <w:rPr>
                <w:rFonts w:hint="eastAsia" w:ascii="Times New Roman"/>
                <w:sz w:val="18"/>
                <w:szCs w:val="18"/>
              </w:rPr>
              <w:t>帧序号</w:t>
            </w:r>
          </w:p>
        </w:tc>
        <w:tc>
          <w:tcPr>
            <w:tcW w:w="576" w:type="dxa"/>
            <w:tcBorders>
              <w:top w:val="single" w:color="000000" w:sz="4" w:space="0"/>
              <w:left w:val="single" w:color="000000" w:sz="4" w:space="0"/>
              <w:bottom w:val="single" w:color="000000" w:sz="4" w:space="0"/>
              <w:right w:val="single" w:color="auto" w:sz="4" w:space="0"/>
            </w:tcBorders>
            <w:vAlign w:val="center"/>
          </w:tcPr>
          <w:p w14:paraId="70B63891">
            <w:pPr>
              <w:pStyle w:val="85"/>
              <w:adjustRightInd w:val="0"/>
              <w:snapToGrid w:val="0"/>
              <w:ind w:firstLine="0" w:firstLineChars="0"/>
              <w:jc w:val="center"/>
              <w:rPr>
                <w:rFonts w:ascii="Times New Roman"/>
                <w:sz w:val="18"/>
                <w:szCs w:val="18"/>
              </w:rPr>
            </w:pPr>
            <w:r>
              <w:rPr>
                <w:rFonts w:hint="eastAsia" w:ascii="Times New Roman"/>
                <w:sz w:val="18"/>
                <w:szCs w:val="18"/>
              </w:rPr>
              <w:t>帧长</w:t>
            </w:r>
          </w:p>
        </w:tc>
        <w:tc>
          <w:tcPr>
            <w:tcW w:w="2097" w:type="dxa"/>
            <w:tcBorders>
              <w:top w:val="single" w:color="000000" w:sz="4" w:space="0"/>
              <w:left w:val="single" w:color="auto" w:sz="4" w:space="0"/>
              <w:bottom w:val="single" w:color="000000" w:sz="4" w:space="0"/>
              <w:right w:val="single" w:color="000000" w:sz="4" w:space="0"/>
            </w:tcBorders>
            <w:vAlign w:val="center"/>
          </w:tcPr>
          <w:p w14:paraId="19A4F882">
            <w:pPr>
              <w:pStyle w:val="85"/>
              <w:adjustRightInd w:val="0"/>
              <w:snapToGrid w:val="0"/>
              <w:ind w:firstLine="0" w:firstLineChars="0"/>
              <w:jc w:val="center"/>
              <w:rPr>
                <w:rFonts w:ascii="Times New Roman"/>
                <w:sz w:val="18"/>
                <w:szCs w:val="18"/>
              </w:rPr>
            </w:pPr>
            <w:r>
              <w:rPr>
                <w:rFonts w:hint="eastAsia" w:ascii="Times New Roman"/>
                <w:sz w:val="18"/>
                <w:szCs w:val="18"/>
              </w:rPr>
              <w:t>业务数据单元</w:t>
            </w:r>
          </w:p>
        </w:tc>
        <w:tc>
          <w:tcPr>
            <w:tcW w:w="1324" w:type="dxa"/>
            <w:tcBorders>
              <w:top w:val="single" w:color="000000" w:sz="4" w:space="0"/>
              <w:left w:val="single" w:color="000000" w:sz="4" w:space="0"/>
              <w:bottom w:val="single" w:color="000000" w:sz="4" w:space="0"/>
              <w:right w:val="single" w:color="auto" w:sz="4" w:space="0"/>
            </w:tcBorders>
            <w:vAlign w:val="center"/>
          </w:tcPr>
          <w:p w14:paraId="68DE4101">
            <w:pPr>
              <w:pStyle w:val="85"/>
              <w:adjustRightInd w:val="0"/>
              <w:snapToGrid w:val="0"/>
              <w:ind w:firstLine="0" w:firstLineChars="0"/>
              <w:jc w:val="center"/>
              <w:rPr>
                <w:rFonts w:ascii="Times New Roman"/>
                <w:sz w:val="18"/>
                <w:szCs w:val="18"/>
              </w:rPr>
            </w:pPr>
            <w:r>
              <w:rPr>
                <w:rFonts w:hint="eastAsia" w:ascii="Times New Roman"/>
                <w:sz w:val="18"/>
                <w:szCs w:val="18"/>
              </w:rPr>
              <w:t>扩展域数据区长度</w:t>
            </w:r>
          </w:p>
        </w:tc>
        <w:tc>
          <w:tcPr>
            <w:tcW w:w="807" w:type="dxa"/>
            <w:tcBorders>
              <w:top w:val="single" w:color="000000" w:sz="4" w:space="0"/>
              <w:left w:val="single" w:color="auto" w:sz="4" w:space="0"/>
              <w:bottom w:val="single" w:color="000000" w:sz="4" w:space="0"/>
              <w:right w:val="single" w:color="000000" w:sz="4" w:space="0"/>
            </w:tcBorders>
            <w:vAlign w:val="center"/>
          </w:tcPr>
          <w:p w14:paraId="3170C2E4">
            <w:pPr>
              <w:widowControl/>
              <w:adjustRightInd w:val="0"/>
              <w:snapToGrid w:val="0"/>
              <w:ind w:firstLine="0" w:firstLineChars="0"/>
              <w:jc w:val="center"/>
              <w:rPr>
                <w:kern w:val="0"/>
                <w:sz w:val="18"/>
                <w:szCs w:val="18"/>
              </w:rPr>
            </w:pPr>
            <w:r>
              <w:rPr>
                <w:rFonts w:hint="eastAsia"/>
                <w:kern w:val="0"/>
                <w:sz w:val="18"/>
                <w:szCs w:val="18"/>
              </w:rPr>
              <w:t>厂家编码</w:t>
            </w:r>
          </w:p>
        </w:tc>
        <w:tc>
          <w:tcPr>
            <w:tcW w:w="1155" w:type="dxa"/>
            <w:tcBorders>
              <w:top w:val="single" w:color="000000" w:sz="4" w:space="0"/>
              <w:left w:val="single" w:color="auto" w:sz="4" w:space="0"/>
              <w:bottom w:val="single" w:color="000000" w:sz="4" w:space="0"/>
              <w:right w:val="single" w:color="000000" w:sz="4" w:space="0"/>
            </w:tcBorders>
            <w:vAlign w:val="center"/>
          </w:tcPr>
          <w:p w14:paraId="4DF18483">
            <w:pPr>
              <w:widowControl/>
              <w:adjustRightInd w:val="0"/>
              <w:snapToGrid w:val="0"/>
              <w:ind w:firstLine="0" w:firstLineChars="0"/>
              <w:jc w:val="center"/>
              <w:rPr>
                <w:kern w:val="0"/>
                <w:sz w:val="18"/>
                <w:szCs w:val="18"/>
              </w:rPr>
            </w:pPr>
            <w:r>
              <w:rPr>
                <w:rFonts w:hint="eastAsia"/>
                <w:kern w:val="0"/>
                <w:sz w:val="18"/>
                <w:szCs w:val="18"/>
              </w:rPr>
              <w:t>扩展数据区载荷</w:t>
            </w:r>
          </w:p>
        </w:tc>
      </w:tr>
      <w:tr w14:paraId="71563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89" w:type="dxa"/>
            <w:gridSpan w:val="5"/>
            <w:tcBorders>
              <w:top w:val="single" w:color="000000" w:sz="4" w:space="0"/>
              <w:left w:val="single" w:color="000000" w:sz="4" w:space="0"/>
              <w:bottom w:val="single" w:color="000000" w:sz="4" w:space="0"/>
              <w:right w:val="single" w:color="auto" w:sz="4" w:space="0"/>
            </w:tcBorders>
            <w:vAlign w:val="center"/>
          </w:tcPr>
          <w:p w14:paraId="44FE839B">
            <w:pPr>
              <w:pStyle w:val="85"/>
              <w:adjustRightInd w:val="0"/>
              <w:snapToGrid w:val="0"/>
              <w:ind w:firstLine="0" w:firstLineChars="0"/>
              <w:jc w:val="center"/>
              <w:rPr>
                <w:rFonts w:ascii="Times New Roman"/>
                <w:sz w:val="18"/>
                <w:szCs w:val="18"/>
              </w:rPr>
            </w:pPr>
            <w:r>
              <w:rPr>
                <w:rFonts w:hint="eastAsia" w:ascii="Times New Roman"/>
                <w:sz w:val="18"/>
                <w:szCs w:val="18"/>
              </w:rPr>
              <w:t>业务报文头</w:t>
            </w:r>
          </w:p>
        </w:tc>
        <w:tc>
          <w:tcPr>
            <w:tcW w:w="2097" w:type="dxa"/>
            <w:tcBorders>
              <w:top w:val="single" w:color="000000" w:sz="4" w:space="0"/>
              <w:left w:val="single" w:color="000000" w:sz="4" w:space="0"/>
              <w:bottom w:val="single" w:color="000000" w:sz="4" w:space="0"/>
              <w:right w:val="single" w:color="auto" w:sz="4" w:space="0"/>
            </w:tcBorders>
            <w:vAlign w:val="center"/>
          </w:tcPr>
          <w:p w14:paraId="730BBCC1">
            <w:pPr>
              <w:pStyle w:val="85"/>
              <w:adjustRightInd w:val="0"/>
              <w:snapToGrid w:val="0"/>
              <w:ind w:firstLine="0" w:firstLineChars="0"/>
              <w:jc w:val="center"/>
              <w:rPr>
                <w:rFonts w:ascii="Times New Roman"/>
                <w:sz w:val="18"/>
                <w:szCs w:val="18"/>
              </w:rPr>
            </w:pPr>
            <w:r>
              <w:rPr>
                <w:rFonts w:hint="eastAsia" w:ascii="Times New Roman"/>
                <w:sz w:val="18"/>
                <w:szCs w:val="18"/>
              </w:rPr>
              <w:t>业务报文域</w:t>
            </w:r>
          </w:p>
        </w:tc>
        <w:tc>
          <w:tcPr>
            <w:tcW w:w="3286" w:type="dxa"/>
            <w:gridSpan w:val="3"/>
            <w:tcBorders>
              <w:top w:val="single" w:color="000000" w:sz="4" w:space="0"/>
              <w:left w:val="single" w:color="auto" w:sz="4" w:space="0"/>
              <w:bottom w:val="single" w:color="000000" w:sz="4" w:space="0"/>
              <w:right w:val="single" w:color="000000" w:sz="4" w:space="0"/>
            </w:tcBorders>
            <w:vAlign w:val="center"/>
          </w:tcPr>
          <w:p w14:paraId="24552416">
            <w:pPr>
              <w:pStyle w:val="85"/>
              <w:adjustRightInd w:val="0"/>
              <w:snapToGrid w:val="0"/>
              <w:ind w:firstLine="0" w:firstLineChars="0"/>
              <w:jc w:val="center"/>
              <w:rPr>
                <w:rFonts w:ascii="Times New Roman"/>
                <w:sz w:val="18"/>
                <w:szCs w:val="18"/>
              </w:rPr>
            </w:pPr>
            <w:r>
              <w:rPr>
                <w:rFonts w:hint="eastAsia" w:ascii="Times New Roman"/>
                <w:sz w:val="18"/>
                <w:szCs w:val="18"/>
              </w:rPr>
              <w:t>业务扩展域</w:t>
            </w:r>
          </w:p>
        </w:tc>
      </w:tr>
    </w:tbl>
    <w:p w14:paraId="22EA2B45">
      <w:pPr>
        <w:pStyle w:val="7"/>
        <w:rPr>
          <w:rFonts w:hint="eastAsia"/>
        </w:rPr>
      </w:pPr>
      <w:bookmarkStart w:id="49" w:name="_Toc219190462"/>
      <w:r>
        <w:t>控制域</w:t>
      </w:r>
      <w:bookmarkEnd w:id="49"/>
    </w:p>
    <w:p w14:paraId="66959BD7">
      <w:pPr>
        <w:autoSpaceDE w:val="0"/>
        <w:autoSpaceDN w:val="0"/>
        <w:ind w:firstLine="0" w:firstLineChars="0"/>
        <w:rPr>
          <w:rFonts w:ascii="宋体"/>
        </w:rPr>
      </w:pPr>
      <w:r>
        <w:rPr>
          <w:rFonts w:ascii="宋体"/>
        </w:rPr>
        <w:tab/>
      </w:r>
      <w:r>
        <w:rPr>
          <w:rFonts w:hint="eastAsia" w:ascii="宋体"/>
        </w:rPr>
        <w:t>控制域包括定义帧类型域、业务扩展域等内容，长度为16比特。具体帧控制</w:t>
      </w:r>
      <w:r>
        <w:rPr>
          <w:rFonts w:hint="eastAsia" w:ascii="宋体" w:hAnsi="宋体" w:cs="宋体"/>
        </w:rPr>
        <w:t>域内容格式如</w:t>
      </w:r>
      <w:r>
        <w:rPr>
          <w:rFonts w:hint="eastAsia" w:ascii="宋体" w:hAnsi="宋体" w:cs="宋体"/>
          <w:lang w:eastAsia="zh-CN"/>
        </w:rPr>
        <w:fldChar w:fldCharType="begin"/>
      </w:r>
      <w:r>
        <w:rPr>
          <w:rFonts w:hint="eastAsia" w:ascii="宋体" w:hAnsi="宋体" w:cs="宋体"/>
          <w:lang w:eastAsia="zh-CN"/>
        </w:rPr>
        <w:instrText xml:space="preserve"> REF _Ref15998 \h </w:instrText>
      </w:r>
      <w:r>
        <w:rPr>
          <w:rFonts w:hint="eastAsia" w:ascii="宋体" w:hAnsi="宋体" w:cs="宋体"/>
          <w:lang w:eastAsia="zh-CN"/>
        </w:rPr>
        <w:fldChar w:fldCharType="separate"/>
      </w:r>
      <w:r>
        <w:rPr>
          <w:rFonts w:hint="eastAsia" w:ascii="宋体" w:hAnsi="宋体" w:cs="宋体"/>
        </w:rPr>
        <w:t>表 3</w:t>
      </w:r>
      <w:r>
        <w:rPr>
          <w:rFonts w:hint="eastAsia" w:ascii="宋体" w:hAnsi="宋体" w:cs="宋体"/>
          <w:lang w:eastAsia="zh-CN"/>
        </w:rPr>
        <w:fldChar w:fldCharType="end"/>
      </w:r>
      <w:r>
        <w:rPr>
          <w:rFonts w:hint="eastAsia" w:ascii="宋体" w:hAnsi="宋体" w:cs="宋体"/>
        </w:rPr>
        <w:t>所示</w:t>
      </w:r>
      <w:r>
        <w:rPr>
          <w:rFonts w:hint="eastAsia" w:ascii="宋体"/>
        </w:rPr>
        <w:t>。</w:t>
      </w:r>
    </w:p>
    <w:p w14:paraId="2351B96C">
      <w:pPr>
        <w:pStyle w:val="20"/>
        <w:keepNext/>
        <w:numPr>
          <w:ilvl w:val="-1"/>
          <w:numId w:val="0"/>
        </w:numPr>
        <w:ind w:firstLine="0" w:firstLineChars="0"/>
        <w:jc w:val="center"/>
        <w:rPr>
          <w:rFonts w:hint="eastAsia" w:ascii="黑体" w:hAnsi="黑体" w:eastAsia="黑体" w:cs="黑体"/>
          <w:szCs w:val="20"/>
        </w:rPr>
      </w:pPr>
      <w:bookmarkStart w:id="50" w:name="_Ref15998"/>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3</w:t>
      </w:r>
      <w:r>
        <w:rPr>
          <w:rFonts w:hint="eastAsia" w:ascii="黑体" w:hAnsi="黑体" w:cs="黑体"/>
        </w:rPr>
        <w:fldChar w:fldCharType="end"/>
      </w:r>
      <w:bookmarkEnd w:id="50"/>
      <w:r>
        <w:rPr>
          <w:rFonts w:hint="eastAsia" w:ascii="黑体" w:hAnsi="黑体" w:eastAsia="黑体" w:cs="黑体"/>
          <w:szCs w:val="20"/>
        </w:rPr>
        <w:t xml:space="preserve"> </w:t>
      </w:r>
      <w:bookmarkStart w:id="51" w:name="_Ref219887280"/>
      <w:r>
        <w:rPr>
          <w:rFonts w:hint="eastAsia" w:ascii="黑体" w:hAnsi="黑体" w:eastAsia="黑体" w:cs="黑体"/>
          <w:szCs w:val="20"/>
        </w:rPr>
        <w:t>控制域</w:t>
      </w:r>
      <w:bookmarkEnd w:id="51"/>
    </w:p>
    <w:tbl>
      <w:tblPr>
        <w:tblStyle w:val="511"/>
        <w:tblW w:w="937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227"/>
        <w:gridCol w:w="1693"/>
        <w:gridCol w:w="1672"/>
        <w:gridCol w:w="1274"/>
        <w:gridCol w:w="1261"/>
        <w:gridCol w:w="985"/>
        <w:gridCol w:w="1265"/>
      </w:tblGrid>
      <w:tr w14:paraId="01D39C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blHeader/>
          <w:jc w:val="center"/>
        </w:trPr>
        <w:tc>
          <w:tcPr>
            <w:tcW w:w="1227" w:type="dxa"/>
          </w:tcPr>
          <w:p w14:paraId="3D484B32">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D15</w:t>
            </w:r>
          </w:p>
        </w:tc>
        <w:tc>
          <w:tcPr>
            <w:tcW w:w="1693" w:type="dxa"/>
          </w:tcPr>
          <w:p w14:paraId="197999B4">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D14</w:t>
            </w:r>
          </w:p>
        </w:tc>
        <w:tc>
          <w:tcPr>
            <w:tcW w:w="1672" w:type="dxa"/>
          </w:tcPr>
          <w:p w14:paraId="690A4E61">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D13</w:t>
            </w:r>
          </w:p>
        </w:tc>
        <w:tc>
          <w:tcPr>
            <w:tcW w:w="1274" w:type="dxa"/>
          </w:tcPr>
          <w:p w14:paraId="4B6DBDB9">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D12</w:t>
            </w:r>
          </w:p>
        </w:tc>
        <w:tc>
          <w:tcPr>
            <w:tcW w:w="1261" w:type="dxa"/>
            <w:tcBorders>
              <w:right w:val="single" w:color="auto" w:sz="4" w:space="0"/>
            </w:tcBorders>
          </w:tcPr>
          <w:p w14:paraId="4C143DEB">
            <w:pPr>
              <w:pStyle w:val="85"/>
              <w:adjustRightInd w:val="0"/>
              <w:snapToGrid w:val="0"/>
              <w:ind w:firstLine="0" w:firstLineChars="0"/>
              <w:jc w:val="center"/>
              <w:rPr>
                <w:rFonts w:hint="eastAsia" w:ascii="宋体" w:hAnsi="宋体" w:cs="宋体"/>
                <w:color w:val="EE0000"/>
                <w:sz w:val="18"/>
                <w:szCs w:val="18"/>
              </w:rPr>
            </w:pPr>
            <w:r>
              <w:rPr>
                <w:rFonts w:hint="eastAsia" w:ascii="宋体" w:hAnsi="宋体" w:cs="宋体"/>
                <w:color w:val="EE0000"/>
                <w:sz w:val="18"/>
                <w:szCs w:val="18"/>
              </w:rPr>
              <w:t>D11~D8</w:t>
            </w:r>
          </w:p>
        </w:tc>
        <w:tc>
          <w:tcPr>
            <w:tcW w:w="985" w:type="dxa"/>
            <w:tcBorders>
              <w:left w:val="single" w:color="auto" w:sz="4" w:space="0"/>
            </w:tcBorders>
          </w:tcPr>
          <w:p w14:paraId="3F9846CC">
            <w:pPr>
              <w:pStyle w:val="85"/>
              <w:adjustRightInd w:val="0"/>
              <w:snapToGrid w:val="0"/>
              <w:ind w:firstLine="0" w:firstLineChars="0"/>
              <w:jc w:val="center"/>
              <w:rPr>
                <w:rFonts w:hint="eastAsia" w:ascii="宋体" w:hAnsi="宋体" w:cs="宋体"/>
                <w:color w:val="EE0000"/>
                <w:sz w:val="18"/>
                <w:szCs w:val="18"/>
              </w:rPr>
            </w:pPr>
            <w:r>
              <w:rPr>
                <w:rFonts w:hint="eastAsia" w:ascii="宋体" w:hAnsi="宋体" w:cs="宋体"/>
                <w:color w:val="EE0000"/>
                <w:sz w:val="18"/>
                <w:szCs w:val="18"/>
              </w:rPr>
              <w:t>D7~D4</w:t>
            </w:r>
          </w:p>
        </w:tc>
        <w:tc>
          <w:tcPr>
            <w:tcW w:w="1265" w:type="dxa"/>
          </w:tcPr>
          <w:p w14:paraId="4FE0E590">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D3~D0</w:t>
            </w:r>
          </w:p>
        </w:tc>
      </w:tr>
      <w:tr w14:paraId="01FFAB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blHeader/>
          <w:jc w:val="center"/>
        </w:trPr>
        <w:tc>
          <w:tcPr>
            <w:tcW w:w="1227" w:type="dxa"/>
            <w:vAlign w:val="center"/>
          </w:tcPr>
          <w:p w14:paraId="2E3730B9">
            <w:pPr>
              <w:pStyle w:val="85"/>
              <w:adjustRightInd w:val="0"/>
              <w:snapToGrid w:val="0"/>
              <w:ind w:firstLine="0" w:firstLineChars="0"/>
              <w:jc w:val="center"/>
              <w:rPr>
                <w:rFonts w:ascii="Times New Roman"/>
                <w:sz w:val="18"/>
                <w:szCs w:val="18"/>
              </w:rPr>
            </w:pPr>
            <w:r>
              <w:rPr>
                <w:rFonts w:hint="eastAsia" w:ascii="Times New Roman"/>
                <w:sz w:val="18"/>
                <w:szCs w:val="18"/>
              </w:rPr>
              <w:t>传输方向位</w:t>
            </w:r>
          </w:p>
        </w:tc>
        <w:tc>
          <w:tcPr>
            <w:tcW w:w="1693" w:type="dxa"/>
            <w:vAlign w:val="center"/>
          </w:tcPr>
          <w:p w14:paraId="1654E4C8">
            <w:pPr>
              <w:pStyle w:val="85"/>
              <w:adjustRightInd w:val="0"/>
              <w:snapToGrid w:val="0"/>
              <w:ind w:firstLine="0" w:firstLineChars="0"/>
              <w:jc w:val="center"/>
              <w:rPr>
                <w:rFonts w:ascii="Times New Roman"/>
                <w:sz w:val="18"/>
                <w:szCs w:val="18"/>
              </w:rPr>
            </w:pPr>
            <w:r>
              <w:rPr>
                <w:rFonts w:hint="eastAsia" w:ascii="Times New Roman"/>
                <w:sz w:val="18"/>
                <w:szCs w:val="18"/>
              </w:rPr>
              <w:t>启动标志位</w:t>
            </w:r>
          </w:p>
        </w:tc>
        <w:tc>
          <w:tcPr>
            <w:tcW w:w="1672" w:type="dxa"/>
            <w:vAlign w:val="center"/>
          </w:tcPr>
          <w:p w14:paraId="51D98048">
            <w:pPr>
              <w:pStyle w:val="85"/>
              <w:adjustRightInd w:val="0"/>
              <w:snapToGrid w:val="0"/>
              <w:ind w:firstLine="0" w:firstLineChars="0"/>
              <w:jc w:val="center"/>
              <w:rPr>
                <w:rFonts w:ascii="Times New Roman"/>
                <w:sz w:val="18"/>
                <w:szCs w:val="18"/>
              </w:rPr>
            </w:pPr>
            <w:r>
              <w:rPr>
                <w:rFonts w:hint="eastAsia" w:ascii="Times New Roman"/>
                <w:sz w:val="18"/>
                <w:szCs w:val="18"/>
              </w:rPr>
              <w:t>响应标识位</w:t>
            </w:r>
          </w:p>
        </w:tc>
        <w:tc>
          <w:tcPr>
            <w:tcW w:w="1274" w:type="dxa"/>
            <w:vAlign w:val="center"/>
          </w:tcPr>
          <w:p w14:paraId="7078A57E">
            <w:pPr>
              <w:pStyle w:val="85"/>
              <w:adjustRightInd w:val="0"/>
              <w:snapToGrid w:val="0"/>
              <w:ind w:firstLine="0" w:firstLineChars="0"/>
              <w:jc w:val="center"/>
              <w:rPr>
                <w:rFonts w:ascii="Times New Roman"/>
                <w:sz w:val="18"/>
                <w:szCs w:val="18"/>
              </w:rPr>
            </w:pPr>
            <w:r>
              <w:rPr>
                <w:rFonts w:hint="eastAsia" w:ascii="Times New Roman"/>
                <w:sz w:val="18"/>
                <w:szCs w:val="18"/>
              </w:rPr>
              <w:t>业务扩展</w:t>
            </w:r>
          </w:p>
          <w:p w14:paraId="4D1E155A">
            <w:pPr>
              <w:pStyle w:val="85"/>
              <w:adjustRightInd w:val="0"/>
              <w:snapToGrid w:val="0"/>
              <w:ind w:firstLine="0" w:firstLineChars="0"/>
              <w:jc w:val="center"/>
              <w:rPr>
                <w:rFonts w:ascii="Times New Roman"/>
                <w:sz w:val="18"/>
                <w:szCs w:val="18"/>
              </w:rPr>
            </w:pPr>
            <w:r>
              <w:rPr>
                <w:rFonts w:hint="eastAsia" w:ascii="Times New Roman"/>
                <w:sz w:val="18"/>
                <w:szCs w:val="18"/>
              </w:rPr>
              <w:t>域标识位</w:t>
            </w:r>
          </w:p>
        </w:tc>
        <w:tc>
          <w:tcPr>
            <w:tcW w:w="1261" w:type="dxa"/>
            <w:tcBorders>
              <w:right w:val="single" w:color="auto" w:sz="4" w:space="0"/>
            </w:tcBorders>
            <w:vAlign w:val="center"/>
          </w:tcPr>
          <w:p w14:paraId="1625ECAC">
            <w:pPr>
              <w:pStyle w:val="85"/>
              <w:adjustRightInd w:val="0"/>
              <w:snapToGrid w:val="0"/>
              <w:ind w:firstLine="0" w:firstLineChars="0"/>
              <w:jc w:val="center"/>
              <w:rPr>
                <w:rFonts w:ascii="Times New Roman"/>
                <w:color w:val="EE0000"/>
                <w:sz w:val="18"/>
                <w:szCs w:val="18"/>
              </w:rPr>
            </w:pPr>
            <w:r>
              <w:rPr>
                <w:rFonts w:hint="eastAsia" w:ascii="Times New Roman"/>
                <w:color w:val="EE0000"/>
                <w:sz w:val="18"/>
                <w:szCs w:val="18"/>
              </w:rPr>
              <w:t>任务优先级</w:t>
            </w:r>
          </w:p>
        </w:tc>
        <w:tc>
          <w:tcPr>
            <w:tcW w:w="985" w:type="dxa"/>
            <w:tcBorders>
              <w:left w:val="single" w:color="auto" w:sz="4" w:space="0"/>
            </w:tcBorders>
            <w:vAlign w:val="center"/>
          </w:tcPr>
          <w:p w14:paraId="47F54732">
            <w:pPr>
              <w:pStyle w:val="85"/>
              <w:adjustRightInd w:val="0"/>
              <w:snapToGrid w:val="0"/>
              <w:ind w:firstLine="0" w:firstLineChars="0"/>
              <w:jc w:val="center"/>
              <w:rPr>
                <w:rFonts w:ascii="Times New Roman"/>
                <w:color w:val="EE0000"/>
                <w:sz w:val="18"/>
                <w:szCs w:val="18"/>
              </w:rPr>
            </w:pPr>
            <w:r>
              <w:rPr>
                <w:rFonts w:hint="eastAsia" w:ascii="Times New Roman"/>
                <w:color w:val="EE0000"/>
                <w:sz w:val="18"/>
                <w:szCs w:val="18"/>
              </w:rPr>
              <w:t>保留</w:t>
            </w:r>
          </w:p>
        </w:tc>
        <w:tc>
          <w:tcPr>
            <w:tcW w:w="1265" w:type="dxa"/>
            <w:vAlign w:val="center"/>
          </w:tcPr>
          <w:p w14:paraId="27B9124C">
            <w:pPr>
              <w:pStyle w:val="85"/>
              <w:adjustRightInd w:val="0"/>
              <w:snapToGrid w:val="0"/>
              <w:ind w:firstLine="0" w:firstLineChars="0"/>
              <w:jc w:val="center"/>
              <w:rPr>
                <w:rFonts w:ascii="Times New Roman"/>
                <w:sz w:val="18"/>
                <w:szCs w:val="18"/>
              </w:rPr>
            </w:pPr>
            <w:r>
              <w:rPr>
                <w:rFonts w:hint="eastAsia" w:ascii="Times New Roman"/>
                <w:sz w:val="18"/>
                <w:szCs w:val="18"/>
              </w:rPr>
              <w:t>帧类型域</w:t>
            </w:r>
          </w:p>
        </w:tc>
      </w:tr>
    </w:tbl>
    <w:p w14:paraId="2A129AB9">
      <w:pPr>
        <w:numPr>
          <w:ilvl w:val="3"/>
          <w:numId w:val="46"/>
        </w:numPr>
        <w:adjustRightInd w:val="0"/>
        <w:snapToGrid w:val="0"/>
        <w:ind w:firstLineChars="0"/>
        <w:outlineLvl w:val="4"/>
        <w:rPr>
          <w:rFonts w:hint="eastAsia" w:ascii="黑体" w:hAnsi="黑体" w:eastAsia="黑体" w:cs="黑体"/>
        </w:rPr>
      </w:pPr>
      <w:bookmarkStart w:id="52" w:name="_Toc219190463"/>
      <w:r>
        <w:rPr>
          <w:rFonts w:hint="eastAsia" w:ascii="黑体" w:hAnsi="黑体" w:eastAsia="黑体" w:cs="黑体"/>
        </w:rPr>
        <w:t>帧类型域</w:t>
      </w:r>
      <w:bookmarkEnd w:id="52"/>
    </w:p>
    <w:p w14:paraId="4BA2D667">
      <w:pPr>
        <w:autoSpaceDE w:val="0"/>
        <w:autoSpaceDN w:val="0"/>
        <w:ind w:firstLine="420" w:firstLineChars="0"/>
        <w:rPr>
          <w:rFonts w:ascii="宋体"/>
        </w:rPr>
      </w:pPr>
      <w:r>
        <w:rPr>
          <w:rFonts w:hint="eastAsia" w:ascii="宋体"/>
        </w:rPr>
        <w:t>帧类型域规定了帧所属类型，不同帧类型域内容不同，表示的帧类型不同。本规范帧类型分为数据</w:t>
      </w:r>
      <w:r>
        <w:rPr>
          <w:rFonts w:hint="eastAsia" w:ascii="宋体"/>
          <w:lang w:val="en-US" w:eastAsia="zh-CN"/>
        </w:rPr>
        <w:t>传输</w:t>
      </w:r>
      <w:r>
        <w:rPr>
          <w:rFonts w:hint="eastAsia" w:ascii="宋体"/>
        </w:rPr>
        <w:t>帧、命令帧、广播帧和主动上报帧四种，帧类型域长度为4比特，</w:t>
      </w:r>
      <w:r>
        <w:rPr>
          <w:rFonts w:hint="eastAsia" w:ascii="宋体" w:hAnsi="宋体" w:cs="宋体"/>
        </w:rPr>
        <w:t>数据内容如</w:t>
      </w:r>
      <w:r>
        <w:rPr>
          <w:rFonts w:hint="eastAsia" w:ascii="宋体" w:hAnsi="宋体" w:cs="宋体"/>
          <w:lang w:eastAsia="zh-CN"/>
        </w:rPr>
        <w:fldChar w:fldCharType="begin"/>
      </w:r>
      <w:r>
        <w:rPr>
          <w:rFonts w:hint="eastAsia" w:ascii="宋体" w:hAnsi="宋体" w:cs="宋体"/>
          <w:lang w:eastAsia="zh-CN"/>
        </w:rPr>
        <w:instrText xml:space="preserve"> REF _Ref16060 \h </w:instrText>
      </w:r>
      <w:r>
        <w:rPr>
          <w:rFonts w:hint="eastAsia" w:ascii="宋体" w:hAnsi="宋体" w:cs="宋体"/>
          <w:lang w:eastAsia="zh-CN"/>
        </w:rPr>
        <w:fldChar w:fldCharType="separate"/>
      </w:r>
      <w:r>
        <w:rPr>
          <w:rFonts w:hint="eastAsia" w:ascii="宋体" w:hAnsi="宋体" w:cs="宋体"/>
        </w:rPr>
        <w:t>表 4</w:t>
      </w:r>
      <w:r>
        <w:rPr>
          <w:rFonts w:hint="eastAsia" w:ascii="宋体" w:hAnsi="宋体" w:cs="宋体"/>
          <w:lang w:eastAsia="zh-CN"/>
        </w:rPr>
        <w:fldChar w:fldCharType="end"/>
      </w:r>
      <w:r>
        <w:rPr>
          <w:rFonts w:hint="eastAsia" w:ascii="宋体" w:hAnsi="宋体" w:cs="宋体"/>
        </w:rPr>
        <w:t>所示。</w:t>
      </w:r>
    </w:p>
    <w:p w14:paraId="14C42BE2">
      <w:pPr>
        <w:pStyle w:val="20"/>
        <w:keepNext/>
        <w:numPr>
          <w:ilvl w:val="-1"/>
          <w:numId w:val="0"/>
        </w:numPr>
        <w:ind w:firstLine="0" w:firstLineChars="0"/>
        <w:jc w:val="center"/>
        <w:rPr>
          <w:rFonts w:hint="eastAsia" w:ascii="黑体" w:hAnsi="黑体" w:eastAsia="黑体" w:cs="黑体"/>
          <w:szCs w:val="20"/>
        </w:rPr>
      </w:pPr>
      <w:bookmarkStart w:id="53" w:name="_Ref16060"/>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bookmarkEnd w:id="53"/>
      <w:r>
        <w:rPr>
          <w:rFonts w:hint="eastAsia" w:ascii="黑体" w:hAnsi="黑体" w:eastAsia="黑体" w:cs="黑体"/>
          <w:szCs w:val="20"/>
        </w:rPr>
        <w:t xml:space="preserve"> </w:t>
      </w:r>
      <w:bookmarkStart w:id="54" w:name="_Ref219887322"/>
      <w:r>
        <w:rPr>
          <w:rFonts w:hint="eastAsia" w:ascii="黑体" w:hAnsi="黑体" w:eastAsia="黑体" w:cs="黑体"/>
          <w:szCs w:val="20"/>
        </w:rPr>
        <w:t>帧类型域</w:t>
      </w:r>
      <w:bookmarkEnd w:id="54"/>
    </w:p>
    <w:tbl>
      <w:tblPr>
        <w:tblStyle w:val="58"/>
        <w:tblW w:w="95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6"/>
        <w:gridCol w:w="2968"/>
        <w:gridCol w:w="2968"/>
      </w:tblGrid>
      <w:tr w14:paraId="4542C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636" w:type="dxa"/>
            <w:tcBorders>
              <w:top w:val="single" w:color="000000" w:sz="4" w:space="0"/>
              <w:left w:val="single" w:color="000000" w:sz="4" w:space="0"/>
              <w:bottom w:val="single" w:color="000000" w:sz="4" w:space="0"/>
              <w:right w:val="single" w:color="000000" w:sz="4" w:space="0"/>
            </w:tcBorders>
            <w:vAlign w:val="center"/>
          </w:tcPr>
          <w:p w14:paraId="6ECE8E9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帧类型域D3 D2 D1 D0</w:t>
            </w:r>
          </w:p>
        </w:tc>
        <w:tc>
          <w:tcPr>
            <w:tcW w:w="2968" w:type="dxa"/>
            <w:tcBorders>
              <w:top w:val="single" w:color="000000" w:sz="4" w:space="0"/>
              <w:left w:val="single" w:color="000000" w:sz="4" w:space="0"/>
              <w:bottom w:val="single" w:color="000000" w:sz="4" w:space="0"/>
              <w:right w:val="single" w:color="000000" w:sz="4" w:space="0"/>
            </w:tcBorders>
            <w:vAlign w:val="center"/>
          </w:tcPr>
          <w:p w14:paraId="0541E72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帧类型名称</w:t>
            </w:r>
          </w:p>
        </w:tc>
        <w:tc>
          <w:tcPr>
            <w:tcW w:w="2968" w:type="dxa"/>
            <w:tcBorders>
              <w:top w:val="single" w:color="000000" w:sz="4" w:space="0"/>
              <w:left w:val="single" w:color="000000" w:sz="4" w:space="0"/>
              <w:bottom w:val="single" w:color="000000" w:sz="4" w:space="0"/>
              <w:right w:val="single" w:color="000000" w:sz="4" w:space="0"/>
            </w:tcBorders>
            <w:vAlign w:val="center"/>
          </w:tcPr>
          <w:p w14:paraId="4C4D1C48">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应用类型条目</w:t>
            </w:r>
          </w:p>
        </w:tc>
      </w:tr>
      <w:tr w14:paraId="5B9AC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636" w:type="dxa"/>
            <w:tcBorders>
              <w:top w:val="single" w:color="000000" w:sz="4" w:space="0"/>
              <w:left w:val="single" w:color="000000" w:sz="4" w:space="0"/>
              <w:bottom w:val="single" w:color="000000" w:sz="4" w:space="0"/>
              <w:right w:val="single" w:color="000000" w:sz="4" w:space="0"/>
            </w:tcBorders>
            <w:vAlign w:val="center"/>
          </w:tcPr>
          <w:p w14:paraId="2DA2AD49">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0000</w:t>
            </w:r>
          </w:p>
        </w:tc>
        <w:tc>
          <w:tcPr>
            <w:tcW w:w="2968" w:type="dxa"/>
            <w:tcBorders>
              <w:top w:val="single" w:color="000000" w:sz="4" w:space="0"/>
              <w:left w:val="single" w:color="000000" w:sz="4" w:space="0"/>
              <w:bottom w:val="single" w:color="000000" w:sz="4" w:space="0"/>
              <w:right w:val="single" w:color="000000" w:sz="4" w:space="0"/>
            </w:tcBorders>
            <w:vAlign w:val="center"/>
          </w:tcPr>
          <w:p w14:paraId="54DEA049">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确认/否认</w:t>
            </w:r>
          </w:p>
        </w:tc>
        <w:tc>
          <w:tcPr>
            <w:tcW w:w="2968" w:type="dxa"/>
            <w:tcBorders>
              <w:top w:val="single" w:color="000000" w:sz="4" w:space="0"/>
              <w:left w:val="single" w:color="000000" w:sz="4" w:space="0"/>
              <w:bottom w:val="single" w:color="000000" w:sz="4" w:space="0"/>
              <w:right w:val="single" w:color="000000" w:sz="4" w:space="0"/>
            </w:tcBorders>
            <w:vAlign w:val="center"/>
          </w:tcPr>
          <w:p w14:paraId="7BB7F76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fldChar w:fldCharType="begin"/>
            </w:r>
            <w:r>
              <w:rPr>
                <w:rFonts w:hint="eastAsia" w:ascii="宋体" w:hAnsi="宋体" w:cs="宋体"/>
                <w:kern w:val="0"/>
                <w:sz w:val="18"/>
                <w:szCs w:val="18"/>
              </w:rPr>
              <w:instrText xml:space="preserve"> REF _Ref56782490 \r \h  \* MERGEFORMAT </w:instrText>
            </w:r>
            <w:r>
              <w:rPr>
                <w:rFonts w:hint="eastAsia" w:ascii="宋体" w:hAnsi="宋体" w:cs="宋体"/>
                <w:kern w:val="0"/>
                <w:sz w:val="18"/>
                <w:szCs w:val="18"/>
              </w:rPr>
              <w:fldChar w:fldCharType="separate"/>
            </w:r>
            <w:r>
              <w:rPr>
                <w:rFonts w:hint="eastAsia" w:ascii="宋体" w:hAnsi="宋体" w:cs="宋体"/>
                <w:kern w:val="0"/>
                <w:sz w:val="18"/>
                <w:szCs w:val="18"/>
              </w:rPr>
              <w:t>8</w:t>
            </w:r>
            <w:r>
              <w:rPr>
                <w:rFonts w:hint="eastAsia" w:ascii="宋体" w:hAnsi="宋体" w:cs="宋体"/>
                <w:kern w:val="0"/>
                <w:sz w:val="18"/>
                <w:szCs w:val="18"/>
              </w:rPr>
              <w:fldChar w:fldCharType="end"/>
            </w:r>
          </w:p>
        </w:tc>
      </w:tr>
      <w:tr w14:paraId="52C4F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636" w:type="dxa"/>
            <w:tcBorders>
              <w:top w:val="single" w:color="000000" w:sz="4" w:space="0"/>
              <w:left w:val="single" w:color="000000" w:sz="4" w:space="0"/>
              <w:bottom w:val="single" w:color="000000" w:sz="4" w:space="0"/>
              <w:right w:val="single" w:color="000000" w:sz="4" w:space="0"/>
            </w:tcBorders>
            <w:vAlign w:val="center"/>
          </w:tcPr>
          <w:p w14:paraId="5BC1741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0001</w:t>
            </w:r>
          </w:p>
        </w:tc>
        <w:tc>
          <w:tcPr>
            <w:tcW w:w="2968" w:type="dxa"/>
            <w:tcBorders>
              <w:top w:val="single" w:color="000000" w:sz="4" w:space="0"/>
              <w:left w:val="single" w:color="000000" w:sz="4" w:space="0"/>
              <w:bottom w:val="single" w:color="000000" w:sz="4" w:space="0"/>
              <w:right w:val="single" w:color="000000" w:sz="4" w:space="0"/>
            </w:tcBorders>
            <w:vAlign w:val="center"/>
          </w:tcPr>
          <w:p w14:paraId="278F32AE">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数据</w:t>
            </w:r>
            <w:r>
              <w:rPr>
                <w:rFonts w:hint="eastAsia" w:ascii="宋体" w:hAnsi="宋体" w:cs="宋体"/>
                <w:kern w:val="0"/>
                <w:sz w:val="18"/>
                <w:szCs w:val="18"/>
                <w:lang w:val="en-US" w:eastAsia="zh-CN"/>
              </w:rPr>
              <w:t>传输</w:t>
            </w:r>
            <w:r>
              <w:rPr>
                <w:rFonts w:hint="eastAsia" w:ascii="宋体" w:hAnsi="宋体" w:cs="宋体"/>
                <w:kern w:val="0"/>
                <w:sz w:val="18"/>
                <w:szCs w:val="18"/>
              </w:rPr>
              <w:t>帧</w:t>
            </w:r>
          </w:p>
        </w:tc>
        <w:tc>
          <w:tcPr>
            <w:tcW w:w="2968" w:type="dxa"/>
            <w:tcBorders>
              <w:top w:val="single" w:color="000000" w:sz="4" w:space="0"/>
              <w:left w:val="single" w:color="000000" w:sz="4" w:space="0"/>
              <w:bottom w:val="single" w:color="000000" w:sz="4" w:space="0"/>
              <w:right w:val="single" w:color="000000" w:sz="4" w:space="0"/>
            </w:tcBorders>
            <w:vAlign w:val="center"/>
          </w:tcPr>
          <w:p w14:paraId="3B980A0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fldChar w:fldCharType="begin"/>
            </w:r>
            <w:r>
              <w:rPr>
                <w:rFonts w:hint="eastAsia" w:ascii="宋体" w:hAnsi="宋体" w:cs="宋体"/>
                <w:kern w:val="0"/>
                <w:sz w:val="18"/>
                <w:szCs w:val="18"/>
              </w:rPr>
              <w:instrText xml:space="preserve"> REF _Ref439229340 \r \h  \* MERGEFORMAT </w:instrText>
            </w:r>
            <w:r>
              <w:rPr>
                <w:rFonts w:hint="eastAsia" w:ascii="宋体" w:hAnsi="宋体" w:cs="宋体"/>
                <w:kern w:val="0"/>
                <w:sz w:val="18"/>
                <w:szCs w:val="18"/>
              </w:rPr>
              <w:fldChar w:fldCharType="separate"/>
            </w:r>
            <w:r>
              <w:rPr>
                <w:rFonts w:hint="eastAsia" w:ascii="宋体" w:hAnsi="宋体" w:cs="宋体"/>
                <w:kern w:val="0"/>
                <w:sz w:val="18"/>
                <w:szCs w:val="18"/>
              </w:rPr>
              <w:t>9</w:t>
            </w:r>
            <w:r>
              <w:rPr>
                <w:rFonts w:hint="eastAsia" w:ascii="宋体" w:hAnsi="宋体" w:cs="宋体"/>
                <w:kern w:val="0"/>
                <w:sz w:val="18"/>
                <w:szCs w:val="18"/>
              </w:rPr>
              <w:fldChar w:fldCharType="end"/>
            </w:r>
          </w:p>
        </w:tc>
      </w:tr>
      <w:tr w14:paraId="7C6B5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636" w:type="dxa"/>
            <w:tcBorders>
              <w:top w:val="single" w:color="000000" w:sz="4" w:space="0"/>
              <w:left w:val="single" w:color="000000" w:sz="4" w:space="0"/>
              <w:bottom w:val="single" w:color="000000" w:sz="4" w:space="0"/>
              <w:right w:val="single" w:color="000000" w:sz="4" w:space="0"/>
            </w:tcBorders>
            <w:vAlign w:val="center"/>
          </w:tcPr>
          <w:p w14:paraId="691A461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0010</w:t>
            </w:r>
          </w:p>
        </w:tc>
        <w:tc>
          <w:tcPr>
            <w:tcW w:w="2968" w:type="dxa"/>
            <w:tcBorders>
              <w:top w:val="single" w:color="000000" w:sz="4" w:space="0"/>
              <w:left w:val="single" w:color="000000" w:sz="4" w:space="0"/>
              <w:bottom w:val="single" w:color="000000" w:sz="4" w:space="0"/>
              <w:right w:val="single" w:color="000000" w:sz="4" w:space="0"/>
            </w:tcBorders>
            <w:vAlign w:val="center"/>
          </w:tcPr>
          <w:p w14:paraId="3000539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命令帧</w:t>
            </w:r>
          </w:p>
        </w:tc>
        <w:tc>
          <w:tcPr>
            <w:tcW w:w="2968" w:type="dxa"/>
            <w:tcBorders>
              <w:top w:val="single" w:color="000000" w:sz="4" w:space="0"/>
              <w:left w:val="single" w:color="000000" w:sz="4" w:space="0"/>
              <w:bottom w:val="single" w:color="000000" w:sz="4" w:space="0"/>
              <w:right w:val="single" w:color="000000" w:sz="4" w:space="0"/>
            </w:tcBorders>
            <w:vAlign w:val="center"/>
          </w:tcPr>
          <w:p w14:paraId="1792F91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fldChar w:fldCharType="begin"/>
            </w:r>
            <w:r>
              <w:rPr>
                <w:rFonts w:hint="eastAsia" w:ascii="宋体" w:hAnsi="宋体" w:cs="宋体"/>
                <w:kern w:val="0"/>
                <w:sz w:val="18"/>
                <w:szCs w:val="18"/>
              </w:rPr>
              <w:instrText xml:space="preserve"> REF _Ref439229349 \r \h  \* MERGEFORMAT </w:instrText>
            </w:r>
            <w:r>
              <w:rPr>
                <w:rFonts w:hint="eastAsia" w:ascii="宋体" w:hAnsi="宋体" w:cs="宋体"/>
                <w:kern w:val="0"/>
                <w:sz w:val="18"/>
                <w:szCs w:val="18"/>
              </w:rPr>
              <w:fldChar w:fldCharType="separate"/>
            </w:r>
            <w:r>
              <w:rPr>
                <w:rFonts w:hint="eastAsia" w:ascii="宋体" w:hAnsi="宋体" w:cs="宋体"/>
                <w:kern w:val="0"/>
                <w:sz w:val="18"/>
                <w:szCs w:val="18"/>
              </w:rPr>
              <w:t>10</w:t>
            </w:r>
            <w:r>
              <w:rPr>
                <w:rFonts w:hint="eastAsia" w:ascii="宋体" w:hAnsi="宋体" w:cs="宋体"/>
                <w:kern w:val="0"/>
                <w:sz w:val="18"/>
                <w:szCs w:val="18"/>
              </w:rPr>
              <w:fldChar w:fldCharType="end"/>
            </w:r>
          </w:p>
        </w:tc>
      </w:tr>
      <w:tr w14:paraId="5041B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636" w:type="dxa"/>
            <w:tcBorders>
              <w:top w:val="single" w:color="000000" w:sz="4" w:space="0"/>
              <w:left w:val="single" w:color="000000" w:sz="4" w:space="0"/>
              <w:bottom w:val="single" w:color="000000" w:sz="4" w:space="0"/>
              <w:right w:val="single" w:color="000000" w:sz="4" w:space="0"/>
            </w:tcBorders>
            <w:vAlign w:val="center"/>
          </w:tcPr>
          <w:p w14:paraId="3E0E3DA4">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0011</w:t>
            </w:r>
          </w:p>
        </w:tc>
        <w:tc>
          <w:tcPr>
            <w:tcW w:w="2968" w:type="dxa"/>
            <w:tcBorders>
              <w:top w:val="single" w:color="000000" w:sz="4" w:space="0"/>
              <w:left w:val="single" w:color="000000" w:sz="4" w:space="0"/>
              <w:bottom w:val="single" w:color="000000" w:sz="4" w:space="0"/>
              <w:right w:val="single" w:color="000000" w:sz="4" w:space="0"/>
            </w:tcBorders>
            <w:vAlign w:val="center"/>
          </w:tcPr>
          <w:p w14:paraId="435F8BED">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主动上报帧</w:t>
            </w:r>
          </w:p>
        </w:tc>
        <w:tc>
          <w:tcPr>
            <w:tcW w:w="2968" w:type="dxa"/>
            <w:tcBorders>
              <w:top w:val="single" w:color="000000" w:sz="4" w:space="0"/>
              <w:left w:val="single" w:color="000000" w:sz="4" w:space="0"/>
              <w:bottom w:val="single" w:color="000000" w:sz="4" w:space="0"/>
              <w:right w:val="single" w:color="000000" w:sz="4" w:space="0"/>
            </w:tcBorders>
            <w:vAlign w:val="center"/>
          </w:tcPr>
          <w:p w14:paraId="4387EAA6">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fldChar w:fldCharType="begin"/>
            </w:r>
            <w:r>
              <w:rPr>
                <w:rFonts w:hint="eastAsia" w:ascii="宋体" w:hAnsi="宋体" w:cs="宋体"/>
                <w:kern w:val="0"/>
                <w:sz w:val="18"/>
                <w:szCs w:val="18"/>
              </w:rPr>
              <w:instrText xml:space="preserve"> REF _Ref439236539 \r \h  \* MERGEFORMAT </w:instrText>
            </w:r>
            <w:r>
              <w:rPr>
                <w:rFonts w:hint="eastAsia" w:ascii="宋体" w:hAnsi="宋体" w:cs="宋体"/>
                <w:kern w:val="0"/>
                <w:sz w:val="18"/>
                <w:szCs w:val="18"/>
              </w:rPr>
              <w:fldChar w:fldCharType="separate"/>
            </w:r>
            <w:r>
              <w:rPr>
                <w:rFonts w:hint="eastAsia" w:ascii="宋体" w:hAnsi="宋体" w:cs="宋体"/>
                <w:kern w:val="0"/>
                <w:sz w:val="18"/>
                <w:szCs w:val="18"/>
              </w:rPr>
              <w:t>11</w:t>
            </w:r>
            <w:r>
              <w:rPr>
                <w:rFonts w:hint="eastAsia" w:ascii="宋体" w:hAnsi="宋体" w:cs="宋体"/>
                <w:kern w:val="0"/>
                <w:sz w:val="18"/>
                <w:szCs w:val="18"/>
              </w:rPr>
              <w:fldChar w:fldCharType="end"/>
            </w:r>
          </w:p>
        </w:tc>
      </w:tr>
      <w:tr w14:paraId="049D9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636" w:type="dxa"/>
            <w:tcBorders>
              <w:top w:val="single" w:color="000000" w:sz="4" w:space="0"/>
              <w:left w:val="single" w:color="000000" w:sz="4" w:space="0"/>
              <w:bottom w:val="single" w:color="000000" w:sz="4" w:space="0"/>
              <w:right w:val="single" w:color="000000" w:sz="4" w:space="0"/>
            </w:tcBorders>
            <w:vAlign w:val="center"/>
          </w:tcPr>
          <w:p w14:paraId="0503E74E">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0100</w:t>
            </w:r>
          </w:p>
        </w:tc>
        <w:tc>
          <w:tcPr>
            <w:tcW w:w="2968" w:type="dxa"/>
            <w:tcBorders>
              <w:top w:val="single" w:color="000000" w:sz="4" w:space="0"/>
              <w:left w:val="single" w:color="000000" w:sz="4" w:space="0"/>
              <w:bottom w:val="single" w:color="000000" w:sz="4" w:space="0"/>
              <w:right w:val="single" w:color="000000" w:sz="4" w:space="0"/>
            </w:tcBorders>
            <w:vAlign w:val="center"/>
          </w:tcPr>
          <w:p w14:paraId="01CD6166">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抄控器相关协议</w:t>
            </w:r>
          </w:p>
        </w:tc>
        <w:tc>
          <w:tcPr>
            <w:tcW w:w="2968" w:type="dxa"/>
            <w:tcBorders>
              <w:top w:val="single" w:color="000000" w:sz="4" w:space="0"/>
              <w:left w:val="single" w:color="000000" w:sz="4" w:space="0"/>
              <w:bottom w:val="single" w:color="000000" w:sz="4" w:space="0"/>
              <w:right w:val="single" w:color="000000" w:sz="4" w:space="0"/>
            </w:tcBorders>
            <w:vAlign w:val="center"/>
          </w:tcPr>
          <w:p w14:paraId="3F1E3329">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fldChar w:fldCharType="begin"/>
            </w:r>
            <w:r>
              <w:rPr>
                <w:rFonts w:hint="eastAsia" w:ascii="宋体" w:hAnsi="宋体" w:cs="宋体"/>
                <w:kern w:val="0"/>
                <w:sz w:val="18"/>
                <w:szCs w:val="18"/>
              </w:rPr>
              <w:instrText xml:space="preserve"> REF _Ref57205293 \r \h  \* MERGEFORMAT </w:instrText>
            </w:r>
            <w:r>
              <w:rPr>
                <w:rFonts w:hint="eastAsia" w:ascii="宋体" w:hAnsi="宋体" w:cs="宋体"/>
                <w:kern w:val="0"/>
                <w:sz w:val="18"/>
                <w:szCs w:val="18"/>
              </w:rPr>
              <w:fldChar w:fldCharType="separate"/>
            </w:r>
            <w:r>
              <w:rPr>
                <w:rFonts w:hint="eastAsia" w:ascii="宋体" w:hAnsi="宋体" w:cs="宋体"/>
                <w:kern w:val="0"/>
                <w:sz w:val="18"/>
                <w:szCs w:val="18"/>
              </w:rPr>
              <w:t>12</w:t>
            </w:r>
            <w:r>
              <w:rPr>
                <w:rFonts w:hint="eastAsia" w:ascii="宋体" w:hAnsi="宋体" w:cs="宋体"/>
                <w:kern w:val="0"/>
                <w:sz w:val="18"/>
                <w:szCs w:val="18"/>
              </w:rPr>
              <w:fldChar w:fldCharType="end"/>
            </w:r>
          </w:p>
        </w:tc>
      </w:tr>
      <w:tr w14:paraId="0B970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636" w:type="dxa"/>
            <w:tcBorders>
              <w:top w:val="single" w:color="000000" w:sz="4" w:space="0"/>
              <w:left w:val="single" w:color="000000" w:sz="4" w:space="0"/>
              <w:bottom w:val="single" w:color="000000" w:sz="4" w:space="0"/>
              <w:right w:val="single" w:color="000000" w:sz="4" w:space="0"/>
            </w:tcBorders>
            <w:vAlign w:val="center"/>
          </w:tcPr>
          <w:p w14:paraId="2C200EF4">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0101</w:t>
            </w:r>
          </w:p>
        </w:tc>
        <w:tc>
          <w:tcPr>
            <w:tcW w:w="2968" w:type="dxa"/>
            <w:tcBorders>
              <w:top w:val="single" w:color="000000" w:sz="4" w:space="0"/>
              <w:left w:val="single" w:color="000000" w:sz="4" w:space="0"/>
              <w:bottom w:val="single" w:color="000000" w:sz="4" w:space="0"/>
              <w:right w:val="single" w:color="000000" w:sz="4" w:space="0"/>
            </w:tcBorders>
            <w:vAlign w:val="center"/>
          </w:tcPr>
          <w:p w14:paraId="64EA7251">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广播命令帧</w:t>
            </w:r>
          </w:p>
        </w:tc>
        <w:tc>
          <w:tcPr>
            <w:tcW w:w="2968" w:type="dxa"/>
            <w:tcBorders>
              <w:top w:val="single" w:color="000000" w:sz="4" w:space="0"/>
              <w:left w:val="single" w:color="000000" w:sz="4" w:space="0"/>
              <w:bottom w:val="single" w:color="000000" w:sz="4" w:space="0"/>
              <w:right w:val="single" w:color="000000" w:sz="4" w:space="0"/>
            </w:tcBorders>
            <w:vAlign w:val="center"/>
          </w:tcPr>
          <w:p w14:paraId="113078CD">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fldChar w:fldCharType="begin"/>
            </w:r>
            <w:r>
              <w:rPr>
                <w:rFonts w:hint="eastAsia" w:ascii="宋体" w:hAnsi="宋体" w:cs="宋体"/>
                <w:kern w:val="0"/>
                <w:sz w:val="18"/>
                <w:szCs w:val="18"/>
              </w:rPr>
              <w:instrText xml:space="preserve"> REF _Ref57205303 \r \h  \* MERGEFORMAT </w:instrText>
            </w:r>
            <w:r>
              <w:rPr>
                <w:rFonts w:hint="eastAsia" w:ascii="宋体" w:hAnsi="宋体" w:cs="宋体"/>
                <w:kern w:val="0"/>
                <w:sz w:val="18"/>
                <w:szCs w:val="18"/>
              </w:rPr>
              <w:fldChar w:fldCharType="separate"/>
            </w:r>
            <w:r>
              <w:rPr>
                <w:rFonts w:hint="eastAsia" w:ascii="宋体" w:hAnsi="宋体" w:cs="宋体"/>
                <w:kern w:val="0"/>
                <w:sz w:val="18"/>
                <w:szCs w:val="18"/>
              </w:rPr>
              <w:t>13</w:t>
            </w:r>
            <w:r>
              <w:rPr>
                <w:rFonts w:hint="eastAsia" w:ascii="宋体" w:hAnsi="宋体" w:cs="宋体"/>
                <w:kern w:val="0"/>
                <w:sz w:val="18"/>
                <w:szCs w:val="18"/>
              </w:rPr>
              <w:fldChar w:fldCharType="end"/>
            </w:r>
          </w:p>
        </w:tc>
      </w:tr>
      <w:tr w14:paraId="74B2A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636" w:type="dxa"/>
            <w:tcBorders>
              <w:top w:val="single" w:color="000000" w:sz="4" w:space="0"/>
              <w:left w:val="single" w:color="000000" w:sz="4" w:space="0"/>
              <w:bottom w:val="single" w:color="000000" w:sz="4" w:space="0"/>
              <w:right w:val="single" w:color="000000" w:sz="4" w:space="0"/>
            </w:tcBorders>
            <w:vAlign w:val="center"/>
          </w:tcPr>
          <w:p w14:paraId="3D2B9FAE">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0110</w:t>
            </w:r>
          </w:p>
        </w:tc>
        <w:tc>
          <w:tcPr>
            <w:tcW w:w="2968" w:type="dxa"/>
            <w:tcBorders>
              <w:top w:val="single" w:color="000000" w:sz="4" w:space="0"/>
              <w:left w:val="single" w:color="000000" w:sz="4" w:space="0"/>
              <w:bottom w:val="single" w:color="000000" w:sz="4" w:space="0"/>
              <w:right w:val="single" w:color="000000" w:sz="4" w:space="0"/>
            </w:tcBorders>
            <w:vAlign w:val="center"/>
          </w:tcPr>
          <w:p w14:paraId="4D99AF6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数据订阅路由帧</w:t>
            </w:r>
          </w:p>
        </w:tc>
        <w:tc>
          <w:tcPr>
            <w:tcW w:w="2968" w:type="dxa"/>
            <w:tcBorders>
              <w:top w:val="single" w:color="000000" w:sz="4" w:space="0"/>
              <w:left w:val="single" w:color="000000" w:sz="4" w:space="0"/>
              <w:bottom w:val="single" w:color="000000" w:sz="4" w:space="0"/>
              <w:right w:val="single" w:color="000000" w:sz="4" w:space="0"/>
            </w:tcBorders>
            <w:vAlign w:val="center"/>
          </w:tcPr>
          <w:p w14:paraId="1BE9D59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fldChar w:fldCharType="begin"/>
            </w:r>
            <w:r>
              <w:rPr>
                <w:rFonts w:hint="eastAsia" w:ascii="宋体" w:hAnsi="宋体" w:cs="宋体"/>
                <w:kern w:val="0"/>
                <w:sz w:val="18"/>
                <w:szCs w:val="18"/>
              </w:rPr>
              <w:instrText xml:space="preserve"> REF _Ref57205313 \r \h  \* MERGEFORMAT </w:instrText>
            </w:r>
            <w:r>
              <w:rPr>
                <w:rFonts w:hint="eastAsia" w:ascii="宋体" w:hAnsi="宋体" w:cs="宋体"/>
                <w:kern w:val="0"/>
                <w:sz w:val="18"/>
                <w:szCs w:val="18"/>
              </w:rPr>
              <w:fldChar w:fldCharType="separate"/>
            </w:r>
            <w:r>
              <w:rPr>
                <w:rFonts w:hint="eastAsia" w:ascii="宋体" w:hAnsi="宋体" w:cs="宋体"/>
                <w:kern w:val="0"/>
                <w:sz w:val="18"/>
                <w:szCs w:val="18"/>
              </w:rPr>
              <w:t>14</w:t>
            </w:r>
            <w:r>
              <w:rPr>
                <w:rFonts w:hint="eastAsia" w:ascii="宋体" w:hAnsi="宋体" w:cs="宋体"/>
                <w:kern w:val="0"/>
                <w:sz w:val="18"/>
                <w:szCs w:val="18"/>
              </w:rPr>
              <w:fldChar w:fldCharType="end"/>
            </w:r>
          </w:p>
        </w:tc>
      </w:tr>
      <w:tr w14:paraId="0C2C7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636" w:type="dxa"/>
            <w:tcBorders>
              <w:top w:val="single" w:color="000000" w:sz="4" w:space="0"/>
              <w:left w:val="single" w:color="000000" w:sz="4" w:space="0"/>
              <w:bottom w:val="single" w:color="000000" w:sz="4" w:space="0"/>
              <w:right w:val="single" w:color="000000" w:sz="4" w:space="0"/>
            </w:tcBorders>
            <w:vAlign w:val="center"/>
          </w:tcPr>
          <w:p w14:paraId="04C00208">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1110</w:t>
            </w:r>
          </w:p>
        </w:tc>
        <w:tc>
          <w:tcPr>
            <w:tcW w:w="2968" w:type="dxa"/>
            <w:tcBorders>
              <w:top w:val="single" w:color="000000" w:sz="4" w:space="0"/>
              <w:left w:val="single" w:color="000000" w:sz="4" w:space="0"/>
              <w:bottom w:val="single" w:color="000000" w:sz="4" w:space="0"/>
              <w:right w:val="single" w:color="000000" w:sz="4" w:space="0"/>
            </w:tcBorders>
            <w:vAlign w:val="center"/>
          </w:tcPr>
          <w:p w14:paraId="551AB21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厂家调试</w:t>
            </w:r>
          </w:p>
        </w:tc>
        <w:tc>
          <w:tcPr>
            <w:tcW w:w="2968" w:type="dxa"/>
            <w:tcBorders>
              <w:top w:val="single" w:color="000000" w:sz="4" w:space="0"/>
              <w:left w:val="single" w:color="000000" w:sz="4" w:space="0"/>
              <w:bottom w:val="single" w:color="000000" w:sz="4" w:space="0"/>
              <w:right w:val="single" w:color="000000" w:sz="4" w:space="0"/>
            </w:tcBorders>
            <w:vAlign w:val="center"/>
          </w:tcPr>
          <w:p w14:paraId="7C2E02C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备用</w:t>
            </w:r>
          </w:p>
        </w:tc>
      </w:tr>
      <w:tr w14:paraId="0313C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636" w:type="dxa"/>
            <w:tcBorders>
              <w:top w:val="single" w:color="000000" w:sz="4" w:space="0"/>
              <w:left w:val="single" w:color="000000" w:sz="4" w:space="0"/>
              <w:bottom w:val="single" w:color="000000" w:sz="4" w:space="0"/>
              <w:right w:val="single" w:color="000000" w:sz="4" w:space="0"/>
            </w:tcBorders>
            <w:vAlign w:val="center"/>
          </w:tcPr>
          <w:p w14:paraId="201EDD72">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其它</w:t>
            </w:r>
          </w:p>
        </w:tc>
        <w:tc>
          <w:tcPr>
            <w:tcW w:w="2968" w:type="dxa"/>
            <w:tcBorders>
              <w:top w:val="single" w:color="000000" w:sz="4" w:space="0"/>
              <w:left w:val="single" w:color="000000" w:sz="4" w:space="0"/>
              <w:bottom w:val="single" w:color="000000" w:sz="4" w:space="0"/>
              <w:right w:val="single" w:color="000000" w:sz="4" w:space="0"/>
            </w:tcBorders>
            <w:vAlign w:val="center"/>
          </w:tcPr>
          <w:p w14:paraId="5B2217A8">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保留</w:t>
            </w:r>
          </w:p>
        </w:tc>
        <w:tc>
          <w:tcPr>
            <w:tcW w:w="2968" w:type="dxa"/>
            <w:tcBorders>
              <w:top w:val="single" w:color="000000" w:sz="4" w:space="0"/>
              <w:left w:val="single" w:color="000000" w:sz="4" w:space="0"/>
              <w:bottom w:val="single" w:color="000000" w:sz="4" w:space="0"/>
              <w:right w:val="single" w:color="000000" w:sz="4" w:space="0"/>
            </w:tcBorders>
            <w:vAlign w:val="center"/>
          </w:tcPr>
          <w:p w14:paraId="45F27F8B">
            <w:pPr>
              <w:widowControl/>
              <w:adjustRightInd w:val="0"/>
              <w:snapToGrid w:val="0"/>
              <w:ind w:firstLine="0" w:firstLineChars="0"/>
              <w:jc w:val="center"/>
              <w:rPr>
                <w:rFonts w:hint="eastAsia" w:ascii="宋体" w:hAnsi="宋体" w:cs="宋体"/>
                <w:kern w:val="0"/>
                <w:sz w:val="18"/>
                <w:szCs w:val="18"/>
              </w:rPr>
            </w:pPr>
          </w:p>
        </w:tc>
      </w:tr>
    </w:tbl>
    <w:p w14:paraId="4A59EA89">
      <w:pPr>
        <w:numPr>
          <w:ilvl w:val="3"/>
          <w:numId w:val="46"/>
        </w:numPr>
        <w:adjustRightInd w:val="0"/>
        <w:snapToGrid w:val="0"/>
        <w:ind w:firstLineChars="0"/>
        <w:outlineLvl w:val="4"/>
        <w:rPr>
          <w:rFonts w:ascii="黑体" w:eastAsia="黑体"/>
          <w:color w:val="EE0000"/>
          <w:szCs w:val="24"/>
        </w:rPr>
      </w:pPr>
      <w:bookmarkStart w:id="55" w:name="_Toc219190464"/>
      <w:r>
        <w:rPr>
          <w:rFonts w:ascii="黑体" w:hAnsi="黑体" w:eastAsia="黑体" w:cs="黑体"/>
          <w:color w:val="EE0000"/>
          <w:szCs w:val="24"/>
        </w:rPr>
        <w:t>任务优先级</w:t>
      </w:r>
      <w:bookmarkEnd w:id="55"/>
    </w:p>
    <w:p w14:paraId="5B77ED8D">
      <w:pPr>
        <w:autoSpaceDE w:val="0"/>
        <w:autoSpaceDN w:val="0"/>
        <w:ind w:firstLine="420" w:firstLineChars="0"/>
        <w:rPr>
          <w:rFonts w:ascii="宋体"/>
          <w:color w:val="EE0000"/>
        </w:rPr>
      </w:pPr>
      <w:r>
        <w:rPr>
          <w:rFonts w:hint="eastAsia" w:ascii="宋体"/>
          <w:color w:val="EE0000"/>
        </w:rPr>
        <w:t>业务优先级定义与</w:t>
      </w:r>
      <w:r>
        <w:rPr>
          <w:rFonts w:ascii="宋体"/>
          <w:color w:val="EE0000"/>
        </w:rPr>
        <w:t>Q/CSG1209021-2019</w:t>
      </w:r>
      <w:r>
        <w:rPr>
          <w:rFonts w:hint="eastAsia" w:ascii="宋体"/>
          <w:color w:val="EE0000"/>
        </w:rPr>
        <w:t>《计量自动化终端本地通信模块接口协议》6.8.3 管理任务</w:t>
      </w:r>
      <w:r>
        <w:rPr>
          <w:rFonts w:ascii="宋体"/>
          <w:color w:val="EE0000"/>
        </w:rPr>
        <w:t>(AFN=02H)</w:t>
      </w:r>
      <w:r>
        <w:rPr>
          <w:rFonts w:hint="eastAsia" w:ascii="宋体"/>
          <w:color w:val="EE0000"/>
        </w:rPr>
        <w:t>中添加任务命令中任务优先级值一致。0表示最高优先级，值越大优先级越低。模块保证高优先级的任务得到优先执行。</w:t>
      </w:r>
    </w:p>
    <w:p w14:paraId="37969DAB">
      <w:pPr>
        <w:numPr>
          <w:ilvl w:val="3"/>
          <w:numId w:val="46"/>
        </w:numPr>
        <w:adjustRightInd w:val="0"/>
        <w:snapToGrid w:val="0"/>
        <w:ind w:firstLineChars="0"/>
        <w:outlineLvl w:val="4"/>
        <w:rPr>
          <w:rFonts w:ascii="黑体" w:eastAsia="黑体"/>
          <w:color w:val="000000" w:themeColor="text1"/>
          <w:szCs w:val="24"/>
          <w14:textFill>
            <w14:solidFill>
              <w14:schemeClr w14:val="tx1"/>
            </w14:solidFill>
          </w14:textFill>
        </w:rPr>
      </w:pPr>
      <w:bookmarkStart w:id="56" w:name="_Toc219190465"/>
      <w:r>
        <w:rPr>
          <w:rFonts w:ascii="黑体" w:hAnsi="黑体" w:eastAsia="黑体" w:cs="黑体"/>
          <w:color w:val="000000" w:themeColor="text1"/>
          <w:szCs w:val="24"/>
          <w14:textFill>
            <w14:solidFill>
              <w14:schemeClr w14:val="tx1"/>
            </w14:solidFill>
          </w14:textFill>
        </w:rPr>
        <w:t>业务扩展域标识位</w:t>
      </w:r>
      <w:bookmarkEnd w:id="56"/>
    </w:p>
    <w:p w14:paraId="0331D377">
      <w:pPr>
        <w:pStyle w:val="85"/>
        <w:tabs>
          <w:tab w:val="center" w:pos="4201"/>
          <w:tab w:val="right" w:leader="dot" w:pos="9298"/>
        </w:tabs>
        <w:ind w:firstLine="420"/>
        <w:rPr>
          <w:rFonts w:hint="eastAsia" w:ascii="宋体" w:hAnsi="宋体" w:cs="宋体"/>
        </w:rPr>
      </w:pPr>
      <w:r>
        <w:rPr>
          <w:rFonts w:hint="eastAsia" w:ascii="宋体" w:hAnsi="宋体" w:cs="宋体"/>
        </w:rPr>
        <w:t>业务扩展域标识位取值决定数据帧中业务扩展域是否存在，长度为1比特。业务扩展标识位内容如</w:t>
      </w:r>
      <w:r>
        <w:rPr>
          <w:rFonts w:hint="eastAsia" w:ascii="宋体" w:hAnsi="宋体" w:cs="宋体"/>
        </w:rPr>
        <w:fldChar w:fldCharType="begin"/>
      </w:r>
      <w:r>
        <w:rPr>
          <w:rFonts w:hint="eastAsia" w:ascii="宋体" w:hAnsi="宋体" w:cs="宋体"/>
        </w:rPr>
        <w:instrText xml:space="preserve"> REF _Ref56428444 \h  \* MERGEFORMAT </w:instrText>
      </w:r>
      <w:r>
        <w:rPr>
          <w:rFonts w:hint="eastAsia" w:ascii="宋体" w:hAnsi="宋体" w:cs="宋体"/>
        </w:rPr>
        <w:fldChar w:fldCharType="separate"/>
      </w:r>
      <w:r>
        <w:rPr>
          <w:rFonts w:hint="eastAsia" w:hAnsi="宋体" w:cs="宋体"/>
        </w:rPr>
        <w:t>表 5</w:t>
      </w:r>
      <w:r>
        <w:rPr>
          <w:rFonts w:hint="eastAsia" w:ascii="宋体" w:hAnsi="宋体" w:cs="宋体"/>
        </w:rPr>
        <w:fldChar w:fldCharType="end"/>
      </w:r>
      <w:r>
        <w:rPr>
          <w:rFonts w:hint="eastAsia" w:ascii="宋体" w:hAnsi="宋体" w:cs="宋体"/>
        </w:rPr>
        <w:t>所示。</w:t>
      </w:r>
    </w:p>
    <w:p w14:paraId="64DE94C9">
      <w:pPr>
        <w:pStyle w:val="20"/>
        <w:rPr>
          <w:rFonts w:hint="eastAsia" w:ascii="黑体" w:hAnsi="黑体" w:cs="黑体"/>
        </w:rPr>
      </w:pPr>
      <w:bookmarkStart w:id="57" w:name="_Ref56428444"/>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w:t>
      </w:r>
      <w:r>
        <w:rPr>
          <w:rFonts w:hint="eastAsia" w:ascii="黑体" w:hAnsi="黑体" w:cs="黑体"/>
        </w:rPr>
        <w:fldChar w:fldCharType="end"/>
      </w:r>
      <w:bookmarkEnd w:id="57"/>
      <w:r>
        <w:rPr>
          <w:rFonts w:hint="eastAsia" w:ascii="黑体" w:hAnsi="黑体" w:cs="黑体"/>
        </w:rPr>
        <w:t xml:space="preserve"> </w:t>
      </w:r>
      <w:r>
        <w:rPr>
          <w:rFonts w:hint="eastAsia" w:ascii="黑体" w:hAnsi="黑体" w:cs="黑体"/>
          <w:bCs/>
        </w:rPr>
        <w:t>业务扩展域标识位</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8"/>
        <w:gridCol w:w="2482"/>
      </w:tblGrid>
      <w:tr w14:paraId="4579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848" w:type="dxa"/>
            <w:noWrap w:val="0"/>
            <w:vAlign w:val="center"/>
          </w:tcPr>
          <w:p w14:paraId="6429EA1D">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业务扩展域标识位 D12</w:t>
            </w:r>
          </w:p>
        </w:tc>
        <w:tc>
          <w:tcPr>
            <w:tcW w:w="2482" w:type="dxa"/>
            <w:noWrap w:val="0"/>
            <w:vAlign w:val="center"/>
          </w:tcPr>
          <w:p w14:paraId="1D679291">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含义</w:t>
            </w:r>
          </w:p>
        </w:tc>
      </w:tr>
      <w:tr w14:paraId="0BFA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4C7FDAF4">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w:t>
            </w:r>
          </w:p>
        </w:tc>
        <w:tc>
          <w:tcPr>
            <w:tcW w:w="2482" w:type="dxa"/>
            <w:noWrap w:val="0"/>
            <w:vAlign w:val="center"/>
          </w:tcPr>
          <w:p w14:paraId="405DC8E7">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无业务扩展域</w:t>
            </w:r>
          </w:p>
        </w:tc>
      </w:tr>
      <w:tr w14:paraId="79B5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21475201">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2482" w:type="dxa"/>
            <w:noWrap w:val="0"/>
            <w:vAlign w:val="center"/>
          </w:tcPr>
          <w:p w14:paraId="2032EAC8">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有业务扩展域</w:t>
            </w:r>
          </w:p>
        </w:tc>
      </w:tr>
    </w:tbl>
    <w:p w14:paraId="24466194">
      <w:pPr>
        <w:autoSpaceDE w:val="0"/>
        <w:autoSpaceDN w:val="0"/>
        <w:ind w:firstLine="420" w:firstLineChars="0"/>
        <w:rPr>
          <w:rFonts w:ascii="宋体"/>
          <w:iCs/>
          <w:color w:val="4472C4" w:themeColor="accent1"/>
          <w14:textFill>
            <w14:solidFill>
              <w14:schemeClr w14:val="accent1"/>
            </w14:solidFill>
          </w14:textFill>
        </w:rPr>
      </w:pPr>
    </w:p>
    <w:p w14:paraId="23765A18">
      <w:pPr>
        <w:numPr>
          <w:ilvl w:val="3"/>
          <w:numId w:val="46"/>
        </w:numPr>
        <w:adjustRightInd w:val="0"/>
        <w:snapToGrid w:val="0"/>
        <w:ind w:firstLineChars="0"/>
        <w:outlineLvl w:val="4"/>
        <w:rPr>
          <w:rFonts w:ascii="黑体" w:eastAsia="黑体"/>
          <w:color w:val="000000" w:themeColor="text1"/>
          <w:szCs w:val="24"/>
          <w14:textFill>
            <w14:solidFill>
              <w14:schemeClr w14:val="tx1"/>
            </w14:solidFill>
          </w14:textFill>
        </w:rPr>
      </w:pPr>
      <w:bookmarkStart w:id="58" w:name="_Toc219190466"/>
      <w:r>
        <w:rPr>
          <w:rFonts w:ascii="黑体" w:hAnsi="黑体" w:eastAsia="黑体" w:cs="黑体"/>
          <w:color w:val="000000" w:themeColor="text1"/>
          <w:szCs w:val="24"/>
          <w14:textFill>
            <w14:solidFill>
              <w14:schemeClr w14:val="tx1"/>
            </w14:solidFill>
          </w14:textFill>
        </w:rPr>
        <w:t>响应标识位</w:t>
      </w:r>
      <w:bookmarkEnd w:id="58"/>
    </w:p>
    <w:p w14:paraId="7E36FAC4">
      <w:pPr>
        <w:pStyle w:val="85"/>
        <w:tabs>
          <w:tab w:val="center" w:pos="4201"/>
          <w:tab w:val="right" w:leader="dot" w:pos="9298"/>
        </w:tabs>
        <w:ind w:firstLine="420"/>
        <w:rPr>
          <w:rFonts w:hint="eastAsia" w:ascii="宋体" w:hAnsi="宋体" w:cs="宋体"/>
        </w:rPr>
      </w:pPr>
      <w:bookmarkStart w:id="59" w:name="OLE_LINK1"/>
      <w:r>
        <w:rPr>
          <w:rFonts w:hint="eastAsia" w:ascii="宋体" w:hAnsi="宋体" w:cs="宋体"/>
        </w:rPr>
        <w:t>响应标识位是1比特的字段，用来描述该报文是否需要目标设备应答，其内容如</w:t>
      </w:r>
      <w:r>
        <w:rPr>
          <w:rFonts w:hint="eastAsia" w:ascii="宋体" w:hAnsi="宋体" w:cs="宋体"/>
        </w:rPr>
        <w:fldChar w:fldCharType="begin"/>
      </w:r>
      <w:r>
        <w:rPr>
          <w:rFonts w:hint="eastAsia" w:ascii="宋体" w:hAnsi="宋体" w:cs="宋体"/>
        </w:rPr>
        <w:instrText xml:space="preserve"> REF _Ref56428543 \h  \* MERGEFORMAT </w:instrText>
      </w:r>
      <w:r>
        <w:rPr>
          <w:rFonts w:hint="eastAsia" w:ascii="宋体" w:hAnsi="宋体" w:cs="宋体"/>
        </w:rPr>
        <w:fldChar w:fldCharType="separate"/>
      </w:r>
      <w:r>
        <w:rPr>
          <w:rFonts w:hint="eastAsia" w:hAnsi="宋体" w:cs="宋体"/>
        </w:rPr>
        <w:t>表 6</w:t>
      </w:r>
      <w:r>
        <w:rPr>
          <w:rFonts w:hint="eastAsia" w:ascii="宋体" w:hAnsi="宋体" w:cs="宋体"/>
        </w:rPr>
        <w:fldChar w:fldCharType="end"/>
      </w:r>
      <w:r>
        <w:rPr>
          <w:rFonts w:hint="eastAsia" w:ascii="宋体" w:hAnsi="宋体" w:cs="宋体"/>
        </w:rPr>
        <w:t>所示。</w:t>
      </w:r>
    </w:p>
    <w:p w14:paraId="0E3C8ED9">
      <w:pPr>
        <w:pStyle w:val="20"/>
        <w:rPr>
          <w:rFonts w:hint="eastAsia" w:ascii="黑体" w:hAnsi="黑体" w:cs="黑体"/>
        </w:rPr>
      </w:pPr>
      <w:bookmarkStart w:id="60" w:name="_Ref56428543"/>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w:t>
      </w:r>
      <w:r>
        <w:rPr>
          <w:rFonts w:hint="eastAsia" w:ascii="黑体" w:hAnsi="黑体" w:cs="黑体"/>
        </w:rPr>
        <w:fldChar w:fldCharType="end"/>
      </w:r>
      <w:bookmarkEnd w:id="60"/>
      <w:r>
        <w:rPr>
          <w:rFonts w:hint="eastAsia" w:ascii="黑体" w:hAnsi="黑体" w:cs="黑体"/>
        </w:rPr>
        <w:t xml:space="preserve"> </w:t>
      </w:r>
      <w:r>
        <w:rPr>
          <w:rFonts w:hint="eastAsia" w:ascii="黑体" w:hAnsi="黑体" w:cs="黑体"/>
          <w:bCs/>
        </w:rPr>
        <w:t>响应标识位</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8"/>
        <w:gridCol w:w="2482"/>
      </w:tblGrid>
      <w:tr w14:paraId="65AC9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6A497795">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响应标识位 D13</w:t>
            </w:r>
          </w:p>
        </w:tc>
        <w:tc>
          <w:tcPr>
            <w:tcW w:w="2482" w:type="dxa"/>
            <w:noWrap w:val="0"/>
            <w:vAlign w:val="center"/>
          </w:tcPr>
          <w:p w14:paraId="73397DDC">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含义</w:t>
            </w:r>
          </w:p>
        </w:tc>
      </w:tr>
      <w:tr w14:paraId="4319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4B855F4D">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w:t>
            </w:r>
          </w:p>
        </w:tc>
        <w:tc>
          <w:tcPr>
            <w:tcW w:w="2482" w:type="dxa"/>
            <w:noWrap w:val="0"/>
            <w:vAlign w:val="center"/>
          </w:tcPr>
          <w:p w14:paraId="3057CA9F">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不需要应答</w:t>
            </w:r>
          </w:p>
        </w:tc>
      </w:tr>
      <w:tr w14:paraId="1537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7E95334A">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2482" w:type="dxa"/>
            <w:noWrap w:val="0"/>
            <w:vAlign w:val="center"/>
          </w:tcPr>
          <w:p w14:paraId="5FEAC899">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需要应答</w:t>
            </w:r>
          </w:p>
        </w:tc>
      </w:tr>
    </w:tbl>
    <w:p w14:paraId="15D5A4EE">
      <w:pPr>
        <w:autoSpaceDE w:val="0"/>
        <w:autoSpaceDN w:val="0"/>
        <w:ind w:firstLine="420" w:firstLineChars="0"/>
        <w:rPr>
          <w:rFonts w:ascii="宋体"/>
          <w:iCs/>
          <w:color w:val="4472C4" w:themeColor="accent1"/>
          <w14:textFill>
            <w14:solidFill>
              <w14:schemeClr w14:val="accent1"/>
            </w14:solidFill>
          </w14:textFill>
        </w:rPr>
      </w:pPr>
    </w:p>
    <w:bookmarkEnd w:id="59"/>
    <w:p w14:paraId="3A6C5250">
      <w:pPr>
        <w:numPr>
          <w:ilvl w:val="3"/>
          <w:numId w:val="46"/>
        </w:numPr>
        <w:adjustRightInd w:val="0"/>
        <w:snapToGrid w:val="0"/>
        <w:ind w:firstLineChars="0"/>
        <w:outlineLvl w:val="4"/>
        <w:rPr>
          <w:rFonts w:ascii="黑体" w:eastAsia="黑体"/>
          <w:color w:val="000000" w:themeColor="text1"/>
          <w:szCs w:val="24"/>
          <w14:textFill>
            <w14:solidFill>
              <w14:schemeClr w14:val="tx1"/>
            </w14:solidFill>
          </w14:textFill>
        </w:rPr>
      </w:pPr>
      <w:bookmarkStart w:id="61" w:name="_Toc219190467"/>
      <w:r>
        <w:rPr>
          <w:rFonts w:ascii="黑体" w:hAnsi="黑体" w:eastAsia="黑体" w:cs="黑体"/>
          <w:color w:val="000000" w:themeColor="text1"/>
          <w:szCs w:val="24"/>
          <w14:textFill>
            <w14:solidFill>
              <w14:schemeClr w14:val="tx1"/>
            </w14:solidFill>
          </w14:textFill>
        </w:rPr>
        <w:t>启动标</w:t>
      </w:r>
      <w:r>
        <w:rPr>
          <w:rFonts w:hint="eastAsia" w:ascii="黑体" w:hAnsi="黑体" w:eastAsia="黑体" w:cs="黑体"/>
          <w:color w:val="000000" w:themeColor="text1"/>
          <w:szCs w:val="24"/>
          <w14:textFill>
            <w14:solidFill>
              <w14:schemeClr w14:val="tx1"/>
            </w14:solidFill>
          </w14:textFill>
        </w:rPr>
        <w:t>志</w:t>
      </w:r>
      <w:r>
        <w:rPr>
          <w:rFonts w:ascii="黑体" w:hAnsi="黑体" w:eastAsia="黑体" w:cs="黑体"/>
          <w:color w:val="000000" w:themeColor="text1"/>
          <w:szCs w:val="24"/>
          <w14:textFill>
            <w14:solidFill>
              <w14:schemeClr w14:val="tx1"/>
            </w14:solidFill>
          </w14:textFill>
        </w:rPr>
        <w:t>位</w:t>
      </w:r>
      <w:bookmarkEnd w:id="61"/>
    </w:p>
    <w:p w14:paraId="5011E66A">
      <w:pPr>
        <w:pStyle w:val="85"/>
        <w:tabs>
          <w:tab w:val="center" w:pos="4201"/>
          <w:tab w:val="right" w:leader="dot" w:pos="9298"/>
        </w:tabs>
        <w:ind w:firstLine="420"/>
        <w:rPr>
          <w:rFonts w:hint="eastAsia" w:ascii="宋体" w:hAnsi="宋体" w:cs="宋体"/>
        </w:rPr>
      </w:pPr>
      <w:r>
        <w:rPr>
          <w:rFonts w:hint="eastAsia" w:ascii="宋体" w:hAnsi="宋体" w:cs="宋体"/>
          <w:szCs w:val="22"/>
        </w:rPr>
        <w:t>启动标志位是1比特的字段，用来区分此报文是自从动站还是来自启动站</w:t>
      </w:r>
      <w:r>
        <w:rPr>
          <w:rFonts w:hint="eastAsia" w:ascii="宋体" w:hAnsi="宋体" w:cs="宋体"/>
        </w:rPr>
        <w:t>，其内容如</w:t>
      </w:r>
      <w:r>
        <w:rPr>
          <w:rFonts w:hint="eastAsia" w:ascii="宋体" w:hAnsi="宋体" w:cs="宋体"/>
        </w:rPr>
        <w:fldChar w:fldCharType="begin"/>
      </w:r>
      <w:r>
        <w:rPr>
          <w:rFonts w:hint="eastAsia" w:ascii="宋体" w:hAnsi="宋体" w:cs="宋体"/>
        </w:rPr>
        <w:instrText xml:space="preserve"> REF _Ref56428634 \h  \* MERGEFORMAT </w:instrText>
      </w:r>
      <w:r>
        <w:rPr>
          <w:rFonts w:hint="eastAsia" w:ascii="宋体" w:hAnsi="宋体" w:cs="宋体"/>
        </w:rPr>
        <w:fldChar w:fldCharType="separate"/>
      </w:r>
      <w:r>
        <w:rPr>
          <w:rFonts w:hint="eastAsia" w:hAnsi="宋体" w:cs="宋体"/>
        </w:rPr>
        <w:t>表 7</w:t>
      </w:r>
      <w:r>
        <w:rPr>
          <w:rFonts w:hint="eastAsia" w:ascii="宋体" w:hAnsi="宋体" w:cs="宋体"/>
        </w:rPr>
        <w:fldChar w:fldCharType="end"/>
      </w:r>
      <w:r>
        <w:rPr>
          <w:rFonts w:hint="eastAsia" w:ascii="宋体" w:hAnsi="宋体" w:cs="宋体"/>
        </w:rPr>
        <w:t>所示。</w:t>
      </w:r>
    </w:p>
    <w:p w14:paraId="1270AC7B">
      <w:pPr>
        <w:pStyle w:val="20"/>
        <w:rPr>
          <w:rFonts w:hint="eastAsia" w:ascii="黑体" w:hAnsi="黑体" w:cs="黑体"/>
        </w:rPr>
      </w:pPr>
      <w:bookmarkStart w:id="62" w:name="_Ref56428634"/>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7</w:t>
      </w:r>
      <w:r>
        <w:rPr>
          <w:rFonts w:hint="eastAsia" w:ascii="黑体" w:hAnsi="黑体" w:cs="黑体"/>
        </w:rPr>
        <w:fldChar w:fldCharType="end"/>
      </w:r>
      <w:bookmarkEnd w:id="62"/>
      <w:r>
        <w:rPr>
          <w:rFonts w:hint="eastAsia" w:ascii="黑体" w:hAnsi="黑体" w:cs="黑体"/>
        </w:rPr>
        <w:t xml:space="preserve"> </w:t>
      </w:r>
      <w:r>
        <w:rPr>
          <w:rFonts w:hint="eastAsia" w:ascii="黑体" w:hAnsi="黑体" w:cs="黑体"/>
          <w:bCs/>
        </w:rPr>
        <w:t>启动标志位</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8"/>
        <w:gridCol w:w="2482"/>
      </w:tblGrid>
      <w:tr w14:paraId="046C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4D682496">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启动标志位 D14</w:t>
            </w:r>
          </w:p>
        </w:tc>
        <w:tc>
          <w:tcPr>
            <w:tcW w:w="2482" w:type="dxa"/>
            <w:noWrap w:val="0"/>
            <w:vAlign w:val="center"/>
          </w:tcPr>
          <w:p w14:paraId="7FCEAF35">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含义</w:t>
            </w:r>
          </w:p>
        </w:tc>
      </w:tr>
      <w:tr w14:paraId="52B7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0398041E">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w:t>
            </w:r>
          </w:p>
        </w:tc>
        <w:tc>
          <w:tcPr>
            <w:tcW w:w="2482" w:type="dxa"/>
            <w:noWrap w:val="0"/>
            <w:vAlign w:val="center"/>
          </w:tcPr>
          <w:p w14:paraId="77722867">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此帧报文来自从动站</w:t>
            </w:r>
          </w:p>
        </w:tc>
      </w:tr>
      <w:tr w14:paraId="7AF0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1C7B1B05">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2482" w:type="dxa"/>
            <w:noWrap w:val="0"/>
            <w:vAlign w:val="center"/>
          </w:tcPr>
          <w:p w14:paraId="6FFD8302">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此帧报文来自启动站</w:t>
            </w:r>
          </w:p>
        </w:tc>
      </w:tr>
    </w:tbl>
    <w:p w14:paraId="45EFB612">
      <w:pPr>
        <w:autoSpaceDE w:val="0"/>
        <w:autoSpaceDN w:val="0"/>
        <w:ind w:firstLine="420" w:firstLineChars="0"/>
        <w:rPr>
          <w:rFonts w:ascii="宋体"/>
          <w:iCs/>
          <w:color w:val="4472C4" w:themeColor="accent1"/>
          <w14:textFill>
            <w14:solidFill>
              <w14:schemeClr w14:val="accent1"/>
            </w14:solidFill>
          </w14:textFill>
        </w:rPr>
      </w:pPr>
    </w:p>
    <w:p w14:paraId="24BF56F1">
      <w:pPr>
        <w:numPr>
          <w:ilvl w:val="3"/>
          <w:numId w:val="46"/>
        </w:numPr>
        <w:adjustRightInd w:val="0"/>
        <w:snapToGrid w:val="0"/>
        <w:ind w:firstLineChars="0"/>
        <w:outlineLvl w:val="4"/>
        <w:rPr>
          <w:rFonts w:ascii="黑体" w:eastAsia="黑体"/>
          <w:color w:val="000000" w:themeColor="text1"/>
          <w:szCs w:val="24"/>
          <w14:textFill>
            <w14:solidFill>
              <w14:schemeClr w14:val="tx1"/>
            </w14:solidFill>
          </w14:textFill>
        </w:rPr>
      </w:pPr>
      <w:bookmarkStart w:id="63" w:name="_Toc219190468"/>
      <w:r>
        <w:rPr>
          <w:rFonts w:ascii="黑体" w:hAnsi="黑体" w:eastAsia="黑体" w:cs="黑体"/>
          <w:color w:val="000000" w:themeColor="text1"/>
          <w:szCs w:val="24"/>
          <w14:textFill>
            <w14:solidFill>
              <w14:schemeClr w14:val="tx1"/>
            </w14:solidFill>
          </w14:textFill>
        </w:rPr>
        <w:t>传输方向位</w:t>
      </w:r>
      <w:bookmarkEnd w:id="63"/>
    </w:p>
    <w:p w14:paraId="2CEAC792">
      <w:pPr>
        <w:pStyle w:val="85"/>
        <w:tabs>
          <w:tab w:val="center" w:pos="4201"/>
          <w:tab w:val="right" w:leader="dot" w:pos="9298"/>
        </w:tabs>
        <w:ind w:firstLine="420"/>
        <w:rPr>
          <w:rFonts w:hint="eastAsia" w:ascii="宋体" w:hAnsi="宋体" w:cs="宋体"/>
        </w:rPr>
      </w:pPr>
      <w:r>
        <w:rPr>
          <w:rFonts w:hint="eastAsia" w:ascii="宋体" w:hAnsi="宋体" w:cs="宋体"/>
        </w:rPr>
        <w:t>传输方向位是1比特的字段，用来区分上下行通信数据报文，其内容如</w:t>
      </w:r>
      <w:r>
        <w:rPr>
          <w:rFonts w:hint="eastAsia" w:ascii="宋体" w:hAnsi="宋体" w:cs="宋体"/>
        </w:rPr>
        <w:fldChar w:fldCharType="begin"/>
      </w:r>
      <w:r>
        <w:rPr>
          <w:rFonts w:hint="eastAsia" w:ascii="宋体" w:hAnsi="宋体" w:cs="宋体"/>
        </w:rPr>
        <w:instrText xml:space="preserve"> REF _Ref56429154 \h  \* MERGEFORMAT </w:instrText>
      </w:r>
      <w:r>
        <w:rPr>
          <w:rFonts w:hint="eastAsia" w:ascii="宋体" w:hAnsi="宋体" w:cs="宋体"/>
        </w:rPr>
        <w:fldChar w:fldCharType="separate"/>
      </w:r>
      <w:r>
        <w:rPr>
          <w:rFonts w:hint="eastAsia" w:hAnsi="宋体" w:cs="宋体"/>
        </w:rPr>
        <w:t>表 8</w:t>
      </w:r>
      <w:r>
        <w:rPr>
          <w:rFonts w:hint="eastAsia" w:ascii="宋体" w:hAnsi="宋体" w:cs="宋体"/>
        </w:rPr>
        <w:fldChar w:fldCharType="end"/>
      </w:r>
      <w:r>
        <w:rPr>
          <w:rFonts w:hint="eastAsia" w:ascii="宋体" w:hAnsi="宋体" w:cs="宋体"/>
        </w:rPr>
        <w:t>所示。由CCO发送给STA数据报文的方向为下行方向，STA上报给CCO数据报文的方向为上行方向。</w:t>
      </w:r>
    </w:p>
    <w:p w14:paraId="6F0ADE1A">
      <w:pPr>
        <w:pStyle w:val="85"/>
        <w:ind w:firstLine="420"/>
        <w:rPr>
          <w:rFonts w:hint="eastAsia" w:ascii="宋体" w:hAnsi="宋体" w:cs="宋体"/>
        </w:rPr>
      </w:pPr>
      <w:r>
        <w:rPr>
          <w:rFonts w:hint="eastAsia" w:ascii="宋体" w:hAnsi="宋体" w:cs="宋体"/>
        </w:rPr>
        <w:t>由抄控器发送给CCO/STA数据报文的方向为下行方向，CCO/STA发送给抄控器数据报文的方向为上行方向。</w:t>
      </w:r>
    </w:p>
    <w:p w14:paraId="19C8E2B4">
      <w:pPr>
        <w:pStyle w:val="20"/>
        <w:rPr>
          <w:rFonts w:hint="eastAsia" w:ascii="黑体" w:hAnsi="黑体" w:cs="黑体"/>
        </w:rPr>
      </w:pPr>
      <w:bookmarkStart w:id="64" w:name="_Ref56429154"/>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w:t>
      </w:r>
      <w:r>
        <w:rPr>
          <w:rFonts w:hint="eastAsia" w:ascii="黑体" w:hAnsi="黑体" w:cs="黑体"/>
        </w:rPr>
        <w:fldChar w:fldCharType="end"/>
      </w:r>
      <w:bookmarkEnd w:id="64"/>
      <w:r>
        <w:rPr>
          <w:rFonts w:hint="eastAsia" w:ascii="黑体" w:hAnsi="黑体" w:cs="黑体"/>
        </w:rPr>
        <w:t xml:space="preserve"> 传输方向位</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8"/>
        <w:gridCol w:w="2482"/>
      </w:tblGrid>
      <w:tr w14:paraId="3B5E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1715CEDB">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传输方向位 D15</w:t>
            </w:r>
          </w:p>
        </w:tc>
        <w:tc>
          <w:tcPr>
            <w:tcW w:w="2482" w:type="dxa"/>
            <w:noWrap w:val="0"/>
            <w:vAlign w:val="center"/>
          </w:tcPr>
          <w:p w14:paraId="1A7FD9A5">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含义</w:t>
            </w:r>
          </w:p>
        </w:tc>
      </w:tr>
      <w:tr w14:paraId="654D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4A993B24">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w:t>
            </w:r>
          </w:p>
        </w:tc>
        <w:tc>
          <w:tcPr>
            <w:tcW w:w="2482" w:type="dxa"/>
            <w:noWrap w:val="0"/>
            <w:vAlign w:val="center"/>
          </w:tcPr>
          <w:p w14:paraId="294024DD">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下行方向</w:t>
            </w:r>
          </w:p>
        </w:tc>
      </w:tr>
      <w:tr w14:paraId="5D038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2D0C5969">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2482" w:type="dxa"/>
            <w:noWrap w:val="0"/>
            <w:vAlign w:val="center"/>
          </w:tcPr>
          <w:p w14:paraId="64C2F3F2">
            <w:pPr>
              <w:pStyle w:val="85"/>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上行方向</w:t>
            </w:r>
          </w:p>
        </w:tc>
      </w:tr>
    </w:tbl>
    <w:p w14:paraId="72A9F28E">
      <w:pPr>
        <w:autoSpaceDE w:val="0"/>
        <w:autoSpaceDN w:val="0"/>
        <w:ind w:firstLine="420" w:firstLineChars="0"/>
        <w:rPr>
          <w:rFonts w:ascii="宋体"/>
          <w:iCs/>
          <w:color w:val="4472C4" w:themeColor="accent1"/>
          <w14:textFill>
            <w14:solidFill>
              <w14:schemeClr w14:val="accent1"/>
            </w14:solidFill>
          </w14:textFill>
        </w:rPr>
      </w:pPr>
    </w:p>
    <w:p w14:paraId="50576ADE">
      <w:pPr>
        <w:pStyle w:val="7"/>
        <w:rPr>
          <w:rFonts w:hint="eastAsia"/>
        </w:rPr>
      </w:pPr>
      <w:bookmarkStart w:id="65" w:name="_Ref15113"/>
      <w:bookmarkStart w:id="66" w:name="_Ref14673"/>
      <w:bookmarkStart w:id="67" w:name="_Toc219190469"/>
      <w:bookmarkStart w:id="68" w:name="_Ref15401"/>
      <w:bookmarkStart w:id="69" w:name="_Ref14715"/>
      <w:bookmarkStart w:id="70" w:name="_Ref14738"/>
      <w:bookmarkStart w:id="71" w:name="_Ref14748"/>
      <w:bookmarkStart w:id="72" w:name="_Ref15074"/>
      <w:bookmarkStart w:id="73" w:name="_Ref14767"/>
      <w:r>
        <w:t>业务标识</w:t>
      </w:r>
      <w:bookmarkEnd w:id="65"/>
      <w:bookmarkEnd w:id="66"/>
      <w:bookmarkEnd w:id="67"/>
      <w:bookmarkEnd w:id="68"/>
      <w:bookmarkEnd w:id="69"/>
      <w:bookmarkEnd w:id="70"/>
      <w:bookmarkEnd w:id="71"/>
      <w:bookmarkEnd w:id="72"/>
      <w:bookmarkEnd w:id="73"/>
    </w:p>
    <w:p w14:paraId="6782BB6D">
      <w:pPr>
        <w:autoSpaceDE w:val="0"/>
        <w:autoSpaceDN w:val="0"/>
        <w:ind w:firstLine="420"/>
        <w:rPr>
          <w:rFonts w:hint="eastAsia" w:ascii="宋体" w:hAnsi="宋体" w:cs="宋体"/>
        </w:rPr>
      </w:pPr>
      <w:r>
        <w:rPr>
          <w:rFonts w:hint="eastAsia" w:ascii="宋体" w:hAnsi="宋体" w:cs="宋体"/>
        </w:rPr>
        <w:t>业务标识是8比特的字段，是应用层报文的具体标识符，具体内容和取值如</w:t>
      </w:r>
      <w:r>
        <w:rPr>
          <w:rFonts w:hint="eastAsia" w:ascii="宋体" w:hAnsi="宋体" w:cs="宋体"/>
          <w:lang w:eastAsia="zh-CN"/>
        </w:rPr>
        <w:fldChar w:fldCharType="begin"/>
      </w:r>
      <w:r>
        <w:rPr>
          <w:rFonts w:hint="eastAsia" w:ascii="宋体" w:hAnsi="宋体" w:cs="宋体"/>
          <w:lang w:eastAsia="zh-CN"/>
        </w:rPr>
        <w:instrText xml:space="preserve"> REF _Ref16811 \h </w:instrText>
      </w:r>
      <w:r>
        <w:rPr>
          <w:rFonts w:hint="eastAsia" w:ascii="宋体" w:hAnsi="宋体" w:cs="宋体"/>
          <w:lang w:eastAsia="zh-CN"/>
        </w:rPr>
        <w:fldChar w:fldCharType="separate"/>
      </w:r>
      <w:r>
        <w:rPr>
          <w:rFonts w:hint="eastAsia" w:ascii="宋体" w:hAnsi="宋体" w:cs="宋体"/>
        </w:rPr>
        <w:t>表 9</w:t>
      </w:r>
      <w:r>
        <w:rPr>
          <w:rFonts w:hint="eastAsia" w:ascii="宋体" w:hAnsi="宋体" w:cs="宋体"/>
          <w:lang w:eastAsia="zh-CN"/>
        </w:rPr>
        <w:fldChar w:fldCharType="end"/>
      </w:r>
      <w:r>
        <w:rPr>
          <w:rFonts w:hint="eastAsia" w:ascii="宋体" w:hAnsi="宋体" w:cs="宋体"/>
        </w:rPr>
        <w:t>所示。</w:t>
      </w:r>
    </w:p>
    <w:p w14:paraId="3853054A">
      <w:pPr>
        <w:pStyle w:val="20"/>
        <w:keepNext/>
        <w:numPr>
          <w:ilvl w:val="-1"/>
          <w:numId w:val="0"/>
        </w:numPr>
        <w:ind w:firstLine="0" w:firstLineChars="0"/>
        <w:jc w:val="center"/>
        <w:rPr>
          <w:rFonts w:hint="eastAsia" w:ascii="黑体" w:hAnsi="黑体" w:eastAsia="黑体" w:cs="黑体"/>
          <w:szCs w:val="20"/>
        </w:rPr>
      </w:pPr>
      <w:bookmarkStart w:id="74" w:name="_Ref16811"/>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9</w:t>
      </w:r>
      <w:r>
        <w:rPr>
          <w:rFonts w:hint="eastAsia" w:ascii="黑体" w:hAnsi="黑体" w:cs="黑体"/>
        </w:rPr>
        <w:fldChar w:fldCharType="end"/>
      </w:r>
      <w:bookmarkEnd w:id="74"/>
      <w:r>
        <w:rPr>
          <w:rFonts w:hint="eastAsia" w:ascii="黑体" w:hAnsi="黑体" w:eastAsia="黑体" w:cs="黑体"/>
          <w:szCs w:val="20"/>
        </w:rPr>
        <w:t xml:space="preserve"> </w:t>
      </w:r>
      <w:bookmarkStart w:id="75" w:name="_Ref219888029"/>
      <w:r>
        <w:rPr>
          <w:rFonts w:hint="eastAsia" w:ascii="黑体" w:hAnsi="黑体" w:eastAsia="黑体" w:cs="黑体"/>
          <w:szCs w:val="20"/>
        </w:rPr>
        <w:t>业务标识</w:t>
      </w:r>
      <w:bookmarkEnd w:id="75"/>
    </w:p>
    <w:tbl>
      <w:tblPr>
        <w:tblStyle w:val="58"/>
        <w:tblW w:w="95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0"/>
        <w:gridCol w:w="2443"/>
        <w:gridCol w:w="1846"/>
        <w:gridCol w:w="1845"/>
        <w:gridCol w:w="2538"/>
      </w:tblGrid>
      <w:tr w14:paraId="2345C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tcBorders>
              <w:top w:val="single" w:color="000000" w:sz="4" w:space="0"/>
              <w:left w:val="single" w:color="000000" w:sz="4" w:space="0"/>
              <w:bottom w:val="single" w:color="000000" w:sz="4" w:space="0"/>
              <w:right w:val="single" w:color="000000" w:sz="4" w:space="0"/>
            </w:tcBorders>
            <w:vAlign w:val="center"/>
          </w:tcPr>
          <w:p w14:paraId="4C13D1CF">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帧类型</w:t>
            </w:r>
          </w:p>
        </w:tc>
        <w:tc>
          <w:tcPr>
            <w:tcW w:w="1846" w:type="dxa"/>
            <w:tcBorders>
              <w:top w:val="single" w:color="000000" w:sz="4" w:space="0"/>
              <w:left w:val="single" w:color="000000" w:sz="4" w:space="0"/>
              <w:bottom w:val="single" w:color="000000" w:sz="4" w:space="0"/>
              <w:right w:val="single" w:color="000000" w:sz="4" w:space="0"/>
            </w:tcBorders>
            <w:vAlign w:val="center"/>
          </w:tcPr>
          <w:p w14:paraId="2F64CA8B">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报文端口号</w:t>
            </w:r>
          </w:p>
        </w:tc>
        <w:tc>
          <w:tcPr>
            <w:tcW w:w="1845" w:type="dxa"/>
            <w:tcBorders>
              <w:top w:val="single" w:color="000000" w:sz="4" w:space="0"/>
              <w:left w:val="single" w:color="000000" w:sz="4" w:space="0"/>
              <w:bottom w:val="single" w:color="000000" w:sz="4" w:space="0"/>
              <w:right w:val="single" w:color="000000" w:sz="4" w:space="0"/>
            </w:tcBorders>
            <w:vAlign w:val="center"/>
          </w:tcPr>
          <w:p w14:paraId="48BB06E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业务标识</w:t>
            </w:r>
          </w:p>
        </w:tc>
        <w:tc>
          <w:tcPr>
            <w:tcW w:w="2538" w:type="dxa"/>
            <w:tcBorders>
              <w:top w:val="single" w:color="000000" w:sz="4" w:space="0"/>
              <w:left w:val="single" w:color="000000" w:sz="4" w:space="0"/>
              <w:bottom w:val="single" w:color="000000" w:sz="4" w:space="0"/>
              <w:right w:val="single" w:color="000000" w:sz="4" w:space="0"/>
            </w:tcBorders>
            <w:vAlign w:val="center"/>
          </w:tcPr>
          <w:p w14:paraId="4A04553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描述</w:t>
            </w:r>
          </w:p>
        </w:tc>
      </w:tr>
      <w:tr w14:paraId="0A9BF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restart"/>
            <w:tcBorders>
              <w:top w:val="single" w:color="000000" w:sz="4" w:space="0"/>
              <w:left w:val="single" w:color="000000" w:sz="4" w:space="0"/>
              <w:bottom w:val="single" w:color="000000" w:sz="4" w:space="0"/>
              <w:right w:val="single" w:color="000000" w:sz="4" w:space="0"/>
            </w:tcBorders>
            <w:vAlign w:val="center"/>
          </w:tcPr>
          <w:p w14:paraId="45EA43BB">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确认/否认</w:t>
            </w:r>
          </w:p>
        </w:tc>
        <w:tc>
          <w:tcPr>
            <w:tcW w:w="1846" w:type="dxa"/>
            <w:tcBorders>
              <w:top w:val="single" w:color="000000" w:sz="4" w:space="0"/>
              <w:left w:val="single" w:color="000000" w:sz="4" w:space="0"/>
              <w:bottom w:val="single" w:color="000000" w:sz="4" w:space="0"/>
              <w:right w:val="single" w:color="000000" w:sz="4" w:space="0"/>
            </w:tcBorders>
            <w:vAlign w:val="center"/>
          </w:tcPr>
          <w:p w14:paraId="47353E6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60A84E69">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0x00</w:t>
            </w:r>
          </w:p>
        </w:tc>
        <w:tc>
          <w:tcPr>
            <w:tcW w:w="2538" w:type="dxa"/>
            <w:tcBorders>
              <w:top w:val="single" w:color="000000" w:sz="4" w:space="0"/>
              <w:left w:val="single" w:color="000000" w:sz="4" w:space="0"/>
              <w:bottom w:val="single" w:color="000000" w:sz="4" w:space="0"/>
              <w:right w:val="single" w:color="000000" w:sz="4" w:space="0"/>
            </w:tcBorders>
            <w:vAlign w:val="center"/>
          </w:tcPr>
          <w:p w14:paraId="33D4ED2F">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确认</w:t>
            </w:r>
          </w:p>
        </w:tc>
      </w:tr>
      <w:tr w14:paraId="5692D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1BA57FFD">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372BBAC4">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23A8D157">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0x01</w:t>
            </w:r>
          </w:p>
        </w:tc>
        <w:tc>
          <w:tcPr>
            <w:tcW w:w="2538" w:type="dxa"/>
            <w:tcBorders>
              <w:top w:val="single" w:color="000000" w:sz="4" w:space="0"/>
              <w:left w:val="single" w:color="000000" w:sz="4" w:space="0"/>
              <w:bottom w:val="single" w:color="000000" w:sz="4" w:space="0"/>
              <w:right w:val="single" w:color="000000" w:sz="4" w:space="0"/>
            </w:tcBorders>
            <w:vAlign w:val="center"/>
          </w:tcPr>
          <w:p w14:paraId="1E73ABCF">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否认</w:t>
            </w:r>
          </w:p>
        </w:tc>
      </w:tr>
      <w:tr w14:paraId="4715F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5A351BD9">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427A2AAD">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w:t>
            </w:r>
          </w:p>
        </w:tc>
        <w:tc>
          <w:tcPr>
            <w:tcW w:w="1845" w:type="dxa"/>
            <w:tcBorders>
              <w:top w:val="single" w:color="000000" w:sz="4" w:space="0"/>
              <w:left w:val="single" w:color="000000" w:sz="4" w:space="0"/>
              <w:bottom w:val="single" w:color="000000" w:sz="4" w:space="0"/>
              <w:right w:val="single" w:color="000000" w:sz="4" w:space="0"/>
            </w:tcBorders>
            <w:vAlign w:val="center"/>
          </w:tcPr>
          <w:p w14:paraId="63C3F654">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0x02~0xFF</w:t>
            </w:r>
          </w:p>
        </w:tc>
        <w:tc>
          <w:tcPr>
            <w:tcW w:w="2538" w:type="dxa"/>
            <w:tcBorders>
              <w:top w:val="single" w:color="000000" w:sz="4" w:space="0"/>
              <w:left w:val="single" w:color="000000" w:sz="4" w:space="0"/>
              <w:bottom w:val="single" w:color="000000" w:sz="4" w:space="0"/>
              <w:right w:val="single" w:color="000000" w:sz="4" w:space="0"/>
            </w:tcBorders>
            <w:vAlign w:val="center"/>
          </w:tcPr>
          <w:p w14:paraId="6FCDD94B">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保留</w:t>
            </w:r>
          </w:p>
        </w:tc>
      </w:tr>
      <w:tr w14:paraId="39B2B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restart"/>
            <w:tcBorders>
              <w:top w:val="single" w:color="000000" w:sz="4" w:space="0"/>
              <w:left w:val="single" w:color="000000" w:sz="4" w:space="0"/>
              <w:bottom w:val="single" w:color="auto" w:sz="4" w:space="0"/>
              <w:right w:val="single" w:color="000000" w:sz="4" w:space="0"/>
            </w:tcBorders>
            <w:vAlign w:val="center"/>
          </w:tcPr>
          <w:p w14:paraId="30D2255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数据传输</w:t>
            </w:r>
          </w:p>
        </w:tc>
        <w:tc>
          <w:tcPr>
            <w:tcW w:w="1846" w:type="dxa"/>
            <w:tcBorders>
              <w:top w:val="single" w:color="000000" w:sz="4" w:space="0"/>
              <w:left w:val="single" w:color="000000" w:sz="4" w:space="0"/>
              <w:bottom w:val="single" w:color="000000" w:sz="4" w:space="0"/>
              <w:right w:val="single" w:color="000000" w:sz="4" w:space="0"/>
            </w:tcBorders>
            <w:vAlign w:val="center"/>
          </w:tcPr>
          <w:p w14:paraId="08F018F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7DFB37D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0x00</w:t>
            </w:r>
          </w:p>
        </w:tc>
        <w:tc>
          <w:tcPr>
            <w:tcW w:w="2538" w:type="dxa"/>
            <w:tcBorders>
              <w:top w:val="single" w:color="000000" w:sz="4" w:space="0"/>
              <w:left w:val="single" w:color="000000" w:sz="4" w:space="0"/>
              <w:bottom w:val="single" w:color="000000" w:sz="4" w:space="0"/>
              <w:right w:val="single" w:color="000000" w:sz="4" w:space="0"/>
            </w:tcBorders>
            <w:vAlign w:val="center"/>
          </w:tcPr>
          <w:p w14:paraId="299AFB98">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数据透传至设备</w:t>
            </w:r>
          </w:p>
        </w:tc>
      </w:tr>
      <w:tr w14:paraId="45479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auto" w:sz="4" w:space="0"/>
              <w:right w:val="single" w:color="000000" w:sz="4" w:space="0"/>
            </w:tcBorders>
            <w:vAlign w:val="center"/>
          </w:tcPr>
          <w:p w14:paraId="17F0CEA6">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0C346224">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0x13</w:t>
            </w:r>
          </w:p>
        </w:tc>
        <w:tc>
          <w:tcPr>
            <w:tcW w:w="1845" w:type="dxa"/>
            <w:tcBorders>
              <w:top w:val="single" w:color="000000" w:sz="4" w:space="0"/>
              <w:left w:val="single" w:color="000000" w:sz="4" w:space="0"/>
              <w:bottom w:val="single" w:color="000000" w:sz="4" w:space="0"/>
              <w:right w:val="single" w:color="000000" w:sz="4" w:space="0"/>
            </w:tcBorders>
            <w:vAlign w:val="center"/>
          </w:tcPr>
          <w:p w14:paraId="50A5BC8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0x01</w:t>
            </w:r>
          </w:p>
        </w:tc>
        <w:tc>
          <w:tcPr>
            <w:tcW w:w="2538" w:type="dxa"/>
            <w:tcBorders>
              <w:top w:val="single" w:color="000000" w:sz="4" w:space="0"/>
              <w:left w:val="single" w:color="000000" w:sz="4" w:space="0"/>
              <w:bottom w:val="single" w:color="000000" w:sz="4" w:space="0"/>
              <w:right w:val="single" w:color="000000" w:sz="4" w:space="0"/>
            </w:tcBorders>
            <w:vAlign w:val="center"/>
          </w:tcPr>
          <w:p w14:paraId="013E121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数据透传至模块</w:t>
            </w:r>
          </w:p>
        </w:tc>
      </w:tr>
      <w:tr w14:paraId="416CB3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auto" w:sz="4" w:space="0"/>
              <w:right w:val="single" w:color="000000" w:sz="4" w:space="0"/>
            </w:tcBorders>
            <w:vAlign w:val="center"/>
          </w:tcPr>
          <w:p w14:paraId="2F3C4CA9">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3755CCFB">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color w:val="FF0000"/>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71A58E0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color w:val="FF0000"/>
                <w:kern w:val="0"/>
                <w:sz w:val="18"/>
                <w:szCs w:val="18"/>
              </w:rPr>
              <w:t>0x02</w:t>
            </w:r>
          </w:p>
        </w:tc>
        <w:tc>
          <w:tcPr>
            <w:tcW w:w="2538" w:type="dxa"/>
            <w:tcBorders>
              <w:top w:val="single" w:color="000000" w:sz="4" w:space="0"/>
              <w:left w:val="single" w:color="000000" w:sz="4" w:space="0"/>
              <w:bottom w:val="single" w:color="000000" w:sz="4" w:space="0"/>
              <w:right w:val="single" w:color="000000" w:sz="4" w:space="0"/>
            </w:tcBorders>
            <w:vAlign w:val="center"/>
          </w:tcPr>
          <w:p w14:paraId="7745878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color w:val="FF0000"/>
                <w:sz w:val="18"/>
                <w:szCs w:val="18"/>
                <w:lang w:val="en" w:eastAsia="en"/>
              </w:rPr>
              <w:t>并发抄读端设备</w:t>
            </w:r>
          </w:p>
        </w:tc>
      </w:tr>
      <w:tr w14:paraId="797C5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auto" w:sz="4" w:space="0"/>
              <w:right w:val="single" w:color="000000" w:sz="4" w:space="0"/>
            </w:tcBorders>
            <w:vAlign w:val="center"/>
          </w:tcPr>
          <w:p w14:paraId="4BDCBD97">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6E622CAF">
            <w:pPr>
              <w:widowControl/>
              <w:adjustRightInd w:val="0"/>
              <w:snapToGrid w:val="0"/>
              <w:ind w:firstLine="0" w:firstLineChars="0"/>
              <w:jc w:val="center"/>
              <w:rPr>
                <w:rFonts w:hint="eastAsia" w:ascii="宋体" w:hAnsi="宋体" w:cs="宋体"/>
                <w:color w:val="FF0000"/>
                <w:kern w:val="0"/>
                <w:sz w:val="18"/>
                <w:szCs w:val="18"/>
              </w:rPr>
            </w:pPr>
            <w:r>
              <w:rPr>
                <w:rFonts w:hint="eastAsia" w:ascii="宋体" w:hAnsi="宋体" w:cs="宋体"/>
                <w:color w:val="FF0000"/>
                <w:kern w:val="0"/>
                <w:sz w:val="18"/>
                <w:szCs w:val="18"/>
              </w:rPr>
              <w:t>0x13</w:t>
            </w:r>
          </w:p>
        </w:tc>
        <w:tc>
          <w:tcPr>
            <w:tcW w:w="1845" w:type="dxa"/>
            <w:tcBorders>
              <w:top w:val="single" w:color="000000" w:sz="4" w:space="0"/>
              <w:left w:val="single" w:color="000000" w:sz="4" w:space="0"/>
              <w:bottom w:val="single" w:color="000000" w:sz="4" w:space="0"/>
              <w:right w:val="single" w:color="000000" w:sz="4" w:space="0"/>
            </w:tcBorders>
            <w:vAlign w:val="center"/>
          </w:tcPr>
          <w:p w14:paraId="475925D1">
            <w:pPr>
              <w:widowControl/>
              <w:adjustRightInd w:val="0"/>
              <w:snapToGrid w:val="0"/>
              <w:ind w:firstLine="0" w:firstLineChars="0"/>
              <w:jc w:val="center"/>
              <w:rPr>
                <w:rFonts w:hint="eastAsia" w:ascii="宋体" w:hAnsi="宋体" w:cs="宋体"/>
                <w:color w:val="FF0000"/>
                <w:kern w:val="0"/>
                <w:sz w:val="18"/>
                <w:szCs w:val="18"/>
              </w:rPr>
            </w:pPr>
            <w:r>
              <w:rPr>
                <w:rFonts w:hint="eastAsia" w:ascii="宋体" w:hAnsi="宋体" w:cs="宋体"/>
                <w:color w:val="FF0000"/>
                <w:kern w:val="0"/>
                <w:sz w:val="18"/>
                <w:szCs w:val="18"/>
              </w:rPr>
              <w:t>0x03</w:t>
            </w:r>
          </w:p>
        </w:tc>
        <w:tc>
          <w:tcPr>
            <w:tcW w:w="2538" w:type="dxa"/>
            <w:tcBorders>
              <w:top w:val="single" w:color="000000" w:sz="4" w:space="0"/>
              <w:left w:val="single" w:color="000000" w:sz="4" w:space="0"/>
              <w:bottom w:val="single" w:color="000000" w:sz="4" w:space="0"/>
              <w:right w:val="single" w:color="000000" w:sz="4" w:space="0"/>
            </w:tcBorders>
            <w:vAlign w:val="center"/>
          </w:tcPr>
          <w:p w14:paraId="420CA0A9">
            <w:pPr>
              <w:widowControl/>
              <w:adjustRightInd w:val="0"/>
              <w:snapToGrid w:val="0"/>
              <w:ind w:firstLine="0" w:firstLineChars="0"/>
              <w:jc w:val="center"/>
              <w:rPr>
                <w:rFonts w:hint="eastAsia" w:ascii="宋体" w:hAnsi="宋体" w:cs="宋体"/>
                <w:color w:val="FF0000"/>
                <w:kern w:val="0"/>
                <w:sz w:val="18"/>
                <w:szCs w:val="18"/>
              </w:rPr>
            </w:pPr>
            <w:r>
              <w:rPr>
                <w:rFonts w:hint="eastAsia" w:ascii="宋体" w:hAnsi="宋体" w:cs="宋体"/>
                <w:color w:val="FF0000"/>
                <w:kern w:val="0"/>
                <w:sz w:val="18"/>
                <w:szCs w:val="18"/>
              </w:rPr>
              <w:t>站点间通信</w:t>
            </w:r>
          </w:p>
        </w:tc>
      </w:tr>
      <w:tr w14:paraId="16626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auto" w:sz="4" w:space="0"/>
              <w:right w:val="single" w:color="000000" w:sz="4" w:space="0"/>
            </w:tcBorders>
            <w:vAlign w:val="center"/>
          </w:tcPr>
          <w:p w14:paraId="66985357">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7CC2262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w:t>
            </w:r>
          </w:p>
        </w:tc>
        <w:tc>
          <w:tcPr>
            <w:tcW w:w="1845" w:type="dxa"/>
            <w:tcBorders>
              <w:top w:val="single" w:color="000000" w:sz="4" w:space="0"/>
              <w:left w:val="single" w:color="000000" w:sz="4" w:space="0"/>
              <w:bottom w:val="single" w:color="000000" w:sz="4" w:space="0"/>
              <w:right w:val="single" w:color="000000" w:sz="4" w:space="0"/>
            </w:tcBorders>
            <w:vAlign w:val="center"/>
          </w:tcPr>
          <w:p w14:paraId="3F3F193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0x04~0xFF</w:t>
            </w:r>
          </w:p>
        </w:tc>
        <w:tc>
          <w:tcPr>
            <w:tcW w:w="2538" w:type="dxa"/>
            <w:tcBorders>
              <w:top w:val="single" w:color="000000" w:sz="4" w:space="0"/>
              <w:left w:val="single" w:color="000000" w:sz="4" w:space="0"/>
              <w:bottom w:val="single" w:color="000000" w:sz="4" w:space="0"/>
              <w:right w:val="single" w:color="000000" w:sz="4" w:space="0"/>
            </w:tcBorders>
            <w:vAlign w:val="center"/>
          </w:tcPr>
          <w:p w14:paraId="72B7F5ED">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保留</w:t>
            </w:r>
          </w:p>
        </w:tc>
      </w:tr>
      <w:tr w14:paraId="5DF12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restart"/>
            <w:tcBorders>
              <w:top w:val="single" w:color="auto" w:sz="4" w:space="0"/>
              <w:left w:val="single" w:color="000000" w:sz="4" w:space="0"/>
              <w:bottom w:val="single" w:color="000000" w:sz="4" w:space="0"/>
              <w:right w:val="single" w:color="auto" w:sz="4" w:space="0"/>
            </w:tcBorders>
            <w:vAlign w:val="center"/>
          </w:tcPr>
          <w:p w14:paraId="58A9FA72">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命令</w:t>
            </w:r>
          </w:p>
        </w:tc>
        <w:tc>
          <w:tcPr>
            <w:tcW w:w="2443" w:type="dxa"/>
            <w:vMerge w:val="restart"/>
            <w:tcBorders>
              <w:top w:val="single" w:color="auto" w:sz="4" w:space="0"/>
              <w:left w:val="single" w:color="auto" w:sz="4" w:space="0"/>
              <w:bottom w:val="single" w:color="auto" w:sz="4" w:space="0"/>
              <w:right w:val="single" w:color="000000" w:sz="4" w:space="0"/>
            </w:tcBorders>
            <w:vAlign w:val="center"/>
          </w:tcPr>
          <w:p w14:paraId="0BF9CBA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功能性业务</w:t>
            </w:r>
          </w:p>
        </w:tc>
        <w:tc>
          <w:tcPr>
            <w:tcW w:w="1846" w:type="dxa"/>
            <w:tcBorders>
              <w:top w:val="single" w:color="000000" w:sz="4" w:space="0"/>
              <w:left w:val="single" w:color="000000" w:sz="4" w:space="0"/>
              <w:bottom w:val="single" w:color="000000" w:sz="4" w:space="0"/>
              <w:right w:val="single" w:color="000000" w:sz="4" w:space="0"/>
            </w:tcBorders>
            <w:vAlign w:val="center"/>
          </w:tcPr>
          <w:p w14:paraId="09073A5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7554C4B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0x02</w:t>
            </w:r>
          </w:p>
        </w:tc>
        <w:tc>
          <w:tcPr>
            <w:tcW w:w="2538" w:type="dxa"/>
            <w:tcBorders>
              <w:top w:val="single" w:color="000000" w:sz="4" w:space="0"/>
              <w:left w:val="single" w:color="000000" w:sz="4" w:space="0"/>
              <w:bottom w:val="single" w:color="000000" w:sz="4" w:space="0"/>
              <w:right w:val="single" w:color="000000" w:sz="4" w:space="0"/>
            </w:tcBorders>
            <w:vAlign w:val="center"/>
          </w:tcPr>
          <w:p w14:paraId="500B560E">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文件传输</w:t>
            </w:r>
          </w:p>
        </w:tc>
      </w:tr>
      <w:tr w14:paraId="52125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0836CE0D">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auto" w:sz="4" w:space="0"/>
              <w:right w:val="single" w:color="000000" w:sz="4" w:space="0"/>
            </w:tcBorders>
            <w:vAlign w:val="center"/>
          </w:tcPr>
          <w:p w14:paraId="398B76F4">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365F4B41">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00D6C39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0x03</w:t>
            </w:r>
          </w:p>
        </w:tc>
        <w:tc>
          <w:tcPr>
            <w:tcW w:w="2538" w:type="dxa"/>
            <w:tcBorders>
              <w:top w:val="single" w:color="000000" w:sz="4" w:space="0"/>
              <w:left w:val="single" w:color="000000" w:sz="4" w:space="0"/>
              <w:bottom w:val="single" w:color="000000" w:sz="4" w:space="0"/>
              <w:right w:val="single" w:color="000000" w:sz="4" w:space="0"/>
            </w:tcBorders>
            <w:vAlign w:val="center"/>
          </w:tcPr>
          <w:p w14:paraId="4A199267">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允许/禁止从节点事件</w:t>
            </w:r>
          </w:p>
        </w:tc>
      </w:tr>
      <w:tr w14:paraId="1E194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2467243C">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auto" w:sz="4" w:space="0"/>
              <w:right w:val="single" w:color="000000" w:sz="4" w:space="0"/>
            </w:tcBorders>
            <w:vAlign w:val="center"/>
          </w:tcPr>
          <w:p w14:paraId="23E5DAA1">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44011B3E">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w:t>
            </w:r>
          </w:p>
        </w:tc>
        <w:tc>
          <w:tcPr>
            <w:tcW w:w="1845" w:type="dxa"/>
            <w:tcBorders>
              <w:top w:val="single" w:color="000000" w:sz="4" w:space="0"/>
              <w:left w:val="single" w:color="000000" w:sz="4" w:space="0"/>
              <w:bottom w:val="single" w:color="000000" w:sz="4" w:space="0"/>
              <w:right w:val="single" w:color="000000" w:sz="4" w:space="0"/>
            </w:tcBorders>
            <w:vAlign w:val="center"/>
          </w:tcPr>
          <w:p w14:paraId="797F01A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其他</w:t>
            </w:r>
          </w:p>
        </w:tc>
        <w:tc>
          <w:tcPr>
            <w:tcW w:w="2538" w:type="dxa"/>
            <w:tcBorders>
              <w:top w:val="single" w:color="000000" w:sz="4" w:space="0"/>
              <w:left w:val="single" w:color="000000" w:sz="4" w:space="0"/>
              <w:bottom w:val="single" w:color="000000" w:sz="4" w:space="0"/>
              <w:right w:val="single" w:color="000000" w:sz="4" w:space="0"/>
            </w:tcBorders>
            <w:vAlign w:val="center"/>
          </w:tcPr>
          <w:p w14:paraId="18700FC2">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保留</w:t>
            </w:r>
          </w:p>
        </w:tc>
      </w:tr>
      <w:tr w14:paraId="7AF17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4B625B04">
            <w:pPr>
              <w:widowControl/>
              <w:adjustRightInd w:val="0"/>
              <w:snapToGrid w:val="0"/>
              <w:ind w:firstLine="0" w:firstLineChars="0"/>
              <w:jc w:val="center"/>
              <w:rPr>
                <w:rFonts w:hint="eastAsia" w:ascii="宋体" w:hAnsi="宋体" w:cs="宋体"/>
                <w:kern w:val="0"/>
                <w:sz w:val="18"/>
                <w:szCs w:val="18"/>
              </w:rPr>
            </w:pPr>
          </w:p>
        </w:tc>
        <w:tc>
          <w:tcPr>
            <w:tcW w:w="2443" w:type="dxa"/>
            <w:vMerge w:val="restart"/>
            <w:tcBorders>
              <w:top w:val="single" w:color="auto" w:sz="4" w:space="0"/>
              <w:left w:val="single" w:color="auto" w:sz="4" w:space="0"/>
              <w:bottom w:val="single" w:color="000000" w:sz="4" w:space="0"/>
              <w:right w:val="single" w:color="000000" w:sz="4" w:space="0"/>
            </w:tcBorders>
            <w:vAlign w:val="center"/>
          </w:tcPr>
          <w:p w14:paraId="174A81FF">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通信管理业务</w:t>
            </w:r>
          </w:p>
        </w:tc>
        <w:tc>
          <w:tcPr>
            <w:tcW w:w="1846" w:type="dxa"/>
            <w:tcBorders>
              <w:top w:val="single" w:color="000000" w:sz="4" w:space="0"/>
              <w:left w:val="single" w:color="000000" w:sz="4" w:space="0"/>
              <w:bottom w:val="single" w:color="000000" w:sz="4" w:space="0"/>
              <w:right w:val="single" w:color="000000" w:sz="4" w:space="0"/>
            </w:tcBorders>
            <w:vAlign w:val="center"/>
          </w:tcPr>
          <w:p w14:paraId="2069C97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1561913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0x00</w:t>
            </w:r>
          </w:p>
        </w:tc>
        <w:tc>
          <w:tcPr>
            <w:tcW w:w="2538" w:type="dxa"/>
            <w:tcBorders>
              <w:top w:val="single" w:color="000000" w:sz="4" w:space="0"/>
              <w:left w:val="single" w:color="000000" w:sz="4" w:space="0"/>
              <w:bottom w:val="single" w:color="000000" w:sz="4" w:space="0"/>
              <w:right w:val="single" w:color="000000" w:sz="4" w:space="0"/>
            </w:tcBorders>
            <w:vAlign w:val="center"/>
          </w:tcPr>
          <w:p w14:paraId="5B0C1E41">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查询终端搜索结果</w:t>
            </w:r>
          </w:p>
        </w:tc>
      </w:tr>
      <w:tr w14:paraId="0DDC3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1D669CD1">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000000" w:sz="4" w:space="0"/>
              <w:right w:val="single" w:color="000000" w:sz="4" w:space="0"/>
            </w:tcBorders>
            <w:vAlign w:val="center"/>
          </w:tcPr>
          <w:p w14:paraId="049AB11B">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3D890E9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4E023A2F">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0x01</w:t>
            </w:r>
          </w:p>
        </w:tc>
        <w:tc>
          <w:tcPr>
            <w:tcW w:w="2538" w:type="dxa"/>
            <w:tcBorders>
              <w:top w:val="single" w:color="000000" w:sz="4" w:space="0"/>
              <w:left w:val="single" w:color="000000" w:sz="4" w:space="0"/>
              <w:bottom w:val="single" w:color="000000" w:sz="4" w:space="0"/>
              <w:right w:val="single" w:color="000000" w:sz="4" w:space="0"/>
            </w:tcBorders>
            <w:vAlign w:val="center"/>
          </w:tcPr>
          <w:p w14:paraId="467EE9CD">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下发搜索终端列表</w:t>
            </w:r>
          </w:p>
        </w:tc>
      </w:tr>
      <w:tr w14:paraId="6FD84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5442C9BC">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000000" w:sz="4" w:space="0"/>
              <w:right w:val="single" w:color="000000" w:sz="4" w:space="0"/>
            </w:tcBorders>
            <w:vAlign w:val="center"/>
          </w:tcPr>
          <w:p w14:paraId="21420AB0">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7DA0D029">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1D5EA70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0x04</w:t>
            </w:r>
          </w:p>
        </w:tc>
        <w:tc>
          <w:tcPr>
            <w:tcW w:w="2538" w:type="dxa"/>
            <w:tcBorders>
              <w:top w:val="single" w:color="000000" w:sz="4" w:space="0"/>
              <w:left w:val="single" w:color="000000" w:sz="4" w:space="0"/>
              <w:bottom w:val="single" w:color="000000" w:sz="4" w:space="0"/>
              <w:right w:val="single" w:color="000000" w:sz="4" w:space="0"/>
            </w:tcBorders>
            <w:vAlign w:val="center"/>
          </w:tcPr>
          <w:p w14:paraId="5339EA24">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从节点重启</w:t>
            </w:r>
          </w:p>
        </w:tc>
      </w:tr>
      <w:tr w14:paraId="39908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5858D0DC">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000000" w:sz="4" w:space="0"/>
              <w:right w:val="single" w:color="000000" w:sz="4" w:space="0"/>
            </w:tcBorders>
            <w:vAlign w:val="center"/>
          </w:tcPr>
          <w:p w14:paraId="62515E03">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66908DF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52A39772">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0x05</w:t>
            </w:r>
          </w:p>
        </w:tc>
        <w:tc>
          <w:tcPr>
            <w:tcW w:w="2538" w:type="dxa"/>
            <w:tcBorders>
              <w:top w:val="single" w:color="000000" w:sz="4" w:space="0"/>
              <w:left w:val="single" w:color="000000" w:sz="4" w:space="0"/>
              <w:bottom w:val="single" w:color="000000" w:sz="4" w:space="0"/>
              <w:right w:val="single" w:color="000000" w:sz="4" w:space="0"/>
            </w:tcBorders>
            <w:vAlign w:val="center"/>
          </w:tcPr>
          <w:p w14:paraId="68F5D24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从节点信息查询</w:t>
            </w:r>
          </w:p>
        </w:tc>
      </w:tr>
      <w:tr w14:paraId="3BE32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780F9935">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000000" w:sz="4" w:space="0"/>
              <w:right w:val="single" w:color="000000" w:sz="4" w:space="0"/>
            </w:tcBorders>
            <w:vAlign w:val="center"/>
          </w:tcPr>
          <w:p w14:paraId="09757C92">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7B389952">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455EC60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0x06</w:t>
            </w:r>
          </w:p>
        </w:tc>
        <w:tc>
          <w:tcPr>
            <w:tcW w:w="2538" w:type="dxa"/>
            <w:tcBorders>
              <w:top w:val="single" w:color="000000" w:sz="4" w:space="0"/>
              <w:left w:val="single" w:color="000000" w:sz="4" w:space="0"/>
              <w:bottom w:val="single" w:color="000000" w:sz="4" w:space="0"/>
              <w:right w:val="single" w:color="000000" w:sz="4" w:space="0"/>
            </w:tcBorders>
            <w:vAlign w:val="center"/>
          </w:tcPr>
          <w:p w14:paraId="5FE05329">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下发通信地址映射表列表</w:t>
            </w:r>
          </w:p>
        </w:tc>
      </w:tr>
      <w:tr w14:paraId="4871C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14E086D3">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000000" w:sz="4" w:space="0"/>
              <w:right w:val="single" w:color="000000" w:sz="4" w:space="0"/>
            </w:tcBorders>
            <w:vAlign w:val="center"/>
          </w:tcPr>
          <w:p w14:paraId="04A10899">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30D3950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0x13</w:t>
            </w:r>
          </w:p>
        </w:tc>
        <w:tc>
          <w:tcPr>
            <w:tcW w:w="1845" w:type="dxa"/>
            <w:tcBorders>
              <w:top w:val="single" w:color="000000" w:sz="4" w:space="0"/>
              <w:left w:val="single" w:color="000000" w:sz="4" w:space="0"/>
              <w:bottom w:val="single" w:color="000000" w:sz="4" w:space="0"/>
              <w:right w:val="single" w:color="000000" w:sz="4" w:space="0"/>
            </w:tcBorders>
            <w:vAlign w:val="center"/>
          </w:tcPr>
          <w:p w14:paraId="4009C16E">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0x07</w:t>
            </w:r>
          </w:p>
        </w:tc>
        <w:tc>
          <w:tcPr>
            <w:tcW w:w="2538" w:type="dxa"/>
            <w:tcBorders>
              <w:top w:val="single" w:color="000000" w:sz="4" w:space="0"/>
              <w:left w:val="single" w:color="000000" w:sz="4" w:space="0"/>
              <w:bottom w:val="single" w:color="000000" w:sz="4" w:space="0"/>
              <w:right w:val="single" w:color="000000" w:sz="4" w:space="0"/>
            </w:tcBorders>
            <w:vAlign w:val="center"/>
          </w:tcPr>
          <w:p w14:paraId="514E6B28">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查询从节点运行状态信息</w:t>
            </w:r>
          </w:p>
        </w:tc>
      </w:tr>
      <w:tr w14:paraId="0E0DF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4F12D7FC">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000000" w:sz="4" w:space="0"/>
              <w:right w:val="single" w:color="000000" w:sz="4" w:space="0"/>
            </w:tcBorders>
            <w:vAlign w:val="center"/>
          </w:tcPr>
          <w:p w14:paraId="20F4ACED">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659AB36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0x13</w:t>
            </w:r>
          </w:p>
        </w:tc>
        <w:tc>
          <w:tcPr>
            <w:tcW w:w="1845" w:type="dxa"/>
            <w:tcBorders>
              <w:top w:val="single" w:color="000000" w:sz="4" w:space="0"/>
              <w:left w:val="single" w:color="000000" w:sz="4" w:space="0"/>
              <w:bottom w:val="single" w:color="000000" w:sz="4" w:space="0"/>
              <w:right w:val="single" w:color="000000" w:sz="4" w:space="0"/>
            </w:tcBorders>
            <w:vAlign w:val="center"/>
          </w:tcPr>
          <w:p w14:paraId="7AE22054">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0x08</w:t>
            </w:r>
          </w:p>
        </w:tc>
        <w:tc>
          <w:tcPr>
            <w:tcW w:w="2538" w:type="dxa"/>
            <w:tcBorders>
              <w:top w:val="single" w:color="000000" w:sz="4" w:space="0"/>
              <w:left w:val="single" w:color="000000" w:sz="4" w:space="0"/>
              <w:bottom w:val="single" w:color="000000" w:sz="4" w:space="0"/>
              <w:right w:val="single" w:color="000000" w:sz="4" w:space="0"/>
            </w:tcBorders>
            <w:vAlign w:val="center"/>
          </w:tcPr>
          <w:p w14:paraId="4FFF3E8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查询从节点信道信息</w:t>
            </w:r>
          </w:p>
        </w:tc>
      </w:tr>
      <w:tr w14:paraId="51627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0671482F">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000000" w:sz="4" w:space="0"/>
              <w:right w:val="single" w:color="000000" w:sz="4" w:space="0"/>
            </w:tcBorders>
            <w:vAlign w:val="center"/>
          </w:tcPr>
          <w:p w14:paraId="42EAD8C3">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468A98B1">
            <w:pPr>
              <w:widowControl/>
              <w:adjustRightInd w:val="0"/>
              <w:snapToGrid w:val="0"/>
              <w:ind w:firstLine="0" w:firstLineChars="0"/>
              <w:jc w:val="center"/>
              <w:rPr>
                <w:rFonts w:hint="eastAsia" w:ascii="宋体" w:hAnsi="宋体" w:cs="宋体"/>
                <w:color w:val="FF0000"/>
                <w:kern w:val="0"/>
                <w:sz w:val="18"/>
                <w:szCs w:val="18"/>
              </w:rPr>
            </w:pPr>
            <w:r>
              <w:rPr>
                <w:rFonts w:hint="eastAsia" w:ascii="宋体" w:hAnsi="宋体" w:cs="宋体"/>
                <w:color w:val="FF0000"/>
                <w:kern w:val="0"/>
                <w:sz w:val="18"/>
                <w:szCs w:val="18"/>
              </w:rPr>
              <w:t>0x13</w:t>
            </w:r>
          </w:p>
        </w:tc>
        <w:tc>
          <w:tcPr>
            <w:tcW w:w="1845" w:type="dxa"/>
            <w:tcBorders>
              <w:top w:val="single" w:color="000000" w:sz="4" w:space="0"/>
              <w:left w:val="single" w:color="000000" w:sz="4" w:space="0"/>
              <w:bottom w:val="single" w:color="000000" w:sz="4" w:space="0"/>
              <w:right w:val="single" w:color="000000" w:sz="4" w:space="0"/>
            </w:tcBorders>
            <w:vAlign w:val="center"/>
          </w:tcPr>
          <w:p w14:paraId="4E108EB3">
            <w:pPr>
              <w:widowControl/>
              <w:adjustRightInd w:val="0"/>
              <w:snapToGrid w:val="0"/>
              <w:ind w:firstLine="0" w:firstLineChars="0"/>
              <w:jc w:val="center"/>
              <w:rPr>
                <w:rFonts w:hint="eastAsia" w:ascii="宋体" w:hAnsi="宋体" w:cs="宋体"/>
                <w:color w:val="FF0000"/>
                <w:kern w:val="0"/>
                <w:sz w:val="18"/>
                <w:szCs w:val="18"/>
              </w:rPr>
            </w:pPr>
            <w:r>
              <w:rPr>
                <w:rFonts w:hint="eastAsia" w:ascii="宋体" w:hAnsi="宋体" w:cs="宋体"/>
                <w:color w:val="FF0000"/>
                <w:kern w:val="0"/>
                <w:sz w:val="18"/>
                <w:szCs w:val="18"/>
              </w:rPr>
              <w:t>0x09</w:t>
            </w:r>
          </w:p>
        </w:tc>
        <w:tc>
          <w:tcPr>
            <w:tcW w:w="2538" w:type="dxa"/>
            <w:tcBorders>
              <w:top w:val="single" w:color="000000" w:sz="4" w:space="0"/>
              <w:left w:val="single" w:color="000000" w:sz="4" w:space="0"/>
              <w:bottom w:val="single" w:color="000000" w:sz="4" w:space="0"/>
              <w:right w:val="single" w:color="000000" w:sz="4" w:space="0"/>
            </w:tcBorders>
            <w:vAlign w:val="center"/>
          </w:tcPr>
          <w:p w14:paraId="6C3F3F0B">
            <w:pPr>
              <w:widowControl/>
              <w:adjustRightInd w:val="0"/>
              <w:snapToGrid w:val="0"/>
              <w:ind w:firstLine="0" w:firstLineChars="0"/>
              <w:jc w:val="center"/>
              <w:rPr>
                <w:rFonts w:hint="eastAsia" w:ascii="宋体" w:hAnsi="宋体" w:cs="宋体"/>
                <w:color w:val="FF0000"/>
                <w:kern w:val="0"/>
                <w:sz w:val="18"/>
                <w:szCs w:val="18"/>
              </w:rPr>
            </w:pPr>
            <w:r>
              <w:rPr>
                <w:rFonts w:hint="eastAsia" w:ascii="宋体" w:hAnsi="宋体" w:cs="宋体"/>
                <w:color w:val="FF0000"/>
                <w:kern w:val="0"/>
                <w:sz w:val="18"/>
                <w:szCs w:val="18"/>
              </w:rPr>
              <w:t>查询模块运行参数</w:t>
            </w:r>
          </w:p>
        </w:tc>
      </w:tr>
      <w:tr w14:paraId="79357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48823FD8">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000000" w:sz="4" w:space="0"/>
              <w:right w:val="single" w:color="000000" w:sz="4" w:space="0"/>
            </w:tcBorders>
            <w:vAlign w:val="center"/>
          </w:tcPr>
          <w:p w14:paraId="47D80C2C">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4657D17F">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320CC2FD">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0x10</w:t>
            </w:r>
          </w:p>
        </w:tc>
        <w:tc>
          <w:tcPr>
            <w:tcW w:w="2538" w:type="dxa"/>
            <w:tcBorders>
              <w:top w:val="single" w:color="000000" w:sz="4" w:space="0"/>
              <w:left w:val="single" w:color="000000" w:sz="4" w:space="0"/>
              <w:bottom w:val="single" w:color="000000" w:sz="4" w:space="0"/>
              <w:right w:val="single" w:color="000000" w:sz="4" w:space="0"/>
            </w:tcBorders>
            <w:vAlign w:val="center"/>
          </w:tcPr>
          <w:p w14:paraId="2EA1333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台区户变关系/相位识别</w:t>
            </w:r>
          </w:p>
        </w:tc>
      </w:tr>
      <w:tr w14:paraId="37965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127C760B">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000000" w:sz="4" w:space="0"/>
              <w:right w:val="single" w:color="000000" w:sz="4" w:space="0"/>
            </w:tcBorders>
            <w:vAlign w:val="center"/>
          </w:tcPr>
          <w:p w14:paraId="4BC943C2">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0339596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4A2845F2">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0xF0</w:t>
            </w:r>
          </w:p>
        </w:tc>
        <w:tc>
          <w:tcPr>
            <w:tcW w:w="2538" w:type="dxa"/>
            <w:tcBorders>
              <w:top w:val="single" w:color="000000" w:sz="4" w:space="0"/>
              <w:left w:val="single" w:color="000000" w:sz="4" w:space="0"/>
              <w:bottom w:val="single" w:color="000000" w:sz="4" w:space="0"/>
              <w:right w:val="single" w:color="000000" w:sz="4" w:space="0"/>
            </w:tcBorders>
            <w:vAlign w:val="center"/>
          </w:tcPr>
          <w:p w14:paraId="06103A39">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测试帧</w:t>
            </w:r>
          </w:p>
        </w:tc>
      </w:tr>
      <w:tr w14:paraId="17725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00" w:type="dxa"/>
            <w:vMerge w:val="continue"/>
            <w:tcBorders>
              <w:top w:val="single" w:color="auto" w:sz="4" w:space="0"/>
              <w:left w:val="single" w:color="000000" w:sz="4" w:space="0"/>
              <w:bottom w:val="single" w:color="000000" w:sz="4" w:space="0"/>
              <w:right w:val="single" w:color="auto" w:sz="4" w:space="0"/>
            </w:tcBorders>
            <w:vAlign w:val="center"/>
          </w:tcPr>
          <w:p w14:paraId="1D9480FB">
            <w:pPr>
              <w:widowControl/>
              <w:adjustRightInd w:val="0"/>
              <w:snapToGrid w:val="0"/>
              <w:ind w:firstLine="0" w:firstLineChars="0"/>
              <w:jc w:val="center"/>
              <w:rPr>
                <w:rFonts w:hint="eastAsia" w:ascii="宋体" w:hAnsi="宋体" w:cs="宋体"/>
                <w:kern w:val="0"/>
                <w:sz w:val="18"/>
                <w:szCs w:val="18"/>
              </w:rPr>
            </w:pPr>
          </w:p>
        </w:tc>
        <w:tc>
          <w:tcPr>
            <w:tcW w:w="2443" w:type="dxa"/>
            <w:vMerge w:val="continue"/>
            <w:tcBorders>
              <w:top w:val="single" w:color="auto" w:sz="4" w:space="0"/>
              <w:left w:val="single" w:color="auto" w:sz="4" w:space="0"/>
              <w:bottom w:val="single" w:color="000000" w:sz="4" w:space="0"/>
              <w:right w:val="single" w:color="000000" w:sz="4" w:space="0"/>
            </w:tcBorders>
            <w:vAlign w:val="center"/>
          </w:tcPr>
          <w:p w14:paraId="6524D8D3">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519F06F8">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w:t>
            </w:r>
          </w:p>
        </w:tc>
        <w:tc>
          <w:tcPr>
            <w:tcW w:w="1845" w:type="dxa"/>
            <w:tcBorders>
              <w:top w:val="single" w:color="000000" w:sz="4" w:space="0"/>
              <w:left w:val="single" w:color="000000" w:sz="4" w:space="0"/>
              <w:bottom w:val="single" w:color="000000" w:sz="4" w:space="0"/>
              <w:right w:val="single" w:color="000000" w:sz="4" w:space="0"/>
            </w:tcBorders>
            <w:vAlign w:val="center"/>
          </w:tcPr>
          <w:p w14:paraId="5CDB3CA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其它</w:t>
            </w:r>
          </w:p>
        </w:tc>
        <w:tc>
          <w:tcPr>
            <w:tcW w:w="2538" w:type="dxa"/>
            <w:tcBorders>
              <w:top w:val="single" w:color="000000" w:sz="4" w:space="0"/>
              <w:left w:val="single" w:color="000000" w:sz="4" w:space="0"/>
              <w:bottom w:val="single" w:color="000000" w:sz="4" w:space="0"/>
              <w:right w:val="single" w:color="000000" w:sz="4" w:space="0"/>
            </w:tcBorders>
            <w:vAlign w:val="center"/>
          </w:tcPr>
          <w:p w14:paraId="61B27D0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保留</w:t>
            </w:r>
          </w:p>
        </w:tc>
      </w:tr>
      <w:tr w14:paraId="48987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restart"/>
            <w:tcBorders>
              <w:top w:val="single" w:color="000000" w:sz="4" w:space="0"/>
              <w:left w:val="single" w:color="000000" w:sz="4" w:space="0"/>
              <w:bottom w:val="single" w:color="000000" w:sz="4" w:space="0"/>
              <w:right w:val="single" w:color="000000" w:sz="4" w:space="0"/>
            </w:tcBorders>
            <w:vAlign w:val="center"/>
          </w:tcPr>
          <w:p w14:paraId="1915BA44">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主动上报</w:t>
            </w:r>
          </w:p>
        </w:tc>
        <w:tc>
          <w:tcPr>
            <w:tcW w:w="1846" w:type="dxa"/>
            <w:tcBorders>
              <w:top w:val="single" w:color="000000" w:sz="4" w:space="0"/>
              <w:left w:val="single" w:color="000000" w:sz="4" w:space="0"/>
              <w:bottom w:val="single" w:color="000000" w:sz="4" w:space="0"/>
              <w:right w:val="single" w:color="000000" w:sz="4" w:space="0"/>
            </w:tcBorders>
            <w:vAlign w:val="center"/>
          </w:tcPr>
          <w:p w14:paraId="7197899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5D8612E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0x00</w:t>
            </w:r>
          </w:p>
        </w:tc>
        <w:tc>
          <w:tcPr>
            <w:tcW w:w="2538" w:type="dxa"/>
            <w:tcBorders>
              <w:top w:val="single" w:color="000000" w:sz="4" w:space="0"/>
              <w:left w:val="single" w:color="000000" w:sz="4" w:space="0"/>
              <w:bottom w:val="single" w:color="000000" w:sz="4" w:space="0"/>
              <w:right w:val="single" w:color="000000" w:sz="4" w:space="0"/>
            </w:tcBorders>
            <w:vAlign w:val="center"/>
          </w:tcPr>
          <w:p w14:paraId="7B8F6EBF">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电表事件主动上报</w:t>
            </w:r>
          </w:p>
        </w:tc>
      </w:tr>
      <w:tr w14:paraId="73122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1D489AB7">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05642691">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0x13</w:t>
            </w:r>
          </w:p>
        </w:tc>
        <w:tc>
          <w:tcPr>
            <w:tcW w:w="1845" w:type="dxa"/>
            <w:tcBorders>
              <w:top w:val="single" w:color="000000" w:sz="4" w:space="0"/>
              <w:left w:val="single" w:color="000000" w:sz="4" w:space="0"/>
              <w:bottom w:val="single" w:color="000000" w:sz="4" w:space="0"/>
              <w:right w:val="single" w:color="000000" w:sz="4" w:space="0"/>
            </w:tcBorders>
            <w:vAlign w:val="center"/>
          </w:tcPr>
          <w:p w14:paraId="6E28321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0x01</w:t>
            </w:r>
          </w:p>
        </w:tc>
        <w:tc>
          <w:tcPr>
            <w:tcW w:w="2538" w:type="dxa"/>
            <w:tcBorders>
              <w:top w:val="single" w:color="000000" w:sz="4" w:space="0"/>
              <w:left w:val="single" w:color="000000" w:sz="4" w:space="0"/>
              <w:bottom w:val="single" w:color="000000" w:sz="4" w:space="0"/>
              <w:right w:val="single" w:color="000000" w:sz="4" w:space="0"/>
            </w:tcBorders>
            <w:vAlign w:val="center"/>
          </w:tcPr>
          <w:p w14:paraId="1717472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停上电事件上报</w:t>
            </w:r>
          </w:p>
        </w:tc>
      </w:tr>
      <w:tr w14:paraId="5CB14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1A27E532">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auto" w:sz="4" w:space="0"/>
              <w:right w:val="single" w:color="000000" w:sz="4" w:space="0"/>
            </w:tcBorders>
            <w:vAlign w:val="center"/>
          </w:tcPr>
          <w:p w14:paraId="0790603F">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vMerge w:val="restart"/>
            <w:tcBorders>
              <w:top w:val="single" w:color="000000" w:sz="4" w:space="0"/>
              <w:left w:val="single" w:color="000000" w:sz="4" w:space="0"/>
              <w:bottom w:val="single" w:color="000000" w:sz="4" w:space="0"/>
              <w:right w:val="single" w:color="000000" w:sz="4" w:space="0"/>
            </w:tcBorders>
            <w:vAlign w:val="center"/>
          </w:tcPr>
          <w:p w14:paraId="48C9036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0x02</w:t>
            </w:r>
          </w:p>
        </w:tc>
        <w:tc>
          <w:tcPr>
            <w:tcW w:w="2538" w:type="dxa"/>
            <w:tcBorders>
              <w:top w:val="single" w:color="000000" w:sz="4" w:space="0"/>
              <w:left w:val="single" w:color="000000" w:sz="4" w:space="0"/>
              <w:bottom w:val="single" w:color="auto" w:sz="4" w:space="0"/>
              <w:right w:val="single" w:color="000000" w:sz="4" w:space="0"/>
            </w:tcBorders>
            <w:vAlign w:val="center"/>
          </w:tcPr>
          <w:p w14:paraId="6293D72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设备事件主动上报</w:t>
            </w:r>
          </w:p>
        </w:tc>
      </w:tr>
      <w:tr w14:paraId="1E7A7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9"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1749E6C9">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auto" w:sz="4" w:space="0"/>
              <w:left w:val="single" w:color="000000" w:sz="4" w:space="0"/>
              <w:bottom w:val="single" w:color="000000" w:sz="4" w:space="0"/>
              <w:right w:val="single" w:color="000000" w:sz="4" w:space="0"/>
            </w:tcBorders>
            <w:vAlign w:val="center"/>
          </w:tcPr>
          <w:p w14:paraId="092759D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0x13</w:t>
            </w:r>
          </w:p>
        </w:tc>
        <w:tc>
          <w:tcPr>
            <w:tcW w:w="1845" w:type="dxa"/>
            <w:vMerge w:val="continue"/>
            <w:tcBorders>
              <w:top w:val="single" w:color="000000" w:sz="4" w:space="0"/>
              <w:left w:val="single" w:color="000000" w:sz="4" w:space="0"/>
              <w:bottom w:val="single" w:color="000000" w:sz="4" w:space="0"/>
              <w:right w:val="single" w:color="000000" w:sz="4" w:space="0"/>
            </w:tcBorders>
            <w:vAlign w:val="center"/>
          </w:tcPr>
          <w:p w14:paraId="45ADE552">
            <w:pPr>
              <w:widowControl/>
              <w:adjustRightInd w:val="0"/>
              <w:snapToGrid w:val="0"/>
              <w:ind w:firstLine="0" w:firstLineChars="0"/>
              <w:jc w:val="center"/>
              <w:rPr>
                <w:rFonts w:hint="eastAsia" w:ascii="宋体" w:hAnsi="宋体" w:cs="宋体"/>
                <w:kern w:val="0"/>
                <w:sz w:val="18"/>
                <w:szCs w:val="18"/>
              </w:rPr>
            </w:pPr>
          </w:p>
        </w:tc>
        <w:tc>
          <w:tcPr>
            <w:tcW w:w="2538" w:type="dxa"/>
            <w:tcBorders>
              <w:top w:val="single" w:color="auto" w:sz="4" w:space="0"/>
              <w:left w:val="single" w:color="000000" w:sz="4" w:space="0"/>
              <w:bottom w:val="single" w:color="000000" w:sz="4" w:space="0"/>
              <w:right w:val="single" w:color="000000" w:sz="4" w:space="0"/>
            </w:tcBorders>
            <w:vAlign w:val="center"/>
          </w:tcPr>
          <w:p w14:paraId="3B434352">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通信模块事件上报</w:t>
            </w:r>
          </w:p>
        </w:tc>
      </w:tr>
      <w:tr w14:paraId="5E14B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5AC24F8A">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6B724BE7">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w:t>
            </w:r>
          </w:p>
        </w:tc>
        <w:tc>
          <w:tcPr>
            <w:tcW w:w="1845" w:type="dxa"/>
            <w:tcBorders>
              <w:top w:val="single" w:color="000000" w:sz="4" w:space="0"/>
              <w:left w:val="single" w:color="000000" w:sz="4" w:space="0"/>
              <w:bottom w:val="single" w:color="000000" w:sz="4" w:space="0"/>
              <w:right w:val="single" w:color="000000" w:sz="4" w:space="0"/>
            </w:tcBorders>
            <w:vAlign w:val="center"/>
          </w:tcPr>
          <w:p w14:paraId="1AD6D6E7">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0x03~0xFF</w:t>
            </w:r>
          </w:p>
        </w:tc>
        <w:tc>
          <w:tcPr>
            <w:tcW w:w="2538" w:type="dxa"/>
            <w:tcBorders>
              <w:top w:val="single" w:color="000000" w:sz="4" w:space="0"/>
              <w:left w:val="single" w:color="000000" w:sz="4" w:space="0"/>
              <w:bottom w:val="single" w:color="000000" w:sz="4" w:space="0"/>
              <w:right w:val="single" w:color="000000" w:sz="4" w:space="0"/>
            </w:tcBorders>
            <w:vAlign w:val="center"/>
          </w:tcPr>
          <w:p w14:paraId="3EFF2AAB">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保留</w:t>
            </w:r>
          </w:p>
        </w:tc>
      </w:tr>
      <w:tr w14:paraId="0C3AB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restart"/>
            <w:tcBorders>
              <w:top w:val="single" w:color="000000" w:sz="4" w:space="0"/>
              <w:left w:val="single" w:color="000000" w:sz="4" w:space="0"/>
              <w:bottom w:val="single" w:color="000000" w:sz="4" w:space="0"/>
              <w:right w:val="single" w:color="000000" w:sz="4" w:space="0"/>
            </w:tcBorders>
            <w:vAlign w:val="center"/>
          </w:tcPr>
          <w:p w14:paraId="5BEEC46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抄控器协议</w:t>
            </w:r>
          </w:p>
        </w:tc>
        <w:tc>
          <w:tcPr>
            <w:tcW w:w="1846" w:type="dxa"/>
            <w:tcBorders>
              <w:top w:val="single" w:color="000000" w:sz="4" w:space="0"/>
              <w:left w:val="single" w:color="000000" w:sz="4" w:space="0"/>
              <w:bottom w:val="single" w:color="000000" w:sz="4" w:space="0"/>
              <w:right w:val="single" w:color="000000" w:sz="4" w:space="0"/>
            </w:tcBorders>
            <w:vAlign w:val="center"/>
          </w:tcPr>
          <w:p w14:paraId="71F07A61">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3193BD78">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0x00</w:t>
            </w:r>
          </w:p>
        </w:tc>
        <w:tc>
          <w:tcPr>
            <w:tcW w:w="2538" w:type="dxa"/>
            <w:tcBorders>
              <w:top w:val="single" w:color="000000" w:sz="4" w:space="0"/>
              <w:left w:val="single" w:color="000000" w:sz="4" w:space="0"/>
              <w:bottom w:val="single" w:color="000000" w:sz="4" w:space="0"/>
              <w:right w:val="single" w:color="000000" w:sz="4" w:space="0"/>
            </w:tcBorders>
            <w:vAlign w:val="center"/>
          </w:tcPr>
          <w:p w14:paraId="0BD88388">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抄控器-CCO协议</w:t>
            </w:r>
          </w:p>
        </w:tc>
      </w:tr>
      <w:tr w14:paraId="0FE27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42ACE597">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7DF0B98E">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170B656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0x01</w:t>
            </w:r>
          </w:p>
        </w:tc>
        <w:tc>
          <w:tcPr>
            <w:tcW w:w="2538" w:type="dxa"/>
            <w:tcBorders>
              <w:top w:val="single" w:color="000000" w:sz="4" w:space="0"/>
              <w:left w:val="single" w:color="000000" w:sz="4" w:space="0"/>
              <w:bottom w:val="single" w:color="000000" w:sz="4" w:space="0"/>
              <w:right w:val="single" w:color="000000" w:sz="4" w:space="0"/>
            </w:tcBorders>
            <w:vAlign w:val="center"/>
          </w:tcPr>
          <w:p w14:paraId="2B3E4B7B">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数据透传串口转发</w:t>
            </w:r>
          </w:p>
        </w:tc>
      </w:tr>
      <w:tr w14:paraId="08609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7EA7262B">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6D704AB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w:t>
            </w:r>
          </w:p>
        </w:tc>
        <w:tc>
          <w:tcPr>
            <w:tcW w:w="1845" w:type="dxa"/>
            <w:tcBorders>
              <w:top w:val="single" w:color="000000" w:sz="4" w:space="0"/>
              <w:left w:val="single" w:color="000000" w:sz="4" w:space="0"/>
              <w:bottom w:val="single" w:color="000000" w:sz="4" w:space="0"/>
              <w:right w:val="single" w:color="000000" w:sz="4" w:space="0"/>
            </w:tcBorders>
            <w:vAlign w:val="center"/>
          </w:tcPr>
          <w:p w14:paraId="07EE209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0x02-0xFF</w:t>
            </w:r>
          </w:p>
        </w:tc>
        <w:tc>
          <w:tcPr>
            <w:tcW w:w="2538" w:type="dxa"/>
            <w:tcBorders>
              <w:top w:val="single" w:color="000000" w:sz="4" w:space="0"/>
              <w:left w:val="single" w:color="000000" w:sz="4" w:space="0"/>
              <w:bottom w:val="single" w:color="000000" w:sz="4" w:space="0"/>
              <w:right w:val="single" w:color="000000" w:sz="4" w:space="0"/>
            </w:tcBorders>
            <w:vAlign w:val="center"/>
          </w:tcPr>
          <w:p w14:paraId="55646AC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保留</w:t>
            </w:r>
          </w:p>
        </w:tc>
      </w:tr>
      <w:tr w14:paraId="7C8AD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restart"/>
            <w:tcBorders>
              <w:top w:val="single" w:color="000000" w:sz="4" w:space="0"/>
              <w:left w:val="single" w:color="000000" w:sz="4" w:space="0"/>
              <w:bottom w:val="single" w:color="000000" w:sz="4" w:space="0"/>
              <w:right w:val="single" w:color="000000" w:sz="4" w:space="0"/>
            </w:tcBorders>
            <w:vAlign w:val="center"/>
          </w:tcPr>
          <w:p w14:paraId="7DE6B55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广播命令</w:t>
            </w:r>
          </w:p>
        </w:tc>
        <w:tc>
          <w:tcPr>
            <w:tcW w:w="1846" w:type="dxa"/>
            <w:tcBorders>
              <w:top w:val="single" w:color="000000" w:sz="4" w:space="0"/>
              <w:left w:val="single" w:color="000000" w:sz="4" w:space="0"/>
              <w:bottom w:val="single" w:color="000000" w:sz="4" w:space="0"/>
              <w:right w:val="single" w:color="000000" w:sz="4" w:space="0"/>
            </w:tcBorders>
            <w:vAlign w:val="center"/>
          </w:tcPr>
          <w:p w14:paraId="16C834FC">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19A5619E">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0x04</w:t>
            </w:r>
          </w:p>
        </w:tc>
        <w:tc>
          <w:tcPr>
            <w:tcW w:w="2538" w:type="dxa"/>
            <w:tcBorders>
              <w:top w:val="single" w:color="000000" w:sz="4" w:space="0"/>
              <w:left w:val="single" w:color="000000" w:sz="4" w:space="0"/>
              <w:bottom w:val="single" w:color="000000" w:sz="4" w:space="0"/>
              <w:right w:val="single" w:color="000000" w:sz="4" w:space="0"/>
            </w:tcBorders>
            <w:vAlign w:val="center"/>
          </w:tcPr>
          <w:p w14:paraId="789EBB78">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从节点重启</w:t>
            </w:r>
          </w:p>
        </w:tc>
      </w:tr>
      <w:tr w14:paraId="3A2E8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75B244A2">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52FFF10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3FCDEB2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0x05</w:t>
            </w:r>
          </w:p>
        </w:tc>
        <w:tc>
          <w:tcPr>
            <w:tcW w:w="2538" w:type="dxa"/>
            <w:tcBorders>
              <w:top w:val="single" w:color="000000" w:sz="4" w:space="0"/>
              <w:left w:val="single" w:color="000000" w:sz="4" w:space="0"/>
              <w:bottom w:val="single" w:color="000000" w:sz="4" w:space="0"/>
              <w:right w:val="single" w:color="000000" w:sz="4" w:space="0"/>
            </w:tcBorders>
            <w:vAlign w:val="center"/>
          </w:tcPr>
          <w:p w14:paraId="59C3736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从节点信息查询</w:t>
            </w:r>
          </w:p>
        </w:tc>
      </w:tr>
      <w:tr w14:paraId="2128F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252E7BE3">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03537AE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0x13</w:t>
            </w:r>
          </w:p>
        </w:tc>
        <w:tc>
          <w:tcPr>
            <w:tcW w:w="1845" w:type="dxa"/>
            <w:tcBorders>
              <w:top w:val="single" w:color="000000" w:sz="4" w:space="0"/>
              <w:left w:val="single" w:color="000000" w:sz="4" w:space="0"/>
              <w:bottom w:val="single" w:color="000000" w:sz="4" w:space="0"/>
              <w:right w:val="single" w:color="000000" w:sz="4" w:space="0"/>
            </w:tcBorders>
            <w:vAlign w:val="center"/>
          </w:tcPr>
          <w:p w14:paraId="349D9AD3">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0x07</w:t>
            </w:r>
          </w:p>
        </w:tc>
        <w:tc>
          <w:tcPr>
            <w:tcW w:w="2538" w:type="dxa"/>
            <w:tcBorders>
              <w:top w:val="single" w:color="000000" w:sz="4" w:space="0"/>
              <w:left w:val="single" w:color="000000" w:sz="4" w:space="0"/>
              <w:bottom w:val="single" w:color="000000" w:sz="4" w:space="0"/>
              <w:right w:val="single" w:color="000000" w:sz="4" w:space="0"/>
            </w:tcBorders>
            <w:vAlign w:val="center"/>
          </w:tcPr>
          <w:p w14:paraId="1D49540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查询从节点运行状态信息</w:t>
            </w:r>
          </w:p>
        </w:tc>
      </w:tr>
      <w:tr w14:paraId="004BD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3B0890E7">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52ABBFA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0x13</w:t>
            </w:r>
          </w:p>
        </w:tc>
        <w:tc>
          <w:tcPr>
            <w:tcW w:w="1845" w:type="dxa"/>
            <w:tcBorders>
              <w:top w:val="single" w:color="000000" w:sz="4" w:space="0"/>
              <w:left w:val="single" w:color="000000" w:sz="4" w:space="0"/>
              <w:bottom w:val="single" w:color="000000" w:sz="4" w:space="0"/>
              <w:right w:val="single" w:color="000000" w:sz="4" w:space="0"/>
            </w:tcBorders>
            <w:vAlign w:val="center"/>
          </w:tcPr>
          <w:p w14:paraId="21E4BD1E">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0x08</w:t>
            </w:r>
          </w:p>
        </w:tc>
        <w:tc>
          <w:tcPr>
            <w:tcW w:w="2538" w:type="dxa"/>
            <w:tcBorders>
              <w:top w:val="single" w:color="000000" w:sz="4" w:space="0"/>
              <w:left w:val="single" w:color="000000" w:sz="4" w:space="0"/>
              <w:bottom w:val="single" w:color="000000" w:sz="4" w:space="0"/>
              <w:right w:val="single" w:color="000000" w:sz="4" w:space="0"/>
            </w:tcBorders>
            <w:vAlign w:val="center"/>
          </w:tcPr>
          <w:p w14:paraId="5F37F200">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查询从节点信道信息</w:t>
            </w:r>
          </w:p>
        </w:tc>
      </w:tr>
      <w:tr w14:paraId="3AAF8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restart"/>
            <w:tcBorders>
              <w:top w:val="single" w:color="000000" w:sz="4" w:space="0"/>
              <w:left w:val="single" w:color="000000" w:sz="4" w:space="0"/>
              <w:right w:val="single" w:color="000000" w:sz="4" w:space="0"/>
            </w:tcBorders>
            <w:vAlign w:val="center"/>
          </w:tcPr>
          <w:p w14:paraId="7956963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sz w:val="18"/>
                <w:szCs w:val="18"/>
              </w:rPr>
              <w:t>数据订阅业务</w:t>
            </w:r>
          </w:p>
        </w:tc>
        <w:tc>
          <w:tcPr>
            <w:tcW w:w="1846" w:type="dxa"/>
            <w:tcBorders>
              <w:top w:val="single" w:color="000000" w:sz="4" w:space="0"/>
              <w:left w:val="single" w:color="000000" w:sz="4" w:space="0"/>
              <w:bottom w:val="single" w:color="000000" w:sz="4" w:space="0"/>
              <w:right w:val="single" w:color="000000" w:sz="4" w:space="0"/>
            </w:tcBorders>
            <w:vAlign w:val="center"/>
          </w:tcPr>
          <w:p w14:paraId="09CE21B7">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0x11</w:t>
            </w:r>
          </w:p>
        </w:tc>
        <w:tc>
          <w:tcPr>
            <w:tcW w:w="1845" w:type="dxa"/>
            <w:tcBorders>
              <w:top w:val="single" w:color="000000" w:sz="4" w:space="0"/>
              <w:left w:val="single" w:color="000000" w:sz="4" w:space="0"/>
              <w:bottom w:val="single" w:color="000000" w:sz="4" w:space="0"/>
              <w:right w:val="single" w:color="000000" w:sz="4" w:space="0"/>
            </w:tcBorders>
            <w:vAlign w:val="center"/>
          </w:tcPr>
          <w:p w14:paraId="43F027E5">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0x00</w:t>
            </w:r>
          </w:p>
        </w:tc>
        <w:tc>
          <w:tcPr>
            <w:tcW w:w="2538" w:type="dxa"/>
            <w:tcBorders>
              <w:top w:val="single" w:color="000000" w:sz="4" w:space="0"/>
              <w:left w:val="single" w:color="000000" w:sz="4" w:space="0"/>
              <w:bottom w:val="single" w:color="000000" w:sz="4" w:space="0"/>
              <w:right w:val="single" w:color="000000" w:sz="4" w:space="0"/>
            </w:tcBorders>
            <w:vAlign w:val="center"/>
          </w:tcPr>
          <w:p w14:paraId="6F3761CB">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数据订阅业务</w:t>
            </w:r>
          </w:p>
        </w:tc>
      </w:tr>
      <w:tr w14:paraId="6F307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343" w:type="dxa"/>
            <w:gridSpan w:val="2"/>
            <w:vMerge w:val="continue"/>
            <w:tcBorders>
              <w:left w:val="single" w:color="000000" w:sz="4" w:space="0"/>
              <w:bottom w:val="single" w:color="000000" w:sz="4" w:space="0"/>
              <w:right w:val="single" w:color="000000" w:sz="4" w:space="0"/>
            </w:tcBorders>
            <w:vAlign w:val="center"/>
          </w:tcPr>
          <w:p w14:paraId="7BF1F210">
            <w:pPr>
              <w:widowControl/>
              <w:adjustRightInd w:val="0"/>
              <w:snapToGrid w:val="0"/>
              <w:ind w:firstLine="0" w:firstLineChars="0"/>
              <w:jc w:val="center"/>
              <w:rPr>
                <w:rFonts w:hint="eastAsia" w:ascii="宋体" w:hAnsi="宋体" w:cs="宋体"/>
                <w:kern w:val="0"/>
                <w:sz w:val="18"/>
                <w:szCs w:val="18"/>
              </w:rPr>
            </w:pPr>
          </w:p>
        </w:tc>
        <w:tc>
          <w:tcPr>
            <w:tcW w:w="1846" w:type="dxa"/>
            <w:tcBorders>
              <w:top w:val="single" w:color="000000" w:sz="4" w:space="0"/>
              <w:left w:val="single" w:color="000000" w:sz="4" w:space="0"/>
              <w:bottom w:val="single" w:color="000000" w:sz="4" w:space="0"/>
              <w:right w:val="single" w:color="000000" w:sz="4" w:space="0"/>
            </w:tcBorders>
            <w:vAlign w:val="center"/>
          </w:tcPr>
          <w:p w14:paraId="0BE03977">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w:t>
            </w:r>
          </w:p>
        </w:tc>
        <w:tc>
          <w:tcPr>
            <w:tcW w:w="1845" w:type="dxa"/>
            <w:tcBorders>
              <w:top w:val="single" w:color="000000" w:sz="4" w:space="0"/>
              <w:left w:val="single" w:color="000000" w:sz="4" w:space="0"/>
              <w:bottom w:val="single" w:color="000000" w:sz="4" w:space="0"/>
              <w:right w:val="single" w:color="000000" w:sz="4" w:space="0"/>
            </w:tcBorders>
            <w:vAlign w:val="center"/>
          </w:tcPr>
          <w:p w14:paraId="34094234">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0x01~0xFF</w:t>
            </w:r>
          </w:p>
        </w:tc>
        <w:tc>
          <w:tcPr>
            <w:tcW w:w="2538" w:type="dxa"/>
            <w:tcBorders>
              <w:top w:val="single" w:color="000000" w:sz="4" w:space="0"/>
              <w:left w:val="single" w:color="000000" w:sz="4" w:space="0"/>
              <w:bottom w:val="single" w:color="000000" w:sz="4" w:space="0"/>
              <w:right w:val="single" w:color="000000" w:sz="4" w:space="0"/>
            </w:tcBorders>
            <w:vAlign w:val="center"/>
          </w:tcPr>
          <w:p w14:paraId="623D92AA">
            <w:pPr>
              <w:widowControl/>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保留</w:t>
            </w:r>
          </w:p>
        </w:tc>
      </w:tr>
    </w:tbl>
    <w:p w14:paraId="0C349EFB">
      <w:pPr>
        <w:pStyle w:val="7"/>
        <w:rPr>
          <w:rFonts w:hint="eastAsia"/>
        </w:rPr>
      </w:pPr>
      <w:bookmarkStart w:id="76" w:name="_Toc219190470"/>
      <w:r>
        <w:t>应用版本号</w:t>
      </w:r>
      <w:bookmarkEnd w:id="76"/>
    </w:p>
    <w:p w14:paraId="15AC4351">
      <w:pPr>
        <w:pStyle w:val="85"/>
        <w:autoSpaceDE w:val="0"/>
        <w:autoSpaceDN w:val="0"/>
        <w:ind w:firstLine="420" w:firstLineChars="0"/>
        <w:rPr>
          <w:rFonts w:hint="eastAsia" w:ascii="宋体" w:hAnsi="宋体" w:cs="宋体"/>
          <w:iCs/>
          <w:color w:val="4472C4" w:themeColor="accent1"/>
          <w14:textFill>
            <w14:solidFill>
              <w14:schemeClr w14:val="accent1"/>
            </w14:solidFill>
          </w14:textFill>
        </w:rPr>
      </w:pPr>
      <w:r>
        <w:rPr>
          <w:rFonts w:hint="eastAsia" w:ascii="宋体" w:hAnsi="宋体" w:cs="宋体"/>
        </w:rPr>
        <w:t>应用版本号是1字节的字段，指从CCO发送给STA的应用层数据的版本号。考虑兼容性，本版本取值固定为1。应用帧结构发生变化时，对应的应用版本号需增加。</w:t>
      </w:r>
    </w:p>
    <w:p w14:paraId="1A3B5C69">
      <w:pPr>
        <w:pStyle w:val="7"/>
        <w:rPr>
          <w:rFonts w:hint="eastAsia"/>
        </w:rPr>
      </w:pPr>
      <w:bookmarkStart w:id="77" w:name="_Toc219190471"/>
      <w:r>
        <w:t>帧序号</w:t>
      </w:r>
      <w:bookmarkEnd w:id="77"/>
    </w:p>
    <w:p w14:paraId="5ACA721C">
      <w:pPr>
        <w:pStyle w:val="85"/>
        <w:autoSpaceDE w:val="0"/>
        <w:autoSpaceDN w:val="0"/>
        <w:ind w:firstLine="420" w:firstLineChars="0"/>
        <w:rPr>
          <w:rFonts w:hint="eastAsia" w:ascii="宋体" w:hAnsi="宋体" w:cs="宋体"/>
          <w:iCs/>
          <w:color w:val="4472C4" w:themeColor="accent1"/>
          <w14:textFill>
            <w14:solidFill>
              <w14:schemeClr w14:val="accent1"/>
            </w14:solidFill>
          </w14:textFill>
        </w:rPr>
      </w:pPr>
      <w:r>
        <w:rPr>
          <w:rFonts w:hint="eastAsia" w:ascii="宋体" w:hAnsi="宋体" w:cs="宋体"/>
        </w:rPr>
        <w:t>帧序号有效取值范围为0x0000~0xFFFF，在每次传输新的应用层帧后加1，0xFFFF后返回0x0000。响应帧序号与启动帧序号相同。重发请求报文的帧序号不增加。</w:t>
      </w:r>
    </w:p>
    <w:p w14:paraId="642EBD05">
      <w:pPr>
        <w:pStyle w:val="7"/>
        <w:rPr>
          <w:rFonts w:hint="eastAsia"/>
        </w:rPr>
      </w:pPr>
      <w:bookmarkStart w:id="78" w:name="_Toc219190472"/>
      <w:r>
        <w:t>帧长</w:t>
      </w:r>
      <w:bookmarkEnd w:id="78"/>
    </w:p>
    <w:p w14:paraId="2BD04F0B">
      <w:pPr>
        <w:pStyle w:val="85"/>
        <w:autoSpaceDE w:val="0"/>
        <w:autoSpaceDN w:val="0"/>
        <w:ind w:firstLine="420" w:firstLineChars="0"/>
        <w:rPr>
          <w:rFonts w:hint="eastAsia" w:ascii="宋体" w:hAnsi="宋体" w:cs="宋体"/>
          <w:iCs/>
          <w:color w:val="4472C4" w:themeColor="accent1"/>
          <w14:textFill>
            <w14:solidFill>
              <w14:schemeClr w14:val="accent1"/>
            </w14:solidFill>
          </w14:textFill>
        </w:rPr>
      </w:pPr>
      <w:r>
        <w:rPr>
          <w:rFonts w:hint="eastAsia" w:ascii="宋体" w:hAnsi="宋体" w:cs="宋体"/>
        </w:rPr>
        <w:t>帧长包括业务报文域L0（业务数据单元）和业务扩展域L1（扩展域数据区长度、厂家编码和扩展数据区载荷）总字节数。</w:t>
      </w:r>
    </w:p>
    <w:p w14:paraId="77426626">
      <w:pPr>
        <w:pStyle w:val="7"/>
        <w:rPr>
          <w:rFonts w:hint="eastAsia"/>
        </w:rPr>
      </w:pPr>
      <w:bookmarkStart w:id="79" w:name="_Toc219190473"/>
      <w:r>
        <w:t>业务报文域</w:t>
      </w:r>
      <w:bookmarkEnd w:id="79"/>
    </w:p>
    <w:p w14:paraId="03CDE97D">
      <w:pPr>
        <w:pStyle w:val="85"/>
        <w:autoSpaceDE w:val="0"/>
        <w:autoSpaceDN w:val="0"/>
        <w:ind w:firstLine="420" w:firstLineChars="0"/>
        <w:rPr>
          <w:rFonts w:ascii="宋体"/>
          <w:iCs/>
          <w:color w:val="4472C4" w:themeColor="accent1"/>
          <w14:textFill>
            <w14:solidFill>
              <w14:schemeClr w14:val="accent1"/>
            </w14:solidFill>
          </w14:textFill>
        </w:rPr>
      </w:pPr>
      <w:r>
        <w:rPr>
          <w:rFonts w:hint="eastAsia" w:ascii="Times New Roman"/>
        </w:rPr>
        <w:t>业务报文域包括业务数据单元，其具体内容根据业务标识有不同的内容。</w:t>
      </w:r>
    </w:p>
    <w:p w14:paraId="6171E482">
      <w:pPr>
        <w:pStyle w:val="4"/>
        <w:rPr>
          <w:rFonts w:hint="eastAsia"/>
        </w:rPr>
      </w:pPr>
      <w:bookmarkStart w:id="80" w:name="_Toc219190474"/>
      <w:bookmarkStart w:id="81" w:name="_Toc219906813"/>
      <w:r>
        <w:t>业务扩展域</w:t>
      </w:r>
      <w:bookmarkEnd w:id="80"/>
      <w:bookmarkEnd w:id="81"/>
    </w:p>
    <w:p w14:paraId="46E9F753">
      <w:pPr>
        <w:pStyle w:val="85"/>
        <w:ind w:firstLine="420"/>
      </w:pPr>
      <w:r>
        <w:rPr>
          <w:rFonts w:hint="eastAsia"/>
        </w:rPr>
        <w:t>业务扩展域包含于应用层帧头部分，属于可选项。帧头是否包含业务扩展域取决于控制域中业务扩展域标志位内容。业务扩展域提供了功能扩展空间，用户可根据自身需求，对业务扩展域内容进行定制。业务扩展域包括扩展域数据区长度、厂家编码和扩展数据部分，其中扩展域数据区长度部分占</w:t>
      </w:r>
      <w:r>
        <w:t>1</w:t>
      </w:r>
      <w:r>
        <w:rPr>
          <w:rFonts w:hint="eastAsia"/>
        </w:rPr>
        <w:t>字节，用于标识厂家编码和扩展数据区长度，厂家编码部分占</w:t>
      </w:r>
      <w:r>
        <w:t>2</w:t>
      </w:r>
      <w:r>
        <w:rPr>
          <w:rFonts w:hint="eastAsia"/>
        </w:rPr>
        <w:t>字节，格式为</w:t>
      </w:r>
      <w:r>
        <w:t>ASCII</w:t>
      </w:r>
      <w:r>
        <w:rPr>
          <w:rFonts w:hint="eastAsia"/>
        </w:rPr>
        <w:t>码，用于标识本帧业务扩展域属于哪个厂商。厂家标识和扩展域数据区内具体功能的管理建议使用备案制。</w:t>
      </w:r>
    </w:p>
    <w:p w14:paraId="5E7F60CC">
      <w:pPr>
        <w:pStyle w:val="20"/>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10</w:t>
      </w:r>
      <w:r>
        <w:rPr>
          <w:rFonts w:hint="eastAsia" w:ascii="黑体" w:hAnsi="黑体" w:cs="黑体"/>
        </w:rPr>
        <w:fldChar w:fldCharType="end"/>
      </w:r>
      <w:r>
        <w:rPr>
          <w:rFonts w:hint="eastAsia" w:ascii="黑体" w:hAnsi="黑体" w:cs="黑体"/>
        </w:rPr>
        <w:t xml:space="preserve"> </w:t>
      </w:r>
      <w:r>
        <w:rPr>
          <w:rFonts w:hint="eastAsia" w:ascii="黑体" w:hAnsi="黑体" w:cs="黑体"/>
          <w:bCs/>
        </w:rPr>
        <w:t>业务扩展域</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73"/>
        <w:gridCol w:w="1890"/>
        <w:gridCol w:w="1890"/>
      </w:tblGrid>
      <w:tr w14:paraId="5E37E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2173" w:type="dxa"/>
            <w:tcBorders>
              <w:top w:val="single" w:color="000000" w:sz="4" w:space="0"/>
              <w:left w:val="single" w:color="000000" w:sz="4" w:space="0"/>
              <w:bottom w:val="single" w:color="000000" w:sz="4" w:space="0"/>
              <w:right w:val="single" w:color="000000" w:sz="4" w:space="0"/>
            </w:tcBorders>
            <w:noWrap w:val="0"/>
            <w:vAlign w:val="center"/>
          </w:tcPr>
          <w:p w14:paraId="59794194">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字节数：1</w:t>
            </w:r>
          </w:p>
        </w:tc>
        <w:tc>
          <w:tcPr>
            <w:tcW w:w="1890" w:type="dxa"/>
            <w:tcBorders>
              <w:top w:val="single" w:color="000000" w:sz="4" w:space="0"/>
              <w:left w:val="single" w:color="000000" w:sz="4" w:space="0"/>
              <w:bottom w:val="single" w:color="000000" w:sz="4" w:space="0"/>
              <w:right w:val="single" w:color="000000" w:sz="4" w:space="0"/>
            </w:tcBorders>
            <w:noWrap w:val="0"/>
            <w:vAlign w:val="center"/>
          </w:tcPr>
          <w:p w14:paraId="015724DF">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1890" w:type="dxa"/>
            <w:tcBorders>
              <w:top w:val="single" w:color="000000" w:sz="4" w:space="0"/>
              <w:left w:val="single" w:color="000000" w:sz="4" w:space="0"/>
              <w:bottom w:val="single" w:color="000000" w:sz="4" w:space="0"/>
              <w:right w:val="single" w:color="000000" w:sz="4" w:space="0"/>
            </w:tcBorders>
            <w:noWrap w:val="0"/>
            <w:vAlign w:val="center"/>
          </w:tcPr>
          <w:p w14:paraId="332931DF">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变长L</w:t>
            </w:r>
          </w:p>
        </w:tc>
      </w:tr>
      <w:tr w14:paraId="692D6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2173" w:type="dxa"/>
            <w:tcBorders>
              <w:top w:val="single" w:color="000000" w:sz="4" w:space="0"/>
              <w:left w:val="single" w:color="000000" w:sz="4" w:space="0"/>
              <w:bottom w:val="single" w:color="000000" w:sz="4" w:space="0"/>
              <w:right w:val="single" w:color="000000" w:sz="4" w:space="0"/>
            </w:tcBorders>
            <w:noWrap w:val="0"/>
            <w:vAlign w:val="center"/>
          </w:tcPr>
          <w:p w14:paraId="50F9BC1B">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扩展域数据区长度</w:t>
            </w:r>
          </w:p>
        </w:tc>
        <w:tc>
          <w:tcPr>
            <w:tcW w:w="1890" w:type="dxa"/>
            <w:tcBorders>
              <w:top w:val="single" w:color="000000" w:sz="4" w:space="0"/>
              <w:left w:val="single" w:color="000000" w:sz="4" w:space="0"/>
              <w:bottom w:val="single" w:color="000000" w:sz="4" w:space="0"/>
              <w:right w:val="single" w:color="000000" w:sz="4" w:space="0"/>
            </w:tcBorders>
            <w:noWrap w:val="0"/>
            <w:vAlign w:val="center"/>
          </w:tcPr>
          <w:p w14:paraId="76666898">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厂家编码</w:t>
            </w:r>
          </w:p>
        </w:tc>
        <w:tc>
          <w:tcPr>
            <w:tcW w:w="1890" w:type="dxa"/>
            <w:tcBorders>
              <w:top w:val="single" w:color="000000" w:sz="4" w:space="0"/>
              <w:left w:val="single" w:color="000000" w:sz="4" w:space="0"/>
              <w:bottom w:val="single" w:color="000000" w:sz="4" w:space="0"/>
              <w:right w:val="single" w:color="000000" w:sz="4" w:space="0"/>
            </w:tcBorders>
            <w:noWrap w:val="0"/>
            <w:vAlign w:val="center"/>
          </w:tcPr>
          <w:p w14:paraId="6867B0AA">
            <w:pPr>
              <w:pStyle w:val="85"/>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扩展域数据区</w:t>
            </w:r>
          </w:p>
        </w:tc>
      </w:tr>
    </w:tbl>
    <w:p w14:paraId="6830DCFF">
      <w:pPr>
        <w:autoSpaceDE w:val="0"/>
        <w:autoSpaceDN w:val="0"/>
        <w:ind w:firstLine="420" w:firstLineChars="0"/>
        <w:rPr>
          <w:rFonts w:ascii="宋体"/>
          <w:iCs/>
          <w:color w:val="4472C4" w:themeColor="accent1"/>
          <w14:textFill>
            <w14:solidFill>
              <w14:schemeClr w14:val="accent1"/>
            </w14:solidFill>
          </w14:textFill>
        </w:rPr>
      </w:pPr>
    </w:p>
    <w:p w14:paraId="08A63F89">
      <w:pPr>
        <w:pStyle w:val="4"/>
        <w:rPr>
          <w:rFonts w:hint="eastAsia"/>
        </w:rPr>
      </w:pPr>
      <w:bookmarkStart w:id="82" w:name="_Toc219906814"/>
      <w:bookmarkStart w:id="83" w:name="_Toc219190475"/>
      <w:r>
        <w:t>确认</w:t>
      </w:r>
      <w:r>
        <w:rPr>
          <w:rFonts w:hint="eastAsia"/>
        </w:rPr>
        <w:t>/否认</w:t>
      </w:r>
      <w:bookmarkEnd w:id="82"/>
      <w:bookmarkEnd w:id="83"/>
    </w:p>
    <w:p w14:paraId="4C34381A">
      <w:pPr>
        <w:pStyle w:val="5"/>
        <w:numPr>
          <w:ilvl w:val="0"/>
          <w:numId w:val="47"/>
        </w:numPr>
        <w:ind w:left="845" w:leftChars="0" w:hanging="425" w:firstLineChars="0"/>
        <w:rPr>
          <w:rFonts w:hint="eastAsia" w:ascii="宋体" w:hAnsi="宋体" w:cs="宋体"/>
        </w:rPr>
      </w:pPr>
      <w:bookmarkStart w:id="84" w:name="_Toc3603"/>
      <w:bookmarkStart w:id="85" w:name="_Toc439785864"/>
      <w:r>
        <w:rPr>
          <w:rFonts w:hint="eastAsia" w:ascii="宋体" w:hAnsi="宋体" w:cs="宋体"/>
        </w:rPr>
        <w:t>0x00：确认</w:t>
      </w:r>
      <w:bookmarkEnd w:id="84"/>
      <w:bookmarkEnd w:id="85"/>
    </w:p>
    <w:p w14:paraId="4AF5E775">
      <w:pPr>
        <w:pStyle w:val="85"/>
        <w:ind w:firstLine="420"/>
        <w:rPr>
          <w:rFonts w:hint="eastAsia" w:ascii="宋体" w:hAnsi="宋体" w:cs="宋体"/>
        </w:rPr>
      </w:pPr>
      <w:r>
        <w:rPr>
          <w:rFonts w:hint="eastAsia" w:ascii="宋体" w:hAnsi="宋体" w:cs="宋体"/>
        </w:rPr>
        <w:t>无业务报文载荷。</w:t>
      </w:r>
    </w:p>
    <w:p w14:paraId="7F2A1DDF">
      <w:pPr>
        <w:pStyle w:val="5"/>
        <w:numPr>
          <w:ilvl w:val="0"/>
          <w:numId w:val="47"/>
        </w:numPr>
        <w:ind w:left="845" w:leftChars="0" w:hanging="425" w:firstLineChars="0"/>
        <w:rPr>
          <w:rFonts w:hint="eastAsia" w:ascii="宋体" w:hAnsi="宋体" w:cs="宋体"/>
        </w:rPr>
      </w:pPr>
      <w:bookmarkStart w:id="86" w:name="_Toc439785865"/>
      <w:bookmarkStart w:id="87" w:name="_Toc23082"/>
      <w:r>
        <w:rPr>
          <w:rFonts w:hint="eastAsia" w:ascii="宋体" w:hAnsi="宋体" w:cs="宋体"/>
        </w:rPr>
        <w:t>0x01：否认</w:t>
      </w:r>
      <w:bookmarkEnd w:id="86"/>
      <w:bookmarkEnd w:id="87"/>
    </w:p>
    <w:p w14:paraId="04C659C1">
      <w:pPr>
        <w:pStyle w:val="85"/>
        <w:ind w:firstLine="420"/>
        <w:rPr>
          <w:rFonts w:hint="eastAsia" w:hAnsi="宋体" w:cs="宋体"/>
        </w:rPr>
      </w:pPr>
      <w:r>
        <w:rPr>
          <w:rFonts w:hint="eastAsia" w:hAnsi="宋体" w:cs="宋体"/>
        </w:rPr>
        <w:t>否认报文格式如</w:t>
      </w:r>
      <w:r>
        <w:rPr>
          <w:rFonts w:hint="eastAsia" w:hAnsi="宋体" w:cs="宋体"/>
        </w:rPr>
        <w:fldChar w:fldCharType="begin"/>
      </w:r>
      <w:r>
        <w:rPr>
          <w:rFonts w:hint="eastAsia" w:hAnsi="宋体" w:cs="宋体"/>
        </w:rPr>
        <w:instrText xml:space="preserve"> REF _Ref56429856 \h  \* MERGEFORMAT </w:instrText>
      </w:r>
      <w:r>
        <w:rPr>
          <w:rFonts w:hint="eastAsia" w:hAnsi="宋体" w:cs="宋体"/>
        </w:rPr>
        <w:fldChar w:fldCharType="separate"/>
      </w:r>
      <w:r>
        <w:rPr>
          <w:rFonts w:hint="eastAsia" w:hAnsi="宋体" w:cs="宋体"/>
        </w:rPr>
        <w:t>表 11</w:t>
      </w:r>
      <w:r>
        <w:rPr>
          <w:rFonts w:hint="eastAsia" w:hAnsi="宋体" w:cs="宋体"/>
        </w:rPr>
        <w:fldChar w:fldCharType="end"/>
      </w:r>
      <w:r>
        <w:rPr>
          <w:rFonts w:hint="eastAsia" w:hAnsi="宋体" w:cs="宋体"/>
        </w:rPr>
        <w:t>所示。</w:t>
      </w:r>
    </w:p>
    <w:p w14:paraId="5CBFB53B">
      <w:pPr>
        <w:pStyle w:val="20"/>
        <w:rPr>
          <w:rFonts w:hint="eastAsia" w:ascii="黑体" w:hAnsi="黑体" w:cs="黑体"/>
        </w:rPr>
      </w:pPr>
      <w:bookmarkStart w:id="88" w:name="_Ref56429856"/>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11</w:t>
      </w:r>
      <w:r>
        <w:rPr>
          <w:rFonts w:hint="eastAsia" w:ascii="黑体" w:hAnsi="黑体" w:cs="黑体"/>
        </w:rPr>
        <w:fldChar w:fldCharType="end"/>
      </w:r>
      <w:bookmarkEnd w:id="88"/>
      <w:r>
        <w:rPr>
          <w:rFonts w:hint="eastAsia" w:ascii="黑体" w:hAnsi="黑体" w:cs="黑体"/>
        </w:rPr>
        <w:t xml:space="preserve"> </w:t>
      </w:r>
      <w:r>
        <w:rPr>
          <w:rFonts w:hint="eastAsia" w:ascii="黑体" w:hAnsi="黑体" w:cs="黑体"/>
          <w:bCs/>
        </w:rPr>
        <w:t>否认格式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2"/>
      </w:tblGrid>
      <w:tr w14:paraId="56548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0" w:hRule="atLeast"/>
          <w:jc w:val="center"/>
        </w:trPr>
        <w:tc>
          <w:tcPr>
            <w:tcW w:w="2682" w:type="dxa"/>
            <w:tcBorders>
              <w:top w:val="single" w:color="000000" w:sz="4" w:space="0"/>
              <w:left w:val="single" w:color="000000" w:sz="4" w:space="0"/>
              <w:bottom w:val="single" w:color="000000" w:sz="4" w:space="0"/>
              <w:right w:val="single" w:color="000000" w:sz="4" w:space="0"/>
            </w:tcBorders>
            <w:noWrap w:val="0"/>
            <w:vAlign w:val="center"/>
          </w:tcPr>
          <w:p w14:paraId="2C7D91B2">
            <w:pPr>
              <w:adjustRightInd w:val="0"/>
              <w:snapToGrid w:val="0"/>
              <w:jc w:val="center"/>
              <w:rPr>
                <w:rFonts w:hint="eastAsia" w:ascii="宋体" w:hAnsi="宋体" w:cs="宋体"/>
                <w:sz w:val="18"/>
                <w:szCs w:val="18"/>
              </w:rPr>
            </w:pPr>
            <w:r>
              <w:rPr>
                <w:rFonts w:hint="eastAsia" w:ascii="宋体" w:hAnsi="宋体" w:cs="宋体"/>
                <w:sz w:val="18"/>
                <w:szCs w:val="18"/>
              </w:rPr>
              <w:t>字节数：1</w:t>
            </w:r>
          </w:p>
        </w:tc>
      </w:tr>
      <w:tr w14:paraId="65A4B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82" w:type="dxa"/>
            <w:tcBorders>
              <w:top w:val="single" w:color="000000" w:sz="4" w:space="0"/>
              <w:left w:val="single" w:color="000000" w:sz="4" w:space="0"/>
              <w:bottom w:val="single" w:color="000000" w:sz="4" w:space="0"/>
              <w:right w:val="single" w:color="000000" w:sz="4" w:space="0"/>
            </w:tcBorders>
            <w:noWrap w:val="0"/>
            <w:vAlign w:val="center"/>
          </w:tcPr>
          <w:p w14:paraId="789944A3">
            <w:pPr>
              <w:adjustRightInd w:val="0"/>
              <w:snapToGrid w:val="0"/>
              <w:jc w:val="center"/>
              <w:rPr>
                <w:rFonts w:hint="eastAsia" w:ascii="宋体" w:hAnsi="宋体" w:cs="宋体"/>
                <w:sz w:val="18"/>
                <w:szCs w:val="18"/>
              </w:rPr>
            </w:pPr>
            <w:r>
              <w:rPr>
                <w:rFonts w:hint="eastAsia" w:ascii="宋体" w:hAnsi="宋体" w:cs="宋体"/>
                <w:sz w:val="18"/>
                <w:szCs w:val="18"/>
              </w:rPr>
              <w:t>原因码</w:t>
            </w:r>
          </w:p>
        </w:tc>
      </w:tr>
      <w:tr w14:paraId="17709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82" w:type="dxa"/>
            <w:tcBorders>
              <w:top w:val="single" w:color="000000" w:sz="4" w:space="0"/>
              <w:left w:val="single" w:color="000000" w:sz="4" w:space="0"/>
              <w:bottom w:val="single" w:color="000000" w:sz="4" w:space="0"/>
              <w:right w:val="single" w:color="000000" w:sz="4" w:space="0"/>
            </w:tcBorders>
            <w:noWrap w:val="0"/>
            <w:vAlign w:val="center"/>
          </w:tcPr>
          <w:p w14:paraId="5CF86DE8">
            <w:pPr>
              <w:adjustRightInd w:val="0"/>
              <w:snapToGrid w:val="0"/>
              <w:jc w:val="center"/>
              <w:rPr>
                <w:rFonts w:hint="eastAsia" w:ascii="宋体" w:hAnsi="宋体" w:cs="宋体"/>
                <w:sz w:val="18"/>
                <w:szCs w:val="18"/>
              </w:rPr>
            </w:pPr>
            <w:r>
              <w:rPr>
                <w:rFonts w:hint="eastAsia" w:ascii="宋体" w:hAnsi="宋体" w:cs="宋体"/>
                <w:sz w:val="18"/>
                <w:szCs w:val="18"/>
              </w:rPr>
              <w:t>业务数据单元</w:t>
            </w:r>
          </w:p>
        </w:tc>
      </w:tr>
    </w:tbl>
    <w:p w14:paraId="5B24CF28">
      <w:pPr>
        <w:pStyle w:val="85"/>
        <w:autoSpaceDE w:val="0"/>
        <w:autoSpaceDN w:val="0"/>
        <w:ind w:firstLine="420" w:firstLineChars="0"/>
        <w:rPr>
          <w:rFonts w:ascii="宋体"/>
          <w:iCs/>
          <w:color w:val="4472C4" w:themeColor="accent1"/>
          <w14:textFill>
            <w14:solidFill>
              <w14:schemeClr w14:val="accent1"/>
            </w14:solidFill>
          </w14:textFill>
        </w:rPr>
      </w:pPr>
      <w:r>
        <w:rPr>
          <w:rFonts w:hint="eastAsia" w:ascii="宋体" w:hAnsi="宋体" w:cs="宋体"/>
        </w:rPr>
        <w:t>原因码：0为通信超时，1表示业务标识不支持，2表示CCO忙，3表示终端层无应答，4表示格式错误，FFH其他；</w:t>
      </w:r>
    </w:p>
    <w:p w14:paraId="1F4A5E9C">
      <w:pPr>
        <w:pStyle w:val="4"/>
        <w:rPr>
          <w:rFonts w:hint="eastAsia"/>
          <w:color w:val="EE0000"/>
        </w:rPr>
      </w:pPr>
      <w:bookmarkStart w:id="89" w:name="_Toc219190476"/>
      <w:bookmarkStart w:id="90" w:name="_Toc219906815"/>
      <w:r>
        <w:rPr>
          <w:color w:val="EE0000"/>
        </w:rPr>
        <w:t>数据</w:t>
      </w:r>
      <w:r>
        <w:rPr>
          <w:rFonts w:hint="eastAsia"/>
          <w:color w:val="EE0000"/>
        </w:rPr>
        <w:t>传输</w:t>
      </w:r>
      <w:bookmarkEnd w:id="89"/>
      <w:bookmarkEnd w:id="90"/>
    </w:p>
    <w:p w14:paraId="570F8E73">
      <w:pPr>
        <w:pStyle w:val="8"/>
        <w:rPr>
          <w:rFonts w:hint="eastAsia"/>
          <w:szCs w:val="21"/>
        </w:rPr>
      </w:pPr>
      <w:bookmarkStart w:id="91" w:name="_Toc219190477"/>
      <w:r>
        <w:t>0</w:t>
      </w:r>
      <w:r>
        <w:rPr>
          <w:rFonts w:hint="eastAsia"/>
        </w:rPr>
        <w:t>x00：数据透传至设备</w:t>
      </w:r>
      <w:bookmarkEnd w:id="91"/>
    </w:p>
    <w:p w14:paraId="221BB875">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CCO将需要转发的数据内容传输至STA，STA从报文中提取出转发数据内容并传送给STA所连接的终端（例如电能表、采集器等）。</w:t>
      </w:r>
    </w:p>
    <w:p w14:paraId="0BF03CCD">
      <w:pPr>
        <w:keepNext/>
        <w:keepLines/>
        <w:widowControl w:val="0"/>
        <w:numPr>
          <w:ilvl w:val="2"/>
          <w:numId w:val="48"/>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92" w:name="_Toc400798792"/>
      <w:bookmarkStart w:id="93" w:name="_Toc399757164"/>
      <w:bookmarkStart w:id="94" w:name="_Toc402982857"/>
      <w:bookmarkStart w:id="95" w:name="_Toc399228689"/>
      <w:bookmarkStart w:id="96" w:name="_Toc402983789"/>
      <w:bookmarkStart w:id="97" w:name="_Toc399259106"/>
      <w:bookmarkStart w:id="98" w:name="_Toc402983323"/>
      <w:bookmarkStart w:id="99" w:name="_Toc408859682"/>
      <w:bookmarkStart w:id="100" w:name="_Toc4496"/>
      <w:bookmarkStart w:id="101" w:name="_Toc405476598"/>
      <w:bookmarkStart w:id="102" w:name="_Toc403585263"/>
      <w:bookmarkStart w:id="103" w:name="_Toc403570047"/>
      <w:bookmarkStart w:id="104" w:name="_Toc439785868"/>
      <w:r>
        <w:rPr>
          <w:rFonts w:hint="eastAsia" w:ascii="黑体" w:hAnsi="黑体" w:eastAsia="黑体" w:cs="黑体"/>
          <w:color w:val="000000"/>
          <w:kern w:val="2"/>
          <w:sz w:val="21"/>
          <w:szCs w:val="21"/>
          <w:lang w:val="en-US" w:eastAsia="zh-CN" w:bidi="ar-SA"/>
        </w:rPr>
        <w:t>下行</w:t>
      </w:r>
      <w:bookmarkEnd w:id="92"/>
      <w:bookmarkEnd w:id="93"/>
      <w:bookmarkEnd w:id="94"/>
      <w:bookmarkEnd w:id="95"/>
      <w:bookmarkEnd w:id="96"/>
      <w:bookmarkEnd w:id="97"/>
      <w:bookmarkEnd w:id="98"/>
      <w:r>
        <w:rPr>
          <w:rFonts w:hint="eastAsia" w:ascii="黑体" w:hAnsi="黑体" w:eastAsia="黑体" w:cs="黑体"/>
          <w:color w:val="000000"/>
          <w:kern w:val="2"/>
          <w:sz w:val="21"/>
          <w:szCs w:val="21"/>
          <w:lang w:val="en-US" w:eastAsia="zh-CN" w:bidi="ar-SA"/>
        </w:rPr>
        <w:t>业务报文格式</w:t>
      </w:r>
      <w:bookmarkEnd w:id="99"/>
      <w:bookmarkEnd w:id="100"/>
      <w:bookmarkEnd w:id="101"/>
      <w:bookmarkEnd w:id="102"/>
      <w:bookmarkEnd w:id="103"/>
      <w:bookmarkEnd w:id="104"/>
    </w:p>
    <w:p w14:paraId="77AA6577">
      <w:pPr>
        <w:ind w:firstLine="420" w:firstLineChars="200"/>
        <w:jc w:val="both"/>
        <w:rPr>
          <w:rFonts w:ascii="宋体" w:hAnsi="Times New Roman" w:eastAsia="宋体" w:cs="Times New Roman"/>
          <w:sz w:val="21"/>
          <w:lang w:val="en-US" w:eastAsia="zh-CN" w:bidi="ar-SA"/>
        </w:rPr>
      </w:pPr>
      <w:r>
        <w:rPr>
          <w:rFonts w:ascii="宋体" w:hAnsi="Times New Roman" w:eastAsia="宋体" w:cs="Times New Roman"/>
          <w:sz w:val="21"/>
          <w:lang w:val="en-US" w:eastAsia="zh-CN" w:bidi="ar-SA"/>
        </w:rPr>
        <w:t>CCO</w:t>
      </w:r>
      <w:r>
        <w:rPr>
          <w:rFonts w:hint="eastAsia" w:ascii="宋体" w:hAnsi="Times New Roman" w:eastAsia="宋体" w:cs="Times New Roman"/>
          <w:sz w:val="21"/>
          <w:lang w:val="en-US" w:eastAsia="zh-CN" w:bidi="ar-SA"/>
        </w:rPr>
        <w:t>向</w:t>
      </w:r>
      <w:r>
        <w:rPr>
          <w:rFonts w:ascii="宋体" w:hAnsi="Times New Roman" w:eastAsia="宋体" w:cs="Times New Roman"/>
          <w:sz w:val="21"/>
          <w:lang w:val="en-US" w:eastAsia="zh-CN" w:bidi="ar-SA"/>
        </w:rPr>
        <w:t>STA</w:t>
      </w:r>
      <w:r>
        <w:rPr>
          <w:rFonts w:hint="eastAsia" w:ascii="宋体" w:hAnsi="Times New Roman" w:eastAsia="宋体" w:cs="Times New Roman"/>
          <w:sz w:val="21"/>
          <w:lang w:val="en-US" w:eastAsia="zh-CN" w:bidi="ar-SA"/>
        </w:rPr>
        <w:t>发送的数据透传下行业务报文载荷格式如</w:t>
      </w:r>
      <w:r>
        <w:rPr>
          <w:rFonts w:ascii="宋体" w:hAnsi="Times New Roman" w:eastAsia="宋体" w:cs="Times New Roman"/>
          <w:sz w:val="21"/>
          <w:lang w:val="en-US" w:eastAsia="zh-CN" w:bidi="ar-SA"/>
        </w:rPr>
        <w:fldChar w:fldCharType="begin"/>
      </w:r>
      <w:r>
        <w:rPr>
          <w:rFonts w:ascii="宋体" w:hAnsi="Times New Roman" w:eastAsia="宋体" w:cs="Times New Roman"/>
          <w:sz w:val="21"/>
          <w:lang w:val="en-US" w:eastAsia="zh-CN" w:bidi="ar-SA"/>
        </w:rPr>
        <w:instrText xml:space="preserve"> </w:instrText>
      </w:r>
      <w:r>
        <w:rPr>
          <w:rFonts w:hint="eastAsia" w:ascii="宋体" w:hAnsi="Times New Roman" w:eastAsia="宋体" w:cs="Times New Roman"/>
          <w:sz w:val="21"/>
          <w:lang w:val="en-US" w:eastAsia="zh-CN" w:bidi="ar-SA"/>
        </w:rPr>
        <w:instrText xml:space="preserve">REF _Ref56429883 \h</w:instrText>
      </w:r>
      <w:r>
        <w:rPr>
          <w:rFonts w:ascii="宋体" w:hAnsi="Times New Roman" w:eastAsia="宋体" w:cs="Times New Roman"/>
          <w:sz w:val="21"/>
          <w:lang w:val="en-US" w:eastAsia="zh-CN" w:bidi="ar-SA"/>
        </w:rPr>
        <w:instrText xml:space="preserve">  \* MERGEFORMAT </w:instrText>
      </w:r>
      <w:r>
        <w:rPr>
          <w:rFonts w:ascii="宋体" w:hAnsi="Times New Roman" w:eastAsia="宋体" w:cs="Times New Roman"/>
          <w:sz w:val="21"/>
          <w:lang w:val="en-US" w:eastAsia="zh-CN" w:bidi="ar-SA"/>
        </w:rPr>
        <w:fldChar w:fldCharType="separate"/>
      </w:r>
      <w:r>
        <w:rPr>
          <w:rFonts w:hint="eastAsia" w:ascii="宋体" w:hAnsi="Times New Roman" w:eastAsia="宋体" w:cs="Times New Roman"/>
          <w:sz w:val="21"/>
          <w:lang w:val="en-US" w:eastAsia="zh-CN" w:bidi="ar-SA"/>
        </w:rPr>
        <w:t xml:space="preserve">表 </w:t>
      </w:r>
      <w:r>
        <w:rPr>
          <w:rFonts w:ascii="宋体" w:hAnsi="Times New Roman" w:eastAsia="宋体" w:cs="Times New Roman"/>
          <w:sz w:val="21"/>
          <w:lang w:val="en-US" w:eastAsia="zh-CN" w:bidi="ar-SA"/>
        </w:rPr>
        <w:t>12</w:t>
      </w:r>
      <w:r>
        <w:rPr>
          <w:rFonts w:ascii="宋体" w:hAnsi="Times New Roman" w:eastAsia="宋体" w:cs="Times New Roman"/>
          <w:sz w:val="21"/>
          <w:lang w:val="en-US" w:eastAsia="zh-CN" w:bidi="ar-SA"/>
        </w:rPr>
        <w:fldChar w:fldCharType="end"/>
      </w:r>
      <w:r>
        <w:rPr>
          <w:rFonts w:hint="eastAsia" w:ascii="宋体" w:hAnsi="Times New Roman" w:eastAsia="宋体" w:cs="Times New Roman"/>
          <w:sz w:val="21"/>
          <w:lang w:val="en-US" w:eastAsia="zh-CN" w:bidi="ar-SA"/>
        </w:rPr>
        <w:t>所示。</w:t>
      </w:r>
      <w:bookmarkStart w:id="105" w:name="_Toc402983992"/>
      <w:bookmarkStart w:id="106" w:name="_Toc399229217"/>
      <w:bookmarkStart w:id="107" w:name="_Toc399259430"/>
      <w:bookmarkStart w:id="108" w:name="_Toc402983526"/>
      <w:bookmarkStart w:id="109" w:name="_Ref398977023"/>
      <w:bookmarkStart w:id="110" w:name="_Toc402983060"/>
      <w:bookmarkStart w:id="111" w:name="_Toc399757468"/>
      <w:bookmarkStart w:id="112" w:name="_Toc400799070"/>
    </w:p>
    <w:p w14:paraId="04AFB105">
      <w:pPr>
        <w:pStyle w:val="20"/>
        <w:ind w:firstLine="0" w:firstLineChars="0"/>
        <w:rPr>
          <w:rFonts w:hint="eastAsia" w:ascii="黑体" w:hAnsi="黑体" w:cs="黑体"/>
        </w:rPr>
      </w:pPr>
      <w:bookmarkStart w:id="113" w:name="_Ref56429883"/>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12</w:t>
      </w:r>
      <w:r>
        <w:rPr>
          <w:rFonts w:hint="eastAsia" w:ascii="黑体" w:hAnsi="黑体" w:cs="黑体"/>
        </w:rPr>
        <w:fldChar w:fldCharType="end"/>
      </w:r>
      <w:bookmarkEnd w:id="113"/>
      <w:r>
        <w:rPr>
          <w:rFonts w:hint="eastAsia" w:ascii="黑体" w:hAnsi="黑体" w:cs="黑体"/>
        </w:rPr>
        <w:t xml:space="preserve"> 数据透传至设备业务报文载荷格式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8"/>
        <w:gridCol w:w="1116"/>
        <w:gridCol w:w="1483"/>
        <w:gridCol w:w="717"/>
        <w:gridCol w:w="1567"/>
        <w:gridCol w:w="1600"/>
      </w:tblGrid>
      <w:tr w14:paraId="4CC19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8" w:type="dxa"/>
            <w:noWrap w:val="0"/>
            <w:vAlign w:val="center"/>
          </w:tcPr>
          <w:p w14:paraId="29C08A6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字节数：6</w:t>
            </w:r>
          </w:p>
        </w:tc>
        <w:tc>
          <w:tcPr>
            <w:tcW w:w="1116" w:type="dxa"/>
            <w:noWrap w:val="0"/>
            <w:vAlign w:val="center"/>
          </w:tcPr>
          <w:p w14:paraId="57363D5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6</w:t>
            </w:r>
          </w:p>
        </w:tc>
        <w:tc>
          <w:tcPr>
            <w:tcW w:w="1483" w:type="dxa"/>
            <w:noWrap w:val="0"/>
            <w:vAlign w:val="center"/>
          </w:tcPr>
          <w:p w14:paraId="4F825D0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717" w:type="dxa"/>
            <w:noWrap w:val="0"/>
            <w:vAlign w:val="center"/>
          </w:tcPr>
          <w:p w14:paraId="21152B3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1567" w:type="dxa"/>
            <w:noWrap w:val="0"/>
            <w:vAlign w:val="center"/>
          </w:tcPr>
          <w:p w14:paraId="0DB9222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1600" w:type="dxa"/>
            <w:noWrap w:val="0"/>
            <w:vAlign w:val="center"/>
          </w:tcPr>
          <w:p w14:paraId="23BE8B8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变长L</w:t>
            </w:r>
          </w:p>
        </w:tc>
      </w:tr>
      <w:tr w14:paraId="3F6B1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8" w:type="dxa"/>
            <w:noWrap w:val="0"/>
            <w:vAlign w:val="center"/>
          </w:tcPr>
          <w:p w14:paraId="740F7F0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源地址</w:t>
            </w:r>
          </w:p>
        </w:tc>
        <w:tc>
          <w:tcPr>
            <w:tcW w:w="1116" w:type="dxa"/>
            <w:noWrap w:val="0"/>
            <w:vAlign w:val="center"/>
          </w:tcPr>
          <w:p w14:paraId="3C3C874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目的地址</w:t>
            </w:r>
          </w:p>
        </w:tc>
        <w:tc>
          <w:tcPr>
            <w:tcW w:w="1483" w:type="dxa"/>
            <w:noWrap w:val="0"/>
            <w:vAlign w:val="center"/>
          </w:tcPr>
          <w:p w14:paraId="766275D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设备超时时间</w:t>
            </w:r>
          </w:p>
        </w:tc>
        <w:tc>
          <w:tcPr>
            <w:tcW w:w="717" w:type="dxa"/>
            <w:noWrap w:val="0"/>
            <w:vAlign w:val="center"/>
          </w:tcPr>
          <w:p w14:paraId="4B7BE62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1567" w:type="dxa"/>
            <w:noWrap w:val="0"/>
            <w:vAlign w:val="center"/>
          </w:tcPr>
          <w:p w14:paraId="7734807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转发数据长度</w:t>
            </w:r>
          </w:p>
        </w:tc>
        <w:tc>
          <w:tcPr>
            <w:tcW w:w="1600" w:type="dxa"/>
            <w:noWrap w:val="0"/>
            <w:vAlign w:val="center"/>
          </w:tcPr>
          <w:p w14:paraId="3FC6889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转发数据内容</w:t>
            </w:r>
          </w:p>
        </w:tc>
      </w:tr>
      <w:tr w14:paraId="137AD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01" w:type="dxa"/>
            <w:gridSpan w:val="6"/>
            <w:noWrap w:val="0"/>
            <w:vAlign w:val="center"/>
          </w:tcPr>
          <w:p w14:paraId="2C4FE7A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业务数据单元</w:t>
            </w:r>
          </w:p>
        </w:tc>
      </w:tr>
    </w:tbl>
    <w:p w14:paraId="04208201">
      <w:pPr>
        <w:tabs>
          <w:tab w:val="left" w:pos="1953"/>
        </w:tabs>
        <w:ind w:firstLine="0" w:firstLineChars="0"/>
        <w:jc w:val="center"/>
        <w:rPr>
          <w:rFonts w:ascii="Times New Roman" w:hAnsi="Times New Roman" w:eastAsia="宋体" w:cs="Times New Roman"/>
          <w:sz w:val="21"/>
          <w:lang w:val="en-US" w:eastAsia="zh-CN" w:bidi="ar-SA"/>
        </w:rPr>
      </w:pPr>
    </w:p>
    <w:bookmarkEnd w:id="105"/>
    <w:bookmarkEnd w:id="106"/>
    <w:bookmarkEnd w:id="107"/>
    <w:bookmarkEnd w:id="108"/>
    <w:bookmarkEnd w:id="109"/>
    <w:bookmarkEnd w:id="110"/>
    <w:bookmarkEnd w:id="111"/>
    <w:bookmarkEnd w:id="112"/>
    <w:p w14:paraId="2E89091B">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114" w:name="_Toc9626"/>
      <w:r>
        <w:rPr>
          <w:rFonts w:hint="eastAsia" w:ascii="黑体" w:hAnsi="黑体" w:eastAsia="黑体" w:cs="黑体"/>
          <w:kern w:val="2"/>
          <w:sz w:val="21"/>
          <w:szCs w:val="21"/>
          <w:lang w:val="en-US" w:eastAsia="zh-CN" w:bidi="ar-SA"/>
        </w:rPr>
        <w:t>源地址</w:t>
      </w:r>
      <w:bookmarkEnd w:id="114"/>
    </w:p>
    <w:p w14:paraId="51606A41">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主节点地址，6字节，默认可以填0。</w:t>
      </w:r>
    </w:p>
    <w:p w14:paraId="239C5982">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115" w:name="_Toc24873"/>
      <w:r>
        <w:rPr>
          <w:rFonts w:hint="eastAsia" w:ascii="黑体" w:hAnsi="黑体" w:eastAsia="黑体" w:cs="黑体"/>
          <w:kern w:val="2"/>
          <w:sz w:val="21"/>
          <w:szCs w:val="21"/>
          <w:lang w:val="en-US" w:eastAsia="zh-CN" w:bidi="ar-SA"/>
        </w:rPr>
        <w:t>目的地址</w:t>
      </w:r>
      <w:bookmarkEnd w:id="115"/>
    </w:p>
    <w:p w14:paraId="66A86C60">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实际电表的地址，6字节。</w:t>
      </w:r>
    </w:p>
    <w:p w14:paraId="436C1D51">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ascii="Times New Roman" w:hAnsi="黑体" w:eastAsia="黑体" w:cs="黑体"/>
          <w:kern w:val="2"/>
          <w:sz w:val="21"/>
          <w:szCs w:val="21"/>
          <w:lang w:val="en-US" w:eastAsia="zh-CN" w:bidi="ar-SA"/>
        </w:rPr>
      </w:pPr>
      <w:bookmarkStart w:id="116" w:name="_Toc27240"/>
      <w:r>
        <w:rPr>
          <w:rFonts w:hint="eastAsia" w:ascii="黑体" w:hAnsi="黑体" w:eastAsia="黑体" w:cs="黑体"/>
          <w:kern w:val="2"/>
          <w:sz w:val="21"/>
          <w:szCs w:val="21"/>
          <w:lang w:val="en-US" w:eastAsia="zh-CN" w:bidi="ar-SA"/>
        </w:rPr>
        <w:t>设备超时时间</w:t>
      </w:r>
      <w:bookmarkEnd w:id="116"/>
    </w:p>
    <w:p w14:paraId="33FF43B4">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设备超时时间是8比特的字段，由CCO给定，STA将其作为与设备之间通信时超时时间，在此时间内，STA没有收到设备的应答，则放弃本次转发。单位：100毫秒。值为0时，STA取默认超时时间。</w:t>
      </w:r>
    </w:p>
    <w:p w14:paraId="5C442EAD">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117" w:name="_Toc403570051"/>
      <w:bookmarkEnd w:id="117"/>
      <w:bookmarkStart w:id="118" w:name="_Toc403570050"/>
      <w:bookmarkEnd w:id="118"/>
      <w:bookmarkStart w:id="119" w:name="_Toc29207"/>
      <w:r>
        <w:rPr>
          <w:rFonts w:hint="eastAsia" w:ascii="黑体" w:hAnsi="黑体" w:eastAsia="黑体" w:cs="黑体"/>
          <w:kern w:val="2"/>
          <w:sz w:val="21"/>
          <w:szCs w:val="21"/>
          <w:lang w:val="en-US" w:eastAsia="zh-CN" w:bidi="ar-SA"/>
        </w:rPr>
        <w:t>保留</w:t>
      </w:r>
      <w:bookmarkEnd w:id="119"/>
    </w:p>
    <w:p w14:paraId="059379D5">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保留位默认填0。</w:t>
      </w:r>
    </w:p>
    <w:p w14:paraId="7AAD374A">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hint="eastAsia" w:ascii="Arial" w:hAnsi="Arial" w:eastAsia="黑体" w:cs="Times New Roman"/>
          <w:b w:val="0"/>
          <w:kern w:val="2"/>
          <w:sz w:val="21"/>
          <w:szCs w:val="21"/>
          <w:lang w:val="en-US" w:eastAsia="zh-CN" w:bidi="ar-SA"/>
        </w:rPr>
      </w:pPr>
      <w:bookmarkStart w:id="120" w:name="_Toc11061"/>
      <w:r>
        <w:rPr>
          <w:rFonts w:hint="eastAsia" w:ascii="黑体" w:hAnsi="黑体" w:eastAsia="黑体" w:cs="黑体"/>
          <w:kern w:val="2"/>
          <w:sz w:val="21"/>
          <w:szCs w:val="21"/>
          <w:lang w:val="en-US" w:eastAsia="zh-CN" w:bidi="ar-SA"/>
        </w:rPr>
        <w:t>转发数据长度</w:t>
      </w:r>
      <w:bookmarkEnd w:id="120"/>
    </w:p>
    <w:p w14:paraId="30285832">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转发数据长度是16比特的字段，指从CCO发送给STA抄表数据的长度，即实际数据域的长度。</w:t>
      </w:r>
    </w:p>
    <w:p w14:paraId="04C2C1A9">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121" w:name="_Toc402983334"/>
      <w:bookmarkStart w:id="122" w:name="_Toc399228700"/>
      <w:bookmarkStart w:id="123" w:name="_Toc402982868"/>
      <w:bookmarkStart w:id="124" w:name="_Toc403585271"/>
      <w:bookmarkStart w:id="125" w:name="_Toc402983800"/>
      <w:bookmarkStart w:id="126" w:name="_Toc408859690"/>
      <w:bookmarkStart w:id="127" w:name="_Toc399259117"/>
      <w:bookmarkStart w:id="128" w:name="_Toc403570057"/>
      <w:bookmarkStart w:id="129" w:name="_Toc8198"/>
      <w:bookmarkStart w:id="130" w:name="_Toc405476606"/>
      <w:bookmarkStart w:id="131" w:name="_Toc400798803"/>
      <w:bookmarkStart w:id="132" w:name="_Toc399757175"/>
      <w:r>
        <w:rPr>
          <w:rFonts w:hint="eastAsia" w:ascii="黑体" w:hAnsi="黑体" w:eastAsia="黑体" w:cs="黑体"/>
          <w:kern w:val="2"/>
          <w:sz w:val="21"/>
          <w:szCs w:val="21"/>
          <w:lang w:val="en-US" w:eastAsia="zh-CN" w:bidi="ar-SA"/>
        </w:rPr>
        <w:t>转发数据内容（</w:t>
      </w:r>
      <w:r>
        <w:rPr>
          <w:rFonts w:ascii="黑体" w:hAnsi="黑体" w:eastAsia="黑体" w:cs="黑体"/>
          <w:kern w:val="2"/>
          <w:sz w:val="21"/>
          <w:szCs w:val="21"/>
          <w:lang w:val="en-US" w:eastAsia="zh-CN" w:bidi="ar-SA"/>
        </w:rPr>
        <w:t>DATA</w:t>
      </w:r>
      <w:r>
        <w:rPr>
          <w:rFonts w:hint="eastAsia" w:ascii="黑体" w:hAnsi="黑体" w:eastAsia="黑体" w:cs="黑体"/>
          <w:kern w:val="2"/>
          <w:sz w:val="21"/>
          <w:szCs w:val="21"/>
          <w:lang w:val="en-US" w:eastAsia="zh-CN" w:bidi="ar-SA"/>
        </w:rPr>
        <w:t>）</w:t>
      </w:r>
      <w:bookmarkEnd w:id="121"/>
      <w:bookmarkEnd w:id="122"/>
      <w:bookmarkEnd w:id="123"/>
      <w:bookmarkEnd w:id="124"/>
      <w:bookmarkEnd w:id="125"/>
      <w:bookmarkEnd w:id="126"/>
      <w:bookmarkEnd w:id="127"/>
      <w:bookmarkEnd w:id="128"/>
      <w:bookmarkEnd w:id="129"/>
      <w:bookmarkEnd w:id="130"/>
      <w:bookmarkEnd w:id="131"/>
      <w:bookmarkEnd w:id="132"/>
    </w:p>
    <w:p w14:paraId="1141D708">
      <w:pPr>
        <w:ind w:firstLine="420" w:firstLineChars="200"/>
        <w:jc w:val="both"/>
        <w:rPr>
          <w:rFonts w:ascii="Times New Roman" w:hAnsi="Times New Roman" w:eastAsia="宋体" w:cs="Times New Roman"/>
          <w:sz w:val="21"/>
          <w:lang w:val="en-US" w:eastAsia="zh-CN" w:bidi="ar-SA"/>
        </w:rPr>
      </w:pPr>
      <w:r>
        <w:rPr>
          <w:rFonts w:hint="eastAsia" w:ascii="宋体" w:hAnsi="Times New Roman" w:eastAsia="宋体" w:cs="Times New Roman"/>
          <w:sz w:val="21"/>
          <w:lang w:val="en-US" w:eastAsia="zh-CN" w:bidi="ar-SA"/>
        </w:rPr>
        <w:t>数据（DATA）字节长度可变，指由CCO下发给STA的数据转发报文数据。</w:t>
      </w:r>
    </w:p>
    <w:p w14:paraId="314A6EFF">
      <w:pPr>
        <w:keepNext/>
        <w:keepLines/>
        <w:widowControl w:val="0"/>
        <w:numPr>
          <w:ilvl w:val="2"/>
          <w:numId w:val="48"/>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133" w:name="_Toc399757176"/>
      <w:bookmarkStart w:id="134" w:name="_Toc399228701"/>
      <w:bookmarkStart w:id="135" w:name="_Toc399259118"/>
      <w:bookmarkStart w:id="136" w:name="_Toc402982869"/>
      <w:bookmarkStart w:id="137" w:name="_Toc402983801"/>
      <w:bookmarkStart w:id="138" w:name="_Toc400798804"/>
      <w:bookmarkStart w:id="139" w:name="_Toc402983335"/>
      <w:bookmarkStart w:id="140" w:name="_Toc405476607"/>
      <w:bookmarkStart w:id="141" w:name="_Toc28421"/>
      <w:bookmarkStart w:id="142" w:name="_Toc409125956"/>
      <w:bookmarkStart w:id="143" w:name="_Toc408859691"/>
      <w:bookmarkStart w:id="144" w:name="_Toc439785869"/>
      <w:bookmarkStart w:id="145" w:name="_Toc403570058"/>
      <w:bookmarkStart w:id="146" w:name="_Toc403585272"/>
      <w:r>
        <w:rPr>
          <w:rFonts w:hint="eastAsia" w:ascii="黑体" w:hAnsi="黑体" w:eastAsia="黑体" w:cs="黑体"/>
          <w:color w:val="000000"/>
          <w:kern w:val="2"/>
          <w:sz w:val="21"/>
          <w:szCs w:val="21"/>
          <w:lang w:val="en-US" w:eastAsia="zh-CN" w:bidi="ar-SA"/>
        </w:rPr>
        <w:t>上行</w:t>
      </w:r>
      <w:bookmarkEnd w:id="133"/>
      <w:bookmarkEnd w:id="134"/>
      <w:bookmarkEnd w:id="135"/>
      <w:bookmarkEnd w:id="136"/>
      <w:bookmarkEnd w:id="137"/>
      <w:bookmarkEnd w:id="138"/>
      <w:bookmarkEnd w:id="139"/>
      <w:r>
        <w:rPr>
          <w:rFonts w:hint="eastAsia" w:ascii="黑体" w:hAnsi="黑体" w:eastAsia="黑体" w:cs="黑体"/>
          <w:color w:val="000000"/>
          <w:kern w:val="2"/>
          <w:sz w:val="21"/>
          <w:szCs w:val="21"/>
          <w:lang w:val="en-US" w:eastAsia="zh-CN" w:bidi="ar-SA"/>
        </w:rPr>
        <w:t>业务报文格式</w:t>
      </w:r>
      <w:bookmarkEnd w:id="140"/>
      <w:bookmarkEnd w:id="141"/>
      <w:bookmarkEnd w:id="142"/>
      <w:bookmarkEnd w:id="143"/>
      <w:bookmarkEnd w:id="144"/>
      <w:bookmarkEnd w:id="145"/>
      <w:bookmarkEnd w:id="146"/>
    </w:p>
    <w:p w14:paraId="54EE0257">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STA向CCO发送的数据透传的上行业务数据单元如</w:t>
      </w:r>
      <w:r>
        <w:rPr>
          <w:rFonts w:ascii="宋体" w:hAnsi="Times New Roman" w:eastAsia="宋体" w:cs="Times New Roman"/>
          <w:sz w:val="21"/>
          <w:lang w:val="en-US" w:eastAsia="zh-CN" w:bidi="ar-SA"/>
        </w:rPr>
        <w:fldChar w:fldCharType="begin"/>
      </w:r>
      <w:r>
        <w:rPr>
          <w:rFonts w:ascii="宋体" w:hAnsi="Times New Roman" w:eastAsia="宋体" w:cs="Times New Roman"/>
          <w:sz w:val="21"/>
          <w:lang w:val="en-US" w:eastAsia="zh-CN" w:bidi="ar-SA"/>
        </w:rPr>
        <w:instrText xml:space="preserve"> </w:instrText>
      </w:r>
      <w:r>
        <w:rPr>
          <w:rFonts w:hint="eastAsia" w:ascii="宋体" w:hAnsi="Times New Roman" w:eastAsia="宋体" w:cs="Times New Roman"/>
          <w:sz w:val="21"/>
          <w:lang w:val="en-US" w:eastAsia="zh-CN" w:bidi="ar-SA"/>
        </w:rPr>
        <w:instrText xml:space="preserve">REF _Ref56430210 \h</w:instrText>
      </w:r>
      <w:r>
        <w:rPr>
          <w:rFonts w:ascii="宋体" w:hAnsi="Times New Roman" w:eastAsia="宋体" w:cs="Times New Roman"/>
          <w:sz w:val="21"/>
          <w:lang w:val="en-US" w:eastAsia="zh-CN" w:bidi="ar-SA"/>
        </w:rPr>
        <w:instrText xml:space="preserve">  \* MERGEFORMAT </w:instrText>
      </w:r>
      <w:r>
        <w:rPr>
          <w:rFonts w:ascii="宋体" w:hAnsi="Times New Roman" w:eastAsia="宋体" w:cs="Times New Roman"/>
          <w:sz w:val="21"/>
          <w:lang w:val="en-US" w:eastAsia="zh-CN" w:bidi="ar-SA"/>
        </w:rPr>
        <w:fldChar w:fldCharType="separate"/>
      </w:r>
      <w:r>
        <w:rPr>
          <w:rFonts w:hint="eastAsia" w:ascii="宋体" w:hAnsi="Times New Roman" w:eastAsia="宋体" w:cs="Times New Roman"/>
          <w:sz w:val="21"/>
          <w:lang w:val="en-US" w:eastAsia="zh-CN" w:bidi="ar-SA"/>
        </w:rPr>
        <w:t xml:space="preserve">表 </w:t>
      </w:r>
      <w:r>
        <w:rPr>
          <w:rFonts w:ascii="宋体" w:hAnsi="Times New Roman" w:eastAsia="宋体" w:cs="Times New Roman"/>
          <w:sz w:val="21"/>
          <w:lang w:val="en-US" w:eastAsia="zh-CN" w:bidi="ar-SA"/>
        </w:rPr>
        <w:t>13</w:t>
      </w:r>
      <w:r>
        <w:rPr>
          <w:rFonts w:ascii="宋体" w:hAnsi="Times New Roman" w:eastAsia="宋体" w:cs="Times New Roman"/>
          <w:sz w:val="21"/>
          <w:lang w:val="en-US" w:eastAsia="zh-CN" w:bidi="ar-SA"/>
        </w:rPr>
        <w:fldChar w:fldCharType="end"/>
      </w:r>
      <w:r>
        <w:rPr>
          <w:rFonts w:hint="eastAsia" w:ascii="宋体" w:hAnsi="Times New Roman" w:eastAsia="宋体" w:cs="Times New Roman"/>
          <w:sz w:val="21"/>
          <w:lang w:val="en-US" w:eastAsia="zh-CN" w:bidi="ar-SA"/>
        </w:rPr>
        <w:t>所示。</w:t>
      </w:r>
    </w:p>
    <w:p w14:paraId="3AC1FBFC">
      <w:pPr>
        <w:pStyle w:val="20"/>
        <w:ind w:firstLine="0" w:firstLineChars="0"/>
        <w:rPr>
          <w:rFonts w:hint="eastAsia" w:ascii="黑体" w:hAnsi="黑体" w:cs="黑体"/>
          <w:bCs/>
        </w:rPr>
      </w:pPr>
      <w:bookmarkStart w:id="147" w:name="_Ref56430210"/>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13</w:t>
      </w:r>
      <w:r>
        <w:rPr>
          <w:rFonts w:hint="eastAsia" w:ascii="黑体" w:hAnsi="黑体" w:cs="黑体"/>
        </w:rPr>
        <w:fldChar w:fldCharType="end"/>
      </w:r>
      <w:bookmarkEnd w:id="147"/>
      <w:r>
        <w:rPr>
          <w:rFonts w:hint="eastAsia" w:ascii="黑体" w:hAnsi="黑体" w:cs="黑体"/>
        </w:rPr>
        <w:t xml:space="preserve"> </w:t>
      </w:r>
      <w:r>
        <w:rPr>
          <w:rFonts w:hint="eastAsia" w:ascii="黑体" w:hAnsi="黑体" w:cs="黑体"/>
          <w:bCs/>
        </w:rPr>
        <w:t>数据透传</w:t>
      </w:r>
      <w:r>
        <w:rPr>
          <w:rFonts w:hint="eastAsia" w:ascii="黑体" w:hAnsi="黑体" w:cs="黑体"/>
        </w:rPr>
        <w:t>至设备</w:t>
      </w:r>
      <w:r>
        <w:rPr>
          <w:rFonts w:hint="eastAsia" w:ascii="黑体" w:hAnsi="黑体" w:cs="黑体"/>
          <w:bCs/>
        </w:rPr>
        <w:t>上行业务报文格式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8"/>
        <w:gridCol w:w="1148"/>
        <w:gridCol w:w="765"/>
        <w:gridCol w:w="1560"/>
        <w:gridCol w:w="1753"/>
      </w:tblGrid>
      <w:tr w14:paraId="0155E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8" w:type="dxa"/>
            <w:noWrap w:val="0"/>
            <w:vAlign w:val="center"/>
          </w:tcPr>
          <w:p w14:paraId="1DAF352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字节数：6</w:t>
            </w:r>
          </w:p>
        </w:tc>
        <w:tc>
          <w:tcPr>
            <w:tcW w:w="1148" w:type="dxa"/>
            <w:noWrap w:val="0"/>
            <w:vAlign w:val="center"/>
          </w:tcPr>
          <w:p w14:paraId="17278B0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6</w:t>
            </w:r>
          </w:p>
        </w:tc>
        <w:tc>
          <w:tcPr>
            <w:tcW w:w="765" w:type="dxa"/>
            <w:tcBorders>
              <w:right w:val="single" w:color="auto" w:sz="4" w:space="0"/>
            </w:tcBorders>
            <w:noWrap w:val="0"/>
            <w:vAlign w:val="center"/>
          </w:tcPr>
          <w:p w14:paraId="6B1F901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1560" w:type="dxa"/>
            <w:tcBorders>
              <w:left w:val="single" w:color="auto" w:sz="4" w:space="0"/>
            </w:tcBorders>
            <w:noWrap w:val="0"/>
            <w:vAlign w:val="center"/>
          </w:tcPr>
          <w:p w14:paraId="790F255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1753" w:type="dxa"/>
            <w:noWrap w:val="0"/>
            <w:vAlign w:val="center"/>
          </w:tcPr>
          <w:p w14:paraId="028C27E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变长L</w:t>
            </w:r>
          </w:p>
        </w:tc>
      </w:tr>
      <w:tr w14:paraId="3F1C0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8" w:type="dxa"/>
            <w:noWrap w:val="0"/>
            <w:vAlign w:val="center"/>
          </w:tcPr>
          <w:p w14:paraId="3148D02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源地址</w:t>
            </w:r>
          </w:p>
        </w:tc>
        <w:tc>
          <w:tcPr>
            <w:tcW w:w="1148" w:type="dxa"/>
            <w:noWrap w:val="0"/>
            <w:vAlign w:val="center"/>
          </w:tcPr>
          <w:p w14:paraId="771AF38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目标地址</w:t>
            </w:r>
          </w:p>
        </w:tc>
        <w:tc>
          <w:tcPr>
            <w:tcW w:w="765" w:type="dxa"/>
            <w:tcBorders>
              <w:right w:val="single" w:color="auto" w:sz="4" w:space="0"/>
            </w:tcBorders>
            <w:noWrap w:val="0"/>
            <w:vAlign w:val="center"/>
          </w:tcPr>
          <w:p w14:paraId="49DD183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1560" w:type="dxa"/>
            <w:tcBorders>
              <w:left w:val="single" w:color="auto" w:sz="4" w:space="0"/>
            </w:tcBorders>
            <w:noWrap w:val="0"/>
            <w:vAlign w:val="center"/>
          </w:tcPr>
          <w:p w14:paraId="07F0259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转发数据长度</w:t>
            </w:r>
          </w:p>
        </w:tc>
        <w:tc>
          <w:tcPr>
            <w:tcW w:w="1753" w:type="dxa"/>
            <w:noWrap w:val="0"/>
            <w:vAlign w:val="center"/>
          </w:tcPr>
          <w:p w14:paraId="5B6D603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转发数据内容</w:t>
            </w:r>
          </w:p>
        </w:tc>
      </w:tr>
      <w:tr w14:paraId="7E443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344" w:type="dxa"/>
            <w:gridSpan w:val="5"/>
            <w:noWrap w:val="0"/>
            <w:vAlign w:val="center"/>
          </w:tcPr>
          <w:p w14:paraId="4516504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业务数据单元</w:t>
            </w:r>
          </w:p>
        </w:tc>
      </w:tr>
    </w:tbl>
    <w:p w14:paraId="5698D51D">
      <w:pPr>
        <w:ind w:firstLine="0" w:firstLineChars="0"/>
        <w:jc w:val="center"/>
        <w:rPr>
          <w:rFonts w:ascii="Calibri" w:hAnsi="Calibri" w:cs="Times New Roman"/>
          <w:szCs w:val="24"/>
        </w:rPr>
      </w:pPr>
    </w:p>
    <w:p w14:paraId="26E452CC">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148" w:name="_Toc4071"/>
      <w:r>
        <w:rPr>
          <w:rFonts w:hint="eastAsia" w:ascii="黑体" w:hAnsi="黑体" w:eastAsia="黑体" w:cs="黑体"/>
          <w:kern w:val="2"/>
          <w:sz w:val="21"/>
          <w:szCs w:val="21"/>
          <w:lang w:val="en-US" w:eastAsia="zh-CN" w:bidi="ar-SA"/>
        </w:rPr>
        <w:t>源地址</w:t>
      </w:r>
      <w:bookmarkEnd w:id="148"/>
    </w:p>
    <w:p w14:paraId="7994CBD5">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电表地址，6字节。</w:t>
      </w:r>
    </w:p>
    <w:p w14:paraId="1802A0C2">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149" w:name="_Toc270"/>
      <w:r>
        <w:rPr>
          <w:rFonts w:hint="eastAsia" w:ascii="黑体" w:hAnsi="黑体" w:eastAsia="黑体" w:cs="黑体"/>
          <w:kern w:val="2"/>
          <w:sz w:val="21"/>
          <w:szCs w:val="21"/>
          <w:lang w:val="en-US" w:eastAsia="zh-CN" w:bidi="ar-SA"/>
        </w:rPr>
        <w:t>目的地址</w:t>
      </w:r>
      <w:bookmarkEnd w:id="149"/>
    </w:p>
    <w:p w14:paraId="53D02C46">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主节点地址，6字节，默认可以填0。</w:t>
      </w:r>
    </w:p>
    <w:p w14:paraId="0202F73D">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150" w:name="_Toc31199"/>
      <w:r>
        <w:rPr>
          <w:rFonts w:hint="eastAsia" w:ascii="黑体" w:hAnsi="黑体" w:eastAsia="黑体" w:cs="黑体"/>
          <w:kern w:val="2"/>
          <w:sz w:val="21"/>
          <w:szCs w:val="21"/>
          <w:lang w:val="en-US" w:eastAsia="zh-CN" w:bidi="ar-SA"/>
        </w:rPr>
        <w:t>保留</w:t>
      </w:r>
      <w:bookmarkEnd w:id="150"/>
    </w:p>
    <w:p w14:paraId="0858056A">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保留位默认填0。</w:t>
      </w:r>
    </w:p>
    <w:p w14:paraId="6B44E622">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151" w:name="_Toc402983340"/>
      <w:bookmarkStart w:id="152" w:name="_Toc403585277"/>
      <w:bookmarkStart w:id="153" w:name="_Toc408859696"/>
      <w:bookmarkStart w:id="154" w:name="_Toc399228706"/>
      <w:bookmarkStart w:id="155" w:name="_Toc403570063"/>
      <w:bookmarkStart w:id="156" w:name="_Toc400798809"/>
      <w:bookmarkStart w:id="157" w:name="_Toc399757181"/>
      <w:bookmarkStart w:id="158" w:name="_Toc402982874"/>
      <w:bookmarkStart w:id="159" w:name="_Toc402983806"/>
      <w:bookmarkStart w:id="160" w:name="_Toc5005"/>
      <w:bookmarkStart w:id="161" w:name="_Toc405476612"/>
      <w:bookmarkStart w:id="162" w:name="_Toc399259123"/>
      <w:r>
        <w:rPr>
          <w:rFonts w:hint="eastAsia" w:ascii="黑体" w:hAnsi="黑体" w:eastAsia="黑体" w:cs="黑体"/>
          <w:kern w:val="2"/>
          <w:sz w:val="21"/>
          <w:szCs w:val="21"/>
          <w:lang w:val="en-US" w:eastAsia="zh-CN" w:bidi="ar-SA"/>
        </w:rPr>
        <w:t>转发数据长度</w:t>
      </w:r>
      <w:bookmarkEnd w:id="151"/>
      <w:bookmarkEnd w:id="152"/>
      <w:bookmarkEnd w:id="153"/>
      <w:bookmarkEnd w:id="154"/>
      <w:bookmarkEnd w:id="155"/>
      <w:bookmarkEnd w:id="156"/>
      <w:bookmarkEnd w:id="157"/>
      <w:bookmarkEnd w:id="158"/>
      <w:bookmarkEnd w:id="159"/>
      <w:bookmarkEnd w:id="160"/>
      <w:bookmarkEnd w:id="161"/>
      <w:bookmarkEnd w:id="162"/>
    </w:p>
    <w:p w14:paraId="452EA451">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转发数据长度是16比特的字段，指从STA发送给CCO抄表结果数据的长度，即实际数据（DATA）域的长度。</w:t>
      </w:r>
    </w:p>
    <w:p w14:paraId="0B9413E6">
      <w:pPr>
        <w:keepNext/>
        <w:keepLines/>
        <w:widowControl w:val="0"/>
        <w:numPr>
          <w:ilvl w:val="3"/>
          <w:numId w:val="4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163" w:name="_Toc402983343"/>
      <w:bookmarkStart w:id="164" w:name="_Toc399259126"/>
      <w:bookmarkStart w:id="165" w:name="_Toc402982877"/>
      <w:bookmarkStart w:id="166" w:name="_Toc399228709"/>
      <w:bookmarkStart w:id="167" w:name="_Toc405476615"/>
      <w:bookmarkStart w:id="168" w:name="_Toc408859699"/>
      <w:bookmarkStart w:id="169" w:name="_Toc399757184"/>
      <w:bookmarkStart w:id="170" w:name="_Toc403585280"/>
      <w:bookmarkStart w:id="171" w:name="_Toc16212"/>
      <w:bookmarkStart w:id="172" w:name="_Toc403570066"/>
      <w:bookmarkStart w:id="173" w:name="_Toc400798812"/>
      <w:bookmarkStart w:id="174" w:name="_Toc402983809"/>
      <w:r>
        <w:rPr>
          <w:rFonts w:hint="eastAsia" w:ascii="黑体" w:hAnsi="黑体" w:eastAsia="黑体" w:cs="黑体"/>
          <w:kern w:val="2"/>
          <w:sz w:val="21"/>
          <w:szCs w:val="21"/>
          <w:lang w:val="en-US" w:eastAsia="zh-CN" w:bidi="ar-SA"/>
        </w:rPr>
        <w:t>数据（</w:t>
      </w:r>
      <w:r>
        <w:rPr>
          <w:rFonts w:ascii="黑体" w:hAnsi="黑体" w:eastAsia="黑体" w:cs="黑体"/>
          <w:kern w:val="2"/>
          <w:sz w:val="21"/>
          <w:szCs w:val="21"/>
          <w:lang w:val="en-US" w:eastAsia="zh-CN" w:bidi="ar-SA"/>
        </w:rPr>
        <w:t>DATA</w:t>
      </w:r>
      <w:r>
        <w:rPr>
          <w:rFonts w:hint="eastAsia" w:ascii="黑体" w:hAnsi="黑体" w:eastAsia="黑体" w:cs="黑体"/>
          <w:kern w:val="2"/>
          <w:sz w:val="21"/>
          <w:szCs w:val="21"/>
          <w:lang w:val="en-US" w:eastAsia="zh-CN" w:bidi="ar-SA"/>
        </w:rPr>
        <w:t>）</w:t>
      </w:r>
      <w:bookmarkEnd w:id="163"/>
      <w:bookmarkEnd w:id="164"/>
      <w:bookmarkEnd w:id="165"/>
      <w:bookmarkEnd w:id="166"/>
      <w:bookmarkEnd w:id="167"/>
      <w:bookmarkEnd w:id="168"/>
      <w:bookmarkEnd w:id="169"/>
      <w:bookmarkEnd w:id="170"/>
      <w:bookmarkEnd w:id="171"/>
      <w:bookmarkEnd w:id="172"/>
      <w:bookmarkEnd w:id="173"/>
      <w:bookmarkEnd w:id="174"/>
    </w:p>
    <w:p w14:paraId="37BAAB23">
      <w:pPr>
        <w:autoSpaceDE/>
        <w:autoSpaceDN/>
        <w:ind w:firstLine="420" w:firstLineChars="200"/>
        <w:rPr>
          <w:rFonts w:ascii="宋体"/>
          <w:iCs/>
          <w:color w:val="4472C4" w:themeColor="accent1"/>
          <w:szCs w:val="21"/>
          <w14:textFill>
            <w14:solidFill>
              <w14:schemeClr w14:val="accent1"/>
            </w14:solidFill>
          </w14:textFill>
        </w:rPr>
      </w:pPr>
      <w:r>
        <w:rPr>
          <w:rFonts w:hint="eastAsia" w:ascii="宋体" w:hAnsi="Times New Roman" w:eastAsia="宋体" w:cs="Times New Roman"/>
          <w:sz w:val="21"/>
          <w:szCs w:val="21"/>
          <w:lang w:val="en-US" w:eastAsia="zh-CN" w:bidi="ar-SA"/>
        </w:rPr>
        <w:t>数据（DATA）字节长度可变，指STA收到下接设备（如电能表、采集器）的抄表应答报文。</w:t>
      </w:r>
    </w:p>
    <w:p w14:paraId="2235EE04">
      <w:pPr>
        <w:pStyle w:val="8"/>
        <w:rPr>
          <w:rFonts w:hint="eastAsia"/>
        </w:rPr>
      </w:pPr>
      <w:bookmarkStart w:id="175" w:name="_Toc219190478"/>
      <w:r>
        <w:t>0</w:t>
      </w:r>
      <w:r>
        <w:rPr>
          <w:rFonts w:hint="eastAsia"/>
        </w:rPr>
        <w:t>x0</w:t>
      </w:r>
      <w:r>
        <w:t>1</w:t>
      </w:r>
      <w:r>
        <w:rPr>
          <w:rFonts w:hint="eastAsia"/>
        </w:rPr>
        <w:t>：数据透传至模块</w:t>
      </w:r>
      <w:bookmarkEnd w:id="175"/>
    </w:p>
    <w:p w14:paraId="6958CA24">
      <w:pPr>
        <w:autoSpaceDE w:val="0"/>
        <w:autoSpaceDN w:val="0"/>
        <w:ind w:firstLine="420" w:firstLineChars="0"/>
        <w:rPr>
          <w:rFonts w:ascii="宋体"/>
          <w:iCs/>
          <w:color w:val="000000" w:themeColor="text1"/>
          <w14:textFill>
            <w14:solidFill>
              <w14:schemeClr w14:val="tx1"/>
            </w14:solidFill>
          </w14:textFill>
        </w:rPr>
      </w:pPr>
      <w:r>
        <w:rPr>
          <w:rFonts w:hint="eastAsia" w:ascii="宋体"/>
          <w:iCs/>
          <w:color w:val="000000" w:themeColor="text1"/>
          <w14:textFill>
            <w14:solidFill>
              <w14:schemeClr w14:val="tx1"/>
            </w14:solidFill>
          </w14:textFill>
        </w:rPr>
        <w:t>CCO将需要转发的数据内容传输至STA，STA从报文中提取出转发数据内容并传送给STA本身所属的通信模块（例如电能表、采集器等终端通信模块等）。</w:t>
      </w:r>
    </w:p>
    <w:p w14:paraId="2CE56447">
      <w:pPr>
        <w:pStyle w:val="7"/>
        <w:rPr>
          <w:rFonts w:hint="eastAsia"/>
          <w:color w:val="000000" w:themeColor="text1"/>
          <w:szCs w:val="21"/>
          <w14:textFill>
            <w14:solidFill>
              <w14:schemeClr w14:val="tx1"/>
            </w14:solidFill>
          </w14:textFill>
        </w:rPr>
      </w:pPr>
      <w:bookmarkStart w:id="176" w:name="_Toc219190479"/>
      <w:r>
        <w:t>下行业务报文格式</w:t>
      </w:r>
      <w:bookmarkEnd w:id="176"/>
    </w:p>
    <w:p w14:paraId="3BA113E4">
      <w:pPr>
        <w:autoSpaceDE w:val="0"/>
        <w:autoSpaceDN w:val="0"/>
        <w:ind w:firstLine="420"/>
        <w:rPr>
          <w:rFonts w:hint="eastAsia"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CCO向STA发送的数据透传下行业务报文载荷格式如</w:t>
      </w:r>
      <w:r>
        <w:rPr>
          <w:rFonts w:hint="eastAsia" w:ascii="宋体" w:hAnsi="宋体" w:cs="宋体"/>
          <w:color w:val="000000" w:themeColor="text1"/>
          <w:lang w:eastAsia="zh-CN"/>
          <w14:textFill>
            <w14:solidFill>
              <w14:schemeClr w14:val="tx1"/>
            </w14:solidFill>
          </w14:textFill>
        </w:rPr>
        <w:fldChar w:fldCharType="begin"/>
      </w:r>
      <w:r>
        <w:rPr>
          <w:rFonts w:hint="eastAsia" w:ascii="宋体" w:hAnsi="宋体" w:cs="宋体"/>
          <w:color w:val="000000" w:themeColor="text1"/>
          <w:lang w:eastAsia="zh-CN"/>
          <w14:textFill>
            <w14:solidFill>
              <w14:schemeClr w14:val="tx1"/>
            </w14:solidFill>
          </w14:textFill>
        </w:rPr>
        <w:instrText xml:space="preserve"> REF _Ref18310 \h </w:instrText>
      </w:r>
      <w:r>
        <w:rPr>
          <w:rFonts w:hint="eastAsia" w:ascii="宋体" w:hAnsi="宋体" w:cs="宋体"/>
          <w:color w:val="000000" w:themeColor="text1"/>
          <w:lang w:eastAsia="zh-CN"/>
          <w14:textFill>
            <w14:solidFill>
              <w14:schemeClr w14:val="tx1"/>
            </w14:solidFill>
          </w14:textFill>
        </w:rPr>
        <w:fldChar w:fldCharType="separate"/>
      </w:r>
      <w:r>
        <w:rPr>
          <w:rFonts w:hint="eastAsia" w:ascii="宋体" w:hAnsi="宋体" w:cs="宋体"/>
        </w:rPr>
        <w:t>表 14</w:t>
      </w:r>
      <w:r>
        <w:rPr>
          <w:rFonts w:hint="eastAsia" w:ascii="宋体" w:hAnsi="宋体" w:cs="宋体"/>
          <w:color w:val="000000" w:themeColor="text1"/>
          <w:lang w:eastAsia="zh-CN"/>
          <w14:textFill>
            <w14:solidFill>
              <w14:schemeClr w14:val="tx1"/>
            </w14:solidFill>
          </w14:textFill>
        </w:rPr>
        <w:fldChar w:fldCharType="end"/>
      </w:r>
      <w:r>
        <w:rPr>
          <w:rFonts w:hint="eastAsia" w:ascii="宋体" w:hAnsi="宋体" w:cs="宋体"/>
          <w:color w:val="000000" w:themeColor="text1"/>
          <w14:textFill>
            <w14:solidFill>
              <w14:schemeClr w14:val="tx1"/>
            </w14:solidFill>
          </w14:textFill>
        </w:rPr>
        <w:t>所示。</w:t>
      </w:r>
    </w:p>
    <w:p w14:paraId="2863FB5F">
      <w:pPr>
        <w:pStyle w:val="20"/>
        <w:keepNext/>
        <w:numPr>
          <w:ilvl w:val="-1"/>
          <w:numId w:val="0"/>
        </w:numPr>
        <w:ind w:firstLine="0" w:firstLineChars="0"/>
        <w:jc w:val="center"/>
        <w:rPr>
          <w:rFonts w:hint="eastAsia" w:ascii="黑体" w:hAnsi="黑体" w:eastAsia="黑体" w:cs="黑体"/>
          <w:szCs w:val="20"/>
        </w:rPr>
      </w:pPr>
      <w:bookmarkStart w:id="177" w:name="_Ref18310"/>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14</w:t>
      </w:r>
      <w:r>
        <w:rPr>
          <w:rFonts w:hint="eastAsia" w:ascii="黑体" w:hAnsi="黑体" w:cs="黑体"/>
        </w:rPr>
        <w:fldChar w:fldCharType="end"/>
      </w:r>
      <w:bookmarkEnd w:id="177"/>
      <w:r>
        <w:rPr>
          <w:rFonts w:hint="eastAsia" w:ascii="黑体" w:hAnsi="黑体" w:eastAsia="黑体" w:cs="黑体"/>
          <w:szCs w:val="20"/>
        </w:rPr>
        <w:t xml:space="preserve"> </w:t>
      </w:r>
      <w:bookmarkStart w:id="178" w:name="_Ref219888054"/>
      <w:r>
        <w:rPr>
          <w:rFonts w:hint="eastAsia" w:ascii="黑体" w:hAnsi="黑体" w:eastAsia="黑体" w:cs="黑体"/>
          <w:szCs w:val="20"/>
        </w:rPr>
        <w:t>数据透传至模块下行业务报文载荷格式</w:t>
      </w:r>
      <w:bookmarkEnd w:id="178"/>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90"/>
        <w:gridCol w:w="1134"/>
        <w:gridCol w:w="708"/>
        <w:gridCol w:w="1134"/>
        <w:gridCol w:w="1543"/>
        <w:gridCol w:w="1456"/>
      </w:tblGrid>
      <w:tr w14:paraId="71859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90" w:type="dxa"/>
            <w:tcBorders>
              <w:top w:val="single" w:color="000000" w:sz="4" w:space="0"/>
              <w:left w:val="single" w:color="000000" w:sz="4" w:space="0"/>
              <w:bottom w:val="single" w:color="000000" w:sz="4" w:space="0"/>
              <w:right w:val="single" w:color="000000" w:sz="4" w:space="0"/>
            </w:tcBorders>
            <w:vAlign w:val="center"/>
          </w:tcPr>
          <w:p w14:paraId="712F4CC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字节数：6</w:t>
            </w:r>
          </w:p>
        </w:tc>
        <w:tc>
          <w:tcPr>
            <w:tcW w:w="1134" w:type="dxa"/>
            <w:tcBorders>
              <w:top w:val="single" w:color="000000" w:sz="4" w:space="0"/>
              <w:left w:val="single" w:color="000000" w:sz="4" w:space="0"/>
              <w:bottom w:val="single" w:color="000000" w:sz="4" w:space="0"/>
              <w:right w:val="single" w:color="000000" w:sz="4" w:space="0"/>
            </w:tcBorders>
            <w:vAlign w:val="center"/>
          </w:tcPr>
          <w:p w14:paraId="3EA134A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6</w:t>
            </w:r>
          </w:p>
        </w:tc>
        <w:tc>
          <w:tcPr>
            <w:tcW w:w="708" w:type="dxa"/>
            <w:tcBorders>
              <w:top w:val="single" w:color="000000" w:sz="4" w:space="0"/>
              <w:left w:val="single" w:color="000000" w:sz="4" w:space="0"/>
              <w:bottom w:val="single" w:color="000000" w:sz="4" w:space="0"/>
              <w:right w:val="single" w:color="000000" w:sz="4" w:space="0"/>
            </w:tcBorders>
            <w:vAlign w:val="center"/>
          </w:tcPr>
          <w:p w14:paraId="496DB3B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1134" w:type="dxa"/>
            <w:tcBorders>
              <w:top w:val="single" w:color="000000" w:sz="4" w:space="0"/>
              <w:left w:val="single" w:color="000000" w:sz="4" w:space="0"/>
              <w:bottom w:val="single" w:color="000000" w:sz="4" w:space="0"/>
              <w:right w:val="single" w:color="000000" w:sz="4" w:space="0"/>
            </w:tcBorders>
            <w:vAlign w:val="center"/>
          </w:tcPr>
          <w:p w14:paraId="10949DD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1543" w:type="dxa"/>
            <w:tcBorders>
              <w:top w:val="single" w:color="000000" w:sz="4" w:space="0"/>
              <w:left w:val="single" w:color="000000" w:sz="4" w:space="0"/>
              <w:bottom w:val="single" w:color="000000" w:sz="4" w:space="0"/>
              <w:right w:val="single" w:color="000000" w:sz="4" w:space="0"/>
            </w:tcBorders>
            <w:vAlign w:val="center"/>
          </w:tcPr>
          <w:p w14:paraId="3079297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1456" w:type="dxa"/>
            <w:tcBorders>
              <w:top w:val="single" w:color="000000" w:sz="4" w:space="0"/>
              <w:left w:val="single" w:color="000000" w:sz="4" w:space="0"/>
              <w:bottom w:val="single" w:color="000000" w:sz="4" w:space="0"/>
              <w:right w:val="single" w:color="000000" w:sz="4" w:space="0"/>
            </w:tcBorders>
            <w:vAlign w:val="center"/>
          </w:tcPr>
          <w:p w14:paraId="333774B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变长L</w:t>
            </w:r>
          </w:p>
        </w:tc>
      </w:tr>
      <w:tr w14:paraId="22F71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90" w:type="dxa"/>
            <w:tcBorders>
              <w:top w:val="single" w:color="000000" w:sz="4" w:space="0"/>
              <w:left w:val="single" w:color="000000" w:sz="4" w:space="0"/>
              <w:bottom w:val="single" w:color="000000" w:sz="4" w:space="0"/>
              <w:right w:val="single" w:color="000000" w:sz="4" w:space="0"/>
            </w:tcBorders>
            <w:vAlign w:val="center"/>
          </w:tcPr>
          <w:p w14:paraId="2D2BCE51">
            <w:pPr>
              <w:adjustRightInd w:val="0"/>
              <w:snapToGrid w:val="0"/>
              <w:ind w:firstLine="0" w:firstLineChars="0"/>
              <w:jc w:val="center"/>
              <w:rPr>
                <w:rFonts w:ascii="Calibri" w:hAnsi="Calibri"/>
                <w:sz w:val="18"/>
                <w:szCs w:val="18"/>
              </w:rPr>
            </w:pPr>
            <w:r>
              <w:rPr>
                <w:rFonts w:hint="eastAsia" w:ascii="Calibri" w:hAnsi="Calibri"/>
                <w:sz w:val="18"/>
                <w:szCs w:val="18"/>
              </w:rPr>
              <w:t>源地址</w:t>
            </w:r>
          </w:p>
        </w:tc>
        <w:tc>
          <w:tcPr>
            <w:tcW w:w="1134" w:type="dxa"/>
            <w:tcBorders>
              <w:top w:val="single" w:color="000000" w:sz="4" w:space="0"/>
              <w:left w:val="single" w:color="000000" w:sz="4" w:space="0"/>
              <w:bottom w:val="single" w:color="000000" w:sz="4" w:space="0"/>
              <w:right w:val="single" w:color="000000" w:sz="4" w:space="0"/>
            </w:tcBorders>
            <w:vAlign w:val="center"/>
          </w:tcPr>
          <w:p w14:paraId="0496B67F">
            <w:pPr>
              <w:adjustRightInd w:val="0"/>
              <w:snapToGrid w:val="0"/>
              <w:ind w:firstLine="0" w:firstLineChars="0"/>
              <w:jc w:val="center"/>
              <w:rPr>
                <w:rFonts w:ascii="Calibri" w:hAnsi="Calibri"/>
                <w:sz w:val="18"/>
                <w:szCs w:val="18"/>
              </w:rPr>
            </w:pPr>
            <w:r>
              <w:rPr>
                <w:rFonts w:hint="eastAsia" w:ascii="Calibri" w:hAnsi="Calibri"/>
                <w:sz w:val="18"/>
                <w:szCs w:val="18"/>
              </w:rPr>
              <w:t>目的地址</w:t>
            </w:r>
          </w:p>
        </w:tc>
        <w:tc>
          <w:tcPr>
            <w:tcW w:w="708" w:type="dxa"/>
            <w:tcBorders>
              <w:top w:val="single" w:color="000000" w:sz="4" w:space="0"/>
              <w:left w:val="single" w:color="000000" w:sz="4" w:space="0"/>
              <w:bottom w:val="single" w:color="000000" w:sz="4" w:space="0"/>
              <w:right w:val="single" w:color="000000" w:sz="4" w:space="0"/>
            </w:tcBorders>
            <w:vAlign w:val="center"/>
          </w:tcPr>
          <w:p w14:paraId="24E3DB0A">
            <w:pPr>
              <w:adjustRightInd w:val="0"/>
              <w:snapToGrid w:val="0"/>
              <w:ind w:firstLine="0" w:firstLineChars="0"/>
              <w:jc w:val="center"/>
              <w:rPr>
                <w:rFonts w:ascii="Calibri" w:hAnsi="Calibri"/>
                <w:sz w:val="18"/>
                <w:szCs w:val="18"/>
              </w:rPr>
            </w:pPr>
            <w:r>
              <w:rPr>
                <w:rFonts w:hint="eastAsia" w:ascii="Calibri" w:hAnsi="Calibri"/>
                <w:sz w:val="18"/>
                <w:szCs w:val="18"/>
              </w:rPr>
              <w:t>保留</w:t>
            </w:r>
          </w:p>
        </w:tc>
        <w:tc>
          <w:tcPr>
            <w:tcW w:w="1134" w:type="dxa"/>
            <w:tcBorders>
              <w:top w:val="single" w:color="000000" w:sz="4" w:space="0"/>
              <w:left w:val="single" w:color="000000" w:sz="4" w:space="0"/>
              <w:bottom w:val="single" w:color="000000" w:sz="4" w:space="0"/>
              <w:right w:val="single" w:color="000000" w:sz="4" w:space="0"/>
            </w:tcBorders>
            <w:vAlign w:val="center"/>
          </w:tcPr>
          <w:p w14:paraId="5456CB40">
            <w:pPr>
              <w:adjustRightInd w:val="0"/>
              <w:snapToGrid w:val="0"/>
              <w:ind w:firstLine="0" w:firstLineChars="0"/>
              <w:jc w:val="center"/>
              <w:rPr>
                <w:rFonts w:ascii="Calibri" w:hAnsi="Calibri"/>
                <w:sz w:val="18"/>
                <w:szCs w:val="18"/>
              </w:rPr>
            </w:pPr>
            <w:r>
              <w:rPr>
                <w:rFonts w:hint="eastAsia" w:ascii="Calibri" w:hAnsi="Calibri"/>
                <w:sz w:val="18"/>
                <w:szCs w:val="18"/>
              </w:rPr>
              <w:t>业务代码</w:t>
            </w:r>
          </w:p>
        </w:tc>
        <w:tc>
          <w:tcPr>
            <w:tcW w:w="1543" w:type="dxa"/>
            <w:tcBorders>
              <w:top w:val="single" w:color="000000" w:sz="4" w:space="0"/>
              <w:left w:val="single" w:color="000000" w:sz="4" w:space="0"/>
              <w:bottom w:val="single" w:color="000000" w:sz="4" w:space="0"/>
              <w:right w:val="single" w:color="000000" w:sz="4" w:space="0"/>
            </w:tcBorders>
            <w:vAlign w:val="center"/>
          </w:tcPr>
          <w:p w14:paraId="20C02E11">
            <w:pPr>
              <w:adjustRightInd w:val="0"/>
              <w:snapToGrid w:val="0"/>
              <w:ind w:firstLine="0" w:firstLineChars="0"/>
              <w:jc w:val="center"/>
              <w:rPr>
                <w:rFonts w:ascii="Calibri" w:hAnsi="Calibri"/>
                <w:sz w:val="18"/>
                <w:szCs w:val="18"/>
              </w:rPr>
            </w:pPr>
            <w:r>
              <w:rPr>
                <w:rFonts w:hint="eastAsia" w:ascii="Calibri" w:hAnsi="Calibri"/>
                <w:sz w:val="18"/>
                <w:szCs w:val="18"/>
              </w:rPr>
              <w:t>数据转发长度</w:t>
            </w:r>
          </w:p>
        </w:tc>
        <w:tc>
          <w:tcPr>
            <w:tcW w:w="1456" w:type="dxa"/>
            <w:tcBorders>
              <w:top w:val="single" w:color="000000" w:sz="4" w:space="0"/>
              <w:left w:val="single" w:color="000000" w:sz="4" w:space="0"/>
              <w:bottom w:val="single" w:color="000000" w:sz="4" w:space="0"/>
              <w:right w:val="single" w:color="000000" w:sz="4" w:space="0"/>
            </w:tcBorders>
            <w:vAlign w:val="center"/>
          </w:tcPr>
          <w:p w14:paraId="07B41786">
            <w:pPr>
              <w:adjustRightInd w:val="0"/>
              <w:snapToGrid w:val="0"/>
              <w:ind w:firstLine="0" w:firstLineChars="0"/>
              <w:jc w:val="center"/>
              <w:rPr>
                <w:rFonts w:ascii="Calibri" w:hAnsi="Calibri"/>
                <w:sz w:val="18"/>
                <w:szCs w:val="18"/>
              </w:rPr>
            </w:pPr>
            <w:r>
              <w:rPr>
                <w:rFonts w:hint="eastAsia" w:ascii="Calibri" w:hAnsi="Calibri"/>
                <w:sz w:val="18"/>
                <w:szCs w:val="18"/>
              </w:rPr>
              <w:t>数据内容</w:t>
            </w:r>
          </w:p>
        </w:tc>
      </w:tr>
      <w:tr w14:paraId="33FE1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65" w:type="dxa"/>
            <w:gridSpan w:val="6"/>
            <w:tcBorders>
              <w:top w:val="single" w:color="000000" w:sz="4" w:space="0"/>
              <w:left w:val="single" w:color="000000" w:sz="4" w:space="0"/>
              <w:bottom w:val="single" w:color="000000" w:sz="4" w:space="0"/>
              <w:right w:val="single" w:color="000000" w:sz="4" w:space="0"/>
            </w:tcBorders>
            <w:vAlign w:val="center"/>
          </w:tcPr>
          <w:p w14:paraId="7D68AE92">
            <w:pPr>
              <w:adjustRightInd w:val="0"/>
              <w:snapToGrid w:val="0"/>
              <w:ind w:firstLine="0" w:firstLineChars="0"/>
              <w:jc w:val="center"/>
              <w:rPr>
                <w:rFonts w:ascii="Calibri" w:hAnsi="Calibri"/>
                <w:sz w:val="18"/>
                <w:szCs w:val="18"/>
              </w:rPr>
            </w:pPr>
            <w:r>
              <w:rPr>
                <w:rFonts w:hint="eastAsia" w:ascii="Calibri" w:hAnsi="Calibri"/>
                <w:sz w:val="18"/>
                <w:szCs w:val="18"/>
              </w:rPr>
              <w:t>业务数据单元</w:t>
            </w:r>
          </w:p>
        </w:tc>
      </w:tr>
    </w:tbl>
    <w:p w14:paraId="72B6F999">
      <w:pPr>
        <w:numPr>
          <w:ilvl w:val="3"/>
          <w:numId w:val="49"/>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79" w:name="_Toc219190480"/>
      <w:r>
        <w:rPr>
          <w:rFonts w:hint="eastAsia" w:ascii="黑体" w:eastAsia="黑体"/>
          <w:color w:val="000000" w:themeColor="text1"/>
          <w:szCs w:val="21"/>
          <w14:textFill>
            <w14:solidFill>
              <w14:schemeClr w14:val="tx1"/>
            </w14:solidFill>
          </w14:textFill>
        </w:rPr>
        <w:t>源地址</w:t>
      </w:r>
      <w:bookmarkEnd w:id="179"/>
    </w:p>
    <w:p w14:paraId="31D3E48D">
      <w:pPr>
        <w:autoSpaceDE w:val="0"/>
        <w:autoSpaceDN w:val="0"/>
        <w:ind w:firstLine="420" w:firstLineChars="0"/>
        <w:rPr>
          <w:rFonts w:ascii="宋体"/>
          <w:color w:val="000000" w:themeColor="text1"/>
          <w14:textFill>
            <w14:solidFill>
              <w14:schemeClr w14:val="tx1"/>
            </w14:solidFill>
          </w14:textFill>
        </w:rPr>
      </w:pPr>
      <w:r>
        <w:rPr>
          <w:rFonts w:ascii="宋体"/>
          <w:color w:val="000000" w:themeColor="text1"/>
          <w14:textFill>
            <w14:solidFill>
              <w14:schemeClr w14:val="tx1"/>
            </w14:solidFill>
          </w14:textFill>
        </w:rPr>
        <w:t>主节点地址</w:t>
      </w:r>
      <w:r>
        <w:rPr>
          <w:rFonts w:hint="eastAsia" w:ascii="宋体"/>
          <w:color w:val="000000" w:themeColor="text1"/>
          <w14:textFill>
            <w14:solidFill>
              <w14:schemeClr w14:val="tx1"/>
            </w14:solidFill>
          </w14:textFill>
        </w:rPr>
        <w:t>，6字节，默认可以填0。</w:t>
      </w:r>
    </w:p>
    <w:p w14:paraId="004AAEEC">
      <w:pPr>
        <w:numPr>
          <w:ilvl w:val="3"/>
          <w:numId w:val="49"/>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80" w:name="_Toc219190481"/>
      <w:r>
        <w:rPr>
          <w:rFonts w:hint="eastAsia" w:ascii="黑体" w:eastAsia="黑体"/>
          <w:color w:val="000000" w:themeColor="text1"/>
          <w:szCs w:val="21"/>
          <w14:textFill>
            <w14:solidFill>
              <w14:schemeClr w14:val="tx1"/>
            </w14:solidFill>
          </w14:textFill>
        </w:rPr>
        <w:t>目的地址</w:t>
      </w:r>
      <w:bookmarkEnd w:id="180"/>
    </w:p>
    <w:p w14:paraId="26565EC9">
      <w:pPr>
        <w:autoSpaceDE w:val="0"/>
        <w:autoSpaceDN w:val="0"/>
        <w:ind w:firstLine="420" w:firstLineChars="0"/>
        <w:rPr>
          <w:rFonts w:ascii="宋体"/>
        </w:rPr>
      </w:pPr>
      <w:r>
        <w:rPr>
          <w:rFonts w:ascii="宋体"/>
        </w:rPr>
        <w:t>实际电表的地址</w:t>
      </w:r>
      <w:r>
        <w:rPr>
          <w:rFonts w:hint="eastAsia" w:ascii="宋体"/>
        </w:rPr>
        <w:t>，6字节。</w:t>
      </w:r>
    </w:p>
    <w:p w14:paraId="5780DD90">
      <w:pPr>
        <w:numPr>
          <w:ilvl w:val="3"/>
          <w:numId w:val="49"/>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81" w:name="_Toc219190482"/>
      <w:r>
        <w:rPr>
          <w:rFonts w:hint="eastAsia" w:ascii="黑体" w:eastAsia="黑体"/>
          <w:color w:val="000000" w:themeColor="text1"/>
          <w:szCs w:val="21"/>
          <w14:textFill>
            <w14:solidFill>
              <w14:schemeClr w14:val="tx1"/>
            </w14:solidFill>
          </w14:textFill>
        </w:rPr>
        <w:t>保留</w:t>
      </w:r>
      <w:bookmarkEnd w:id="181"/>
    </w:p>
    <w:p w14:paraId="1121728C">
      <w:pPr>
        <w:autoSpaceDE w:val="0"/>
        <w:autoSpaceDN w:val="0"/>
        <w:ind w:firstLine="420"/>
        <w:rPr>
          <w:rFonts w:ascii="宋体"/>
        </w:rPr>
      </w:pPr>
      <w:r>
        <w:rPr>
          <w:rFonts w:ascii="宋体"/>
        </w:rPr>
        <w:t>保留位默认填</w:t>
      </w:r>
      <w:r>
        <w:rPr>
          <w:rFonts w:hint="eastAsia" w:ascii="宋体"/>
        </w:rPr>
        <w:t>0。</w:t>
      </w:r>
    </w:p>
    <w:p w14:paraId="1245EB47">
      <w:pPr>
        <w:numPr>
          <w:ilvl w:val="3"/>
          <w:numId w:val="49"/>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82" w:name="_Toc219190483"/>
      <w:r>
        <w:rPr>
          <w:rFonts w:hint="eastAsia" w:ascii="黑体" w:eastAsia="黑体"/>
          <w:color w:val="000000" w:themeColor="text1"/>
          <w:szCs w:val="21"/>
          <w14:textFill>
            <w14:solidFill>
              <w14:schemeClr w14:val="tx1"/>
            </w14:solidFill>
          </w14:textFill>
        </w:rPr>
        <w:t>业务代码</w:t>
      </w:r>
      <w:bookmarkEnd w:id="182"/>
    </w:p>
    <w:p w14:paraId="0C72F083">
      <w:pPr>
        <w:pStyle w:val="20"/>
        <w:keepNext/>
        <w:numPr>
          <w:ilvl w:val="-1"/>
          <w:numId w:val="0"/>
        </w:numPr>
        <w:ind w:firstLine="0" w:firstLineChars="0"/>
        <w:jc w:val="center"/>
        <w:rPr>
          <w:rFonts w:hint="eastAsia" w:ascii="黑体" w:hAnsi="黑体" w:eastAsia="黑体" w:cs="黑体"/>
          <w:szCs w:val="20"/>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15</w:t>
      </w:r>
      <w:r>
        <w:rPr>
          <w:rFonts w:hint="eastAsia" w:ascii="黑体" w:hAnsi="黑体" w:cs="黑体"/>
        </w:rPr>
        <w:fldChar w:fldCharType="end"/>
      </w:r>
      <w:r>
        <w:rPr>
          <w:rFonts w:hint="eastAsia" w:ascii="黑体" w:hAnsi="黑体" w:eastAsia="黑体" w:cs="黑体"/>
          <w:szCs w:val="20"/>
        </w:rPr>
        <w:t xml:space="preserve"> </w:t>
      </w:r>
      <w:bookmarkStart w:id="183" w:name="_Ref219895101"/>
      <w:r>
        <w:rPr>
          <w:rFonts w:hint="eastAsia" w:ascii="黑体" w:hAnsi="黑体" w:eastAsia="黑体" w:cs="黑体"/>
          <w:szCs w:val="20"/>
        </w:rPr>
        <w:t>业务代码定义</w:t>
      </w:r>
      <w:bookmarkEnd w:id="183"/>
    </w:p>
    <w:tbl>
      <w:tblPr>
        <w:tblStyle w:val="5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3402"/>
      </w:tblGrid>
      <w:tr w14:paraId="34DE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5AD0C2FD">
            <w:pPr>
              <w:pStyle w:val="85"/>
              <w:widowControl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业务代码</w:t>
            </w:r>
          </w:p>
        </w:tc>
        <w:tc>
          <w:tcPr>
            <w:tcW w:w="3402" w:type="dxa"/>
            <w:vAlign w:val="center"/>
          </w:tcPr>
          <w:p w14:paraId="15D559B3">
            <w:pPr>
              <w:pStyle w:val="85"/>
              <w:widowControl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定义</w:t>
            </w:r>
          </w:p>
        </w:tc>
      </w:tr>
      <w:tr w14:paraId="4B4B6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6294D14D">
            <w:pPr>
              <w:pStyle w:val="85"/>
              <w:widowControl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00H</w:t>
            </w:r>
          </w:p>
        </w:tc>
        <w:tc>
          <w:tcPr>
            <w:tcW w:w="3402" w:type="dxa"/>
            <w:vAlign w:val="center"/>
          </w:tcPr>
          <w:p w14:paraId="022E7502">
            <w:pPr>
              <w:pStyle w:val="85"/>
              <w:widowControl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透传645报文</w:t>
            </w:r>
          </w:p>
        </w:tc>
      </w:tr>
      <w:tr w14:paraId="1190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27E55961">
            <w:pPr>
              <w:pStyle w:val="85"/>
              <w:widowControl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01H</w:t>
            </w:r>
          </w:p>
        </w:tc>
        <w:tc>
          <w:tcPr>
            <w:tcW w:w="3402" w:type="dxa"/>
            <w:vAlign w:val="center"/>
          </w:tcPr>
          <w:p w14:paraId="24A2B89B">
            <w:pPr>
              <w:pStyle w:val="85"/>
              <w:widowControl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精准对时</w:t>
            </w:r>
          </w:p>
        </w:tc>
      </w:tr>
      <w:tr w14:paraId="3AA6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46C1C09E">
            <w:pPr>
              <w:pStyle w:val="85"/>
              <w:widowControl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02H</w:t>
            </w:r>
          </w:p>
        </w:tc>
        <w:tc>
          <w:tcPr>
            <w:tcW w:w="3402" w:type="dxa"/>
            <w:vAlign w:val="center"/>
          </w:tcPr>
          <w:p w14:paraId="12073C73">
            <w:pPr>
              <w:pStyle w:val="85"/>
              <w:widowControl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负荷曲线采集与存储</w:t>
            </w:r>
          </w:p>
        </w:tc>
      </w:tr>
      <w:tr w14:paraId="122B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1369289D">
            <w:pPr>
              <w:pStyle w:val="85"/>
              <w:widowControl w:val="0"/>
              <w:adjustRightInd w:val="0"/>
              <w:snapToGrid w:val="0"/>
              <w:ind w:firstLine="0" w:firstLineChars="0"/>
              <w:jc w:val="center"/>
              <w:rPr>
                <w:rFonts w:hint="eastAsia" w:ascii="宋体" w:hAnsi="宋体" w:cs="宋体"/>
                <w:color w:val="EE0000"/>
                <w:sz w:val="18"/>
                <w:szCs w:val="18"/>
              </w:rPr>
            </w:pPr>
            <w:r>
              <w:rPr>
                <w:rFonts w:hint="eastAsia" w:ascii="宋体" w:hAnsi="宋体" w:cs="宋体"/>
                <w:color w:val="EE0000"/>
                <w:sz w:val="18"/>
                <w:szCs w:val="18"/>
              </w:rPr>
              <w:t>12H</w:t>
            </w:r>
          </w:p>
        </w:tc>
        <w:tc>
          <w:tcPr>
            <w:tcW w:w="3402" w:type="dxa"/>
            <w:vAlign w:val="center"/>
          </w:tcPr>
          <w:p w14:paraId="4447D10C">
            <w:pPr>
              <w:pStyle w:val="85"/>
              <w:widowControl w:val="0"/>
              <w:adjustRightInd w:val="0"/>
              <w:snapToGrid w:val="0"/>
              <w:ind w:firstLine="0" w:firstLineChars="0"/>
              <w:jc w:val="center"/>
              <w:rPr>
                <w:rFonts w:hint="eastAsia" w:ascii="宋体" w:hAnsi="宋体" w:cs="宋体"/>
                <w:color w:val="EE0000"/>
                <w:sz w:val="18"/>
                <w:szCs w:val="18"/>
              </w:rPr>
            </w:pPr>
            <w:r>
              <w:rPr>
                <w:rFonts w:hint="eastAsia" w:ascii="宋体" w:hAnsi="宋体" w:cs="宋体"/>
                <w:color w:val="EE0000"/>
                <w:sz w:val="18"/>
                <w:szCs w:val="18"/>
              </w:rPr>
              <w:t>模块监测</w:t>
            </w:r>
          </w:p>
        </w:tc>
      </w:tr>
      <w:tr w14:paraId="384E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32860039">
            <w:pPr>
              <w:pStyle w:val="85"/>
              <w:widowControl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其他</w:t>
            </w:r>
          </w:p>
        </w:tc>
        <w:tc>
          <w:tcPr>
            <w:tcW w:w="3402" w:type="dxa"/>
            <w:vAlign w:val="center"/>
          </w:tcPr>
          <w:p w14:paraId="59C366DE">
            <w:pPr>
              <w:pStyle w:val="85"/>
              <w:widowControl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r>
    </w:tbl>
    <w:p w14:paraId="615B6CA3">
      <w:pPr>
        <w:numPr>
          <w:ilvl w:val="3"/>
          <w:numId w:val="49"/>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84" w:name="_Toc219190484"/>
      <w:r>
        <w:rPr>
          <w:rFonts w:hint="eastAsia" w:ascii="黑体" w:eastAsia="黑体"/>
          <w:color w:val="000000" w:themeColor="text1"/>
          <w:szCs w:val="21"/>
          <w14:textFill>
            <w14:solidFill>
              <w14:schemeClr w14:val="tx1"/>
            </w14:solidFill>
          </w14:textFill>
        </w:rPr>
        <w:t>数据转发长度</w:t>
      </w:r>
      <w:bookmarkEnd w:id="184"/>
    </w:p>
    <w:p w14:paraId="42E044E6">
      <w:pPr>
        <w:autoSpaceDE w:val="0"/>
        <w:autoSpaceDN w:val="0"/>
        <w:ind w:firstLine="420"/>
        <w:rPr>
          <w:rFonts w:hint="eastAsia" w:ascii="宋体" w:hAnsi="宋体" w:cs="宋体"/>
        </w:rPr>
      </w:pPr>
      <w:r>
        <w:rPr>
          <w:rFonts w:hint="eastAsia" w:ascii="宋体" w:hAnsi="宋体" w:cs="宋体"/>
        </w:rPr>
        <w:t>数据长度是16比特的字段，指从CCO发送给STA数据的长度，即实际数据域的长度。</w:t>
      </w:r>
    </w:p>
    <w:p w14:paraId="51EFBFBB">
      <w:pPr>
        <w:numPr>
          <w:ilvl w:val="3"/>
          <w:numId w:val="49"/>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85" w:name="_Toc219190485"/>
      <w:r>
        <w:rPr>
          <w:rFonts w:hint="eastAsia" w:ascii="黑体" w:eastAsia="黑体"/>
          <w:color w:val="000000" w:themeColor="text1"/>
          <w:szCs w:val="21"/>
          <w14:textFill>
            <w14:solidFill>
              <w14:schemeClr w14:val="tx1"/>
            </w14:solidFill>
          </w14:textFill>
        </w:rPr>
        <w:t>数据转发内容</w:t>
      </w:r>
      <w:bookmarkEnd w:id="185"/>
    </w:p>
    <w:p w14:paraId="62EC7DE5">
      <w:pPr>
        <w:autoSpaceDE w:val="0"/>
        <w:autoSpaceDN w:val="0"/>
        <w:ind w:firstLine="420"/>
        <w:rPr>
          <w:rFonts w:hint="eastAsia" w:ascii="宋体" w:hAnsi="宋体" w:cs="宋体"/>
        </w:rPr>
      </w:pPr>
      <w:r>
        <w:rPr>
          <w:rFonts w:hint="eastAsia" w:ascii="宋体" w:hAnsi="宋体" w:cs="宋体"/>
        </w:rPr>
        <w:t>数据（DATA）字节长度可变，指由CCO下发给STA的数据内容。</w:t>
      </w:r>
    </w:p>
    <w:p w14:paraId="7A79A6A2">
      <w:pPr>
        <w:pStyle w:val="7"/>
        <w:rPr>
          <w:rFonts w:hint="eastAsia"/>
        </w:rPr>
      </w:pPr>
      <w:bookmarkStart w:id="186" w:name="_Toc219190486"/>
      <w:r>
        <w:t>上行业务报文格式</w:t>
      </w:r>
      <w:bookmarkEnd w:id="186"/>
    </w:p>
    <w:p w14:paraId="7F5FB33A">
      <w:pPr>
        <w:autoSpaceDE w:val="0"/>
        <w:autoSpaceDN w:val="0"/>
        <w:ind w:firstLine="420"/>
        <w:rPr>
          <w:rFonts w:hint="eastAsia" w:ascii="宋体" w:hAnsi="宋体" w:cs="宋体"/>
          <w:szCs w:val="24"/>
        </w:rPr>
      </w:pPr>
      <w:r>
        <w:rPr>
          <w:rFonts w:hint="eastAsia" w:ascii="宋体" w:hAnsi="宋体" w:cs="宋体"/>
          <w:szCs w:val="24"/>
        </w:rPr>
        <w:t>STA向CCO发送的数据透传的上行业务数据单元如</w:t>
      </w:r>
      <w:r>
        <w:rPr>
          <w:rFonts w:hint="eastAsia" w:ascii="宋体" w:hAnsi="宋体" w:cs="宋体"/>
          <w:szCs w:val="24"/>
          <w:lang w:eastAsia="zh-CN"/>
        </w:rPr>
        <w:fldChar w:fldCharType="begin"/>
      </w:r>
      <w:r>
        <w:rPr>
          <w:rFonts w:hint="eastAsia" w:ascii="宋体" w:hAnsi="宋体" w:cs="宋体"/>
          <w:szCs w:val="24"/>
          <w:lang w:eastAsia="zh-CN"/>
        </w:rPr>
        <w:instrText xml:space="preserve"> REF _Ref18588 \h </w:instrText>
      </w:r>
      <w:r>
        <w:rPr>
          <w:rFonts w:hint="eastAsia" w:ascii="宋体" w:hAnsi="宋体" w:cs="宋体"/>
          <w:szCs w:val="24"/>
          <w:lang w:eastAsia="zh-CN"/>
        </w:rPr>
        <w:fldChar w:fldCharType="separate"/>
      </w:r>
      <w:r>
        <w:rPr>
          <w:rFonts w:hint="eastAsia" w:ascii="宋体" w:hAnsi="宋体" w:cs="宋体"/>
        </w:rPr>
        <w:t>表 16</w:t>
      </w:r>
      <w:r>
        <w:rPr>
          <w:rFonts w:hint="eastAsia" w:ascii="宋体" w:hAnsi="宋体" w:cs="宋体"/>
          <w:szCs w:val="24"/>
          <w:lang w:eastAsia="zh-CN"/>
        </w:rPr>
        <w:fldChar w:fldCharType="end"/>
      </w:r>
      <w:r>
        <w:rPr>
          <w:rFonts w:hint="eastAsia" w:ascii="宋体" w:hAnsi="宋体" w:cs="宋体"/>
          <w:szCs w:val="24"/>
        </w:rPr>
        <w:t>所示。</w:t>
      </w:r>
    </w:p>
    <w:p w14:paraId="173AD655">
      <w:pPr>
        <w:pStyle w:val="20"/>
        <w:keepNext/>
        <w:numPr>
          <w:ilvl w:val="-1"/>
          <w:numId w:val="0"/>
        </w:numPr>
        <w:ind w:firstLine="0" w:firstLineChars="0"/>
        <w:jc w:val="center"/>
        <w:rPr>
          <w:rFonts w:hint="eastAsia" w:ascii="黑体" w:hAnsi="黑体" w:eastAsia="黑体" w:cs="黑体"/>
          <w:szCs w:val="20"/>
        </w:rPr>
      </w:pPr>
      <w:bookmarkStart w:id="187" w:name="_Ref18588"/>
      <w:bookmarkStart w:id="188" w:name="_Ref219888070"/>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16</w:t>
      </w:r>
      <w:r>
        <w:rPr>
          <w:rFonts w:hint="eastAsia" w:ascii="黑体" w:hAnsi="黑体" w:cs="黑体"/>
        </w:rPr>
        <w:fldChar w:fldCharType="end"/>
      </w:r>
      <w:bookmarkEnd w:id="187"/>
      <w:r>
        <w:rPr>
          <w:rFonts w:hint="eastAsia" w:ascii="黑体" w:hAnsi="黑体" w:cs="黑体"/>
          <w:lang w:val="en-US" w:eastAsia="zh-CN"/>
        </w:rPr>
        <w:t xml:space="preserve"> </w:t>
      </w:r>
      <w:r>
        <w:rPr>
          <w:rFonts w:hint="eastAsia" w:ascii="黑体" w:hAnsi="黑体" w:eastAsia="黑体" w:cs="黑体"/>
          <w:szCs w:val="20"/>
        </w:rPr>
        <w:t>数据透传至模块上行业务报文载荷格式</w:t>
      </w:r>
      <w:bookmarkEnd w:id="188"/>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8"/>
        <w:gridCol w:w="1278"/>
        <w:gridCol w:w="941"/>
        <w:gridCol w:w="1091"/>
        <w:gridCol w:w="1416"/>
        <w:gridCol w:w="1416"/>
      </w:tblGrid>
      <w:tr w14:paraId="4F775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8" w:type="dxa"/>
            <w:tcBorders>
              <w:top w:val="single" w:color="000000" w:sz="4" w:space="0"/>
              <w:left w:val="single" w:color="000000" w:sz="4" w:space="0"/>
              <w:bottom w:val="single" w:color="000000" w:sz="4" w:space="0"/>
              <w:right w:val="single" w:color="000000" w:sz="4" w:space="0"/>
            </w:tcBorders>
            <w:vAlign w:val="center"/>
          </w:tcPr>
          <w:p w14:paraId="1D632FC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字节数：6</w:t>
            </w:r>
          </w:p>
        </w:tc>
        <w:tc>
          <w:tcPr>
            <w:tcW w:w="1278" w:type="dxa"/>
            <w:tcBorders>
              <w:top w:val="single" w:color="000000" w:sz="4" w:space="0"/>
              <w:left w:val="single" w:color="000000" w:sz="4" w:space="0"/>
              <w:bottom w:val="single" w:color="000000" w:sz="4" w:space="0"/>
              <w:right w:val="single" w:color="000000" w:sz="4" w:space="0"/>
            </w:tcBorders>
            <w:vAlign w:val="center"/>
          </w:tcPr>
          <w:p w14:paraId="012BC6F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6</w:t>
            </w:r>
          </w:p>
        </w:tc>
        <w:tc>
          <w:tcPr>
            <w:tcW w:w="941" w:type="dxa"/>
            <w:tcBorders>
              <w:top w:val="single" w:color="000000" w:sz="4" w:space="0"/>
              <w:left w:val="single" w:color="000000" w:sz="4" w:space="0"/>
              <w:bottom w:val="single" w:color="000000" w:sz="4" w:space="0"/>
              <w:right w:val="single" w:color="auto" w:sz="4" w:space="0"/>
            </w:tcBorders>
            <w:vAlign w:val="center"/>
          </w:tcPr>
          <w:p w14:paraId="077CF95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1091" w:type="dxa"/>
            <w:tcBorders>
              <w:top w:val="single" w:color="000000" w:sz="4" w:space="0"/>
              <w:left w:val="single" w:color="000000" w:sz="4" w:space="0"/>
              <w:bottom w:val="single" w:color="000000" w:sz="4" w:space="0"/>
              <w:right w:val="single" w:color="auto" w:sz="4" w:space="0"/>
            </w:tcBorders>
            <w:vAlign w:val="center"/>
          </w:tcPr>
          <w:p w14:paraId="6076C2B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1416" w:type="dxa"/>
            <w:tcBorders>
              <w:top w:val="single" w:color="000000" w:sz="4" w:space="0"/>
              <w:left w:val="single" w:color="auto" w:sz="4" w:space="0"/>
              <w:bottom w:val="single" w:color="000000" w:sz="4" w:space="0"/>
              <w:right w:val="single" w:color="000000" w:sz="4" w:space="0"/>
            </w:tcBorders>
            <w:vAlign w:val="center"/>
          </w:tcPr>
          <w:p w14:paraId="4717F33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1416" w:type="dxa"/>
            <w:tcBorders>
              <w:top w:val="single" w:color="000000" w:sz="4" w:space="0"/>
              <w:left w:val="single" w:color="000000" w:sz="4" w:space="0"/>
              <w:bottom w:val="single" w:color="000000" w:sz="4" w:space="0"/>
              <w:right w:val="single" w:color="000000" w:sz="4" w:space="0"/>
            </w:tcBorders>
            <w:vAlign w:val="center"/>
          </w:tcPr>
          <w:p w14:paraId="7CD9ED7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变长L</w:t>
            </w:r>
          </w:p>
        </w:tc>
      </w:tr>
      <w:tr w14:paraId="166E3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8" w:type="dxa"/>
            <w:tcBorders>
              <w:top w:val="single" w:color="000000" w:sz="4" w:space="0"/>
              <w:left w:val="single" w:color="000000" w:sz="4" w:space="0"/>
              <w:bottom w:val="single" w:color="000000" w:sz="4" w:space="0"/>
              <w:right w:val="single" w:color="000000" w:sz="4" w:space="0"/>
            </w:tcBorders>
            <w:vAlign w:val="center"/>
          </w:tcPr>
          <w:p w14:paraId="2FD03542">
            <w:pPr>
              <w:adjustRightInd w:val="0"/>
              <w:snapToGrid w:val="0"/>
              <w:ind w:firstLine="0" w:firstLineChars="0"/>
              <w:jc w:val="center"/>
              <w:rPr>
                <w:rFonts w:ascii="Calibri" w:hAnsi="Calibri"/>
                <w:sz w:val="18"/>
                <w:szCs w:val="18"/>
              </w:rPr>
            </w:pPr>
            <w:r>
              <w:rPr>
                <w:rFonts w:hint="eastAsia" w:ascii="Calibri" w:hAnsi="Calibri"/>
                <w:sz w:val="18"/>
                <w:szCs w:val="18"/>
              </w:rPr>
              <w:t>源地址</w:t>
            </w:r>
          </w:p>
        </w:tc>
        <w:tc>
          <w:tcPr>
            <w:tcW w:w="1278" w:type="dxa"/>
            <w:tcBorders>
              <w:top w:val="single" w:color="000000" w:sz="4" w:space="0"/>
              <w:left w:val="single" w:color="000000" w:sz="4" w:space="0"/>
              <w:bottom w:val="single" w:color="000000" w:sz="4" w:space="0"/>
              <w:right w:val="single" w:color="000000" w:sz="4" w:space="0"/>
            </w:tcBorders>
            <w:vAlign w:val="center"/>
          </w:tcPr>
          <w:p w14:paraId="619802C9">
            <w:pPr>
              <w:adjustRightInd w:val="0"/>
              <w:snapToGrid w:val="0"/>
              <w:ind w:firstLine="0" w:firstLineChars="0"/>
              <w:jc w:val="center"/>
              <w:rPr>
                <w:rFonts w:ascii="Calibri" w:hAnsi="Calibri"/>
                <w:sz w:val="18"/>
                <w:szCs w:val="18"/>
              </w:rPr>
            </w:pPr>
            <w:r>
              <w:rPr>
                <w:rFonts w:hint="eastAsia" w:ascii="Calibri" w:hAnsi="Calibri"/>
                <w:sz w:val="18"/>
                <w:szCs w:val="18"/>
              </w:rPr>
              <w:t>目标地址</w:t>
            </w:r>
          </w:p>
        </w:tc>
        <w:tc>
          <w:tcPr>
            <w:tcW w:w="941" w:type="dxa"/>
            <w:tcBorders>
              <w:top w:val="single" w:color="000000" w:sz="4" w:space="0"/>
              <w:left w:val="single" w:color="000000" w:sz="4" w:space="0"/>
              <w:bottom w:val="single" w:color="000000" w:sz="4" w:space="0"/>
              <w:right w:val="single" w:color="auto" w:sz="4" w:space="0"/>
            </w:tcBorders>
            <w:vAlign w:val="center"/>
          </w:tcPr>
          <w:p w14:paraId="1FAFC2BF">
            <w:pPr>
              <w:adjustRightInd w:val="0"/>
              <w:snapToGrid w:val="0"/>
              <w:ind w:firstLine="0" w:firstLineChars="0"/>
              <w:jc w:val="center"/>
              <w:rPr>
                <w:rFonts w:ascii="Calibri" w:hAnsi="Calibri"/>
                <w:sz w:val="18"/>
                <w:szCs w:val="18"/>
              </w:rPr>
            </w:pPr>
            <w:r>
              <w:rPr>
                <w:rFonts w:hint="eastAsia" w:ascii="Calibri" w:hAnsi="Calibri"/>
                <w:sz w:val="18"/>
                <w:szCs w:val="18"/>
              </w:rPr>
              <w:t>保留</w:t>
            </w:r>
          </w:p>
        </w:tc>
        <w:tc>
          <w:tcPr>
            <w:tcW w:w="1091" w:type="dxa"/>
            <w:tcBorders>
              <w:top w:val="single" w:color="000000" w:sz="4" w:space="0"/>
              <w:left w:val="single" w:color="000000" w:sz="4" w:space="0"/>
              <w:bottom w:val="single" w:color="000000" w:sz="4" w:space="0"/>
              <w:right w:val="single" w:color="auto" w:sz="4" w:space="0"/>
            </w:tcBorders>
            <w:vAlign w:val="center"/>
          </w:tcPr>
          <w:p w14:paraId="34CED82D">
            <w:pPr>
              <w:adjustRightInd w:val="0"/>
              <w:snapToGrid w:val="0"/>
              <w:ind w:firstLine="0" w:firstLineChars="0"/>
              <w:jc w:val="center"/>
              <w:rPr>
                <w:rFonts w:ascii="Calibri" w:hAnsi="Calibri"/>
                <w:sz w:val="18"/>
                <w:szCs w:val="18"/>
              </w:rPr>
            </w:pPr>
            <w:r>
              <w:rPr>
                <w:rFonts w:hint="eastAsia" w:ascii="Calibri" w:hAnsi="Calibri"/>
                <w:sz w:val="18"/>
                <w:szCs w:val="18"/>
              </w:rPr>
              <w:t>业务代码</w:t>
            </w:r>
          </w:p>
        </w:tc>
        <w:tc>
          <w:tcPr>
            <w:tcW w:w="1416" w:type="dxa"/>
            <w:tcBorders>
              <w:top w:val="single" w:color="000000" w:sz="4" w:space="0"/>
              <w:left w:val="single" w:color="auto" w:sz="4" w:space="0"/>
              <w:bottom w:val="single" w:color="000000" w:sz="4" w:space="0"/>
              <w:right w:val="single" w:color="000000" w:sz="4" w:space="0"/>
            </w:tcBorders>
            <w:vAlign w:val="center"/>
          </w:tcPr>
          <w:p w14:paraId="7E48186D">
            <w:pPr>
              <w:adjustRightInd w:val="0"/>
              <w:snapToGrid w:val="0"/>
              <w:ind w:firstLine="0" w:firstLineChars="0"/>
              <w:jc w:val="center"/>
              <w:rPr>
                <w:rFonts w:ascii="Calibri" w:hAnsi="Calibri"/>
                <w:sz w:val="18"/>
                <w:szCs w:val="18"/>
              </w:rPr>
            </w:pPr>
            <w:r>
              <w:rPr>
                <w:rFonts w:hint="eastAsia" w:ascii="Calibri" w:hAnsi="Calibri"/>
                <w:sz w:val="18"/>
                <w:szCs w:val="18"/>
              </w:rPr>
              <w:t>数据转发长度</w:t>
            </w:r>
          </w:p>
        </w:tc>
        <w:tc>
          <w:tcPr>
            <w:tcW w:w="1416" w:type="dxa"/>
            <w:tcBorders>
              <w:top w:val="single" w:color="000000" w:sz="4" w:space="0"/>
              <w:left w:val="single" w:color="000000" w:sz="4" w:space="0"/>
              <w:bottom w:val="single" w:color="000000" w:sz="4" w:space="0"/>
              <w:right w:val="single" w:color="000000" w:sz="4" w:space="0"/>
            </w:tcBorders>
            <w:vAlign w:val="center"/>
          </w:tcPr>
          <w:p w14:paraId="2EDE04E3">
            <w:pPr>
              <w:adjustRightInd w:val="0"/>
              <w:snapToGrid w:val="0"/>
              <w:ind w:firstLine="0" w:firstLineChars="0"/>
              <w:jc w:val="center"/>
              <w:rPr>
                <w:rFonts w:ascii="Calibri" w:hAnsi="Calibri"/>
                <w:sz w:val="18"/>
                <w:szCs w:val="18"/>
              </w:rPr>
            </w:pPr>
            <w:r>
              <w:rPr>
                <w:rFonts w:hint="eastAsia" w:ascii="Calibri" w:hAnsi="Calibri"/>
                <w:sz w:val="18"/>
                <w:szCs w:val="18"/>
              </w:rPr>
              <w:t>数据内容</w:t>
            </w:r>
          </w:p>
        </w:tc>
      </w:tr>
      <w:tr w14:paraId="2EC96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0" w:type="dxa"/>
            <w:gridSpan w:val="6"/>
            <w:tcBorders>
              <w:top w:val="single" w:color="000000" w:sz="4" w:space="0"/>
              <w:left w:val="single" w:color="000000" w:sz="4" w:space="0"/>
              <w:bottom w:val="single" w:color="000000" w:sz="4" w:space="0"/>
              <w:right w:val="single" w:color="000000" w:sz="4" w:space="0"/>
            </w:tcBorders>
            <w:vAlign w:val="center"/>
          </w:tcPr>
          <w:p w14:paraId="1C9582D8">
            <w:pPr>
              <w:adjustRightInd w:val="0"/>
              <w:snapToGrid w:val="0"/>
              <w:ind w:firstLine="0" w:firstLineChars="0"/>
              <w:jc w:val="center"/>
              <w:rPr>
                <w:rFonts w:ascii="Calibri" w:hAnsi="Calibri"/>
                <w:sz w:val="18"/>
                <w:szCs w:val="18"/>
              </w:rPr>
            </w:pPr>
            <w:r>
              <w:rPr>
                <w:rFonts w:hint="eastAsia" w:ascii="Calibri" w:hAnsi="Calibri"/>
                <w:sz w:val="18"/>
                <w:szCs w:val="18"/>
              </w:rPr>
              <w:t>业务数据单元</w:t>
            </w:r>
          </w:p>
        </w:tc>
      </w:tr>
    </w:tbl>
    <w:p w14:paraId="19DE2DED">
      <w:pPr>
        <w:numPr>
          <w:ilvl w:val="3"/>
          <w:numId w:val="50"/>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89" w:name="_Toc219190487"/>
      <w:r>
        <w:rPr>
          <w:rFonts w:hint="eastAsia" w:ascii="黑体" w:eastAsia="黑体"/>
          <w:color w:val="000000" w:themeColor="text1"/>
          <w:szCs w:val="21"/>
          <w14:textFill>
            <w14:solidFill>
              <w14:schemeClr w14:val="tx1"/>
            </w14:solidFill>
          </w14:textFill>
        </w:rPr>
        <w:t>源地址</w:t>
      </w:r>
      <w:bookmarkEnd w:id="189"/>
    </w:p>
    <w:p w14:paraId="1D0FE5FD">
      <w:pPr>
        <w:autoSpaceDE w:val="0"/>
        <w:autoSpaceDN w:val="0"/>
        <w:ind w:firstLine="420" w:firstLineChars="0"/>
        <w:rPr>
          <w:rFonts w:ascii="宋体"/>
        </w:rPr>
      </w:pPr>
      <w:r>
        <w:rPr>
          <w:rFonts w:ascii="宋体"/>
        </w:rPr>
        <w:t>电表地址</w:t>
      </w:r>
      <w:r>
        <w:rPr>
          <w:rFonts w:hint="eastAsia" w:ascii="宋体"/>
        </w:rPr>
        <w:t>，6字节。</w:t>
      </w:r>
    </w:p>
    <w:p w14:paraId="5DAF20E1">
      <w:pPr>
        <w:numPr>
          <w:ilvl w:val="3"/>
          <w:numId w:val="50"/>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90" w:name="_Toc219190488"/>
      <w:r>
        <w:rPr>
          <w:rFonts w:hint="eastAsia" w:ascii="黑体" w:eastAsia="黑体"/>
          <w:color w:val="000000" w:themeColor="text1"/>
          <w:szCs w:val="21"/>
          <w14:textFill>
            <w14:solidFill>
              <w14:schemeClr w14:val="tx1"/>
            </w14:solidFill>
          </w14:textFill>
        </w:rPr>
        <w:t>目的地址</w:t>
      </w:r>
      <w:bookmarkEnd w:id="190"/>
    </w:p>
    <w:p w14:paraId="6730BFC8">
      <w:pPr>
        <w:autoSpaceDE w:val="0"/>
        <w:autoSpaceDN w:val="0"/>
        <w:ind w:firstLine="420"/>
        <w:rPr>
          <w:rFonts w:hint="eastAsia" w:ascii="宋体" w:hAnsi="宋体" w:cs="宋体"/>
        </w:rPr>
      </w:pPr>
      <w:r>
        <w:rPr>
          <w:rFonts w:hint="eastAsia" w:ascii="宋体" w:hAnsi="宋体" w:cs="宋体"/>
        </w:rPr>
        <w:t>主节点地址，6字节，默认可以填0。</w:t>
      </w:r>
    </w:p>
    <w:p w14:paraId="0C9B25A1">
      <w:pPr>
        <w:numPr>
          <w:ilvl w:val="3"/>
          <w:numId w:val="50"/>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91" w:name="_Toc219190489"/>
      <w:r>
        <w:rPr>
          <w:rFonts w:hint="eastAsia" w:ascii="黑体" w:eastAsia="黑体"/>
          <w:color w:val="000000" w:themeColor="text1"/>
          <w:szCs w:val="21"/>
          <w14:textFill>
            <w14:solidFill>
              <w14:schemeClr w14:val="tx1"/>
            </w14:solidFill>
          </w14:textFill>
        </w:rPr>
        <w:t>保留</w:t>
      </w:r>
      <w:bookmarkEnd w:id="191"/>
    </w:p>
    <w:p w14:paraId="3DAD89BC">
      <w:pPr>
        <w:autoSpaceDE w:val="0"/>
        <w:autoSpaceDN w:val="0"/>
        <w:ind w:firstLine="420"/>
        <w:rPr>
          <w:rFonts w:ascii="宋体"/>
        </w:rPr>
      </w:pPr>
      <w:r>
        <w:rPr>
          <w:rFonts w:ascii="宋体"/>
        </w:rPr>
        <w:t>保留位默认填</w:t>
      </w:r>
      <w:r>
        <w:rPr>
          <w:rFonts w:hint="eastAsia" w:ascii="宋体"/>
        </w:rPr>
        <w:t>0。</w:t>
      </w:r>
    </w:p>
    <w:p w14:paraId="54B4F63B">
      <w:pPr>
        <w:numPr>
          <w:ilvl w:val="3"/>
          <w:numId w:val="50"/>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92" w:name="_Toc219190490"/>
      <w:r>
        <w:rPr>
          <w:rFonts w:hint="eastAsia" w:ascii="黑体" w:eastAsia="黑体"/>
          <w:color w:val="000000" w:themeColor="text1"/>
          <w:szCs w:val="21"/>
          <w14:textFill>
            <w14:solidFill>
              <w14:schemeClr w14:val="tx1"/>
            </w14:solidFill>
          </w14:textFill>
        </w:rPr>
        <w:t>业务代码</w:t>
      </w:r>
      <w:bookmarkEnd w:id="192"/>
    </w:p>
    <w:p w14:paraId="46F8D56C">
      <w:pPr>
        <w:autoSpaceDE w:val="0"/>
        <w:autoSpaceDN w:val="0"/>
        <w:ind w:firstLine="420"/>
        <w:rPr>
          <w:rFonts w:ascii="宋体"/>
        </w:rPr>
      </w:pPr>
      <w:r>
        <w:rPr>
          <w:rFonts w:hint="eastAsia" w:ascii="宋体"/>
        </w:rPr>
        <w:t>同</w:t>
      </w:r>
      <w:r>
        <w:rPr>
          <w:rFonts w:ascii="宋体"/>
        </w:rPr>
        <w:fldChar w:fldCharType="begin"/>
      </w:r>
      <w:r>
        <w:rPr>
          <w:rFonts w:ascii="宋体"/>
        </w:rPr>
        <w:instrText xml:space="preserve"> </w:instrText>
      </w:r>
      <w:r>
        <w:rPr>
          <w:rFonts w:hint="eastAsia" w:ascii="宋体"/>
        </w:rPr>
        <w:instrText xml:space="preserve">REF _Ref219895101 \r \h</w:instrText>
      </w:r>
      <w:r>
        <w:rPr>
          <w:rFonts w:ascii="宋体"/>
        </w:rPr>
        <w:instrText xml:space="preserve"> </w:instrText>
      </w:r>
      <w:r>
        <w:rPr>
          <w:rFonts w:ascii="宋体"/>
        </w:rPr>
        <w:fldChar w:fldCharType="separate"/>
      </w:r>
      <w:r>
        <w:rPr>
          <w:rFonts w:hint="eastAsia" w:ascii="宋体"/>
        </w:rPr>
        <w:t>表6</w:t>
      </w:r>
      <w:r>
        <w:rPr>
          <w:rFonts w:ascii="宋体"/>
        </w:rPr>
        <w:fldChar w:fldCharType="end"/>
      </w:r>
      <w:r>
        <w:rPr>
          <w:rFonts w:hint="eastAsia" w:ascii="宋体"/>
        </w:rPr>
        <w:t>所示。</w:t>
      </w:r>
    </w:p>
    <w:p w14:paraId="10937295">
      <w:pPr>
        <w:numPr>
          <w:ilvl w:val="3"/>
          <w:numId w:val="50"/>
        </w:numPr>
        <w:adjustRightInd w:val="0"/>
        <w:snapToGrid w:val="0"/>
        <w:ind w:firstLineChars="0"/>
        <w:outlineLvl w:val="4"/>
        <w:rPr>
          <w:rFonts w:ascii="黑体" w:eastAsia="黑体"/>
          <w:color w:val="000000" w:themeColor="text1"/>
          <w:szCs w:val="21"/>
          <w14:textFill>
            <w14:solidFill>
              <w14:schemeClr w14:val="tx1"/>
            </w14:solidFill>
          </w14:textFill>
        </w:rPr>
      </w:pPr>
      <w:bookmarkStart w:id="193" w:name="_Toc219190491"/>
      <w:r>
        <w:rPr>
          <w:rFonts w:ascii="黑体" w:eastAsia="黑体"/>
          <w:color w:val="000000" w:themeColor="text1"/>
          <w:szCs w:val="21"/>
          <w14:textFill>
            <w14:solidFill>
              <w14:schemeClr w14:val="tx1"/>
            </w14:solidFill>
          </w14:textFill>
        </w:rPr>
        <w:t>数据转发长度</w:t>
      </w:r>
      <w:bookmarkEnd w:id="193"/>
    </w:p>
    <w:p w14:paraId="78AB1DFB">
      <w:pPr>
        <w:autoSpaceDE w:val="0"/>
        <w:autoSpaceDN w:val="0"/>
        <w:ind w:firstLine="420"/>
        <w:rPr>
          <w:rFonts w:ascii="宋体"/>
        </w:rPr>
      </w:pPr>
      <w:r>
        <w:rPr>
          <w:rFonts w:hint="eastAsia" w:ascii="宋体"/>
        </w:rPr>
        <w:t>数据长度是16比特的字段，指从STA发送给CCO应答数据的长度，即实际数据（DATA）域的长度。</w:t>
      </w:r>
    </w:p>
    <w:p w14:paraId="16186185">
      <w:pPr>
        <w:numPr>
          <w:ilvl w:val="3"/>
          <w:numId w:val="50"/>
        </w:numPr>
        <w:adjustRightInd w:val="0"/>
        <w:snapToGrid w:val="0"/>
        <w:ind w:firstLineChars="0"/>
        <w:outlineLvl w:val="4"/>
        <w:rPr>
          <w:rFonts w:ascii="黑体" w:eastAsia="黑体"/>
          <w:color w:val="000000" w:themeColor="text1"/>
          <w:szCs w:val="21"/>
          <w14:textFill>
            <w14:solidFill>
              <w14:schemeClr w14:val="tx1"/>
            </w14:solidFill>
          </w14:textFill>
        </w:rPr>
      </w:pPr>
      <w:r>
        <w:rPr>
          <w:rFonts w:hint="eastAsia" w:ascii="黑体" w:eastAsia="黑体"/>
          <w:color w:val="000000" w:themeColor="text1"/>
          <w:szCs w:val="21"/>
          <w14:textFill>
            <w14:solidFill>
              <w14:schemeClr w14:val="tx1"/>
            </w14:solidFill>
          </w14:textFill>
        </w:rPr>
        <w:t>数据转发内容</w:t>
      </w:r>
    </w:p>
    <w:p w14:paraId="77A5A572">
      <w:pPr>
        <w:autoSpaceDE w:val="0"/>
        <w:autoSpaceDN w:val="0"/>
        <w:ind w:firstLine="420"/>
        <w:rPr>
          <w:rFonts w:ascii="宋体"/>
        </w:rPr>
      </w:pPr>
      <w:r>
        <w:rPr>
          <w:rFonts w:hint="eastAsia" w:ascii="宋体"/>
        </w:rPr>
        <w:t>数据（</w:t>
      </w:r>
      <w:r>
        <w:rPr>
          <w:rFonts w:ascii="宋体"/>
        </w:rPr>
        <w:t>DATA</w:t>
      </w:r>
      <w:r>
        <w:rPr>
          <w:rFonts w:hint="eastAsia" w:ascii="宋体"/>
        </w:rPr>
        <w:t>）字节长度可变，指</w:t>
      </w:r>
      <w:r>
        <w:rPr>
          <w:rFonts w:ascii="宋体"/>
        </w:rPr>
        <w:t>STA</w:t>
      </w:r>
      <w:r>
        <w:rPr>
          <w:rFonts w:hint="eastAsia" w:ascii="宋体"/>
        </w:rPr>
        <w:t>应答给</w:t>
      </w:r>
      <w:r>
        <w:rPr>
          <w:rFonts w:ascii="宋体"/>
        </w:rPr>
        <w:t>CCO</w:t>
      </w:r>
      <w:r>
        <w:rPr>
          <w:rFonts w:hint="eastAsia" w:ascii="宋体"/>
        </w:rPr>
        <w:t>的报文或数据内容。</w:t>
      </w:r>
    </w:p>
    <w:p w14:paraId="01B21198">
      <w:pPr>
        <w:pStyle w:val="7"/>
        <w:rPr>
          <w:rFonts w:hint="eastAsia"/>
          <w:color w:val="EE0000"/>
        </w:rPr>
      </w:pPr>
      <w:bookmarkStart w:id="194" w:name="_Toc219190493"/>
      <w:r>
        <w:rPr>
          <w:color w:val="EE0000"/>
        </w:rPr>
        <w:t>模块监测任务</w:t>
      </w:r>
      <w:bookmarkEnd w:id="194"/>
    </w:p>
    <w:p w14:paraId="2FFBC518">
      <w:pPr>
        <w:autoSpaceDE w:val="0"/>
        <w:autoSpaceDN w:val="0"/>
        <w:ind w:firstLine="420"/>
        <w:rPr>
          <w:rFonts w:hint="eastAsia" w:ascii="宋体" w:hAnsi="宋体" w:cs="宋体"/>
        </w:rPr>
      </w:pPr>
      <w:r>
        <w:rPr>
          <w:rFonts w:hint="eastAsia" w:ascii="宋体" w:hAnsi="宋体" w:cs="宋体"/>
          <w:color w:val="FF0000"/>
        </w:rPr>
        <w:t>模块监测任务的数据内容结构如</w:t>
      </w:r>
      <w:r>
        <w:rPr>
          <w:rFonts w:hint="eastAsia" w:ascii="宋体" w:hAnsi="宋体" w:cs="宋体"/>
          <w:color w:val="FF0000"/>
          <w:lang w:eastAsia="zh-CN"/>
        </w:rPr>
        <w:fldChar w:fldCharType="begin"/>
      </w:r>
      <w:r>
        <w:rPr>
          <w:rFonts w:hint="eastAsia" w:ascii="宋体" w:hAnsi="宋体" w:cs="宋体"/>
          <w:color w:val="FF0000"/>
          <w:lang w:eastAsia="zh-CN"/>
        </w:rPr>
        <w:instrText xml:space="preserve"> REF _Ref18705 \h </w:instrText>
      </w:r>
      <w:r>
        <w:rPr>
          <w:rFonts w:hint="eastAsia" w:ascii="宋体" w:hAnsi="宋体" w:cs="宋体"/>
          <w:color w:val="FF0000"/>
          <w:lang w:eastAsia="zh-CN"/>
        </w:rPr>
        <w:fldChar w:fldCharType="separate"/>
      </w:r>
      <w:r>
        <w:rPr>
          <w:rFonts w:hint="eastAsia" w:ascii="宋体" w:hAnsi="宋体" w:cs="宋体"/>
        </w:rPr>
        <w:t>表 17</w:t>
      </w:r>
      <w:r>
        <w:rPr>
          <w:rFonts w:hint="eastAsia" w:ascii="宋体" w:hAnsi="宋体" w:cs="宋体"/>
          <w:color w:val="FF0000"/>
          <w:lang w:eastAsia="zh-CN"/>
        </w:rPr>
        <w:fldChar w:fldCharType="end"/>
      </w:r>
      <w:r>
        <w:rPr>
          <w:rFonts w:hint="eastAsia" w:ascii="宋体" w:hAnsi="宋体" w:cs="宋体"/>
          <w:color w:val="FF0000"/>
        </w:rPr>
        <w:t>所示。</w:t>
      </w:r>
    </w:p>
    <w:p w14:paraId="1748782B">
      <w:pPr>
        <w:pStyle w:val="20"/>
        <w:keepNext/>
        <w:numPr>
          <w:ilvl w:val="-1"/>
          <w:numId w:val="0"/>
        </w:numPr>
        <w:ind w:firstLine="0" w:firstLineChars="0"/>
        <w:jc w:val="center"/>
        <w:rPr>
          <w:rFonts w:hint="eastAsia" w:ascii="黑体" w:hAnsi="黑体" w:eastAsia="黑体" w:cs="黑体"/>
          <w:color w:val="FF0000"/>
          <w:szCs w:val="20"/>
        </w:rPr>
      </w:pPr>
      <w:bookmarkStart w:id="195" w:name="_Ref18705"/>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17</w:t>
      </w:r>
      <w:r>
        <w:rPr>
          <w:rFonts w:hint="eastAsia" w:ascii="黑体" w:hAnsi="黑体" w:cs="黑体"/>
        </w:rPr>
        <w:fldChar w:fldCharType="end"/>
      </w:r>
      <w:bookmarkEnd w:id="195"/>
      <w:r>
        <w:rPr>
          <w:rFonts w:hint="eastAsia" w:ascii="黑体" w:hAnsi="黑体" w:eastAsia="黑体" w:cs="黑体"/>
          <w:color w:val="FF0000"/>
          <w:szCs w:val="20"/>
        </w:rPr>
        <w:t xml:space="preserve"> </w:t>
      </w:r>
      <w:bookmarkStart w:id="196" w:name="_Ref219888088"/>
      <w:r>
        <w:rPr>
          <w:rFonts w:hint="eastAsia" w:ascii="黑体" w:hAnsi="黑体" w:eastAsia="黑体" w:cs="黑体"/>
          <w:color w:val="FF0000"/>
          <w:szCs w:val="20"/>
        </w:rPr>
        <w:t>模块监测任务数据内容</w:t>
      </w:r>
      <w:bookmarkEnd w:id="196"/>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44"/>
        <w:gridCol w:w="1837"/>
      </w:tblGrid>
      <w:tr w14:paraId="20969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4" w:type="dxa"/>
            <w:tcBorders>
              <w:top w:val="single" w:color="000000" w:sz="4" w:space="0"/>
              <w:left w:val="single" w:color="000000" w:sz="4" w:space="0"/>
              <w:bottom w:val="single" w:color="000000" w:sz="4" w:space="0"/>
              <w:right w:val="single" w:color="000000" w:sz="4" w:space="0"/>
            </w:tcBorders>
            <w:vAlign w:val="center"/>
          </w:tcPr>
          <w:p w14:paraId="6AFB1AC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字节数：1</w:t>
            </w:r>
          </w:p>
        </w:tc>
        <w:tc>
          <w:tcPr>
            <w:tcW w:w="1837" w:type="dxa"/>
            <w:tcBorders>
              <w:top w:val="single" w:color="000000" w:sz="4" w:space="0"/>
              <w:left w:val="single" w:color="000000" w:sz="4" w:space="0"/>
              <w:bottom w:val="single" w:color="000000" w:sz="4" w:space="0"/>
              <w:right w:val="single" w:color="000000" w:sz="4" w:space="0"/>
            </w:tcBorders>
            <w:vAlign w:val="center"/>
          </w:tcPr>
          <w:p w14:paraId="04A7488A">
            <w:pPr>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变长L - 1</w:t>
            </w:r>
          </w:p>
        </w:tc>
      </w:tr>
      <w:tr w14:paraId="2F534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4" w:type="dxa"/>
            <w:tcBorders>
              <w:top w:val="single" w:color="000000" w:sz="4" w:space="0"/>
              <w:left w:val="single" w:color="000000" w:sz="4" w:space="0"/>
              <w:bottom w:val="single" w:color="000000" w:sz="4" w:space="0"/>
              <w:right w:val="single" w:color="000000" w:sz="4" w:space="0"/>
            </w:tcBorders>
            <w:vAlign w:val="center"/>
          </w:tcPr>
          <w:p w14:paraId="4C493EE7">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功能码</w:t>
            </w:r>
          </w:p>
        </w:tc>
        <w:tc>
          <w:tcPr>
            <w:tcW w:w="1837" w:type="dxa"/>
            <w:tcBorders>
              <w:top w:val="single" w:color="000000" w:sz="4" w:space="0"/>
              <w:left w:val="single" w:color="000000" w:sz="4" w:space="0"/>
              <w:bottom w:val="single" w:color="000000" w:sz="4" w:space="0"/>
              <w:right w:val="single" w:color="000000" w:sz="4" w:space="0"/>
            </w:tcBorders>
            <w:vAlign w:val="center"/>
          </w:tcPr>
          <w:p w14:paraId="56B315AC">
            <w:pPr>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功能数据内容</w:t>
            </w:r>
          </w:p>
        </w:tc>
      </w:tr>
      <w:tr w14:paraId="6E73A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81" w:type="dxa"/>
            <w:gridSpan w:val="2"/>
            <w:tcBorders>
              <w:top w:val="single" w:color="000000" w:sz="4" w:space="0"/>
              <w:left w:val="single" w:color="000000" w:sz="4" w:space="0"/>
              <w:bottom w:val="single" w:color="000000" w:sz="4" w:space="0"/>
              <w:right w:val="single" w:color="000000" w:sz="4" w:space="0"/>
            </w:tcBorders>
            <w:vAlign w:val="center"/>
          </w:tcPr>
          <w:p w14:paraId="0ED72358">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数据内容</w:t>
            </w:r>
          </w:p>
        </w:tc>
      </w:tr>
    </w:tbl>
    <w:p w14:paraId="7D8117F6">
      <w:pPr>
        <w:pStyle w:val="148"/>
        <w:outlineLvl w:val="3"/>
        <w:rPr>
          <w:rFonts w:hint="eastAsia"/>
          <w:color w:val="EE0000"/>
        </w:rPr>
      </w:pPr>
      <w:bookmarkStart w:id="197" w:name="_Toc219190494"/>
      <w:r>
        <w:rPr>
          <w:rFonts w:hint="eastAsia"/>
          <w:color w:val="EE0000"/>
        </w:rPr>
        <w:t>任务配置下行报文</w:t>
      </w:r>
      <w:bookmarkEnd w:id="197"/>
    </w:p>
    <w:p w14:paraId="562F4C5E">
      <w:pPr>
        <w:autoSpaceDE w:val="0"/>
        <w:autoSpaceDN w:val="0"/>
        <w:ind w:firstLine="420"/>
        <w:rPr>
          <w:rFonts w:hint="eastAsia" w:ascii="宋体" w:hAnsi="宋体" w:cs="宋体"/>
          <w:color w:val="FF0000"/>
        </w:rPr>
      </w:pPr>
      <w:r>
        <w:rPr>
          <w:rFonts w:hint="eastAsia" w:ascii="宋体" w:hAnsi="宋体" w:cs="宋体"/>
          <w:color w:val="FF0000"/>
        </w:rPr>
        <w:t>配置模块监测任务的功能码为0x00, 数据格式如</w:t>
      </w:r>
      <w:r>
        <w:rPr>
          <w:rFonts w:hint="eastAsia" w:ascii="宋体" w:hAnsi="宋体" w:cs="宋体"/>
          <w:color w:val="FF0000"/>
          <w:lang w:eastAsia="zh-CN"/>
        </w:rPr>
        <w:fldChar w:fldCharType="begin"/>
      </w:r>
      <w:r>
        <w:rPr>
          <w:rFonts w:hint="eastAsia" w:ascii="宋体" w:hAnsi="宋体" w:cs="宋体"/>
          <w:color w:val="FF0000"/>
          <w:lang w:eastAsia="zh-CN"/>
        </w:rPr>
        <w:instrText xml:space="preserve"> REF _Ref18810 \h </w:instrText>
      </w:r>
      <w:r>
        <w:rPr>
          <w:rFonts w:hint="eastAsia" w:ascii="宋体" w:hAnsi="宋体" w:cs="宋体"/>
          <w:color w:val="FF0000"/>
          <w:lang w:eastAsia="zh-CN"/>
        </w:rPr>
        <w:fldChar w:fldCharType="separate"/>
      </w:r>
      <w:r>
        <w:rPr>
          <w:rFonts w:hint="eastAsia" w:ascii="宋体" w:hAnsi="宋体" w:cs="宋体"/>
        </w:rPr>
        <w:t>表 18</w:t>
      </w:r>
      <w:r>
        <w:rPr>
          <w:rFonts w:hint="eastAsia" w:ascii="宋体" w:hAnsi="宋体" w:cs="宋体"/>
          <w:color w:val="FF0000"/>
          <w:lang w:eastAsia="zh-CN"/>
        </w:rPr>
        <w:fldChar w:fldCharType="end"/>
      </w:r>
      <w:r>
        <w:rPr>
          <w:rFonts w:hint="eastAsia" w:ascii="宋体" w:hAnsi="宋体" w:cs="宋体"/>
          <w:color w:val="FF0000"/>
        </w:rPr>
        <w:t>所示。</w:t>
      </w:r>
    </w:p>
    <w:p w14:paraId="7C8CDE9E">
      <w:pPr>
        <w:pStyle w:val="20"/>
        <w:keepNext/>
        <w:numPr>
          <w:ilvl w:val="-1"/>
          <w:numId w:val="0"/>
        </w:numPr>
        <w:ind w:firstLine="0" w:firstLineChars="0"/>
        <w:jc w:val="center"/>
        <w:rPr>
          <w:rFonts w:hint="eastAsia" w:ascii="黑体" w:hAnsi="黑体" w:eastAsia="黑体" w:cs="黑体"/>
          <w:color w:val="FF0000"/>
          <w:szCs w:val="20"/>
        </w:rPr>
      </w:pPr>
      <w:bookmarkStart w:id="198" w:name="_Ref18810"/>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18</w:t>
      </w:r>
      <w:r>
        <w:rPr>
          <w:rFonts w:hint="eastAsia" w:ascii="黑体" w:hAnsi="黑体" w:cs="黑体"/>
        </w:rPr>
        <w:fldChar w:fldCharType="end"/>
      </w:r>
      <w:bookmarkEnd w:id="198"/>
      <w:r>
        <w:rPr>
          <w:rFonts w:hint="eastAsia" w:ascii="黑体" w:hAnsi="黑体" w:eastAsia="黑体" w:cs="黑体"/>
          <w:color w:val="FF0000"/>
          <w:szCs w:val="20"/>
        </w:rPr>
        <w:t xml:space="preserve"> </w:t>
      </w:r>
      <w:bookmarkStart w:id="199" w:name="_Ref219888106"/>
      <w:r>
        <w:rPr>
          <w:rFonts w:hint="eastAsia" w:ascii="黑体" w:hAnsi="黑体" w:eastAsia="黑体" w:cs="黑体"/>
          <w:color w:val="FF0000"/>
          <w:szCs w:val="20"/>
        </w:rPr>
        <w:t>配置模块监测任务的下行数据格式</w:t>
      </w:r>
      <w:bookmarkEnd w:id="199"/>
    </w:p>
    <w:tbl>
      <w:tblPr>
        <w:tblStyle w:val="5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0"/>
        <w:gridCol w:w="2126"/>
        <w:gridCol w:w="1780"/>
      </w:tblGrid>
      <w:tr w14:paraId="0DE1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180F9C9B">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数据内容</w:t>
            </w:r>
          </w:p>
        </w:tc>
        <w:tc>
          <w:tcPr>
            <w:tcW w:w="2126" w:type="dxa"/>
            <w:vAlign w:val="center"/>
          </w:tcPr>
          <w:p w14:paraId="29F7B2E3">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数据格式</w:t>
            </w:r>
          </w:p>
        </w:tc>
        <w:tc>
          <w:tcPr>
            <w:tcW w:w="1780" w:type="dxa"/>
            <w:vAlign w:val="center"/>
          </w:tcPr>
          <w:p w14:paraId="1E967A5F">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字节数</w:t>
            </w:r>
          </w:p>
        </w:tc>
      </w:tr>
      <w:tr w14:paraId="7294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77799E31">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功能码（固定0）</w:t>
            </w:r>
          </w:p>
        </w:tc>
        <w:tc>
          <w:tcPr>
            <w:tcW w:w="2126" w:type="dxa"/>
            <w:vAlign w:val="center"/>
          </w:tcPr>
          <w:p w14:paraId="0FB6A847">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6D62639D">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1</w:t>
            </w:r>
          </w:p>
        </w:tc>
      </w:tr>
      <w:tr w14:paraId="1388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15B03875">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任务数</w:t>
            </w:r>
          </w:p>
        </w:tc>
        <w:tc>
          <w:tcPr>
            <w:tcW w:w="2126" w:type="dxa"/>
            <w:vAlign w:val="center"/>
          </w:tcPr>
          <w:p w14:paraId="24728F69">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59F47DBE">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1</w:t>
            </w:r>
          </w:p>
        </w:tc>
      </w:tr>
      <w:tr w14:paraId="64B4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02B81B23">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任务1任务号</w:t>
            </w:r>
          </w:p>
        </w:tc>
        <w:tc>
          <w:tcPr>
            <w:tcW w:w="2126" w:type="dxa"/>
            <w:vAlign w:val="center"/>
          </w:tcPr>
          <w:p w14:paraId="6BF5CA1B">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4F575716">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1</w:t>
            </w:r>
          </w:p>
        </w:tc>
      </w:tr>
      <w:tr w14:paraId="77C7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043709FD">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任务1执行起始时间</w:t>
            </w:r>
          </w:p>
        </w:tc>
        <w:tc>
          <w:tcPr>
            <w:tcW w:w="2126" w:type="dxa"/>
            <w:vAlign w:val="center"/>
          </w:tcPr>
          <w:p w14:paraId="4E86D80C">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BCD</w:t>
            </w:r>
          </w:p>
        </w:tc>
        <w:tc>
          <w:tcPr>
            <w:tcW w:w="1780" w:type="dxa"/>
            <w:vAlign w:val="center"/>
          </w:tcPr>
          <w:p w14:paraId="261B137C">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6</w:t>
            </w:r>
          </w:p>
        </w:tc>
      </w:tr>
      <w:tr w14:paraId="73BB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3422C38E">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任务1执行间隔时间</w:t>
            </w:r>
          </w:p>
        </w:tc>
        <w:tc>
          <w:tcPr>
            <w:tcW w:w="2126" w:type="dxa"/>
            <w:vAlign w:val="center"/>
          </w:tcPr>
          <w:p w14:paraId="34B4DDC0">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19ABED50">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2</w:t>
            </w:r>
          </w:p>
        </w:tc>
      </w:tr>
      <w:tr w14:paraId="1F1D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0782B58C">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任务1执行超时时间</w:t>
            </w:r>
          </w:p>
        </w:tc>
        <w:tc>
          <w:tcPr>
            <w:tcW w:w="2126" w:type="dxa"/>
            <w:vAlign w:val="center"/>
          </w:tcPr>
          <w:p w14:paraId="3C7B7B53">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6836F338">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1</w:t>
            </w:r>
          </w:p>
        </w:tc>
      </w:tr>
      <w:tr w14:paraId="2AFC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4F25B8B9">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任务1报文长度</w:t>
            </w:r>
          </w:p>
        </w:tc>
        <w:tc>
          <w:tcPr>
            <w:tcW w:w="2126" w:type="dxa"/>
            <w:vAlign w:val="center"/>
          </w:tcPr>
          <w:p w14:paraId="752C68F2">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43C300A7">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1</w:t>
            </w:r>
          </w:p>
        </w:tc>
      </w:tr>
      <w:tr w14:paraId="785B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423DACE6">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任务1报文</w:t>
            </w:r>
          </w:p>
        </w:tc>
        <w:tc>
          <w:tcPr>
            <w:tcW w:w="2126" w:type="dxa"/>
            <w:vAlign w:val="center"/>
          </w:tcPr>
          <w:p w14:paraId="531ECCF1">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p>
        </w:tc>
        <w:tc>
          <w:tcPr>
            <w:tcW w:w="1780" w:type="dxa"/>
            <w:vAlign w:val="center"/>
          </w:tcPr>
          <w:p w14:paraId="5FA92E23">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L1</w:t>
            </w:r>
          </w:p>
        </w:tc>
      </w:tr>
      <w:tr w14:paraId="1078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gridSpan w:val="3"/>
            <w:vAlign w:val="center"/>
          </w:tcPr>
          <w:p w14:paraId="78B3455A">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w:t>
            </w:r>
          </w:p>
        </w:tc>
      </w:tr>
      <w:tr w14:paraId="533A8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7CFC75E2">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任务n任务号</w:t>
            </w:r>
          </w:p>
        </w:tc>
        <w:tc>
          <w:tcPr>
            <w:tcW w:w="2126" w:type="dxa"/>
            <w:vAlign w:val="center"/>
          </w:tcPr>
          <w:p w14:paraId="7C4359D5">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3EDA2E99">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1</w:t>
            </w:r>
          </w:p>
        </w:tc>
      </w:tr>
      <w:tr w14:paraId="35DF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0709DCFA">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任务n执行起始时间</w:t>
            </w:r>
          </w:p>
        </w:tc>
        <w:tc>
          <w:tcPr>
            <w:tcW w:w="2126" w:type="dxa"/>
            <w:vAlign w:val="center"/>
          </w:tcPr>
          <w:p w14:paraId="206F1FBD">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BCD</w:t>
            </w:r>
          </w:p>
        </w:tc>
        <w:tc>
          <w:tcPr>
            <w:tcW w:w="1780" w:type="dxa"/>
            <w:vAlign w:val="center"/>
          </w:tcPr>
          <w:p w14:paraId="622162FC">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6</w:t>
            </w:r>
          </w:p>
        </w:tc>
      </w:tr>
      <w:tr w14:paraId="527C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51F784A2">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任务n执行间隔时间</w:t>
            </w:r>
          </w:p>
        </w:tc>
        <w:tc>
          <w:tcPr>
            <w:tcW w:w="2126" w:type="dxa"/>
            <w:vAlign w:val="center"/>
          </w:tcPr>
          <w:p w14:paraId="1FA8173E">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0E905794">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2</w:t>
            </w:r>
          </w:p>
        </w:tc>
      </w:tr>
      <w:tr w14:paraId="78C3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0EA591F4">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任务n执行超时时间</w:t>
            </w:r>
          </w:p>
        </w:tc>
        <w:tc>
          <w:tcPr>
            <w:tcW w:w="2126" w:type="dxa"/>
            <w:vAlign w:val="center"/>
          </w:tcPr>
          <w:p w14:paraId="00DD04C0">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3A0BFBB0">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1</w:t>
            </w:r>
          </w:p>
        </w:tc>
      </w:tr>
      <w:tr w14:paraId="5006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7AB181C6">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任务n报文长度</w:t>
            </w:r>
          </w:p>
        </w:tc>
        <w:tc>
          <w:tcPr>
            <w:tcW w:w="2126" w:type="dxa"/>
            <w:vAlign w:val="center"/>
          </w:tcPr>
          <w:p w14:paraId="06CC7129">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6C1DD87B">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1</w:t>
            </w:r>
          </w:p>
        </w:tc>
      </w:tr>
      <w:tr w14:paraId="50F0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3136A26C">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任务n报文</w:t>
            </w:r>
          </w:p>
        </w:tc>
        <w:tc>
          <w:tcPr>
            <w:tcW w:w="2126" w:type="dxa"/>
            <w:vAlign w:val="center"/>
          </w:tcPr>
          <w:p w14:paraId="1801CB53">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p>
        </w:tc>
        <w:tc>
          <w:tcPr>
            <w:tcW w:w="1780" w:type="dxa"/>
            <w:vAlign w:val="center"/>
          </w:tcPr>
          <w:p w14:paraId="17E1EA93">
            <w:pPr>
              <w:pStyle w:val="85"/>
              <w:widowControl w:val="0"/>
              <w:adjustRightInd w:val="0"/>
              <w:snapToGrid w:val="0"/>
              <w:ind w:firstLine="0" w:firstLineChars="0"/>
              <w:jc w:val="center"/>
              <w:rPr>
                <w:rFonts w:hint="eastAsia" w:ascii="宋体" w:hAnsi="宋体" w:eastAsia="宋体" w:cs="宋体"/>
                <w:color w:val="EE0000"/>
                <w:kern w:val="2"/>
                <w:sz w:val="18"/>
                <w:szCs w:val="24"/>
                <w14:ligatures w14:val="none"/>
              </w:rPr>
            </w:pPr>
            <w:r>
              <w:rPr>
                <w:rFonts w:hint="eastAsia" w:ascii="宋体" w:hAnsi="宋体" w:eastAsia="宋体" w:cs="宋体"/>
                <w:color w:val="EE0000"/>
                <w:kern w:val="0"/>
                <w:sz w:val="18"/>
                <w:szCs w:val="18"/>
                <w14:ligatures w14:val="none"/>
              </w:rPr>
              <w:t>Ln</w:t>
            </w:r>
          </w:p>
        </w:tc>
      </w:tr>
    </w:tbl>
    <w:p w14:paraId="32A80C0C">
      <w:pPr>
        <w:pStyle w:val="176"/>
        <w:spacing w:before="0" w:after="0"/>
        <w:rPr>
          <w:rFonts w:hint="eastAsia"/>
          <w:color w:val="EE0000"/>
        </w:rPr>
      </w:pPr>
      <w:r>
        <w:rPr>
          <w:rFonts w:hint="eastAsia"/>
          <w:color w:val="EE0000"/>
        </w:rPr>
        <w:t>任务数</w:t>
      </w:r>
    </w:p>
    <w:p w14:paraId="0AEB674B">
      <w:pPr>
        <w:autoSpaceDE w:val="0"/>
        <w:autoSpaceDN w:val="0"/>
        <w:ind w:firstLine="0" w:firstLineChars="0"/>
        <w:rPr>
          <w:rFonts w:ascii="宋体"/>
          <w:color w:val="FF0000"/>
        </w:rPr>
      </w:pPr>
      <w:r>
        <w:rPr>
          <w:rFonts w:hint="eastAsia" w:ascii="宋体"/>
          <w:color w:val="FF0000"/>
        </w:rPr>
        <w:t xml:space="preserve"> </w:t>
      </w:r>
      <w:r>
        <w:rPr>
          <w:rFonts w:ascii="宋体"/>
          <w:color w:val="FF0000"/>
        </w:rPr>
        <w:t xml:space="preserve">   本次配置的任务总数量</w:t>
      </w:r>
      <w:r>
        <w:rPr>
          <w:rFonts w:hint="eastAsia" w:ascii="宋体"/>
          <w:color w:val="FF0000"/>
        </w:rPr>
        <w:t>。</w:t>
      </w:r>
    </w:p>
    <w:p w14:paraId="2E21B2E1">
      <w:pPr>
        <w:pStyle w:val="176"/>
        <w:spacing w:before="0" w:after="0"/>
        <w:rPr>
          <w:rFonts w:hint="eastAsia"/>
          <w:color w:val="EE0000"/>
        </w:rPr>
      </w:pPr>
      <w:bookmarkStart w:id="200" w:name="_Toc219190496"/>
      <w:r>
        <w:rPr>
          <w:rFonts w:hint="eastAsia"/>
          <w:color w:val="EE0000"/>
        </w:rPr>
        <w:t>任务号</w:t>
      </w:r>
      <w:bookmarkEnd w:id="200"/>
    </w:p>
    <w:p w14:paraId="668B8A68">
      <w:pPr>
        <w:autoSpaceDE w:val="0"/>
        <w:autoSpaceDN w:val="0"/>
        <w:ind w:firstLine="420" w:firstLineChars="0"/>
        <w:rPr>
          <w:rFonts w:ascii="宋体"/>
          <w:color w:val="FF0000"/>
        </w:rPr>
      </w:pPr>
      <w:r>
        <w:rPr>
          <w:rFonts w:hint="eastAsia" w:ascii="宋体"/>
          <w:color w:val="FF0000"/>
        </w:rPr>
        <w:t>任务编号。每个任务编号对应一个唯一的任务，若已存在相同任务号的任务，则用新的任务信息，覆盖当前任务。任务号最大值为0xFE。</w:t>
      </w:r>
    </w:p>
    <w:p w14:paraId="5A1D0592">
      <w:pPr>
        <w:pStyle w:val="176"/>
        <w:spacing w:before="0" w:after="0"/>
        <w:rPr>
          <w:rFonts w:hint="eastAsia"/>
          <w:color w:val="EE0000"/>
        </w:rPr>
      </w:pPr>
      <w:bookmarkStart w:id="201" w:name="_Toc219190497"/>
      <w:r>
        <w:rPr>
          <w:rFonts w:hint="eastAsia"/>
          <w:color w:val="EE0000"/>
        </w:rPr>
        <w:t>执行起始时间</w:t>
      </w:r>
      <w:bookmarkEnd w:id="201"/>
    </w:p>
    <w:p w14:paraId="4AA217B8">
      <w:pPr>
        <w:autoSpaceDE w:val="0"/>
        <w:autoSpaceDN w:val="0"/>
        <w:ind w:firstLine="420"/>
        <w:rPr>
          <w:rFonts w:ascii="宋体"/>
          <w:color w:val="FF0000"/>
        </w:rPr>
      </w:pPr>
      <w:r>
        <w:rPr>
          <w:rFonts w:hint="eastAsia" w:ascii="宋体"/>
          <w:color w:val="FF0000"/>
        </w:rPr>
        <w:t>任务开始执行的时间。格式为YYMMDDhhmmss/年月日时分秒，低字节在前，高字节在后。</w:t>
      </w:r>
    </w:p>
    <w:p w14:paraId="706D7A5D">
      <w:pPr>
        <w:pStyle w:val="176"/>
        <w:spacing w:before="0" w:after="0"/>
        <w:rPr>
          <w:rFonts w:hint="eastAsia"/>
          <w:color w:val="EE0000"/>
        </w:rPr>
      </w:pPr>
      <w:bookmarkStart w:id="202" w:name="_Toc219190498"/>
      <w:r>
        <w:rPr>
          <w:rFonts w:hint="eastAsia"/>
          <w:color w:val="EE0000"/>
        </w:rPr>
        <w:t>执行间隔时间</w:t>
      </w:r>
      <w:bookmarkEnd w:id="202"/>
    </w:p>
    <w:p w14:paraId="44484096">
      <w:pPr>
        <w:autoSpaceDE w:val="0"/>
        <w:autoSpaceDN w:val="0"/>
        <w:ind w:firstLine="420"/>
        <w:rPr>
          <w:rFonts w:ascii="宋体"/>
          <w:color w:val="FF0000"/>
        </w:rPr>
      </w:pPr>
      <w:r>
        <w:rPr>
          <w:rFonts w:hint="eastAsia" w:ascii="宋体"/>
          <w:color w:val="FF0000"/>
        </w:rPr>
        <w:t>任务周期执行间隔，单位为秒，低字节在前，高字节在后。</w:t>
      </w:r>
      <w:r>
        <w:rPr>
          <w:rFonts w:hint="eastAsia" w:ascii="宋体"/>
          <w:color w:val="FF0000"/>
          <w:lang w:val="en-US" w:eastAsia="zh-CN"/>
        </w:rPr>
        <w:t>数值</w:t>
      </w:r>
      <w:r>
        <w:rPr>
          <w:rFonts w:hint="eastAsia" w:ascii="宋体"/>
          <w:color w:val="FF0000"/>
        </w:rPr>
        <w:t>为0表示该任务仅执行一次。</w:t>
      </w:r>
    </w:p>
    <w:p w14:paraId="0A32B2B2">
      <w:pPr>
        <w:pStyle w:val="176"/>
        <w:spacing w:before="0" w:after="0"/>
        <w:rPr>
          <w:rFonts w:hint="eastAsia"/>
          <w:color w:val="EE0000"/>
        </w:rPr>
      </w:pPr>
      <w:bookmarkStart w:id="203" w:name="_Toc219190499"/>
      <w:r>
        <w:rPr>
          <w:rFonts w:hint="eastAsia"/>
          <w:color w:val="EE0000"/>
        </w:rPr>
        <w:t>任务超时时间</w:t>
      </w:r>
      <w:bookmarkEnd w:id="203"/>
    </w:p>
    <w:p w14:paraId="3640BFD6">
      <w:pPr>
        <w:autoSpaceDE w:val="0"/>
        <w:autoSpaceDN w:val="0"/>
        <w:ind w:firstLine="0" w:firstLineChars="0"/>
        <w:rPr>
          <w:rFonts w:ascii="宋体"/>
          <w:color w:val="FF0000"/>
        </w:rPr>
      </w:pPr>
      <w:r>
        <w:rPr>
          <w:rFonts w:hint="eastAsia" w:ascii="宋体"/>
          <w:color w:val="FF0000"/>
        </w:rPr>
        <w:t xml:space="preserve"> </w:t>
      </w:r>
      <w:r>
        <w:rPr>
          <w:rFonts w:ascii="宋体"/>
          <w:color w:val="FF0000"/>
        </w:rPr>
        <w:t xml:space="preserve">   任务执行超时间隔</w:t>
      </w:r>
      <w:r>
        <w:rPr>
          <w:rFonts w:hint="eastAsia" w:ascii="宋体"/>
          <w:color w:val="FF0000"/>
        </w:rPr>
        <w:t>，单位为秒。</w:t>
      </w:r>
      <w:r>
        <w:rPr>
          <w:rFonts w:hint="eastAsia" w:ascii="宋体"/>
          <w:color w:val="FF0000"/>
          <w:lang w:val="en-US" w:eastAsia="zh-CN"/>
        </w:rPr>
        <w:t>数值</w:t>
      </w:r>
      <w:r>
        <w:rPr>
          <w:rFonts w:hint="eastAsia" w:ascii="宋体"/>
          <w:color w:val="FF0000"/>
        </w:rPr>
        <w:t>为0表示该任务不超时。</w:t>
      </w:r>
    </w:p>
    <w:p w14:paraId="3737B635">
      <w:pPr>
        <w:pStyle w:val="176"/>
        <w:spacing w:before="0" w:after="0"/>
        <w:rPr>
          <w:rFonts w:hint="eastAsia"/>
          <w:color w:val="EE0000"/>
        </w:rPr>
      </w:pPr>
      <w:bookmarkStart w:id="204" w:name="_Toc219190500"/>
      <w:r>
        <w:rPr>
          <w:rFonts w:hint="eastAsia"/>
          <w:color w:val="EE0000"/>
        </w:rPr>
        <w:t>任务报文长度</w:t>
      </w:r>
      <w:bookmarkEnd w:id="204"/>
    </w:p>
    <w:p w14:paraId="5E38D385">
      <w:pPr>
        <w:ind w:firstLine="420"/>
        <w:rPr>
          <w:rFonts w:ascii="宋体"/>
          <w:color w:val="FF0000"/>
          <w:kern w:val="0"/>
          <w:szCs w:val="20"/>
        </w:rPr>
      </w:pPr>
      <w:r>
        <w:rPr>
          <w:rFonts w:hint="eastAsia" w:ascii="宋体"/>
          <w:color w:val="FF0000"/>
          <w:kern w:val="0"/>
          <w:szCs w:val="20"/>
        </w:rPr>
        <w:t>任务数据报文的长度。若是预置任务，且任务无相关报文，则填0。</w:t>
      </w:r>
    </w:p>
    <w:p w14:paraId="43BDC541">
      <w:pPr>
        <w:pStyle w:val="176"/>
        <w:spacing w:before="0" w:after="0"/>
        <w:rPr>
          <w:rFonts w:hint="eastAsia"/>
          <w:color w:val="EE0000"/>
        </w:rPr>
      </w:pPr>
      <w:bookmarkStart w:id="205" w:name="_Toc219190501"/>
      <w:r>
        <w:rPr>
          <w:rFonts w:hint="eastAsia"/>
          <w:color w:val="EE0000"/>
        </w:rPr>
        <w:t>任务报文</w:t>
      </w:r>
      <w:bookmarkEnd w:id="205"/>
    </w:p>
    <w:p w14:paraId="336345C3">
      <w:pPr>
        <w:ind w:firstLine="420"/>
        <w:rPr>
          <w:rFonts w:ascii="宋体"/>
          <w:color w:val="FF0000"/>
          <w:kern w:val="0"/>
          <w:szCs w:val="20"/>
        </w:rPr>
      </w:pPr>
      <w:r>
        <w:rPr>
          <w:rFonts w:hint="eastAsia" w:ascii="宋体"/>
          <w:color w:val="FF0000"/>
          <w:kern w:val="0"/>
          <w:szCs w:val="20"/>
        </w:rPr>
        <w:t>任务数据报文内容。</w:t>
      </w:r>
    </w:p>
    <w:p w14:paraId="1B90BA91">
      <w:pPr>
        <w:pStyle w:val="148"/>
        <w:outlineLvl w:val="3"/>
        <w:rPr>
          <w:rFonts w:hint="eastAsia"/>
          <w:color w:val="EE0000"/>
        </w:rPr>
      </w:pPr>
      <w:bookmarkStart w:id="206" w:name="_Toc219190502"/>
      <w:r>
        <w:rPr>
          <w:rFonts w:hint="eastAsia"/>
          <w:color w:val="EE0000"/>
        </w:rPr>
        <w:t>任务配置上行报文</w:t>
      </w:r>
      <w:bookmarkEnd w:id="206"/>
    </w:p>
    <w:p w14:paraId="1AB5DC32">
      <w:pPr>
        <w:autoSpaceDE w:val="0"/>
        <w:autoSpaceDN w:val="0"/>
        <w:ind w:firstLine="420"/>
        <w:rPr>
          <w:rFonts w:ascii="宋体"/>
          <w:color w:val="FF0000"/>
        </w:rPr>
      </w:pPr>
      <w:r>
        <w:rPr>
          <w:rFonts w:hint="eastAsia" w:ascii="宋体"/>
          <w:color w:val="FF0000"/>
        </w:rPr>
        <w:t>上行报文为宽带载波“确认/否认”报文。</w:t>
      </w:r>
    </w:p>
    <w:p w14:paraId="177C6831">
      <w:pPr>
        <w:pStyle w:val="148"/>
        <w:outlineLvl w:val="3"/>
        <w:rPr>
          <w:rFonts w:hint="eastAsia"/>
          <w:color w:val="EE0000"/>
        </w:rPr>
      </w:pPr>
      <w:bookmarkStart w:id="207" w:name="_Toc219190503"/>
      <w:r>
        <w:rPr>
          <w:rFonts w:hint="eastAsia"/>
          <w:color w:val="EE0000"/>
        </w:rPr>
        <w:t>任务查询下行报文</w:t>
      </w:r>
      <w:bookmarkEnd w:id="207"/>
    </w:p>
    <w:p w14:paraId="174A8C3E">
      <w:pPr>
        <w:autoSpaceDE w:val="0"/>
        <w:autoSpaceDN w:val="0"/>
        <w:ind w:firstLine="420"/>
        <w:rPr>
          <w:rFonts w:hint="eastAsia" w:ascii="宋体" w:hAnsi="宋体" w:cs="宋体"/>
          <w:color w:val="FF0000"/>
        </w:rPr>
      </w:pPr>
      <w:r>
        <w:rPr>
          <w:rFonts w:hint="eastAsia" w:ascii="宋体" w:hAnsi="宋体" w:cs="宋体"/>
          <w:color w:val="FF0000"/>
        </w:rPr>
        <w:t>查询模块监测任务的功能码为0x01, 下行数据格式如</w:t>
      </w:r>
      <w:r>
        <w:rPr>
          <w:rFonts w:hint="eastAsia" w:ascii="宋体" w:hAnsi="宋体" w:cs="宋体"/>
          <w:color w:val="FF0000"/>
          <w:lang w:eastAsia="zh-CN"/>
        </w:rPr>
        <w:fldChar w:fldCharType="begin"/>
      </w:r>
      <w:r>
        <w:rPr>
          <w:rFonts w:hint="eastAsia" w:ascii="宋体" w:hAnsi="宋体" w:cs="宋体"/>
          <w:color w:val="FF0000"/>
          <w:lang w:eastAsia="zh-CN"/>
        </w:rPr>
        <w:instrText xml:space="preserve"> REF _Ref18934 \h </w:instrText>
      </w:r>
      <w:r>
        <w:rPr>
          <w:rFonts w:hint="eastAsia" w:ascii="宋体" w:hAnsi="宋体" w:cs="宋体"/>
          <w:color w:val="FF0000"/>
          <w:lang w:eastAsia="zh-CN"/>
        </w:rPr>
        <w:fldChar w:fldCharType="separate"/>
      </w:r>
      <w:r>
        <w:rPr>
          <w:rFonts w:hint="eastAsia" w:ascii="宋体" w:hAnsi="宋体" w:cs="宋体"/>
        </w:rPr>
        <w:t>表 19</w:t>
      </w:r>
      <w:r>
        <w:rPr>
          <w:rFonts w:hint="eastAsia" w:ascii="宋体" w:hAnsi="宋体" w:cs="宋体"/>
          <w:color w:val="FF0000"/>
          <w:lang w:eastAsia="zh-CN"/>
        </w:rPr>
        <w:fldChar w:fldCharType="end"/>
      </w:r>
      <w:r>
        <w:rPr>
          <w:rFonts w:hint="eastAsia" w:ascii="宋体" w:hAnsi="宋体" w:cs="宋体"/>
          <w:color w:val="FF0000"/>
        </w:rPr>
        <w:t>所示。</w:t>
      </w:r>
    </w:p>
    <w:p w14:paraId="57E6D650">
      <w:pPr>
        <w:pStyle w:val="20"/>
        <w:keepNext/>
        <w:numPr>
          <w:ilvl w:val="-1"/>
          <w:numId w:val="0"/>
        </w:numPr>
        <w:ind w:firstLine="0" w:firstLineChars="0"/>
        <w:jc w:val="center"/>
        <w:rPr>
          <w:rFonts w:hint="eastAsia" w:ascii="黑体" w:hAnsi="黑体" w:eastAsia="黑体" w:cs="黑体"/>
          <w:color w:val="FF0000"/>
          <w:szCs w:val="20"/>
        </w:rPr>
      </w:pPr>
      <w:bookmarkStart w:id="208" w:name="_Ref18934"/>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19</w:t>
      </w:r>
      <w:r>
        <w:rPr>
          <w:rFonts w:hint="eastAsia" w:ascii="黑体" w:hAnsi="黑体" w:cs="黑体"/>
        </w:rPr>
        <w:fldChar w:fldCharType="end"/>
      </w:r>
      <w:bookmarkEnd w:id="208"/>
      <w:r>
        <w:rPr>
          <w:rFonts w:hint="eastAsia" w:ascii="黑体" w:hAnsi="黑体" w:eastAsia="黑体" w:cs="黑体"/>
          <w:color w:val="FF0000"/>
          <w:szCs w:val="20"/>
        </w:rPr>
        <w:t xml:space="preserve"> </w:t>
      </w:r>
      <w:bookmarkStart w:id="209" w:name="_Ref219888124"/>
      <w:r>
        <w:rPr>
          <w:rFonts w:hint="eastAsia" w:ascii="黑体" w:hAnsi="黑体" w:eastAsia="黑体" w:cs="黑体"/>
          <w:color w:val="FF0000"/>
          <w:szCs w:val="20"/>
        </w:rPr>
        <w:t>查询模块监测任务的下行数据格式</w:t>
      </w:r>
      <w:bookmarkEnd w:id="209"/>
    </w:p>
    <w:tbl>
      <w:tblPr>
        <w:tblStyle w:val="5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0"/>
        <w:gridCol w:w="2126"/>
        <w:gridCol w:w="1780"/>
      </w:tblGrid>
      <w:tr w14:paraId="59B9E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4390" w:type="dxa"/>
            <w:vAlign w:val="center"/>
          </w:tcPr>
          <w:p w14:paraId="7C8E98B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数据内容</w:t>
            </w:r>
          </w:p>
        </w:tc>
        <w:tc>
          <w:tcPr>
            <w:tcW w:w="2126" w:type="dxa"/>
            <w:vAlign w:val="center"/>
          </w:tcPr>
          <w:p w14:paraId="0584EB6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数据格式</w:t>
            </w:r>
          </w:p>
        </w:tc>
        <w:tc>
          <w:tcPr>
            <w:tcW w:w="1780" w:type="dxa"/>
            <w:vAlign w:val="center"/>
          </w:tcPr>
          <w:p w14:paraId="5746FF3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字节数</w:t>
            </w:r>
          </w:p>
        </w:tc>
      </w:tr>
      <w:tr w14:paraId="62012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4390" w:type="dxa"/>
            <w:vAlign w:val="center"/>
          </w:tcPr>
          <w:p w14:paraId="3D8A037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功能码（固定1）</w:t>
            </w:r>
          </w:p>
        </w:tc>
        <w:tc>
          <w:tcPr>
            <w:tcW w:w="2126" w:type="dxa"/>
            <w:vAlign w:val="center"/>
          </w:tcPr>
          <w:p w14:paraId="72B304C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58CA3FDF">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63F1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4390" w:type="dxa"/>
            <w:vAlign w:val="center"/>
          </w:tcPr>
          <w:p w14:paraId="4B09395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起始任务号</w:t>
            </w:r>
          </w:p>
        </w:tc>
        <w:tc>
          <w:tcPr>
            <w:tcW w:w="2126" w:type="dxa"/>
            <w:vAlign w:val="center"/>
          </w:tcPr>
          <w:p w14:paraId="3BEA4B7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265D4A21">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755E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4390" w:type="dxa"/>
            <w:vAlign w:val="center"/>
          </w:tcPr>
          <w:p w14:paraId="45F4BA3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查询任务数</w:t>
            </w:r>
          </w:p>
        </w:tc>
        <w:tc>
          <w:tcPr>
            <w:tcW w:w="2126" w:type="dxa"/>
            <w:vAlign w:val="center"/>
          </w:tcPr>
          <w:p w14:paraId="5899764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125C2E0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bl>
    <w:p w14:paraId="07B270B7">
      <w:pPr>
        <w:pStyle w:val="176"/>
        <w:spacing w:before="0" w:after="0"/>
        <w:rPr>
          <w:rFonts w:hint="eastAsia"/>
          <w:color w:val="EE0000"/>
        </w:rPr>
      </w:pPr>
      <w:bookmarkStart w:id="210" w:name="_Toc219190504"/>
      <w:r>
        <w:rPr>
          <w:rFonts w:hint="eastAsia"/>
          <w:color w:val="EE0000"/>
        </w:rPr>
        <w:t>起始任务号</w:t>
      </w:r>
      <w:bookmarkEnd w:id="210"/>
    </w:p>
    <w:p w14:paraId="2E459DD1">
      <w:pPr>
        <w:autoSpaceDE w:val="0"/>
        <w:autoSpaceDN w:val="0"/>
        <w:ind w:left="420" w:firstLine="0" w:firstLineChars="0"/>
        <w:rPr>
          <w:rFonts w:ascii="宋体"/>
          <w:color w:val="FF0000"/>
        </w:rPr>
      </w:pPr>
      <w:r>
        <w:rPr>
          <w:rFonts w:hint="eastAsia" w:ascii="宋体"/>
          <w:color w:val="FF0000"/>
        </w:rPr>
        <w:t>本次查询的起始任务号。若该任务号未配置任务，则从第一个有任务的任务号开始回复任务数据。</w:t>
      </w:r>
    </w:p>
    <w:p w14:paraId="69D34F42">
      <w:pPr>
        <w:pStyle w:val="176"/>
        <w:spacing w:before="0" w:after="0"/>
        <w:rPr>
          <w:rFonts w:hint="eastAsia"/>
          <w:color w:val="EE0000"/>
        </w:rPr>
      </w:pPr>
      <w:bookmarkStart w:id="211" w:name="_Toc219190505"/>
      <w:r>
        <w:rPr>
          <w:rFonts w:hint="eastAsia"/>
          <w:color w:val="EE0000"/>
        </w:rPr>
        <w:t>查询任务总数</w:t>
      </w:r>
      <w:bookmarkEnd w:id="211"/>
    </w:p>
    <w:p w14:paraId="3DA32C90">
      <w:pPr>
        <w:ind w:firstLine="420" w:firstLineChars="0"/>
        <w:rPr>
          <w:rFonts w:ascii="宋体"/>
          <w:color w:val="FF0000"/>
          <w:kern w:val="0"/>
          <w:szCs w:val="20"/>
        </w:rPr>
      </w:pPr>
      <w:r>
        <w:rPr>
          <w:rFonts w:hint="eastAsia" w:ascii="宋体"/>
          <w:color w:val="FF0000"/>
          <w:kern w:val="0"/>
          <w:szCs w:val="20"/>
        </w:rPr>
        <w:t>本次查询的任务总数量。实际回复可小于该期望数量，由STA按照实际任务数，或者上行报文长度进行组织。</w:t>
      </w:r>
    </w:p>
    <w:p w14:paraId="406C9A75">
      <w:pPr>
        <w:pStyle w:val="148"/>
        <w:outlineLvl w:val="3"/>
        <w:rPr>
          <w:rFonts w:hint="eastAsia"/>
          <w:color w:val="EE0000"/>
        </w:rPr>
      </w:pPr>
      <w:bookmarkStart w:id="212" w:name="_Toc219190506"/>
      <w:r>
        <w:rPr>
          <w:rFonts w:hint="eastAsia"/>
          <w:color w:val="EE0000"/>
        </w:rPr>
        <w:t>任务查询上行报文</w:t>
      </w:r>
      <w:bookmarkEnd w:id="212"/>
    </w:p>
    <w:p w14:paraId="6C3BD54A">
      <w:pPr>
        <w:autoSpaceDE w:val="0"/>
        <w:autoSpaceDN w:val="0"/>
        <w:ind w:firstLine="420"/>
        <w:rPr>
          <w:rFonts w:hint="eastAsia" w:ascii="宋体" w:hAnsi="宋体" w:cs="宋体"/>
          <w:color w:val="FF0000"/>
        </w:rPr>
      </w:pPr>
      <w:r>
        <w:rPr>
          <w:rFonts w:hint="eastAsia" w:ascii="宋体" w:hAnsi="宋体" w:cs="宋体"/>
          <w:color w:val="FF0000"/>
        </w:rPr>
        <w:t>查询模块监测任务的功能码为0x01, 上行数据格式如</w:t>
      </w:r>
      <w:r>
        <w:rPr>
          <w:rFonts w:hint="eastAsia" w:ascii="宋体" w:hAnsi="宋体" w:cs="宋体"/>
          <w:color w:val="FF0000"/>
          <w:lang w:eastAsia="zh-CN"/>
        </w:rPr>
        <w:fldChar w:fldCharType="begin"/>
      </w:r>
      <w:r>
        <w:rPr>
          <w:rFonts w:hint="eastAsia" w:ascii="宋体" w:hAnsi="宋体" w:cs="宋体"/>
          <w:color w:val="FF0000"/>
          <w:lang w:eastAsia="zh-CN"/>
        </w:rPr>
        <w:instrText xml:space="preserve"> REF _Ref18999 \h </w:instrText>
      </w:r>
      <w:r>
        <w:rPr>
          <w:rFonts w:hint="eastAsia" w:ascii="宋体" w:hAnsi="宋体" w:cs="宋体"/>
          <w:color w:val="FF0000"/>
          <w:lang w:eastAsia="zh-CN"/>
        </w:rPr>
        <w:fldChar w:fldCharType="separate"/>
      </w:r>
      <w:r>
        <w:rPr>
          <w:rFonts w:hint="eastAsia" w:ascii="宋体" w:hAnsi="宋体" w:cs="宋体"/>
        </w:rPr>
        <w:t>表 20</w:t>
      </w:r>
      <w:r>
        <w:rPr>
          <w:rFonts w:hint="eastAsia" w:ascii="宋体" w:hAnsi="宋体" w:cs="宋体"/>
          <w:color w:val="FF0000"/>
          <w:lang w:eastAsia="zh-CN"/>
        </w:rPr>
        <w:fldChar w:fldCharType="end"/>
      </w:r>
      <w:r>
        <w:rPr>
          <w:rFonts w:hint="eastAsia" w:ascii="宋体" w:hAnsi="宋体" w:cs="宋体"/>
          <w:color w:val="FF0000"/>
        </w:rPr>
        <w:t>所示。</w:t>
      </w:r>
    </w:p>
    <w:p w14:paraId="71937C2E">
      <w:pPr>
        <w:pStyle w:val="20"/>
        <w:keepNext/>
        <w:numPr>
          <w:ilvl w:val="-1"/>
          <w:numId w:val="0"/>
        </w:numPr>
        <w:ind w:firstLine="0" w:firstLineChars="0"/>
        <w:jc w:val="center"/>
        <w:rPr>
          <w:rFonts w:hint="eastAsia" w:ascii="黑体" w:hAnsi="黑体" w:eastAsia="黑体" w:cs="黑体"/>
          <w:color w:val="FF0000"/>
          <w:szCs w:val="20"/>
        </w:rPr>
      </w:pPr>
      <w:bookmarkStart w:id="213" w:name="_Ref18999"/>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20</w:t>
      </w:r>
      <w:r>
        <w:rPr>
          <w:rFonts w:hint="eastAsia" w:ascii="黑体" w:hAnsi="黑体" w:cs="黑体"/>
        </w:rPr>
        <w:fldChar w:fldCharType="end"/>
      </w:r>
      <w:bookmarkEnd w:id="213"/>
      <w:r>
        <w:rPr>
          <w:rFonts w:hint="eastAsia" w:ascii="黑体" w:hAnsi="黑体" w:eastAsia="黑体" w:cs="黑体"/>
          <w:color w:val="FF0000"/>
          <w:szCs w:val="20"/>
        </w:rPr>
        <w:t xml:space="preserve"> </w:t>
      </w:r>
      <w:bookmarkStart w:id="214" w:name="_Ref219888144"/>
      <w:r>
        <w:rPr>
          <w:rFonts w:hint="eastAsia" w:ascii="黑体" w:hAnsi="黑体" w:eastAsia="黑体" w:cs="黑体"/>
          <w:color w:val="FF0000"/>
          <w:szCs w:val="20"/>
        </w:rPr>
        <w:t>查询模块监测任务的上行数据格式</w:t>
      </w:r>
      <w:bookmarkEnd w:id="214"/>
    </w:p>
    <w:tbl>
      <w:tblPr>
        <w:tblStyle w:val="5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0"/>
        <w:gridCol w:w="2126"/>
        <w:gridCol w:w="1780"/>
      </w:tblGrid>
      <w:tr w14:paraId="3320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222C589F">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数据内容</w:t>
            </w:r>
          </w:p>
        </w:tc>
        <w:tc>
          <w:tcPr>
            <w:tcW w:w="2126" w:type="dxa"/>
            <w:vAlign w:val="center"/>
          </w:tcPr>
          <w:p w14:paraId="1A509CD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数据格式</w:t>
            </w:r>
          </w:p>
        </w:tc>
        <w:tc>
          <w:tcPr>
            <w:tcW w:w="1780" w:type="dxa"/>
            <w:vAlign w:val="center"/>
          </w:tcPr>
          <w:p w14:paraId="219D85C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字节数</w:t>
            </w:r>
          </w:p>
        </w:tc>
      </w:tr>
      <w:tr w14:paraId="4659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52A7CF41">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功能码（固定1）</w:t>
            </w:r>
          </w:p>
        </w:tc>
        <w:tc>
          <w:tcPr>
            <w:tcW w:w="2126" w:type="dxa"/>
            <w:vAlign w:val="center"/>
          </w:tcPr>
          <w:p w14:paraId="0AC6C97B">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072C377F">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44C6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0F2E1FE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总任务数</w:t>
            </w:r>
          </w:p>
        </w:tc>
        <w:tc>
          <w:tcPr>
            <w:tcW w:w="2126" w:type="dxa"/>
            <w:vAlign w:val="center"/>
          </w:tcPr>
          <w:p w14:paraId="778A094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0591C88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3A81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0E8120E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本次回复的任务数</w:t>
            </w:r>
          </w:p>
        </w:tc>
        <w:tc>
          <w:tcPr>
            <w:tcW w:w="2126" w:type="dxa"/>
            <w:vAlign w:val="center"/>
          </w:tcPr>
          <w:p w14:paraId="0AD83DD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24C87D7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7B32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174A696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任务1任务号</w:t>
            </w:r>
          </w:p>
        </w:tc>
        <w:tc>
          <w:tcPr>
            <w:tcW w:w="2126" w:type="dxa"/>
            <w:vAlign w:val="center"/>
          </w:tcPr>
          <w:p w14:paraId="1CBA218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2BA5301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00E6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531A2341">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任务1执行起始时间</w:t>
            </w:r>
          </w:p>
        </w:tc>
        <w:tc>
          <w:tcPr>
            <w:tcW w:w="2126" w:type="dxa"/>
            <w:vAlign w:val="center"/>
          </w:tcPr>
          <w:p w14:paraId="2CC766BB">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BCD</w:t>
            </w:r>
          </w:p>
        </w:tc>
        <w:tc>
          <w:tcPr>
            <w:tcW w:w="1780" w:type="dxa"/>
            <w:vAlign w:val="center"/>
          </w:tcPr>
          <w:p w14:paraId="78BCDFE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6</w:t>
            </w:r>
          </w:p>
        </w:tc>
      </w:tr>
      <w:tr w14:paraId="7894A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318DE5A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任务1执行间隔时间</w:t>
            </w:r>
          </w:p>
        </w:tc>
        <w:tc>
          <w:tcPr>
            <w:tcW w:w="2126" w:type="dxa"/>
            <w:vAlign w:val="center"/>
          </w:tcPr>
          <w:p w14:paraId="2BAF7AD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0607E97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2</w:t>
            </w:r>
          </w:p>
        </w:tc>
      </w:tr>
      <w:tr w14:paraId="6184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7B2F9997">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任务1执行超时时间</w:t>
            </w:r>
          </w:p>
        </w:tc>
        <w:tc>
          <w:tcPr>
            <w:tcW w:w="2126" w:type="dxa"/>
            <w:vAlign w:val="center"/>
          </w:tcPr>
          <w:p w14:paraId="6C242C0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42B98087">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133E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33D2507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任务1报文长度</w:t>
            </w:r>
          </w:p>
        </w:tc>
        <w:tc>
          <w:tcPr>
            <w:tcW w:w="2126" w:type="dxa"/>
            <w:vAlign w:val="center"/>
          </w:tcPr>
          <w:p w14:paraId="2666789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442D270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200D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4D5DBD0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任务1报文</w:t>
            </w:r>
          </w:p>
        </w:tc>
        <w:tc>
          <w:tcPr>
            <w:tcW w:w="2126" w:type="dxa"/>
            <w:vAlign w:val="center"/>
          </w:tcPr>
          <w:p w14:paraId="20289007">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4F2A2D0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L1</w:t>
            </w:r>
          </w:p>
        </w:tc>
      </w:tr>
      <w:tr w14:paraId="2AFF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gridSpan w:val="3"/>
            <w:vAlign w:val="center"/>
          </w:tcPr>
          <w:p w14:paraId="4CDBE57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w:t>
            </w:r>
          </w:p>
        </w:tc>
      </w:tr>
      <w:tr w14:paraId="1B87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2E62F995">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任务n任务号</w:t>
            </w:r>
          </w:p>
        </w:tc>
        <w:tc>
          <w:tcPr>
            <w:tcW w:w="2126" w:type="dxa"/>
            <w:vAlign w:val="center"/>
          </w:tcPr>
          <w:p w14:paraId="260D9A6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72EA248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7678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362F736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任务n执行起始时间</w:t>
            </w:r>
          </w:p>
        </w:tc>
        <w:tc>
          <w:tcPr>
            <w:tcW w:w="2126" w:type="dxa"/>
            <w:vAlign w:val="center"/>
          </w:tcPr>
          <w:p w14:paraId="556B1AF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BCD</w:t>
            </w:r>
          </w:p>
        </w:tc>
        <w:tc>
          <w:tcPr>
            <w:tcW w:w="1780" w:type="dxa"/>
            <w:vAlign w:val="center"/>
          </w:tcPr>
          <w:p w14:paraId="08F6932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6</w:t>
            </w:r>
          </w:p>
        </w:tc>
      </w:tr>
      <w:tr w14:paraId="39A7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7BFEE9E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任务n执行间隔时间</w:t>
            </w:r>
          </w:p>
        </w:tc>
        <w:tc>
          <w:tcPr>
            <w:tcW w:w="2126" w:type="dxa"/>
            <w:vAlign w:val="center"/>
          </w:tcPr>
          <w:p w14:paraId="7D5F706B">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5168B9A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2</w:t>
            </w:r>
          </w:p>
        </w:tc>
      </w:tr>
      <w:tr w14:paraId="0AF9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781412C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任务n执行超时时间</w:t>
            </w:r>
          </w:p>
        </w:tc>
        <w:tc>
          <w:tcPr>
            <w:tcW w:w="2126" w:type="dxa"/>
            <w:vAlign w:val="center"/>
          </w:tcPr>
          <w:p w14:paraId="35219C7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657D177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18D6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0F9E392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任务n报文长度</w:t>
            </w:r>
          </w:p>
        </w:tc>
        <w:tc>
          <w:tcPr>
            <w:tcW w:w="2126" w:type="dxa"/>
            <w:vAlign w:val="center"/>
          </w:tcPr>
          <w:p w14:paraId="4402B0B5">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3641E40D">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6FB3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7917914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任务n报文</w:t>
            </w:r>
          </w:p>
        </w:tc>
        <w:tc>
          <w:tcPr>
            <w:tcW w:w="2126" w:type="dxa"/>
            <w:vAlign w:val="center"/>
          </w:tcPr>
          <w:p w14:paraId="182E5C91">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45A1EAA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Ln</w:t>
            </w:r>
          </w:p>
        </w:tc>
      </w:tr>
    </w:tbl>
    <w:p w14:paraId="0D0D291F">
      <w:pPr>
        <w:pStyle w:val="176"/>
        <w:spacing w:before="0" w:after="0"/>
        <w:rPr>
          <w:rFonts w:hint="eastAsia"/>
          <w:color w:val="EE0000"/>
        </w:rPr>
      </w:pPr>
      <w:bookmarkStart w:id="215" w:name="_Toc219190507"/>
      <w:r>
        <w:rPr>
          <w:rFonts w:hint="eastAsia"/>
          <w:color w:val="EE0000"/>
        </w:rPr>
        <w:t>总任务数</w:t>
      </w:r>
      <w:bookmarkEnd w:id="215"/>
    </w:p>
    <w:p w14:paraId="2DEC140A">
      <w:pPr>
        <w:autoSpaceDE w:val="0"/>
        <w:autoSpaceDN w:val="0"/>
        <w:ind w:firstLine="420"/>
        <w:rPr>
          <w:rFonts w:ascii="宋体"/>
          <w:color w:val="FF0000"/>
        </w:rPr>
      </w:pPr>
      <w:r>
        <w:rPr>
          <w:rFonts w:hint="eastAsia" w:ascii="宋体"/>
          <w:color w:val="FF0000"/>
        </w:rPr>
        <w:t>STA中的任务总数量。</w:t>
      </w:r>
    </w:p>
    <w:p w14:paraId="4CEF314D">
      <w:pPr>
        <w:pStyle w:val="176"/>
        <w:spacing w:before="0" w:after="0"/>
        <w:rPr>
          <w:rFonts w:hint="eastAsia"/>
          <w:color w:val="EE0000"/>
        </w:rPr>
      </w:pPr>
      <w:bookmarkStart w:id="216" w:name="_Toc219190508"/>
      <w:r>
        <w:rPr>
          <w:color w:val="EE0000"/>
        </w:rPr>
        <w:t>本次回复的任务数</w:t>
      </w:r>
      <w:bookmarkEnd w:id="216"/>
    </w:p>
    <w:p w14:paraId="6124973F">
      <w:pPr>
        <w:autoSpaceDE w:val="0"/>
        <w:autoSpaceDN w:val="0"/>
        <w:ind w:firstLine="420"/>
        <w:rPr>
          <w:rFonts w:ascii="宋体"/>
          <w:color w:val="FF0000"/>
        </w:rPr>
      </w:pPr>
      <w:r>
        <w:rPr>
          <w:rFonts w:hint="eastAsia" w:ascii="宋体"/>
          <w:color w:val="FF0000"/>
        </w:rPr>
        <w:t>本次回复的任务总数量。</w:t>
      </w:r>
    </w:p>
    <w:p w14:paraId="0F4322CE">
      <w:pPr>
        <w:pStyle w:val="176"/>
        <w:spacing w:before="0" w:after="0"/>
        <w:rPr>
          <w:rFonts w:hint="eastAsia"/>
          <w:color w:val="EE0000"/>
        </w:rPr>
      </w:pPr>
      <w:bookmarkStart w:id="217" w:name="_Toc219190509"/>
      <w:r>
        <w:rPr>
          <w:rFonts w:hint="eastAsia"/>
          <w:color w:val="EE0000"/>
        </w:rPr>
        <w:t>任务号</w:t>
      </w:r>
      <w:bookmarkEnd w:id="217"/>
    </w:p>
    <w:p w14:paraId="2EF9CE13">
      <w:pPr>
        <w:autoSpaceDE w:val="0"/>
        <w:autoSpaceDN w:val="0"/>
        <w:ind w:firstLine="420"/>
        <w:rPr>
          <w:rFonts w:ascii="宋体"/>
          <w:color w:val="FF0000"/>
        </w:rPr>
      </w:pPr>
      <w:r>
        <w:rPr>
          <w:rFonts w:ascii="宋体"/>
          <w:color w:val="FF0000"/>
        </w:rPr>
        <w:t>任务编号</w:t>
      </w:r>
      <w:r>
        <w:rPr>
          <w:rFonts w:hint="eastAsia" w:ascii="宋体"/>
          <w:color w:val="FF0000"/>
        </w:rPr>
        <w:t>。</w:t>
      </w:r>
      <w:r>
        <w:rPr>
          <w:rFonts w:ascii="宋体"/>
          <w:color w:val="FF0000"/>
        </w:rPr>
        <w:t>每个任务编号对应一个唯一的任务</w:t>
      </w:r>
      <w:r>
        <w:rPr>
          <w:rFonts w:hint="eastAsia" w:ascii="宋体"/>
          <w:color w:val="FF0000"/>
        </w:rPr>
        <w:t>。</w:t>
      </w:r>
      <w:r>
        <w:rPr>
          <w:rFonts w:ascii="宋体"/>
          <w:color w:val="FF0000"/>
        </w:rPr>
        <w:t>任务号最大值为</w:t>
      </w:r>
      <w:r>
        <w:rPr>
          <w:rFonts w:hint="eastAsia" w:ascii="宋体"/>
          <w:color w:val="FF0000"/>
        </w:rPr>
        <w:t>0x</w:t>
      </w:r>
      <w:r>
        <w:rPr>
          <w:rFonts w:ascii="宋体"/>
          <w:color w:val="FF0000"/>
        </w:rPr>
        <w:t>FE</w:t>
      </w:r>
      <w:r>
        <w:rPr>
          <w:rFonts w:hint="eastAsia" w:ascii="宋体"/>
          <w:color w:val="FF0000"/>
        </w:rPr>
        <w:t>。</w:t>
      </w:r>
    </w:p>
    <w:p w14:paraId="1D9AE56C">
      <w:pPr>
        <w:pStyle w:val="176"/>
        <w:spacing w:before="0" w:after="0"/>
        <w:rPr>
          <w:rFonts w:hint="eastAsia"/>
          <w:color w:val="EE0000"/>
        </w:rPr>
      </w:pPr>
      <w:bookmarkStart w:id="218" w:name="_Toc219190510"/>
      <w:r>
        <w:rPr>
          <w:color w:val="EE0000"/>
        </w:rPr>
        <w:t>执行起始时间</w:t>
      </w:r>
      <w:bookmarkEnd w:id="218"/>
    </w:p>
    <w:p w14:paraId="49F03C37">
      <w:pPr>
        <w:autoSpaceDE w:val="0"/>
        <w:autoSpaceDN w:val="0"/>
        <w:ind w:firstLine="420"/>
        <w:rPr>
          <w:rFonts w:ascii="宋体"/>
          <w:color w:val="FF0000"/>
        </w:rPr>
      </w:pPr>
      <w:r>
        <w:rPr>
          <w:rFonts w:hint="eastAsia" w:ascii="宋体"/>
          <w:color w:val="FF0000"/>
        </w:rPr>
        <w:t>任务开始执行的时间。格式为YYMMDDhhmmss/年月日时分秒，低字节在前，高字节在后。</w:t>
      </w:r>
    </w:p>
    <w:p w14:paraId="5A6016A2">
      <w:pPr>
        <w:pStyle w:val="176"/>
        <w:spacing w:before="0" w:after="0"/>
        <w:rPr>
          <w:rFonts w:hint="eastAsia"/>
          <w:color w:val="EE0000"/>
        </w:rPr>
      </w:pPr>
      <w:bookmarkStart w:id="219" w:name="_Toc219190511"/>
      <w:r>
        <w:rPr>
          <w:rFonts w:hint="eastAsia"/>
          <w:color w:val="EE0000"/>
        </w:rPr>
        <w:t>执行间隔时间</w:t>
      </w:r>
      <w:bookmarkEnd w:id="219"/>
    </w:p>
    <w:p w14:paraId="49A37D01">
      <w:pPr>
        <w:autoSpaceDE w:val="0"/>
        <w:autoSpaceDN w:val="0"/>
        <w:ind w:firstLine="420"/>
        <w:rPr>
          <w:rFonts w:ascii="宋体"/>
          <w:color w:val="FF0000"/>
        </w:rPr>
      </w:pPr>
      <w:r>
        <w:rPr>
          <w:rFonts w:hint="eastAsia" w:ascii="宋体"/>
          <w:color w:val="FF0000"/>
        </w:rPr>
        <w:t>任务周期执行间隔，单位为秒，低字节在前，高字节在后。</w:t>
      </w:r>
      <w:r>
        <w:rPr>
          <w:rFonts w:hint="eastAsia" w:ascii="宋体"/>
          <w:color w:val="FF0000"/>
          <w:lang w:val="en-US" w:eastAsia="zh-CN"/>
        </w:rPr>
        <w:t>数值</w:t>
      </w:r>
      <w:r>
        <w:rPr>
          <w:rFonts w:hint="eastAsia" w:ascii="宋体"/>
          <w:color w:val="FF0000"/>
        </w:rPr>
        <w:t>为0表示该任务仅执行一次。</w:t>
      </w:r>
    </w:p>
    <w:p w14:paraId="335119BF">
      <w:pPr>
        <w:pStyle w:val="176"/>
        <w:spacing w:before="0" w:after="0"/>
        <w:rPr>
          <w:rFonts w:hint="eastAsia"/>
          <w:color w:val="EE0000"/>
        </w:rPr>
      </w:pPr>
      <w:bookmarkStart w:id="220" w:name="_Toc219190512"/>
      <w:r>
        <w:rPr>
          <w:rFonts w:hint="eastAsia"/>
          <w:color w:val="EE0000"/>
        </w:rPr>
        <w:t>任务超时时间</w:t>
      </w:r>
      <w:bookmarkEnd w:id="220"/>
    </w:p>
    <w:p w14:paraId="53A09E84">
      <w:pPr>
        <w:autoSpaceDE w:val="0"/>
        <w:autoSpaceDN w:val="0"/>
        <w:ind w:firstLine="420"/>
        <w:rPr>
          <w:rFonts w:ascii="宋体"/>
          <w:color w:val="FF0000"/>
        </w:rPr>
      </w:pPr>
      <w:r>
        <w:rPr>
          <w:rFonts w:hint="eastAsia" w:ascii="宋体"/>
          <w:color w:val="FF0000"/>
        </w:rPr>
        <w:t>任务执行超时间隔，单位为秒。</w:t>
      </w:r>
      <w:r>
        <w:rPr>
          <w:rFonts w:hint="eastAsia" w:ascii="宋体"/>
          <w:color w:val="FF0000"/>
          <w:lang w:val="en-US" w:eastAsia="zh-CN"/>
        </w:rPr>
        <w:t>数值</w:t>
      </w:r>
      <w:r>
        <w:rPr>
          <w:rFonts w:hint="eastAsia" w:ascii="宋体"/>
          <w:color w:val="FF0000"/>
        </w:rPr>
        <w:t>为0表示该任务不超时。</w:t>
      </w:r>
    </w:p>
    <w:p w14:paraId="49558682">
      <w:pPr>
        <w:pStyle w:val="176"/>
        <w:spacing w:before="0" w:after="0"/>
        <w:rPr>
          <w:rFonts w:hint="eastAsia"/>
          <w:color w:val="EE0000"/>
        </w:rPr>
      </w:pPr>
      <w:bookmarkStart w:id="221" w:name="_Toc219190513"/>
      <w:r>
        <w:rPr>
          <w:rFonts w:hint="eastAsia"/>
          <w:color w:val="EE0000"/>
        </w:rPr>
        <w:t>任务报文长度</w:t>
      </w:r>
      <w:bookmarkEnd w:id="221"/>
    </w:p>
    <w:p w14:paraId="3B869194">
      <w:pPr>
        <w:autoSpaceDE w:val="0"/>
        <w:autoSpaceDN w:val="0"/>
        <w:ind w:firstLine="420"/>
        <w:rPr>
          <w:rFonts w:ascii="宋体"/>
          <w:color w:val="FF0000"/>
        </w:rPr>
      </w:pPr>
      <w:r>
        <w:rPr>
          <w:rFonts w:hint="eastAsia" w:ascii="宋体"/>
          <w:color w:val="FF0000"/>
        </w:rPr>
        <w:t>任务数据报文的长度。若是预置任务，且任务无相关报文，则填0。</w:t>
      </w:r>
    </w:p>
    <w:p w14:paraId="7116060F">
      <w:pPr>
        <w:pStyle w:val="176"/>
        <w:spacing w:before="0" w:after="0"/>
        <w:rPr>
          <w:rFonts w:hint="eastAsia"/>
          <w:color w:val="EE0000"/>
        </w:rPr>
      </w:pPr>
      <w:bookmarkStart w:id="222" w:name="_Toc219190514"/>
      <w:r>
        <w:rPr>
          <w:rFonts w:hint="eastAsia"/>
          <w:color w:val="EE0000"/>
        </w:rPr>
        <w:t>任务报文</w:t>
      </w:r>
      <w:bookmarkEnd w:id="222"/>
    </w:p>
    <w:p w14:paraId="64091749">
      <w:pPr>
        <w:autoSpaceDE w:val="0"/>
        <w:autoSpaceDN w:val="0"/>
        <w:ind w:firstLine="420"/>
        <w:rPr>
          <w:rFonts w:ascii="宋体"/>
          <w:color w:val="FF0000"/>
        </w:rPr>
      </w:pPr>
      <w:r>
        <w:rPr>
          <w:rFonts w:hint="eastAsia" w:ascii="宋体"/>
          <w:color w:val="FF0000"/>
        </w:rPr>
        <w:t>任务数据报文内容。</w:t>
      </w:r>
    </w:p>
    <w:p w14:paraId="0DD3BA6B">
      <w:pPr>
        <w:pStyle w:val="148"/>
        <w:outlineLvl w:val="3"/>
        <w:rPr>
          <w:rFonts w:hint="eastAsia"/>
          <w:color w:val="EE0000"/>
        </w:rPr>
      </w:pPr>
      <w:bookmarkStart w:id="223" w:name="_Toc219190515"/>
      <w:r>
        <w:rPr>
          <w:rFonts w:hint="eastAsia"/>
          <w:color w:val="EE0000"/>
        </w:rPr>
        <w:t>任务删除下行报文</w:t>
      </w:r>
      <w:bookmarkEnd w:id="223"/>
    </w:p>
    <w:p w14:paraId="3AB8E6F8">
      <w:pPr>
        <w:autoSpaceDE w:val="0"/>
        <w:autoSpaceDN w:val="0"/>
        <w:ind w:firstLine="420"/>
        <w:rPr>
          <w:rFonts w:hint="eastAsia" w:ascii="宋体" w:hAnsi="宋体" w:cs="宋体"/>
          <w:color w:val="FF0000"/>
        </w:rPr>
      </w:pPr>
      <w:r>
        <w:rPr>
          <w:rFonts w:hint="eastAsia" w:ascii="宋体" w:hAnsi="宋体" w:cs="宋体"/>
          <w:color w:val="FF0000"/>
        </w:rPr>
        <w:t>删除模块监测任务的功能码为0x02, 下行数据格式如</w:t>
      </w:r>
      <w:r>
        <w:rPr>
          <w:rFonts w:hint="eastAsia" w:ascii="宋体" w:hAnsi="宋体" w:cs="宋体"/>
          <w:color w:val="FF0000"/>
          <w:lang w:eastAsia="zh-CN"/>
        </w:rPr>
        <w:fldChar w:fldCharType="begin"/>
      </w:r>
      <w:r>
        <w:rPr>
          <w:rFonts w:hint="eastAsia" w:ascii="宋体" w:hAnsi="宋体" w:cs="宋体"/>
          <w:color w:val="FF0000"/>
          <w:lang w:eastAsia="zh-CN"/>
        </w:rPr>
        <w:instrText xml:space="preserve"> REF _Ref19075 \h </w:instrText>
      </w:r>
      <w:r>
        <w:rPr>
          <w:rFonts w:hint="eastAsia" w:ascii="宋体" w:hAnsi="宋体" w:cs="宋体"/>
          <w:color w:val="FF0000"/>
          <w:lang w:eastAsia="zh-CN"/>
        </w:rPr>
        <w:fldChar w:fldCharType="separate"/>
      </w:r>
      <w:r>
        <w:rPr>
          <w:rFonts w:hint="eastAsia" w:ascii="宋体" w:hAnsi="宋体" w:cs="宋体"/>
        </w:rPr>
        <w:t>表 21</w:t>
      </w:r>
      <w:r>
        <w:rPr>
          <w:rFonts w:hint="eastAsia" w:ascii="宋体" w:hAnsi="宋体" w:cs="宋体"/>
          <w:color w:val="FF0000"/>
          <w:lang w:eastAsia="zh-CN"/>
        </w:rPr>
        <w:fldChar w:fldCharType="end"/>
      </w:r>
      <w:r>
        <w:rPr>
          <w:rFonts w:hint="eastAsia" w:ascii="宋体" w:hAnsi="宋体" w:cs="宋体"/>
          <w:color w:val="FF0000"/>
        </w:rPr>
        <w:t>所示。</w:t>
      </w:r>
    </w:p>
    <w:p w14:paraId="03CA87C1">
      <w:pPr>
        <w:pStyle w:val="20"/>
        <w:keepNext/>
        <w:numPr>
          <w:ilvl w:val="-1"/>
          <w:numId w:val="0"/>
        </w:numPr>
        <w:ind w:firstLine="0" w:firstLineChars="0"/>
        <w:jc w:val="center"/>
        <w:rPr>
          <w:rFonts w:hint="eastAsia" w:ascii="黑体" w:hAnsi="黑体" w:eastAsia="黑体" w:cs="黑体"/>
          <w:color w:val="FF0000"/>
          <w:szCs w:val="20"/>
        </w:rPr>
      </w:pPr>
      <w:bookmarkStart w:id="224" w:name="_Ref19075"/>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21</w:t>
      </w:r>
      <w:r>
        <w:rPr>
          <w:rFonts w:hint="eastAsia" w:ascii="黑体" w:hAnsi="黑体" w:cs="黑体"/>
        </w:rPr>
        <w:fldChar w:fldCharType="end"/>
      </w:r>
      <w:bookmarkEnd w:id="224"/>
      <w:r>
        <w:rPr>
          <w:rFonts w:hint="eastAsia" w:ascii="黑体" w:hAnsi="黑体" w:eastAsia="黑体" w:cs="黑体"/>
          <w:color w:val="FF0000"/>
          <w:szCs w:val="20"/>
        </w:rPr>
        <w:t xml:space="preserve"> </w:t>
      </w:r>
      <w:bookmarkStart w:id="225" w:name="_Ref219888166"/>
      <w:r>
        <w:rPr>
          <w:rFonts w:hint="eastAsia" w:ascii="黑体" w:hAnsi="黑体" w:eastAsia="黑体" w:cs="黑体"/>
          <w:color w:val="FF0000"/>
          <w:szCs w:val="20"/>
        </w:rPr>
        <w:t>删除模块监测任务下行数据格式</w:t>
      </w:r>
      <w:bookmarkEnd w:id="225"/>
    </w:p>
    <w:tbl>
      <w:tblPr>
        <w:tblStyle w:val="5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0"/>
        <w:gridCol w:w="2126"/>
        <w:gridCol w:w="1780"/>
      </w:tblGrid>
      <w:tr w14:paraId="3BCF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4390" w:type="dxa"/>
            <w:vAlign w:val="center"/>
          </w:tcPr>
          <w:p w14:paraId="330A0E2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数据内容</w:t>
            </w:r>
          </w:p>
        </w:tc>
        <w:tc>
          <w:tcPr>
            <w:tcW w:w="2126" w:type="dxa"/>
            <w:vAlign w:val="center"/>
          </w:tcPr>
          <w:p w14:paraId="23CD86F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数据格式</w:t>
            </w:r>
          </w:p>
        </w:tc>
        <w:tc>
          <w:tcPr>
            <w:tcW w:w="1780" w:type="dxa"/>
            <w:vAlign w:val="center"/>
          </w:tcPr>
          <w:p w14:paraId="1EBFB6A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字节数</w:t>
            </w:r>
          </w:p>
        </w:tc>
      </w:tr>
      <w:tr w14:paraId="1A3B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4390" w:type="dxa"/>
            <w:vAlign w:val="center"/>
          </w:tcPr>
          <w:p w14:paraId="2FED3FE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功能码（固定2）</w:t>
            </w:r>
          </w:p>
        </w:tc>
        <w:tc>
          <w:tcPr>
            <w:tcW w:w="2126" w:type="dxa"/>
            <w:vAlign w:val="center"/>
          </w:tcPr>
          <w:p w14:paraId="3BB97907">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5564E1E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r w14:paraId="0C1B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0" w:type="dxa"/>
            <w:vAlign w:val="center"/>
          </w:tcPr>
          <w:p w14:paraId="1059C3A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任务号</w:t>
            </w:r>
          </w:p>
        </w:tc>
        <w:tc>
          <w:tcPr>
            <w:tcW w:w="2126" w:type="dxa"/>
            <w:vAlign w:val="center"/>
          </w:tcPr>
          <w:p w14:paraId="5EB32A0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BIN</w:t>
            </w:r>
          </w:p>
        </w:tc>
        <w:tc>
          <w:tcPr>
            <w:tcW w:w="1780" w:type="dxa"/>
            <w:vAlign w:val="center"/>
          </w:tcPr>
          <w:p w14:paraId="1A60BC11">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none"/>
              </w:rPr>
            </w:pPr>
            <w:r>
              <w:rPr>
                <w:rFonts w:hint="eastAsia" w:ascii="宋体" w:hAnsi="宋体" w:eastAsia="宋体" w:cs="宋体"/>
                <w:color w:val="EE0000"/>
                <w:kern w:val="0"/>
                <w:sz w:val="18"/>
                <w:szCs w:val="18"/>
                <w14:ligatures w14:val="none"/>
              </w:rPr>
              <w:t>1</w:t>
            </w:r>
          </w:p>
        </w:tc>
      </w:tr>
    </w:tbl>
    <w:p w14:paraId="3257B1A7">
      <w:pPr>
        <w:pStyle w:val="176"/>
        <w:spacing w:before="0" w:after="0"/>
        <w:rPr>
          <w:rFonts w:hint="eastAsia"/>
          <w:color w:val="EE0000"/>
        </w:rPr>
      </w:pPr>
      <w:bookmarkStart w:id="226" w:name="_Toc219190516"/>
      <w:r>
        <w:rPr>
          <w:rFonts w:hint="eastAsia"/>
          <w:color w:val="EE0000"/>
        </w:rPr>
        <w:t>任务号</w:t>
      </w:r>
      <w:bookmarkEnd w:id="226"/>
    </w:p>
    <w:p w14:paraId="5E0174C5">
      <w:pPr>
        <w:autoSpaceDE w:val="0"/>
        <w:autoSpaceDN w:val="0"/>
        <w:ind w:firstLine="420"/>
        <w:rPr>
          <w:rFonts w:ascii="宋体"/>
          <w:color w:val="FF0000"/>
        </w:rPr>
      </w:pPr>
      <w:r>
        <w:rPr>
          <w:rFonts w:ascii="宋体"/>
          <w:color w:val="FF0000"/>
        </w:rPr>
        <w:t>本次删除的任务编号</w:t>
      </w:r>
      <w:r>
        <w:rPr>
          <w:rFonts w:hint="eastAsia" w:ascii="宋体"/>
          <w:color w:val="FF0000"/>
        </w:rPr>
        <w:t>，0xFF</w:t>
      </w:r>
      <w:r>
        <w:rPr>
          <w:rFonts w:ascii="宋体"/>
          <w:color w:val="FF0000"/>
        </w:rPr>
        <w:t xml:space="preserve"> 表示一次性删除所有任务</w:t>
      </w:r>
      <w:r>
        <w:rPr>
          <w:rFonts w:hint="eastAsia" w:ascii="宋体"/>
          <w:color w:val="FF0000"/>
        </w:rPr>
        <w:t>。</w:t>
      </w:r>
    </w:p>
    <w:p w14:paraId="3710B708">
      <w:pPr>
        <w:pStyle w:val="148"/>
        <w:outlineLvl w:val="3"/>
        <w:rPr>
          <w:rFonts w:hint="eastAsia"/>
          <w:color w:val="EE0000"/>
        </w:rPr>
      </w:pPr>
      <w:bookmarkStart w:id="227" w:name="_Toc219190517"/>
      <w:r>
        <w:rPr>
          <w:rFonts w:hint="eastAsia"/>
          <w:color w:val="EE0000"/>
        </w:rPr>
        <w:t>任务删除上行报文</w:t>
      </w:r>
      <w:bookmarkEnd w:id="227"/>
    </w:p>
    <w:p w14:paraId="747888AC">
      <w:pPr>
        <w:autoSpaceDE w:val="0"/>
        <w:autoSpaceDN w:val="0"/>
        <w:ind w:firstLine="420"/>
        <w:rPr>
          <w:rFonts w:ascii="宋体" w:cs="宋体"/>
          <w:szCs w:val="21"/>
        </w:rPr>
      </w:pPr>
      <w:r>
        <w:rPr>
          <w:rFonts w:hint="eastAsia" w:ascii="宋体"/>
          <w:color w:val="FF0000"/>
        </w:rPr>
        <w:t>上行报文为宽带载波“确认/否认”报文。</w:t>
      </w:r>
    </w:p>
    <w:p w14:paraId="68AD4E2A">
      <w:pPr>
        <w:pStyle w:val="8"/>
        <w:rPr>
          <w:rFonts w:hint="eastAsia"/>
          <w:color w:val="EE0000"/>
        </w:rPr>
      </w:pPr>
      <w:bookmarkStart w:id="228" w:name="_Toc219190518"/>
      <w:r>
        <w:rPr>
          <w:color w:val="EE0000"/>
        </w:rPr>
        <w:t>0</w:t>
      </w:r>
      <w:r>
        <w:rPr>
          <w:rFonts w:hint="eastAsia"/>
          <w:color w:val="EE0000"/>
        </w:rPr>
        <w:t>x0</w:t>
      </w:r>
      <w:r>
        <w:rPr>
          <w:color w:val="EE0000"/>
        </w:rPr>
        <w:t>2</w:t>
      </w:r>
      <w:r>
        <w:rPr>
          <w:rFonts w:hint="eastAsia"/>
          <w:color w:val="EE0000"/>
        </w:rPr>
        <w:t>：</w:t>
      </w:r>
      <w:r>
        <w:rPr>
          <w:color w:val="EE0000"/>
        </w:rPr>
        <w:t>并发抄读端设备</w:t>
      </w:r>
      <w:bookmarkEnd w:id="228"/>
    </w:p>
    <w:p w14:paraId="41FB434F">
      <w:pPr>
        <w:autoSpaceDE w:val="0"/>
        <w:autoSpaceDN w:val="0"/>
        <w:ind w:firstLine="420" w:firstLineChars="0"/>
        <w:rPr>
          <w:rFonts w:hint="eastAsia" w:ascii="宋体" w:hAnsi="宋体" w:cs="宋体"/>
          <w:color w:val="FF0000"/>
        </w:rPr>
      </w:pPr>
      <w:r>
        <w:rPr>
          <w:rFonts w:hint="eastAsia" w:ascii="宋体" w:hAnsi="宋体" w:cs="宋体"/>
          <w:color w:val="FF0000"/>
        </w:rPr>
        <w:t>CCO将需要转发的多数据项内容传输至STA，STA从报文中提取出转发数据内容并传送给STA所连接的终端（例如电能表、采集器等）。</w:t>
      </w:r>
    </w:p>
    <w:p w14:paraId="3A44949F">
      <w:pPr>
        <w:pStyle w:val="7"/>
        <w:rPr>
          <w:rFonts w:hint="eastAsia"/>
          <w:color w:val="EE0000"/>
        </w:rPr>
      </w:pPr>
      <w:bookmarkStart w:id="229" w:name="_Toc219190519"/>
      <w:r>
        <w:rPr>
          <w:color w:val="EE0000"/>
        </w:rPr>
        <w:t>下行业务报文格式</w:t>
      </w:r>
      <w:bookmarkEnd w:id="229"/>
    </w:p>
    <w:p w14:paraId="645A34DE">
      <w:pPr>
        <w:autoSpaceDE w:val="0"/>
        <w:autoSpaceDN w:val="0"/>
        <w:ind w:firstLine="420"/>
        <w:rPr>
          <w:rFonts w:hint="eastAsia" w:ascii="宋体" w:hAnsi="宋体" w:cs="宋体"/>
          <w:color w:val="FF0000"/>
        </w:rPr>
      </w:pPr>
      <w:r>
        <w:rPr>
          <w:rFonts w:hint="eastAsia" w:ascii="宋体" w:hAnsi="宋体" w:cs="宋体"/>
          <w:color w:val="FF0000"/>
        </w:rPr>
        <w:t>并发抄读端设备下行业务报文载荷格式如</w:t>
      </w:r>
      <w:r>
        <w:rPr>
          <w:rFonts w:hint="eastAsia" w:ascii="宋体" w:hAnsi="宋体" w:cs="宋体"/>
          <w:color w:val="FF0000"/>
          <w:lang w:val="en-US"/>
        </w:rPr>
        <w:fldChar w:fldCharType="begin"/>
      </w:r>
      <w:r>
        <w:rPr>
          <w:rFonts w:hint="eastAsia" w:ascii="宋体" w:hAnsi="宋体" w:cs="宋体"/>
          <w:color w:val="FF0000"/>
          <w:lang w:val="en-US"/>
        </w:rPr>
        <w:instrText xml:space="preserve"> REF _Ref19159 \h </w:instrText>
      </w:r>
      <w:r>
        <w:rPr>
          <w:rFonts w:hint="eastAsia" w:ascii="宋体" w:hAnsi="宋体" w:cs="宋体"/>
          <w:color w:val="FF0000"/>
          <w:lang w:val="en-US"/>
        </w:rPr>
        <w:fldChar w:fldCharType="separate"/>
      </w:r>
      <w:r>
        <w:rPr>
          <w:rFonts w:hint="eastAsia" w:ascii="宋体" w:hAnsi="宋体" w:cs="宋体"/>
        </w:rPr>
        <w:t>表 22</w:t>
      </w:r>
      <w:r>
        <w:rPr>
          <w:rFonts w:hint="eastAsia" w:ascii="宋体" w:hAnsi="宋体" w:cs="宋体"/>
          <w:color w:val="FF0000"/>
          <w:lang w:val="en-US"/>
        </w:rPr>
        <w:fldChar w:fldCharType="end"/>
      </w:r>
      <w:r>
        <w:rPr>
          <w:rFonts w:hint="eastAsia" w:ascii="宋体" w:hAnsi="宋体" w:cs="宋体"/>
          <w:color w:val="FF0000"/>
        </w:rPr>
        <w:t>所示。</w:t>
      </w:r>
    </w:p>
    <w:p w14:paraId="7073D9C7">
      <w:pPr>
        <w:pStyle w:val="20"/>
        <w:keepNext/>
        <w:numPr>
          <w:ilvl w:val="-1"/>
          <w:numId w:val="0"/>
        </w:numPr>
        <w:ind w:firstLine="0" w:firstLineChars="0"/>
        <w:jc w:val="center"/>
        <w:rPr>
          <w:rFonts w:hint="eastAsia" w:ascii="黑体" w:hAnsi="黑体" w:eastAsia="黑体" w:cs="黑体"/>
          <w:color w:val="EE0000"/>
          <w:szCs w:val="20"/>
        </w:rPr>
      </w:pPr>
      <w:bookmarkStart w:id="230" w:name="_Ref19159"/>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22</w:t>
      </w:r>
      <w:r>
        <w:rPr>
          <w:rFonts w:hint="eastAsia" w:ascii="黑体" w:hAnsi="黑体" w:cs="黑体"/>
        </w:rPr>
        <w:fldChar w:fldCharType="end"/>
      </w:r>
      <w:bookmarkEnd w:id="230"/>
      <w:r>
        <w:rPr>
          <w:rFonts w:hint="eastAsia" w:ascii="黑体" w:hAnsi="黑体" w:eastAsia="黑体" w:cs="黑体"/>
          <w:color w:val="EE0000"/>
          <w:szCs w:val="20"/>
        </w:rPr>
        <w:t xml:space="preserve"> </w:t>
      </w:r>
      <w:bookmarkStart w:id="231" w:name="_Ref219888181"/>
      <w:r>
        <w:rPr>
          <w:rFonts w:hint="eastAsia" w:ascii="黑体" w:hAnsi="黑体" w:eastAsia="黑体" w:cs="黑体"/>
          <w:color w:val="EE0000"/>
          <w:szCs w:val="20"/>
        </w:rPr>
        <w:t>并发抄读端设备下行业务报文载荷格式</w:t>
      </w:r>
      <w:bookmarkEnd w:id="231"/>
    </w:p>
    <w:tbl>
      <w:tblPr>
        <w:tblStyle w:val="58"/>
        <w:tblW w:w="8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60"/>
        <w:gridCol w:w="2130"/>
        <w:gridCol w:w="2126"/>
        <w:gridCol w:w="1698"/>
      </w:tblGrid>
      <w:tr w14:paraId="6B65F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 w:hRule="atLeast"/>
          <w:jc w:val="center"/>
        </w:trPr>
        <w:tc>
          <w:tcPr>
            <w:tcW w:w="4390" w:type="dxa"/>
            <w:gridSpan w:val="2"/>
            <w:vAlign w:val="center"/>
          </w:tcPr>
          <w:p w14:paraId="70C3E0E4">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数据标识内容</w:t>
            </w:r>
          </w:p>
        </w:tc>
        <w:tc>
          <w:tcPr>
            <w:tcW w:w="2126" w:type="dxa"/>
            <w:vAlign w:val="center"/>
          </w:tcPr>
          <w:p w14:paraId="25978437">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数据格式</w:t>
            </w:r>
          </w:p>
        </w:tc>
        <w:tc>
          <w:tcPr>
            <w:tcW w:w="1698" w:type="dxa"/>
            <w:vAlign w:val="center"/>
          </w:tcPr>
          <w:p w14:paraId="40B7EF59">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字节数</w:t>
            </w:r>
          </w:p>
        </w:tc>
      </w:tr>
      <w:tr w14:paraId="41A4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 w:hRule="atLeast"/>
          <w:jc w:val="center"/>
        </w:trPr>
        <w:tc>
          <w:tcPr>
            <w:tcW w:w="4390" w:type="dxa"/>
            <w:gridSpan w:val="2"/>
            <w:vAlign w:val="center"/>
          </w:tcPr>
          <w:p w14:paraId="4238B04E">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源地址</w:t>
            </w:r>
          </w:p>
        </w:tc>
        <w:tc>
          <w:tcPr>
            <w:tcW w:w="2126" w:type="dxa"/>
            <w:vAlign w:val="center"/>
          </w:tcPr>
          <w:p w14:paraId="13D079BA">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698" w:type="dxa"/>
            <w:vAlign w:val="center"/>
          </w:tcPr>
          <w:p w14:paraId="3FDAA2CC">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6</w:t>
            </w:r>
          </w:p>
        </w:tc>
      </w:tr>
      <w:tr w14:paraId="7158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 w:hRule="atLeast"/>
          <w:jc w:val="center"/>
        </w:trPr>
        <w:tc>
          <w:tcPr>
            <w:tcW w:w="4390" w:type="dxa"/>
            <w:gridSpan w:val="2"/>
            <w:vAlign w:val="center"/>
          </w:tcPr>
          <w:p w14:paraId="53FFE543">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目的地址</w:t>
            </w:r>
          </w:p>
        </w:tc>
        <w:tc>
          <w:tcPr>
            <w:tcW w:w="2126" w:type="dxa"/>
            <w:vAlign w:val="center"/>
          </w:tcPr>
          <w:p w14:paraId="1B0B1C3A">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698" w:type="dxa"/>
            <w:vAlign w:val="center"/>
          </w:tcPr>
          <w:p w14:paraId="14468B3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6</w:t>
            </w:r>
          </w:p>
        </w:tc>
      </w:tr>
      <w:tr w14:paraId="08BC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 w:hRule="atLeast"/>
          <w:jc w:val="center"/>
        </w:trPr>
        <w:tc>
          <w:tcPr>
            <w:tcW w:w="2260" w:type="dxa"/>
            <w:vAlign w:val="center"/>
          </w:tcPr>
          <w:p w14:paraId="58E0088F">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配置字</w:t>
            </w:r>
          </w:p>
        </w:tc>
        <w:tc>
          <w:tcPr>
            <w:tcW w:w="2130" w:type="dxa"/>
            <w:vAlign w:val="center"/>
          </w:tcPr>
          <w:p w14:paraId="25B53017">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保留</w:t>
            </w:r>
          </w:p>
        </w:tc>
        <w:tc>
          <w:tcPr>
            <w:tcW w:w="2126" w:type="dxa"/>
            <w:vMerge w:val="restart"/>
            <w:vAlign w:val="center"/>
          </w:tcPr>
          <w:p w14:paraId="3302A98A">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BS</w:t>
            </w:r>
          </w:p>
        </w:tc>
        <w:tc>
          <w:tcPr>
            <w:tcW w:w="1698" w:type="dxa"/>
            <w:vMerge w:val="restart"/>
            <w:vAlign w:val="center"/>
          </w:tcPr>
          <w:p w14:paraId="082EDC0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1</w:t>
            </w:r>
          </w:p>
        </w:tc>
      </w:tr>
      <w:tr w14:paraId="79FD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 w:hRule="atLeast"/>
          <w:jc w:val="center"/>
        </w:trPr>
        <w:tc>
          <w:tcPr>
            <w:tcW w:w="2260" w:type="dxa"/>
            <w:vAlign w:val="center"/>
          </w:tcPr>
          <w:p w14:paraId="383DF617">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D7 ~ D4</w:t>
            </w:r>
          </w:p>
        </w:tc>
        <w:tc>
          <w:tcPr>
            <w:tcW w:w="2130" w:type="dxa"/>
            <w:vAlign w:val="center"/>
          </w:tcPr>
          <w:p w14:paraId="3C1696A4">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D3 ~ D0</w:t>
            </w:r>
          </w:p>
        </w:tc>
        <w:tc>
          <w:tcPr>
            <w:tcW w:w="2126" w:type="dxa"/>
            <w:vMerge w:val="continue"/>
            <w:vAlign w:val="center"/>
          </w:tcPr>
          <w:p w14:paraId="499DD397">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p>
        </w:tc>
        <w:tc>
          <w:tcPr>
            <w:tcW w:w="1698" w:type="dxa"/>
            <w:vMerge w:val="continue"/>
            <w:vAlign w:val="center"/>
          </w:tcPr>
          <w:p w14:paraId="46CB22A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p>
        </w:tc>
      </w:tr>
      <w:tr w14:paraId="36E31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 w:hRule="atLeast"/>
          <w:jc w:val="center"/>
        </w:trPr>
        <w:tc>
          <w:tcPr>
            <w:tcW w:w="4390" w:type="dxa"/>
            <w:gridSpan w:val="2"/>
            <w:vAlign w:val="center"/>
          </w:tcPr>
          <w:p w14:paraId="1A93CC36">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报文间间隔</w:t>
            </w:r>
          </w:p>
        </w:tc>
        <w:tc>
          <w:tcPr>
            <w:tcW w:w="2126" w:type="dxa"/>
            <w:vAlign w:val="center"/>
          </w:tcPr>
          <w:p w14:paraId="330E06DD">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698" w:type="dxa"/>
            <w:vAlign w:val="center"/>
          </w:tcPr>
          <w:p w14:paraId="3C2A1E8F">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1</w:t>
            </w:r>
          </w:p>
        </w:tc>
      </w:tr>
      <w:tr w14:paraId="7DC8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 w:hRule="atLeast"/>
          <w:jc w:val="center"/>
        </w:trPr>
        <w:tc>
          <w:tcPr>
            <w:tcW w:w="4390" w:type="dxa"/>
            <w:gridSpan w:val="2"/>
            <w:vAlign w:val="center"/>
          </w:tcPr>
          <w:p w14:paraId="412A550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设备超时时间</w:t>
            </w:r>
          </w:p>
        </w:tc>
        <w:tc>
          <w:tcPr>
            <w:tcW w:w="2126" w:type="dxa"/>
            <w:vAlign w:val="center"/>
          </w:tcPr>
          <w:p w14:paraId="100D55C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698" w:type="dxa"/>
            <w:vAlign w:val="center"/>
          </w:tcPr>
          <w:p w14:paraId="6A9F568D">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1</w:t>
            </w:r>
          </w:p>
        </w:tc>
      </w:tr>
      <w:tr w14:paraId="4AFE4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 w:hRule="atLeast"/>
          <w:jc w:val="center"/>
        </w:trPr>
        <w:tc>
          <w:tcPr>
            <w:tcW w:w="4390" w:type="dxa"/>
            <w:gridSpan w:val="2"/>
            <w:vAlign w:val="center"/>
          </w:tcPr>
          <w:p w14:paraId="0A5AF1C6">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保留</w:t>
            </w:r>
          </w:p>
        </w:tc>
        <w:tc>
          <w:tcPr>
            <w:tcW w:w="2126" w:type="dxa"/>
            <w:vAlign w:val="center"/>
          </w:tcPr>
          <w:p w14:paraId="5DF9F4CC">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698" w:type="dxa"/>
            <w:vAlign w:val="center"/>
          </w:tcPr>
          <w:p w14:paraId="593114F8">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1</w:t>
            </w:r>
          </w:p>
        </w:tc>
      </w:tr>
      <w:tr w14:paraId="746B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 w:hRule="atLeast"/>
          <w:jc w:val="center"/>
        </w:trPr>
        <w:tc>
          <w:tcPr>
            <w:tcW w:w="4390" w:type="dxa"/>
            <w:gridSpan w:val="2"/>
            <w:vAlign w:val="center"/>
          </w:tcPr>
          <w:p w14:paraId="17DB3058">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报文列表对象长度L</w:t>
            </w:r>
          </w:p>
        </w:tc>
        <w:tc>
          <w:tcPr>
            <w:tcW w:w="2126" w:type="dxa"/>
            <w:vAlign w:val="center"/>
          </w:tcPr>
          <w:p w14:paraId="4EDA60EE">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698" w:type="dxa"/>
            <w:vAlign w:val="center"/>
          </w:tcPr>
          <w:p w14:paraId="2AC576CF">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2</w:t>
            </w:r>
          </w:p>
        </w:tc>
      </w:tr>
      <w:tr w14:paraId="7FC2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 w:hRule="atLeast"/>
          <w:jc w:val="center"/>
        </w:trPr>
        <w:tc>
          <w:tcPr>
            <w:tcW w:w="4390" w:type="dxa"/>
            <w:gridSpan w:val="2"/>
            <w:vAlign w:val="center"/>
          </w:tcPr>
          <w:p w14:paraId="62405153">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报文列表对象</w:t>
            </w:r>
          </w:p>
        </w:tc>
        <w:tc>
          <w:tcPr>
            <w:tcW w:w="2126" w:type="dxa"/>
            <w:vAlign w:val="center"/>
          </w:tcPr>
          <w:p w14:paraId="587CBB3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698" w:type="dxa"/>
            <w:vAlign w:val="center"/>
          </w:tcPr>
          <w:p w14:paraId="4425F8B4">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L</w:t>
            </w:r>
          </w:p>
        </w:tc>
      </w:tr>
    </w:tbl>
    <w:p w14:paraId="360F194B">
      <w:pPr>
        <w:numPr>
          <w:ilvl w:val="3"/>
          <w:numId w:val="51"/>
        </w:numPr>
        <w:adjustRightInd w:val="0"/>
        <w:snapToGrid w:val="0"/>
        <w:ind w:firstLineChars="0"/>
        <w:outlineLvl w:val="4"/>
        <w:rPr>
          <w:rFonts w:ascii="黑体" w:eastAsia="黑体"/>
          <w:color w:val="EE0000"/>
          <w:szCs w:val="21"/>
        </w:rPr>
      </w:pPr>
      <w:bookmarkStart w:id="232" w:name="_Toc219190520"/>
      <w:r>
        <w:rPr>
          <w:rFonts w:hint="eastAsia" w:ascii="黑体" w:eastAsia="黑体"/>
          <w:color w:val="EE0000"/>
          <w:szCs w:val="21"/>
        </w:rPr>
        <w:t>源地址</w:t>
      </w:r>
      <w:bookmarkEnd w:id="232"/>
    </w:p>
    <w:p w14:paraId="38147F44">
      <w:pPr>
        <w:autoSpaceDE w:val="0"/>
        <w:autoSpaceDN w:val="0"/>
        <w:ind w:firstLine="420" w:firstLineChars="0"/>
        <w:rPr>
          <w:rFonts w:ascii="宋体"/>
          <w:color w:val="FF0000"/>
        </w:rPr>
      </w:pPr>
      <w:r>
        <w:rPr>
          <w:rFonts w:hint="eastAsia" w:ascii="宋体"/>
          <w:color w:val="FF0000"/>
        </w:rPr>
        <w:t>主节点地址，6字节，默认可以填0。</w:t>
      </w:r>
    </w:p>
    <w:p w14:paraId="76994F74">
      <w:pPr>
        <w:numPr>
          <w:ilvl w:val="3"/>
          <w:numId w:val="51"/>
        </w:numPr>
        <w:adjustRightInd w:val="0"/>
        <w:snapToGrid w:val="0"/>
        <w:ind w:firstLineChars="0"/>
        <w:outlineLvl w:val="4"/>
        <w:rPr>
          <w:rFonts w:ascii="黑体" w:eastAsia="黑体"/>
          <w:color w:val="EE0000"/>
          <w:szCs w:val="21"/>
        </w:rPr>
      </w:pPr>
      <w:bookmarkStart w:id="233" w:name="_Toc219190521"/>
      <w:r>
        <w:rPr>
          <w:rFonts w:hint="eastAsia" w:ascii="黑体" w:eastAsia="黑体"/>
          <w:color w:val="EE0000"/>
          <w:szCs w:val="21"/>
        </w:rPr>
        <w:t>目的地址</w:t>
      </w:r>
      <w:bookmarkEnd w:id="233"/>
    </w:p>
    <w:p w14:paraId="4A45CAF1">
      <w:pPr>
        <w:autoSpaceDE w:val="0"/>
        <w:autoSpaceDN w:val="0"/>
        <w:ind w:firstLine="420"/>
        <w:rPr>
          <w:rFonts w:hint="eastAsia" w:ascii="宋体" w:hAnsi="宋体" w:cs="宋体"/>
          <w:color w:val="FF0000"/>
        </w:rPr>
      </w:pPr>
      <w:r>
        <w:rPr>
          <w:rFonts w:hint="eastAsia" w:ascii="宋体" w:hAnsi="宋体" w:cs="宋体"/>
          <w:color w:val="FF0000"/>
        </w:rPr>
        <w:t>实际电表的地址，6字节。</w:t>
      </w:r>
    </w:p>
    <w:p w14:paraId="793FCFA9">
      <w:pPr>
        <w:numPr>
          <w:ilvl w:val="3"/>
          <w:numId w:val="51"/>
        </w:numPr>
        <w:adjustRightInd w:val="0"/>
        <w:snapToGrid w:val="0"/>
        <w:ind w:firstLineChars="0"/>
        <w:outlineLvl w:val="4"/>
        <w:rPr>
          <w:rFonts w:ascii="黑体" w:eastAsia="黑体"/>
          <w:color w:val="EE0000"/>
          <w:szCs w:val="21"/>
        </w:rPr>
      </w:pPr>
      <w:bookmarkStart w:id="234" w:name="_Toc219190522"/>
      <w:r>
        <w:rPr>
          <w:rFonts w:ascii="黑体" w:eastAsia="黑体"/>
          <w:color w:val="EE0000"/>
          <w:szCs w:val="21"/>
        </w:rPr>
        <w:t>保留</w:t>
      </w:r>
      <w:bookmarkEnd w:id="234"/>
    </w:p>
    <w:p w14:paraId="0F2D2DE0">
      <w:pPr>
        <w:autoSpaceDE w:val="0"/>
        <w:autoSpaceDN w:val="0"/>
        <w:ind w:firstLine="420"/>
        <w:rPr>
          <w:rFonts w:hint="eastAsia" w:ascii="宋体" w:hAnsi="宋体" w:cs="宋体"/>
          <w:color w:val="FF0000"/>
        </w:rPr>
      </w:pPr>
      <w:r>
        <w:rPr>
          <w:rFonts w:hint="eastAsia" w:ascii="宋体" w:hAnsi="宋体" w:cs="宋体"/>
          <w:color w:val="FF0000"/>
        </w:rPr>
        <w:t>保留位默认填0。</w:t>
      </w:r>
    </w:p>
    <w:p w14:paraId="7CC520E1">
      <w:pPr>
        <w:numPr>
          <w:ilvl w:val="3"/>
          <w:numId w:val="51"/>
        </w:numPr>
        <w:adjustRightInd w:val="0"/>
        <w:snapToGrid w:val="0"/>
        <w:ind w:firstLineChars="0"/>
        <w:outlineLvl w:val="4"/>
        <w:rPr>
          <w:rFonts w:ascii="黑体" w:eastAsia="黑体"/>
          <w:color w:val="EE0000"/>
          <w:szCs w:val="21"/>
        </w:rPr>
      </w:pPr>
      <w:bookmarkStart w:id="235" w:name="_Toc219190523"/>
      <w:r>
        <w:rPr>
          <w:rFonts w:hint="eastAsia" w:ascii="黑体" w:eastAsia="黑体"/>
          <w:color w:val="EE0000"/>
          <w:szCs w:val="21"/>
        </w:rPr>
        <w:t>配置字</w:t>
      </w:r>
      <w:bookmarkEnd w:id="235"/>
    </w:p>
    <w:p w14:paraId="645A156B">
      <w:pPr>
        <w:pStyle w:val="362"/>
        <w:widowControl/>
        <w:numPr>
          <w:ilvl w:val="0"/>
          <w:numId w:val="52"/>
        </w:numPr>
        <w:ind w:left="777" w:hanging="357" w:firstLineChars="0"/>
        <w:jc w:val="left"/>
        <w:rPr>
          <w:rFonts w:hint="eastAsia" w:ascii="宋体" w:hAnsi="宋体" w:cs="宋体"/>
          <w:color w:val="FF0000"/>
          <w:kern w:val="0"/>
          <w:szCs w:val="21"/>
        </w:rPr>
      </w:pPr>
      <w:r>
        <w:rPr>
          <w:rFonts w:ascii="宋体" w:hAnsi="宋体" w:cs="宋体"/>
          <w:color w:val="FF0000"/>
          <w:kern w:val="0"/>
          <w:sz w:val="21"/>
          <w:szCs w:val="21"/>
        </w:rPr>
        <w:t>D4</w:t>
      </w:r>
      <w:r>
        <w:rPr>
          <w:rFonts w:hint="eastAsia" w:ascii="宋体" w:hAnsi="宋体" w:cs="宋体"/>
          <w:color w:val="FF0000"/>
          <w:kern w:val="0"/>
          <w:sz w:val="21"/>
          <w:szCs w:val="21"/>
        </w:rPr>
        <w:t>：未应答重试标志，</w:t>
      </w:r>
      <w:r>
        <w:rPr>
          <w:rFonts w:ascii="宋体" w:hAnsi="宋体" w:cs="宋体"/>
          <w:color w:val="FF0000"/>
          <w:kern w:val="0"/>
          <w:szCs w:val="21"/>
        </w:rPr>
        <w:t>STA由此判定电能表未应答后是否需要给电能表重发抄读报文，0不重试</w:t>
      </w:r>
      <w:r>
        <w:rPr>
          <w:rFonts w:hint="eastAsia" w:ascii="宋体" w:hAnsi="宋体" w:cs="宋体"/>
          <w:color w:val="FF0000"/>
          <w:kern w:val="0"/>
          <w:szCs w:val="21"/>
        </w:rPr>
        <w:t>，</w:t>
      </w:r>
      <w:r>
        <w:rPr>
          <w:rFonts w:ascii="宋体" w:hAnsi="宋体" w:cs="宋体"/>
          <w:color w:val="FF0000"/>
          <w:kern w:val="0"/>
          <w:szCs w:val="21"/>
        </w:rPr>
        <w:t>1重试</w:t>
      </w:r>
      <w:r>
        <w:rPr>
          <w:rFonts w:hint="eastAsia" w:ascii="宋体" w:hAnsi="宋体" w:cs="宋体"/>
          <w:color w:val="FF0000"/>
          <w:kern w:val="0"/>
          <w:szCs w:val="21"/>
        </w:rPr>
        <w:t>。</w:t>
      </w:r>
    </w:p>
    <w:p w14:paraId="530F6B2A">
      <w:pPr>
        <w:pStyle w:val="362"/>
        <w:widowControl/>
        <w:numPr>
          <w:ilvl w:val="0"/>
          <w:numId w:val="52"/>
        </w:numPr>
        <w:ind w:left="777" w:hanging="357" w:firstLineChars="0"/>
        <w:jc w:val="left"/>
        <w:rPr>
          <w:rFonts w:hint="eastAsia" w:ascii="宋体" w:hAnsi="宋体" w:cs="宋体"/>
          <w:color w:val="FF0000"/>
          <w:kern w:val="0"/>
          <w:szCs w:val="21"/>
        </w:rPr>
      </w:pPr>
      <w:r>
        <w:rPr>
          <w:rFonts w:ascii="宋体" w:hAnsi="宋体" w:cs="宋体"/>
          <w:color w:val="FF0000"/>
          <w:kern w:val="0"/>
          <w:sz w:val="21"/>
          <w:szCs w:val="21"/>
        </w:rPr>
        <w:t>D5：否认重试标志，STA由此判定接收到否认报文后是否需要给电能表重发抄读报文，0不重试</w:t>
      </w:r>
      <w:r>
        <w:rPr>
          <w:rFonts w:hint="eastAsia" w:ascii="宋体" w:hAnsi="宋体" w:cs="宋体"/>
          <w:color w:val="FF0000"/>
          <w:kern w:val="0"/>
          <w:sz w:val="21"/>
          <w:szCs w:val="21"/>
        </w:rPr>
        <w:t>，</w:t>
      </w:r>
      <w:r>
        <w:rPr>
          <w:rFonts w:ascii="宋体" w:hAnsi="宋体" w:cs="宋体"/>
          <w:color w:val="FF0000"/>
          <w:kern w:val="0"/>
          <w:sz w:val="21"/>
          <w:szCs w:val="21"/>
        </w:rPr>
        <w:t>1重试</w:t>
      </w:r>
      <w:r>
        <w:rPr>
          <w:rFonts w:hint="eastAsia" w:ascii="宋体" w:hAnsi="宋体" w:cs="宋体"/>
          <w:color w:val="FF0000"/>
          <w:kern w:val="0"/>
          <w:sz w:val="21"/>
          <w:szCs w:val="21"/>
        </w:rPr>
        <w:t>。</w:t>
      </w:r>
    </w:p>
    <w:p w14:paraId="701568ED">
      <w:pPr>
        <w:pStyle w:val="362"/>
        <w:widowControl/>
        <w:numPr>
          <w:ilvl w:val="0"/>
          <w:numId w:val="52"/>
        </w:numPr>
        <w:ind w:left="777" w:hanging="357" w:firstLineChars="0"/>
        <w:jc w:val="left"/>
        <w:rPr>
          <w:rFonts w:hint="eastAsia" w:ascii="宋体" w:hAnsi="宋体" w:cs="宋体"/>
          <w:color w:val="FF0000"/>
          <w:kern w:val="0"/>
          <w:szCs w:val="21"/>
        </w:rPr>
      </w:pPr>
      <w:r>
        <w:rPr>
          <w:rFonts w:hint="eastAsia" w:ascii="宋体" w:hAnsi="宋体" w:cs="宋体"/>
          <w:color w:val="FF0000"/>
          <w:kern w:val="0"/>
          <w:sz w:val="21"/>
          <w:szCs w:val="21"/>
        </w:rPr>
        <w:t>D</w:t>
      </w:r>
      <w:r>
        <w:rPr>
          <w:rFonts w:ascii="宋体" w:hAnsi="宋体" w:cs="宋体"/>
          <w:color w:val="FF0000"/>
          <w:kern w:val="0"/>
          <w:sz w:val="21"/>
          <w:szCs w:val="21"/>
        </w:rPr>
        <w:t>6</w:t>
      </w:r>
      <w:r>
        <w:rPr>
          <w:rFonts w:hint="eastAsia" w:ascii="宋体" w:hAnsi="宋体" w:cs="宋体"/>
          <w:color w:val="FF0000"/>
          <w:kern w:val="0"/>
          <w:sz w:val="21"/>
          <w:szCs w:val="21"/>
        </w:rPr>
        <w:t>~</w:t>
      </w:r>
      <w:r>
        <w:rPr>
          <w:rFonts w:ascii="宋体" w:hAnsi="宋体" w:cs="宋体"/>
          <w:color w:val="FF0000"/>
          <w:kern w:val="0"/>
          <w:sz w:val="21"/>
          <w:szCs w:val="21"/>
        </w:rPr>
        <w:t>D7</w:t>
      </w:r>
      <w:r>
        <w:rPr>
          <w:rFonts w:hint="eastAsia" w:ascii="宋体" w:hAnsi="宋体" w:cs="宋体"/>
          <w:color w:val="FF0000"/>
          <w:kern w:val="0"/>
          <w:sz w:val="21"/>
          <w:szCs w:val="21"/>
        </w:rPr>
        <w:t>：最大重试次数，</w:t>
      </w:r>
      <w:r>
        <w:rPr>
          <w:rFonts w:ascii="宋体" w:hAnsi="宋体" w:cs="宋体"/>
          <w:color w:val="FF0000"/>
          <w:kern w:val="0"/>
          <w:szCs w:val="21"/>
        </w:rPr>
        <w:t>STA由此判定电能表未应答后且需要重发时，给电能表重发抄读报文的最大次数，重发次数≤3</w:t>
      </w:r>
      <w:r>
        <w:rPr>
          <w:rFonts w:hint="eastAsia" w:ascii="宋体" w:hAnsi="宋体" w:cs="宋体"/>
          <w:color w:val="FF0000"/>
          <w:kern w:val="0"/>
          <w:szCs w:val="21"/>
        </w:rPr>
        <w:t>。</w:t>
      </w:r>
    </w:p>
    <w:p w14:paraId="77FCBA08">
      <w:pPr>
        <w:numPr>
          <w:ilvl w:val="3"/>
          <w:numId w:val="51"/>
        </w:numPr>
        <w:adjustRightInd w:val="0"/>
        <w:snapToGrid w:val="0"/>
        <w:ind w:firstLineChars="0"/>
        <w:outlineLvl w:val="4"/>
        <w:rPr>
          <w:rFonts w:ascii="黑体" w:eastAsia="黑体"/>
          <w:color w:val="EE0000"/>
          <w:szCs w:val="21"/>
        </w:rPr>
      </w:pPr>
      <w:bookmarkStart w:id="236" w:name="_Toc219190524"/>
      <w:r>
        <w:rPr>
          <w:rFonts w:hint="eastAsia" w:ascii="黑体" w:eastAsia="黑体"/>
          <w:color w:val="EE0000"/>
          <w:szCs w:val="21"/>
        </w:rPr>
        <w:t>报文间间隔</w:t>
      </w:r>
      <w:bookmarkEnd w:id="236"/>
    </w:p>
    <w:p w14:paraId="4AF3F145">
      <w:pPr>
        <w:autoSpaceDE w:val="0"/>
        <w:autoSpaceDN w:val="0"/>
        <w:ind w:firstLine="420"/>
        <w:rPr>
          <w:rFonts w:ascii="宋体"/>
          <w:color w:val="FF0000"/>
        </w:rPr>
      </w:pPr>
      <w:r>
        <w:rPr>
          <w:rFonts w:hint="eastAsia" w:ascii="宋体"/>
          <w:color w:val="FF0000"/>
        </w:rPr>
        <w:t>STA与设备进行连续多报文交互时，报文与报文之间的时间间隔，单位是10毫秒。</w:t>
      </w:r>
    </w:p>
    <w:p w14:paraId="4C9B803A">
      <w:pPr>
        <w:numPr>
          <w:ilvl w:val="3"/>
          <w:numId w:val="51"/>
        </w:numPr>
        <w:adjustRightInd w:val="0"/>
        <w:snapToGrid w:val="0"/>
        <w:ind w:firstLineChars="0"/>
        <w:outlineLvl w:val="4"/>
        <w:rPr>
          <w:rFonts w:ascii="黑体" w:eastAsia="黑体"/>
          <w:color w:val="EE0000"/>
          <w:szCs w:val="21"/>
        </w:rPr>
      </w:pPr>
      <w:bookmarkStart w:id="237" w:name="_Toc219190525"/>
      <w:r>
        <w:rPr>
          <w:rFonts w:hint="eastAsia" w:ascii="黑体" w:eastAsia="黑体"/>
          <w:color w:val="EE0000"/>
          <w:szCs w:val="21"/>
        </w:rPr>
        <w:t>设备超时时间</w:t>
      </w:r>
      <w:bookmarkEnd w:id="237"/>
    </w:p>
    <w:p w14:paraId="3E578032">
      <w:pPr>
        <w:autoSpaceDE w:val="0"/>
        <w:autoSpaceDN w:val="0"/>
        <w:ind w:firstLine="420"/>
        <w:rPr>
          <w:rFonts w:ascii="宋体"/>
          <w:color w:val="FF0000"/>
        </w:rPr>
      </w:pPr>
      <w:r>
        <w:rPr>
          <w:rFonts w:ascii="宋体"/>
          <w:color w:val="FF0000"/>
        </w:rPr>
        <w:t>STA将其作为与设备之间通信时</w:t>
      </w:r>
      <w:r>
        <w:rPr>
          <w:rFonts w:hint="eastAsia" w:ascii="宋体"/>
          <w:color w:val="FF0000"/>
          <w:lang w:val="en-US" w:eastAsia="zh-CN"/>
        </w:rPr>
        <w:t>的</w:t>
      </w:r>
      <w:r>
        <w:rPr>
          <w:rFonts w:ascii="宋体"/>
          <w:color w:val="FF0000"/>
        </w:rPr>
        <w:t>超时时间，单位：100毫秒。</w:t>
      </w:r>
    </w:p>
    <w:p w14:paraId="338E130E">
      <w:pPr>
        <w:numPr>
          <w:ilvl w:val="3"/>
          <w:numId w:val="51"/>
        </w:numPr>
        <w:adjustRightInd w:val="0"/>
        <w:snapToGrid w:val="0"/>
        <w:ind w:firstLineChars="0"/>
        <w:outlineLvl w:val="4"/>
        <w:rPr>
          <w:rFonts w:ascii="黑体" w:eastAsia="黑体"/>
          <w:color w:val="EE0000"/>
          <w:szCs w:val="21"/>
        </w:rPr>
      </w:pPr>
      <w:bookmarkStart w:id="238" w:name="_Toc219190526"/>
      <w:r>
        <w:rPr>
          <w:rFonts w:ascii="黑体" w:eastAsia="黑体"/>
          <w:color w:val="EE0000"/>
          <w:szCs w:val="21"/>
        </w:rPr>
        <w:t>报文列表对象长度L</w:t>
      </w:r>
      <w:bookmarkEnd w:id="238"/>
    </w:p>
    <w:p w14:paraId="4484A011">
      <w:pPr>
        <w:autoSpaceDE w:val="0"/>
        <w:autoSpaceDN w:val="0"/>
        <w:ind w:firstLine="420"/>
        <w:rPr>
          <w:rFonts w:ascii="宋体"/>
          <w:color w:val="FF0000"/>
        </w:rPr>
      </w:pPr>
      <w:r>
        <w:rPr>
          <w:rFonts w:hint="eastAsia" w:ascii="宋体"/>
          <w:color w:val="FF0000"/>
        </w:rPr>
        <w:t>从CCO发送给STA多数据项抄读数据的长度，即报文列表对象字段的长度。</w:t>
      </w:r>
    </w:p>
    <w:p w14:paraId="28F23BAF">
      <w:pPr>
        <w:numPr>
          <w:ilvl w:val="3"/>
          <w:numId w:val="51"/>
        </w:numPr>
        <w:adjustRightInd w:val="0"/>
        <w:snapToGrid w:val="0"/>
        <w:ind w:firstLineChars="0"/>
        <w:outlineLvl w:val="4"/>
        <w:rPr>
          <w:rFonts w:ascii="黑体" w:eastAsia="黑体"/>
          <w:color w:val="EE0000"/>
          <w:szCs w:val="21"/>
        </w:rPr>
      </w:pPr>
      <w:bookmarkStart w:id="239" w:name="_Toc219190527"/>
      <w:r>
        <w:rPr>
          <w:rFonts w:ascii="黑体" w:eastAsia="黑体"/>
          <w:color w:val="EE0000"/>
          <w:szCs w:val="21"/>
        </w:rPr>
        <w:t>报文列表对象</w:t>
      </w:r>
      <w:bookmarkEnd w:id="239"/>
    </w:p>
    <w:p w14:paraId="0EED82F4">
      <w:pPr>
        <w:autoSpaceDE w:val="0"/>
        <w:autoSpaceDN w:val="0"/>
        <w:ind w:firstLine="420" w:firstLineChars="0"/>
        <w:rPr>
          <w:rFonts w:hint="eastAsia" w:ascii="宋体" w:hAnsi="宋体" w:cs="宋体"/>
        </w:rPr>
      </w:pPr>
      <w:r>
        <w:rPr>
          <w:rFonts w:hint="eastAsia" w:ascii="宋体" w:hAnsi="宋体" w:cs="宋体"/>
          <w:color w:val="FF0000"/>
        </w:rPr>
        <w:t>报文列表对象允许携带多条抄读报文，格式如</w:t>
      </w:r>
      <w:r>
        <w:rPr>
          <w:rFonts w:hint="eastAsia" w:ascii="宋体" w:hAnsi="宋体" w:cs="宋体"/>
          <w:color w:val="FF0000"/>
          <w:lang w:eastAsia="zh-CN"/>
        </w:rPr>
        <w:fldChar w:fldCharType="begin"/>
      </w:r>
      <w:r>
        <w:rPr>
          <w:rFonts w:hint="eastAsia" w:ascii="宋体" w:hAnsi="宋体" w:cs="宋体"/>
          <w:color w:val="FF0000"/>
          <w:lang w:eastAsia="zh-CN"/>
        </w:rPr>
        <w:instrText xml:space="preserve"> REF _Ref19277 \h </w:instrText>
      </w:r>
      <w:r>
        <w:rPr>
          <w:rFonts w:hint="eastAsia" w:ascii="宋体" w:hAnsi="宋体" w:cs="宋体"/>
          <w:color w:val="FF0000"/>
          <w:lang w:eastAsia="zh-CN"/>
        </w:rPr>
        <w:fldChar w:fldCharType="separate"/>
      </w:r>
      <w:r>
        <w:rPr>
          <w:rFonts w:hint="eastAsia" w:ascii="宋体" w:hAnsi="宋体" w:cs="宋体"/>
        </w:rPr>
        <w:t>表 23</w:t>
      </w:r>
      <w:r>
        <w:rPr>
          <w:rFonts w:hint="eastAsia" w:ascii="宋体" w:hAnsi="宋体" w:cs="宋体"/>
          <w:color w:val="FF0000"/>
          <w:lang w:eastAsia="zh-CN"/>
        </w:rPr>
        <w:fldChar w:fldCharType="end"/>
      </w:r>
      <w:r>
        <w:rPr>
          <w:rFonts w:hint="eastAsia" w:ascii="宋体" w:hAnsi="宋体" w:cs="宋体"/>
          <w:color w:val="FF0000"/>
        </w:rPr>
        <w:t>报文列表对象数据格式所示，建议最多不超过13条。</w:t>
      </w:r>
    </w:p>
    <w:p w14:paraId="3653B146">
      <w:pPr>
        <w:pStyle w:val="20"/>
        <w:keepNext/>
        <w:numPr>
          <w:ilvl w:val="-1"/>
          <w:numId w:val="0"/>
        </w:numPr>
        <w:ind w:firstLine="0" w:firstLineChars="0"/>
        <w:jc w:val="center"/>
        <w:rPr>
          <w:rFonts w:hint="eastAsia" w:ascii="黑体" w:hAnsi="黑体" w:eastAsia="黑体" w:cs="黑体"/>
          <w:color w:val="FF0000"/>
          <w:szCs w:val="20"/>
        </w:rPr>
      </w:pPr>
      <w:bookmarkStart w:id="240" w:name="_Ref19277"/>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23</w:t>
      </w:r>
      <w:r>
        <w:rPr>
          <w:rFonts w:hint="eastAsia" w:ascii="黑体" w:hAnsi="黑体" w:cs="黑体"/>
        </w:rPr>
        <w:fldChar w:fldCharType="end"/>
      </w:r>
      <w:bookmarkEnd w:id="240"/>
      <w:r>
        <w:rPr>
          <w:rFonts w:hint="eastAsia" w:ascii="黑体" w:hAnsi="黑体" w:eastAsia="黑体" w:cs="黑体"/>
          <w:color w:val="FF0000"/>
          <w:szCs w:val="20"/>
        </w:rPr>
        <w:t xml:space="preserve"> </w:t>
      </w:r>
      <w:bookmarkStart w:id="241" w:name="_Ref219888195"/>
      <w:r>
        <w:rPr>
          <w:rFonts w:hint="eastAsia" w:ascii="黑体" w:hAnsi="黑体" w:eastAsia="黑体" w:cs="黑体"/>
          <w:color w:val="FF0000"/>
          <w:szCs w:val="20"/>
        </w:rPr>
        <w:t>报文列表对象数据格式</w:t>
      </w:r>
      <w:bookmarkEnd w:id="241"/>
    </w:p>
    <w:tbl>
      <w:tblPr>
        <w:tblStyle w:val="5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4"/>
        <w:gridCol w:w="4261"/>
        <w:gridCol w:w="1847"/>
        <w:gridCol w:w="1272"/>
      </w:tblGrid>
      <w:tr w14:paraId="04C8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jc w:val="center"/>
        </w:trPr>
        <w:tc>
          <w:tcPr>
            <w:tcW w:w="6232" w:type="dxa"/>
            <w:gridSpan w:val="2"/>
            <w:tcMar>
              <w:top w:w="0" w:type="dxa"/>
              <w:left w:w="0" w:type="dxa"/>
              <w:bottom w:w="0" w:type="dxa"/>
              <w:right w:w="0" w:type="dxa"/>
            </w:tcMar>
            <w:vAlign w:val="center"/>
          </w:tcPr>
          <w:p w14:paraId="379D565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数据标识内容</w:t>
            </w:r>
          </w:p>
        </w:tc>
        <w:tc>
          <w:tcPr>
            <w:tcW w:w="1843" w:type="dxa"/>
            <w:tcMar>
              <w:top w:w="0" w:type="dxa"/>
              <w:left w:w="0" w:type="dxa"/>
              <w:bottom w:w="0" w:type="dxa"/>
              <w:right w:w="0" w:type="dxa"/>
            </w:tcMar>
            <w:vAlign w:val="center"/>
          </w:tcPr>
          <w:p w14:paraId="2A050086">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数据格式</w:t>
            </w:r>
          </w:p>
        </w:tc>
        <w:tc>
          <w:tcPr>
            <w:tcW w:w="1269" w:type="dxa"/>
            <w:tcMar>
              <w:top w:w="0" w:type="dxa"/>
              <w:left w:w="0" w:type="dxa"/>
              <w:bottom w:w="0" w:type="dxa"/>
              <w:right w:w="0" w:type="dxa"/>
            </w:tcMar>
            <w:vAlign w:val="center"/>
          </w:tcPr>
          <w:p w14:paraId="1CF1D6C5">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字节数</w:t>
            </w:r>
          </w:p>
        </w:tc>
      </w:tr>
      <w:tr w14:paraId="11449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jc w:val="center"/>
        </w:trPr>
        <w:tc>
          <w:tcPr>
            <w:tcW w:w="6232" w:type="dxa"/>
            <w:gridSpan w:val="2"/>
            <w:tcMar>
              <w:top w:w="0" w:type="dxa"/>
              <w:left w:w="0" w:type="dxa"/>
              <w:bottom w:w="0" w:type="dxa"/>
              <w:right w:w="0" w:type="dxa"/>
            </w:tcMar>
            <w:vAlign w:val="center"/>
          </w:tcPr>
          <w:p w14:paraId="2DEAE4F6">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报文条数</w:t>
            </w:r>
          </w:p>
        </w:tc>
        <w:tc>
          <w:tcPr>
            <w:tcW w:w="1843" w:type="dxa"/>
            <w:tcMar>
              <w:top w:w="0" w:type="dxa"/>
              <w:left w:w="0" w:type="dxa"/>
              <w:bottom w:w="0" w:type="dxa"/>
              <w:right w:w="0" w:type="dxa"/>
            </w:tcMar>
            <w:vAlign w:val="center"/>
          </w:tcPr>
          <w:p w14:paraId="275E7BEC">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BIN</w:t>
            </w:r>
          </w:p>
        </w:tc>
        <w:tc>
          <w:tcPr>
            <w:tcW w:w="1269" w:type="dxa"/>
            <w:tcMar>
              <w:top w:w="0" w:type="dxa"/>
              <w:left w:w="0" w:type="dxa"/>
              <w:bottom w:w="0" w:type="dxa"/>
              <w:right w:w="0" w:type="dxa"/>
            </w:tcMar>
            <w:vAlign w:val="center"/>
          </w:tcPr>
          <w:p w14:paraId="6EC4DC4E">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1</w:t>
            </w:r>
          </w:p>
        </w:tc>
      </w:tr>
      <w:tr w14:paraId="0F4CD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jc w:val="center"/>
        </w:trPr>
        <w:tc>
          <w:tcPr>
            <w:tcW w:w="1980" w:type="dxa"/>
            <w:tcMar>
              <w:top w:w="0" w:type="dxa"/>
              <w:left w:w="0" w:type="dxa"/>
              <w:bottom w:w="0" w:type="dxa"/>
              <w:right w:w="0" w:type="dxa"/>
            </w:tcMar>
            <w:vAlign w:val="center"/>
          </w:tcPr>
          <w:p w14:paraId="0FA67259">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D15 ~ D12</w:t>
            </w:r>
          </w:p>
        </w:tc>
        <w:tc>
          <w:tcPr>
            <w:tcW w:w="4252" w:type="dxa"/>
            <w:tcMar>
              <w:top w:w="0" w:type="dxa"/>
              <w:left w:w="0" w:type="dxa"/>
              <w:bottom w:w="0" w:type="dxa"/>
              <w:right w:w="0" w:type="dxa"/>
            </w:tcMar>
            <w:vAlign w:val="center"/>
          </w:tcPr>
          <w:p w14:paraId="7F7D888F">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D11 ~ D0</w:t>
            </w:r>
          </w:p>
        </w:tc>
        <w:tc>
          <w:tcPr>
            <w:tcW w:w="1843" w:type="dxa"/>
            <w:vMerge w:val="restart"/>
            <w:tcMar>
              <w:top w:w="0" w:type="dxa"/>
              <w:left w:w="0" w:type="dxa"/>
              <w:bottom w:w="0" w:type="dxa"/>
              <w:right w:w="0" w:type="dxa"/>
            </w:tcMar>
            <w:vAlign w:val="center"/>
          </w:tcPr>
          <w:p w14:paraId="0DECDA0D">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BIN</w:t>
            </w:r>
          </w:p>
        </w:tc>
        <w:tc>
          <w:tcPr>
            <w:tcW w:w="1269" w:type="dxa"/>
            <w:vMerge w:val="restart"/>
            <w:tcMar>
              <w:top w:w="0" w:type="dxa"/>
              <w:left w:w="0" w:type="dxa"/>
              <w:bottom w:w="0" w:type="dxa"/>
              <w:right w:w="0" w:type="dxa"/>
            </w:tcMar>
            <w:vAlign w:val="center"/>
          </w:tcPr>
          <w:p w14:paraId="5275E13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2</w:t>
            </w:r>
          </w:p>
        </w:tc>
      </w:tr>
      <w:tr w14:paraId="2137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jc w:val="center"/>
        </w:trPr>
        <w:tc>
          <w:tcPr>
            <w:tcW w:w="1980" w:type="dxa"/>
            <w:tcMar>
              <w:top w:w="0" w:type="dxa"/>
              <w:left w:w="0" w:type="dxa"/>
              <w:bottom w:w="0" w:type="dxa"/>
              <w:right w:w="0" w:type="dxa"/>
            </w:tcMar>
            <w:vAlign w:val="center"/>
          </w:tcPr>
          <w:p w14:paraId="130796CD">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保留</w:t>
            </w:r>
          </w:p>
        </w:tc>
        <w:tc>
          <w:tcPr>
            <w:tcW w:w="4252" w:type="dxa"/>
            <w:tcMar>
              <w:top w:w="0" w:type="dxa"/>
              <w:left w:w="0" w:type="dxa"/>
              <w:bottom w:w="0" w:type="dxa"/>
              <w:right w:w="0" w:type="dxa"/>
            </w:tcMar>
            <w:vAlign w:val="center"/>
          </w:tcPr>
          <w:p w14:paraId="2530E4EE">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报文1长度L1</w:t>
            </w:r>
          </w:p>
        </w:tc>
        <w:tc>
          <w:tcPr>
            <w:tcW w:w="1843" w:type="dxa"/>
            <w:vMerge w:val="continue"/>
            <w:vAlign w:val="center"/>
          </w:tcPr>
          <w:p w14:paraId="5FCB499D">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p>
        </w:tc>
        <w:tc>
          <w:tcPr>
            <w:tcW w:w="1269" w:type="dxa"/>
            <w:vMerge w:val="continue"/>
            <w:vAlign w:val="center"/>
          </w:tcPr>
          <w:p w14:paraId="14D3ECFF">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p>
        </w:tc>
      </w:tr>
      <w:tr w14:paraId="3E8DF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jc w:val="center"/>
        </w:trPr>
        <w:tc>
          <w:tcPr>
            <w:tcW w:w="6232" w:type="dxa"/>
            <w:gridSpan w:val="2"/>
            <w:tcMar>
              <w:top w:w="0" w:type="dxa"/>
              <w:left w:w="0" w:type="dxa"/>
              <w:bottom w:w="0" w:type="dxa"/>
              <w:right w:w="0" w:type="dxa"/>
            </w:tcMar>
            <w:vAlign w:val="center"/>
          </w:tcPr>
          <w:p w14:paraId="6F2BB55C">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报文1内容</w:t>
            </w:r>
          </w:p>
        </w:tc>
        <w:tc>
          <w:tcPr>
            <w:tcW w:w="1843" w:type="dxa"/>
            <w:tcMar>
              <w:top w:w="0" w:type="dxa"/>
              <w:left w:w="0" w:type="dxa"/>
              <w:bottom w:w="0" w:type="dxa"/>
              <w:right w:w="0" w:type="dxa"/>
            </w:tcMar>
            <w:vAlign w:val="center"/>
          </w:tcPr>
          <w:p w14:paraId="7AD97C3C">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BIN</w:t>
            </w:r>
          </w:p>
        </w:tc>
        <w:tc>
          <w:tcPr>
            <w:tcW w:w="1269" w:type="dxa"/>
            <w:tcMar>
              <w:top w:w="0" w:type="dxa"/>
              <w:left w:w="0" w:type="dxa"/>
              <w:bottom w:w="0" w:type="dxa"/>
              <w:right w:w="0" w:type="dxa"/>
            </w:tcMar>
            <w:vAlign w:val="center"/>
          </w:tcPr>
          <w:p w14:paraId="048006B5">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L1</w:t>
            </w:r>
          </w:p>
        </w:tc>
      </w:tr>
      <w:tr w14:paraId="0FA6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jc w:val="center"/>
        </w:trPr>
        <w:tc>
          <w:tcPr>
            <w:tcW w:w="9344" w:type="dxa"/>
            <w:gridSpan w:val="4"/>
            <w:tcMar>
              <w:top w:w="0" w:type="dxa"/>
              <w:left w:w="0" w:type="dxa"/>
              <w:bottom w:w="0" w:type="dxa"/>
              <w:right w:w="0" w:type="dxa"/>
            </w:tcMar>
            <w:vAlign w:val="center"/>
          </w:tcPr>
          <w:p w14:paraId="67A7138E">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w:t>
            </w:r>
          </w:p>
        </w:tc>
      </w:tr>
      <w:tr w14:paraId="4E62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jc w:val="center"/>
        </w:trPr>
        <w:tc>
          <w:tcPr>
            <w:tcW w:w="1980" w:type="dxa"/>
            <w:tcMar>
              <w:top w:w="0" w:type="dxa"/>
              <w:left w:w="0" w:type="dxa"/>
              <w:bottom w:w="0" w:type="dxa"/>
              <w:right w:w="0" w:type="dxa"/>
            </w:tcMar>
            <w:vAlign w:val="center"/>
          </w:tcPr>
          <w:p w14:paraId="7089C4AA">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D15 ~ D12</w:t>
            </w:r>
          </w:p>
        </w:tc>
        <w:tc>
          <w:tcPr>
            <w:tcW w:w="4252" w:type="dxa"/>
            <w:tcMar>
              <w:top w:w="0" w:type="dxa"/>
              <w:left w:w="0" w:type="dxa"/>
              <w:bottom w:w="0" w:type="dxa"/>
              <w:right w:w="0" w:type="dxa"/>
            </w:tcMar>
            <w:vAlign w:val="center"/>
          </w:tcPr>
          <w:p w14:paraId="704A8E7D">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D11 ~ D0</w:t>
            </w:r>
          </w:p>
        </w:tc>
        <w:tc>
          <w:tcPr>
            <w:tcW w:w="1843" w:type="dxa"/>
            <w:vMerge w:val="restart"/>
            <w:tcMar>
              <w:top w:w="0" w:type="dxa"/>
              <w:left w:w="0" w:type="dxa"/>
              <w:bottom w:w="0" w:type="dxa"/>
              <w:right w:w="0" w:type="dxa"/>
            </w:tcMar>
            <w:vAlign w:val="center"/>
          </w:tcPr>
          <w:p w14:paraId="77493E6E">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BIN</w:t>
            </w:r>
          </w:p>
        </w:tc>
        <w:tc>
          <w:tcPr>
            <w:tcW w:w="1269" w:type="dxa"/>
            <w:vMerge w:val="restart"/>
            <w:tcMar>
              <w:top w:w="0" w:type="dxa"/>
              <w:left w:w="0" w:type="dxa"/>
              <w:bottom w:w="0" w:type="dxa"/>
              <w:right w:w="0" w:type="dxa"/>
            </w:tcMar>
            <w:vAlign w:val="center"/>
          </w:tcPr>
          <w:p w14:paraId="4FECE6E4">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2</w:t>
            </w:r>
          </w:p>
        </w:tc>
      </w:tr>
      <w:tr w14:paraId="6A71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jc w:val="center"/>
        </w:trPr>
        <w:tc>
          <w:tcPr>
            <w:tcW w:w="1980" w:type="dxa"/>
            <w:tcMar>
              <w:top w:w="0" w:type="dxa"/>
              <w:left w:w="0" w:type="dxa"/>
              <w:bottom w:w="0" w:type="dxa"/>
              <w:right w:w="0" w:type="dxa"/>
            </w:tcMar>
            <w:vAlign w:val="center"/>
          </w:tcPr>
          <w:p w14:paraId="34BE9185">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保留</w:t>
            </w:r>
          </w:p>
        </w:tc>
        <w:tc>
          <w:tcPr>
            <w:tcW w:w="4252" w:type="dxa"/>
            <w:tcMar>
              <w:top w:w="0" w:type="dxa"/>
              <w:left w:w="0" w:type="dxa"/>
              <w:bottom w:w="0" w:type="dxa"/>
              <w:right w:w="0" w:type="dxa"/>
            </w:tcMar>
            <w:vAlign w:val="center"/>
          </w:tcPr>
          <w:p w14:paraId="0DE17682">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报文n长度Ln</w:t>
            </w:r>
          </w:p>
        </w:tc>
        <w:tc>
          <w:tcPr>
            <w:tcW w:w="1843" w:type="dxa"/>
            <w:vMerge w:val="continue"/>
            <w:vAlign w:val="center"/>
          </w:tcPr>
          <w:p w14:paraId="1D8C0EE1">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p>
        </w:tc>
        <w:tc>
          <w:tcPr>
            <w:tcW w:w="1269" w:type="dxa"/>
            <w:vMerge w:val="continue"/>
            <w:vAlign w:val="center"/>
          </w:tcPr>
          <w:p w14:paraId="2123835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p>
        </w:tc>
      </w:tr>
      <w:tr w14:paraId="53B04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jc w:val="center"/>
        </w:trPr>
        <w:tc>
          <w:tcPr>
            <w:tcW w:w="6232" w:type="dxa"/>
            <w:gridSpan w:val="2"/>
            <w:tcMar>
              <w:top w:w="0" w:type="dxa"/>
              <w:left w:w="0" w:type="dxa"/>
              <w:bottom w:w="0" w:type="dxa"/>
              <w:right w:w="0" w:type="dxa"/>
            </w:tcMar>
            <w:vAlign w:val="center"/>
          </w:tcPr>
          <w:p w14:paraId="1BD7310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报文n内容</w:t>
            </w:r>
          </w:p>
        </w:tc>
        <w:tc>
          <w:tcPr>
            <w:tcW w:w="1843" w:type="dxa"/>
            <w:tcMar>
              <w:top w:w="0" w:type="dxa"/>
              <w:left w:w="0" w:type="dxa"/>
              <w:bottom w:w="0" w:type="dxa"/>
              <w:right w:w="0" w:type="dxa"/>
            </w:tcMar>
            <w:vAlign w:val="center"/>
          </w:tcPr>
          <w:p w14:paraId="297F7F5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BIN</w:t>
            </w:r>
          </w:p>
        </w:tc>
        <w:tc>
          <w:tcPr>
            <w:tcW w:w="1269" w:type="dxa"/>
            <w:tcMar>
              <w:top w:w="0" w:type="dxa"/>
              <w:left w:w="0" w:type="dxa"/>
              <w:bottom w:w="0" w:type="dxa"/>
              <w:right w:w="0" w:type="dxa"/>
            </w:tcMar>
            <w:vAlign w:val="center"/>
          </w:tcPr>
          <w:p w14:paraId="1B457BEF">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lang w:eastAsia="zh-CN"/>
              </w:rPr>
            </w:pPr>
            <w:r>
              <w:rPr>
                <w:rFonts w:hint="eastAsia" w:ascii="宋体" w:hAnsi="宋体" w:cs="宋体"/>
                <w:color w:val="EE0000"/>
                <w:kern w:val="0"/>
                <w:sz w:val="18"/>
                <w:szCs w:val="18"/>
                <w:lang w:eastAsia="zh-CN"/>
              </w:rPr>
              <w:t>Ln</w:t>
            </w:r>
          </w:p>
        </w:tc>
      </w:tr>
    </w:tbl>
    <w:p w14:paraId="29B416E1">
      <w:pPr>
        <w:pStyle w:val="7"/>
        <w:rPr>
          <w:rFonts w:hint="eastAsia"/>
          <w:color w:val="EE0000"/>
        </w:rPr>
      </w:pPr>
      <w:bookmarkStart w:id="242" w:name="_Toc219190528"/>
      <w:r>
        <w:rPr>
          <w:color w:val="EE0000"/>
        </w:rPr>
        <w:t>上行业务报文格式</w:t>
      </w:r>
      <w:bookmarkEnd w:id="242"/>
    </w:p>
    <w:p w14:paraId="39F8E9AA">
      <w:pPr>
        <w:spacing w:before="5" w:after="120"/>
        <w:ind w:firstLine="420"/>
        <w:rPr>
          <w:rFonts w:hint="eastAsia" w:ascii="宋体" w:hAnsi="宋体" w:cs="宋体"/>
          <w:color w:val="FF0000"/>
          <w:kern w:val="0"/>
          <w:szCs w:val="21"/>
        </w:rPr>
      </w:pPr>
      <w:r>
        <w:rPr>
          <w:rFonts w:ascii="宋体" w:hAnsi="宋体" w:cs="宋体"/>
          <w:color w:val="FF0000"/>
          <w:kern w:val="0"/>
          <w:szCs w:val="21"/>
        </w:rPr>
        <w:t>STA向CCO发送的</w:t>
      </w:r>
      <w:r>
        <w:rPr>
          <w:rFonts w:hint="eastAsia" w:ascii="宋体" w:hAnsi="宋体" w:cs="宋体"/>
          <w:color w:val="FF0000"/>
          <w:kern w:val="0"/>
          <w:szCs w:val="21"/>
        </w:rPr>
        <w:t>多</w:t>
      </w:r>
      <w:r>
        <w:rPr>
          <w:rFonts w:ascii="宋体" w:hAnsi="宋体" w:cs="宋体"/>
          <w:color w:val="FF0000"/>
          <w:kern w:val="0"/>
          <w:szCs w:val="21"/>
        </w:rPr>
        <w:t>数据</w:t>
      </w:r>
      <w:r>
        <w:rPr>
          <w:rFonts w:hint="eastAsia" w:ascii="宋体" w:hAnsi="宋体" w:cs="宋体"/>
          <w:color w:val="FF0000"/>
          <w:kern w:val="0"/>
          <w:szCs w:val="21"/>
        </w:rPr>
        <w:t>项</w:t>
      </w:r>
      <w:r>
        <w:rPr>
          <w:rFonts w:ascii="宋体" w:hAnsi="宋体" w:cs="宋体"/>
          <w:color w:val="FF0000"/>
          <w:kern w:val="0"/>
          <w:szCs w:val="21"/>
        </w:rPr>
        <w:t>透传</w:t>
      </w:r>
      <w:r>
        <w:rPr>
          <w:rFonts w:hint="eastAsia" w:ascii="宋体" w:hAnsi="宋体" w:cs="宋体"/>
          <w:color w:val="FF0000"/>
          <w:kern w:val="0"/>
          <w:szCs w:val="21"/>
        </w:rPr>
        <w:t>上</w:t>
      </w:r>
      <w:r>
        <w:rPr>
          <w:rFonts w:ascii="宋体" w:hAnsi="宋体" w:cs="宋体"/>
          <w:color w:val="FF0000"/>
          <w:kern w:val="0"/>
          <w:szCs w:val="21"/>
        </w:rPr>
        <w:t>行业务报文载荷格式如</w:t>
      </w:r>
      <w:r>
        <w:rPr>
          <w:rFonts w:hint="default" w:ascii="宋体" w:hAnsi="宋体" w:cs="宋体"/>
          <w:color w:val="FF0000"/>
          <w:kern w:val="0"/>
          <w:szCs w:val="21"/>
          <w:lang w:val="en-US"/>
        </w:rPr>
        <w:fldChar w:fldCharType="begin"/>
      </w:r>
      <w:r>
        <w:rPr>
          <w:rFonts w:hint="default" w:ascii="宋体" w:hAnsi="宋体" w:cs="宋体"/>
          <w:color w:val="FF0000"/>
          <w:kern w:val="0"/>
          <w:szCs w:val="21"/>
          <w:lang w:val="en-US"/>
        </w:rPr>
        <w:instrText xml:space="preserve"> REF _Ref19355 \h </w:instrText>
      </w:r>
      <w:r>
        <w:rPr>
          <w:rFonts w:hint="default" w:ascii="宋体" w:hAnsi="宋体" w:cs="宋体"/>
          <w:color w:val="FF0000"/>
          <w:kern w:val="0"/>
          <w:szCs w:val="21"/>
          <w:lang w:val="en-US"/>
        </w:rPr>
        <w:fldChar w:fldCharType="separate"/>
      </w:r>
      <w:r>
        <w:rPr>
          <w:rFonts w:hint="eastAsia" w:ascii="宋体" w:hAnsi="宋体" w:cs="宋体"/>
        </w:rPr>
        <w:t>表 24</w:t>
      </w:r>
      <w:r>
        <w:rPr>
          <w:rFonts w:hint="default" w:ascii="宋体" w:hAnsi="宋体" w:cs="宋体"/>
          <w:color w:val="FF0000"/>
          <w:kern w:val="0"/>
          <w:szCs w:val="21"/>
          <w:lang w:val="en-US"/>
        </w:rPr>
        <w:fldChar w:fldCharType="end"/>
      </w:r>
      <w:r>
        <w:rPr>
          <w:rFonts w:ascii="宋体" w:hAnsi="宋体" w:cs="宋体"/>
          <w:color w:val="FF0000"/>
          <w:kern w:val="0"/>
          <w:szCs w:val="21"/>
        </w:rPr>
        <w:t>所示。</w:t>
      </w:r>
    </w:p>
    <w:p w14:paraId="78539105">
      <w:pPr>
        <w:pStyle w:val="20"/>
        <w:keepNext/>
        <w:numPr>
          <w:ilvl w:val="-1"/>
          <w:numId w:val="0"/>
        </w:numPr>
        <w:ind w:firstLine="0" w:firstLineChars="0"/>
        <w:jc w:val="center"/>
        <w:rPr>
          <w:rFonts w:hint="eastAsia" w:ascii="黑体" w:hAnsi="黑体" w:eastAsia="黑体" w:cs="黑体"/>
          <w:color w:val="EE0000"/>
          <w:szCs w:val="20"/>
        </w:rPr>
      </w:pPr>
      <w:bookmarkStart w:id="243" w:name="_Ref19355"/>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24</w:t>
      </w:r>
      <w:r>
        <w:rPr>
          <w:rFonts w:hint="eastAsia" w:ascii="黑体" w:hAnsi="黑体" w:cs="黑体"/>
        </w:rPr>
        <w:fldChar w:fldCharType="end"/>
      </w:r>
      <w:bookmarkEnd w:id="243"/>
      <w:r>
        <w:rPr>
          <w:rFonts w:hint="eastAsia" w:ascii="黑体" w:hAnsi="黑体" w:eastAsia="黑体" w:cs="黑体"/>
          <w:color w:val="EE0000"/>
          <w:szCs w:val="20"/>
        </w:rPr>
        <w:t xml:space="preserve"> </w:t>
      </w:r>
      <w:bookmarkStart w:id="244" w:name="_Ref219888212"/>
      <w:r>
        <w:rPr>
          <w:rFonts w:hint="eastAsia" w:ascii="黑体" w:hAnsi="黑体" w:eastAsia="黑体" w:cs="黑体"/>
          <w:color w:val="EE0000"/>
          <w:szCs w:val="20"/>
        </w:rPr>
        <w:t>并发抄读端设备上行业务报文载荷格式</w:t>
      </w:r>
      <w:bookmarkEnd w:id="244"/>
    </w:p>
    <w:tbl>
      <w:tblPr>
        <w:tblStyle w:val="58"/>
        <w:tblW w:w="8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66"/>
        <w:gridCol w:w="1992"/>
        <w:gridCol w:w="1990"/>
        <w:gridCol w:w="1966"/>
      </w:tblGrid>
      <w:tr w14:paraId="516AD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1" w:hRule="atLeast"/>
          <w:jc w:val="center"/>
        </w:trPr>
        <w:tc>
          <w:tcPr>
            <w:tcW w:w="0" w:type="auto"/>
            <w:gridSpan w:val="2"/>
            <w:vAlign w:val="center"/>
          </w:tcPr>
          <w:p w14:paraId="1E1BA5F3">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数据标识内容</w:t>
            </w:r>
          </w:p>
        </w:tc>
        <w:tc>
          <w:tcPr>
            <w:tcW w:w="0" w:type="auto"/>
            <w:vAlign w:val="center"/>
          </w:tcPr>
          <w:p w14:paraId="25BA2289">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数据格式</w:t>
            </w:r>
          </w:p>
        </w:tc>
        <w:tc>
          <w:tcPr>
            <w:tcW w:w="1966" w:type="dxa"/>
            <w:vAlign w:val="center"/>
          </w:tcPr>
          <w:p w14:paraId="70CBB1A4">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字节数</w:t>
            </w:r>
          </w:p>
        </w:tc>
      </w:tr>
      <w:tr w14:paraId="6DF2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1" w:hRule="atLeast"/>
          <w:jc w:val="center"/>
        </w:trPr>
        <w:tc>
          <w:tcPr>
            <w:tcW w:w="0" w:type="auto"/>
            <w:gridSpan w:val="2"/>
            <w:vAlign w:val="center"/>
          </w:tcPr>
          <w:p w14:paraId="0A1C02F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源地址</w:t>
            </w:r>
          </w:p>
        </w:tc>
        <w:tc>
          <w:tcPr>
            <w:tcW w:w="0" w:type="auto"/>
            <w:vAlign w:val="center"/>
          </w:tcPr>
          <w:p w14:paraId="6FAAFA8C">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966" w:type="dxa"/>
            <w:vAlign w:val="center"/>
          </w:tcPr>
          <w:p w14:paraId="0D5AC2E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6</w:t>
            </w:r>
          </w:p>
        </w:tc>
      </w:tr>
      <w:tr w14:paraId="46BD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1" w:hRule="atLeast"/>
          <w:jc w:val="center"/>
        </w:trPr>
        <w:tc>
          <w:tcPr>
            <w:tcW w:w="0" w:type="auto"/>
            <w:gridSpan w:val="2"/>
            <w:vAlign w:val="center"/>
          </w:tcPr>
          <w:p w14:paraId="150EFD2E">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目的地址</w:t>
            </w:r>
          </w:p>
        </w:tc>
        <w:tc>
          <w:tcPr>
            <w:tcW w:w="0" w:type="auto"/>
            <w:vAlign w:val="center"/>
          </w:tcPr>
          <w:p w14:paraId="7B138B6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966" w:type="dxa"/>
            <w:vAlign w:val="center"/>
          </w:tcPr>
          <w:p w14:paraId="37D6CE86">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6</w:t>
            </w:r>
          </w:p>
        </w:tc>
      </w:tr>
      <w:tr w14:paraId="1ECE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3" w:hRule="atLeast"/>
          <w:jc w:val="center"/>
        </w:trPr>
        <w:tc>
          <w:tcPr>
            <w:tcW w:w="0" w:type="auto"/>
            <w:vAlign w:val="center"/>
          </w:tcPr>
          <w:p w14:paraId="759C9CDA">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应答状态</w:t>
            </w:r>
          </w:p>
        </w:tc>
        <w:tc>
          <w:tcPr>
            <w:tcW w:w="0" w:type="auto"/>
            <w:vAlign w:val="center"/>
          </w:tcPr>
          <w:p w14:paraId="143A54DA">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保留</w:t>
            </w:r>
          </w:p>
        </w:tc>
        <w:tc>
          <w:tcPr>
            <w:tcW w:w="0" w:type="auto"/>
            <w:vMerge w:val="restart"/>
            <w:vAlign w:val="center"/>
          </w:tcPr>
          <w:p w14:paraId="1CD5FA33">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BS</w:t>
            </w:r>
          </w:p>
        </w:tc>
        <w:tc>
          <w:tcPr>
            <w:tcW w:w="1966" w:type="dxa"/>
            <w:vMerge w:val="restart"/>
            <w:vAlign w:val="center"/>
          </w:tcPr>
          <w:p w14:paraId="57EC498C">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1</w:t>
            </w:r>
          </w:p>
        </w:tc>
      </w:tr>
      <w:tr w14:paraId="19EF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3" w:hRule="atLeast"/>
          <w:jc w:val="center"/>
        </w:trPr>
        <w:tc>
          <w:tcPr>
            <w:tcW w:w="0" w:type="auto"/>
            <w:vAlign w:val="center"/>
          </w:tcPr>
          <w:p w14:paraId="6ECF68A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D7 ~ D4</w:t>
            </w:r>
          </w:p>
        </w:tc>
        <w:tc>
          <w:tcPr>
            <w:tcW w:w="0" w:type="auto"/>
            <w:vAlign w:val="center"/>
          </w:tcPr>
          <w:p w14:paraId="25EDBAFC">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D3 ~ D0</w:t>
            </w:r>
          </w:p>
        </w:tc>
        <w:tc>
          <w:tcPr>
            <w:tcW w:w="0" w:type="auto"/>
            <w:vMerge w:val="continue"/>
            <w:vAlign w:val="center"/>
          </w:tcPr>
          <w:p w14:paraId="2C2B2EF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p>
        </w:tc>
        <w:tc>
          <w:tcPr>
            <w:tcW w:w="1966" w:type="dxa"/>
            <w:vMerge w:val="continue"/>
            <w:vAlign w:val="center"/>
          </w:tcPr>
          <w:p w14:paraId="0FB47B6A">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p>
        </w:tc>
      </w:tr>
      <w:tr w14:paraId="327D9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1" w:hRule="atLeast"/>
          <w:jc w:val="center"/>
        </w:trPr>
        <w:tc>
          <w:tcPr>
            <w:tcW w:w="0" w:type="auto"/>
            <w:gridSpan w:val="2"/>
            <w:vAlign w:val="center"/>
          </w:tcPr>
          <w:p w14:paraId="0ED99F52">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保留</w:t>
            </w:r>
          </w:p>
        </w:tc>
        <w:tc>
          <w:tcPr>
            <w:tcW w:w="0" w:type="auto"/>
            <w:vAlign w:val="center"/>
          </w:tcPr>
          <w:p w14:paraId="4DC1C74F">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966" w:type="dxa"/>
            <w:vAlign w:val="center"/>
          </w:tcPr>
          <w:p w14:paraId="1E07F639">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2</w:t>
            </w:r>
          </w:p>
        </w:tc>
      </w:tr>
      <w:tr w14:paraId="74E8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1" w:hRule="atLeast"/>
          <w:jc w:val="center"/>
        </w:trPr>
        <w:tc>
          <w:tcPr>
            <w:tcW w:w="0" w:type="auto"/>
            <w:gridSpan w:val="2"/>
            <w:vAlign w:val="center"/>
          </w:tcPr>
          <w:p w14:paraId="173C8FFE">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报文列表对象长度L</w:t>
            </w:r>
          </w:p>
        </w:tc>
        <w:tc>
          <w:tcPr>
            <w:tcW w:w="0" w:type="auto"/>
            <w:vAlign w:val="center"/>
          </w:tcPr>
          <w:p w14:paraId="096CB6E7">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966" w:type="dxa"/>
            <w:vAlign w:val="center"/>
          </w:tcPr>
          <w:p w14:paraId="2AB1752A">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2</w:t>
            </w:r>
          </w:p>
        </w:tc>
      </w:tr>
      <w:tr w14:paraId="3063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1" w:hRule="atLeast"/>
          <w:jc w:val="center"/>
        </w:trPr>
        <w:tc>
          <w:tcPr>
            <w:tcW w:w="0" w:type="auto"/>
            <w:gridSpan w:val="2"/>
            <w:vAlign w:val="center"/>
          </w:tcPr>
          <w:p w14:paraId="1AEB6DC2">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报文列表对象</w:t>
            </w:r>
          </w:p>
        </w:tc>
        <w:tc>
          <w:tcPr>
            <w:tcW w:w="0" w:type="auto"/>
            <w:vAlign w:val="center"/>
          </w:tcPr>
          <w:p w14:paraId="54DE7056">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966" w:type="dxa"/>
            <w:vAlign w:val="center"/>
          </w:tcPr>
          <w:p w14:paraId="74886A4E">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L</w:t>
            </w:r>
          </w:p>
        </w:tc>
      </w:tr>
    </w:tbl>
    <w:p w14:paraId="1E04DC9B">
      <w:pPr>
        <w:numPr>
          <w:ilvl w:val="3"/>
          <w:numId w:val="53"/>
        </w:numPr>
        <w:adjustRightInd w:val="0"/>
        <w:snapToGrid w:val="0"/>
        <w:ind w:firstLineChars="0"/>
        <w:outlineLvl w:val="4"/>
        <w:rPr>
          <w:rFonts w:ascii="黑体" w:eastAsia="黑体"/>
          <w:color w:val="FF0000"/>
          <w:szCs w:val="21"/>
        </w:rPr>
      </w:pPr>
      <w:bookmarkStart w:id="245" w:name="_Toc219190529"/>
      <w:r>
        <w:rPr>
          <w:rFonts w:hint="eastAsia" w:ascii="黑体" w:eastAsia="黑体"/>
          <w:color w:val="FF0000"/>
          <w:szCs w:val="21"/>
        </w:rPr>
        <w:t>源地址</w:t>
      </w:r>
      <w:bookmarkEnd w:id="245"/>
    </w:p>
    <w:p w14:paraId="65E44696">
      <w:pPr>
        <w:autoSpaceDE w:val="0"/>
        <w:autoSpaceDN w:val="0"/>
        <w:ind w:firstLine="420"/>
        <w:rPr>
          <w:rFonts w:ascii="宋体"/>
          <w:color w:val="FF0000"/>
        </w:rPr>
      </w:pPr>
      <w:r>
        <w:rPr>
          <w:rFonts w:hint="eastAsia" w:ascii="宋体"/>
          <w:color w:val="FF0000"/>
        </w:rPr>
        <w:t>实际电表的地址，6字节。</w:t>
      </w:r>
    </w:p>
    <w:p w14:paraId="57D61EA3">
      <w:pPr>
        <w:numPr>
          <w:ilvl w:val="3"/>
          <w:numId w:val="53"/>
        </w:numPr>
        <w:adjustRightInd w:val="0"/>
        <w:snapToGrid w:val="0"/>
        <w:ind w:firstLineChars="0"/>
        <w:outlineLvl w:val="4"/>
        <w:rPr>
          <w:rFonts w:ascii="黑体" w:eastAsia="黑体"/>
          <w:color w:val="FF0000"/>
          <w:szCs w:val="21"/>
        </w:rPr>
      </w:pPr>
      <w:bookmarkStart w:id="246" w:name="_Toc219190530"/>
      <w:r>
        <w:rPr>
          <w:rFonts w:hint="eastAsia" w:ascii="黑体" w:eastAsia="黑体"/>
          <w:color w:val="FF0000"/>
          <w:szCs w:val="21"/>
        </w:rPr>
        <w:t>目的地址</w:t>
      </w:r>
      <w:bookmarkEnd w:id="246"/>
    </w:p>
    <w:p w14:paraId="53AFF75D">
      <w:pPr>
        <w:autoSpaceDE w:val="0"/>
        <w:autoSpaceDN w:val="0"/>
        <w:ind w:firstLine="420"/>
        <w:rPr>
          <w:rFonts w:ascii="宋体"/>
          <w:color w:val="FF0000"/>
        </w:rPr>
      </w:pPr>
      <w:r>
        <w:rPr>
          <w:rFonts w:hint="eastAsia" w:ascii="宋体"/>
          <w:color w:val="FF0000"/>
        </w:rPr>
        <w:t>主节点地址，6字节，默认可以填0。</w:t>
      </w:r>
    </w:p>
    <w:p w14:paraId="0E683E1E">
      <w:pPr>
        <w:numPr>
          <w:ilvl w:val="3"/>
          <w:numId w:val="53"/>
        </w:numPr>
        <w:adjustRightInd w:val="0"/>
        <w:snapToGrid w:val="0"/>
        <w:ind w:firstLineChars="0"/>
        <w:outlineLvl w:val="4"/>
        <w:rPr>
          <w:rFonts w:ascii="黑体" w:eastAsia="黑体"/>
          <w:color w:val="FF0000"/>
          <w:szCs w:val="21"/>
        </w:rPr>
      </w:pPr>
      <w:bookmarkStart w:id="247" w:name="_Toc219190531"/>
      <w:r>
        <w:rPr>
          <w:rFonts w:ascii="黑体" w:eastAsia="黑体"/>
          <w:color w:val="FF0000"/>
          <w:szCs w:val="21"/>
        </w:rPr>
        <w:t>保留</w:t>
      </w:r>
      <w:bookmarkEnd w:id="247"/>
    </w:p>
    <w:p w14:paraId="0E7F1FCE">
      <w:pPr>
        <w:autoSpaceDE w:val="0"/>
        <w:autoSpaceDN w:val="0"/>
        <w:ind w:firstLine="420" w:firstLineChars="0"/>
        <w:rPr>
          <w:rFonts w:ascii="宋体"/>
          <w:color w:val="FF0000"/>
        </w:rPr>
      </w:pPr>
      <w:r>
        <w:rPr>
          <w:rFonts w:ascii="宋体"/>
          <w:color w:val="FF0000"/>
        </w:rPr>
        <w:t>保留位默认填</w:t>
      </w:r>
      <w:r>
        <w:rPr>
          <w:rFonts w:hint="eastAsia" w:ascii="宋体"/>
          <w:color w:val="FF0000"/>
        </w:rPr>
        <w:t>0。</w:t>
      </w:r>
    </w:p>
    <w:p w14:paraId="06D9807A">
      <w:pPr>
        <w:numPr>
          <w:ilvl w:val="3"/>
          <w:numId w:val="53"/>
        </w:numPr>
        <w:adjustRightInd w:val="0"/>
        <w:snapToGrid w:val="0"/>
        <w:ind w:firstLineChars="0"/>
        <w:outlineLvl w:val="4"/>
        <w:rPr>
          <w:rFonts w:ascii="黑体" w:eastAsia="黑体"/>
          <w:color w:val="FF0000"/>
          <w:szCs w:val="21"/>
        </w:rPr>
      </w:pPr>
      <w:bookmarkStart w:id="248" w:name="_Toc219190532"/>
      <w:r>
        <w:rPr>
          <w:rFonts w:ascii="黑体" w:eastAsia="黑体"/>
          <w:color w:val="FF0000"/>
          <w:szCs w:val="21"/>
        </w:rPr>
        <w:t>应答状态</w:t>
      </w:r>
      <w:bookmarkEnd w:id="248"/>
    </w:p>
    <w:p w14:paraId="564641CE">
      <w:pPr>
        <w:autoSpaceDE w:val="0"/>
        <w:autoSpaceDN w:val="0"/>
        <w:ind w:firstLine="420" w:firstLineChars="0"/>
        <w:rPr>
          <w:rFonts w:ascii="宋体"/>
          <w:color w:val="FF0000"/>
        </w:rPr>
      </w:pPr>
      <w:r>
        <w:rPr>
          <w:rFonts w:hint="eastAsia" w:ascii="宋体"/>
          <w:color w:val="FF0000"/>
        </w:rPr>
        <w:t>应答状态是4比特的字段，由STA给出</w:t>
      </w:r>
      <w:r>
        <w:rPr>
          <w:rFonts w:hint="eastAsia" w:ascii="宋体"/>
          <w:color w:val="FF0000"/>
          <w:lang w:eastAsia="zh-CN"/>
        </w:rPr>
        <w:t>。</w:t>
      </w:r>
      <w:r>
        <w:rPr>
          <w:rFonts w:hint="eastAsia" w:ascii="宋体"/>
          <w:color w:val="FF0000"/>
        </w:rPr>
        <w:t>如果STA收到电能表应答的抄读端设备数据报文后，该应答状态为正常应答，</w:t>
      </w:r>
      <w:r>
        <w:rPr>
          <w:rFonts w:hint="eastAsia" w:ascii="宋体"/>
          <w:color w:val="FF0000"/>
          <w:lang w:val="en-US" w:eastAsia="zh-CN"/>
        </w:rPr>
        <w:t>则</w:t>
      </w:r>
      <w:r>
        <w:rPr>
          <w:rFonts w:hint="eastAsia" w:ascii="宋体"/>
          <w:color w:val="FF0000"/>
        </w:rPr>
        <w:t>取值为0。当前固定为0。</w:t>
      </w:r>
    </w:p>
    <w:p w14:paraId="32D8254B">
      <w:pPr>
        <w:numPr>
          <w:ilvl w:val="3"/>
          <w:numId w:val="53"/>
        </w:numPr>
        <w:adjustRightInd w:val="0"/>
        <w:snapToGrid w:val="0"/>
        <w:ind w:firstLineChars="0"/>
        <w:outlineLvl w:val="4"/>
        <w:rPr>
          <w:rFonts w:ascii="黑体" w:eastAsia="黑体"/>
          <w:color w:val="FF0000"/>
          <w:szCs w:val="21"/>
        </w:rPr>
      </w:pPr>
      <w:bookmarkStart w:id="249" w:name="_Toc219190533"/>
      <w:r>
        <w:rPr>
          <w:rFonts w:ascii="黑体" w:eastAsia="黑体"/>
          <w:color w:val="FF0000"/>
          <w:szCs w:val="21"/>
        </w:rPr>
        <w:t>报文列表对象长度L</w:t>
      </w:r>
      <w:bookmarkEnd w:id="249"/>
    </w:p>
    <w:p w14:paraId="016BCB6F">
      <w:pPr>
        <w:autoSpaceDE w:val="0"/>
        <w:autoSpaceDN w:val="0"/>
        <w:ind w:firstLine="420"/>
        <w:rPr>
          <w:rFonts w:ascii="宋体"/>
          <w:color w:val="FF0000"/>
        </w:rPr>
      </w:pPr>
      <w:r>
        <w:rPr>
          <w:rFonts w:hint="eastAsia" w:ascii="宋体"/>
          <w:color w:val="FF0000"/>
        </w:rPr>
        <w:t>从STA发送给CCO多数据项抄读回复数据的长度，即报文列表对象字段的长度。</w:t>
      </w:r>
    </w:p>
    <w:p w14:paraId="269A1786">
      <w:pPr>
        <w:numPr>
          <w:ilvl w:val="3"/>
          <w:numId w:val="53"/>
        </w:numPr>
        <w:adjustRightInd w:val="0"/>
        <w:snapToGrid w:val="0"/>
        <w:ind w:firstLineChars="0"/>
        <w:outlineLvl w:val="4"/>
        <w:rPr>
          <w:rFonts w:ascii="黑体" w:eastAsia="黑体"/>
          <w:color w:val="FF0000"/>
          <w:szCs w:val="21"/>
        </w:rPr>
      </w:pPr>
      <w:bookmarkStart w:id="250" w:name="_Toc219190534"/>
      <w:r>
        <w:rPr>
          <w:rFonts w:ascii="黑体" w:eastAsia="黑体"/>
          <w:color w:val="FF0000"/>
          <w:szCs w:val="21"/>
        </w:rPr>
        <w:t>报文列表对象</w:t>
      </w:r>
      <w:bookmarkEnd w:id="250"/>
    </w:p>
    <w:p w14:paraId="098D312F">
      <w:pPr>
        <w:ind w:firstLine="420"/>
        <w:rPr>
          <w:rFonts w:ascii="宋体"/>
          <w:color w:val="FF0000"/>
          <w:kern w:val="0"/>
          <w:szCs w:val="20"/>
        </w:rPr>
      </w:pPr>
      <w:r>
        <w:rPr>
          <w:rFonts w:ascii="宋体"/>
          <w:color w:val="FF0000"/>
          <w:kern w:val="0"/>
          <w:szCs w:val="20"/>
        </w:rPr>
        <w:t>本次上报的报文列表对象，格式如</w:t>
      </w:r>
      <w:r>
        <w:rPr>
          <w:rFonts w:ascii="宋体"/>
          <w:color w:val="FF0000"/>
          <w:kern w:val="0"/>
          <w:szCs w:val="20"/>
        </w:rPr>
        <w:fldChar w:fldCharType="begin"/>
      </w:r>
      <w:r>
        <w:rPr>
          <w:rFonts w:ascii="宋体"/>
          <w:color w:val="FF0000"/>
          <w:kern w:val="0"/>
          <w:szCs w:val="20"/>
        </w:rPr>
        <w:instrText xml:space="preserve"> REF _Ref219888195 \r \h </w:instrText>
      </w:r>
      <w:r>
        <w:rPr>
          <w:rFonts w:ascii="宋体"/>
          <w:color w:val="FF0000"/>
          <w:kern w:val="0"/>
          <w:szCs w:val="20"/>
        </w:rPr>
        <w:fldChar w:fldCharType="separate"/>
      </w:r>
      <w:r>
        <w:rPr>
          <w:rFonts w:hint="eastAsia" w:ascii="宋体"/>
          <w:color w:val="FF0000"/>
          <w:kern w:val="0"/>
          <w:szCs w:val="20"/>
        </w:rPr>
        <w:t>表14</w:t>
      </w:r>
      <w:r>
        <w:rPr>
          <w:rFonts w:ascii="宋体"/>
          <w:color w:val="FF0000"/>
          <w:kern w:val="0"/>
          <w:szCs w:val="20"/>
        </w:rPr>
        <w:fldChar w:fldCharType="end"/>
      </w:r>
      <w:r>
        <w:rPr>
          <w:rFonts w:hint="eastAsia" w:ascii="宋体"/>
          <w:color w:val="FF0000"/>
          <w:kern w:val="0"/>
          <w:szCs w:val="20"/>
        </w:rPr>
        <w:t>报文列表对象数据格式</w:t>
      </w:r>
      <w:r>
        <w:rPr>
          <w:rFonts w:ascii="宋体"/>
          <w:color w:val="FF0000"/>
          <w:kern w:val="0"/>
          <w:szCs w:val="20"/>
        </w:rPr>
        <w:t>所示。</w:t>
      </w:r>
    </w:p>
    <w:p w14:paraId="08A494D8">
      <w:pPr>
        <w:ind w:firstLine="420" w:firstLineChars="0"/>
        <w:rPr>
          <w:rFonts w:ascii="宋体"/>
          <w:color w:val="FF0000"/>
          <w:kern w:val="0"/>
          <w:szCs w:val="20"/>
        </w:rPr>
      </w:pPr>
      <w:r>
        <w:rPr>
          <w:rFonts w:ascii="宋体"/>
          <w:color w:val="FF0000"/>
          <w:kern w:val="0"/>
          <w:szCs w:val="20"/>
        </w:rPr>
        <w:t>报文列表对象长度可变，指STA收到下接设备（如电能表、采集器）的抄读端设备数据应答报文，数据可包含多帧应用报文。</w:t>
      </w:r>
    </w:p>
    <w:p w14:paraId="2CEEE1DC">
      <w:pPr>
        <w:ind w:firstLine="420"/>
        <w:rPr>
          <w:rFonts w:ascii="宋体"/>
          <w:color w:val="FF0000"/>
          <w:kern w:val="0"/>
          <w:szCs w:val="20"/>
        </w:rPr>
      </w:pPr>
      <w:r>
        <w:rPr>
          <w:rFonts w:ascii="宋体"/>
          <w:color w:val="FF0000"/>
          <w:kern w:val="0"/>
          <w:szCs w:val="20"/>
        </w:rPr>
        <w:t>上报并发抄读端设备数据时，应遵循以下规则：</w:t>
      </w:r>
    </w:p>
    <w:p w14:paraId="635B8205">
      <w:pPr>
        <w:numPr>
          <w:ilvl w:val="0"/>
          <w:numId w:val="54"/>
        </w:numPr>
        <w:ind w:firstLineChars="0"/>
        <w:rPr>
          <w:rFonts w:ascii="宋体"/>
          <w:color w:val="FF0000"/>
          <w:kern w:val="0"/>
          <w:szCs w:val="20"/>
        </w:rPr>
      </w:pPr>
      <w:r>
        <w:rPr>
          <w:rFonts w:ascii="宋体"/>
          <w:color w:val="FF0000"/>
          <w:kern w:val="0"/>
          <w:szCs w:val="20"/>
        </w:rPr>
        <w:t>报文列表对象中报文顺序应该与下行业务报文中顺序保持一致；</w:t>
      </w:r>
    </w:p>
    <w:p w14:paraId="4897F67F">
      <w:pPr>
        <w:numPr>
          <w:ilvl w:val="0"/>
          <w:numId w:val="54"/>
        </w:numPr>
        <w:ind w:firstLineChars="0"/>
        <w:rPr>
          <w:rFonts w:ascii="宋体"/>
          <w:color w:val="FF0000"/>
          <w:kern w:val="0"/>
          <w:szCs w:val="20"/>
        </w:rPr>
      </w:pPr>
      <w:r>
        <w:rPr>
          <w:rFonts w:ascii="宋体"/>
          <w:color w:val="FF0000"/>
          <w:kern w:val="0"/>
          <w:szCs w:val="20"/>
        </w:rPr>
        <w:t>如果没有收到下接设备的任何回应，则STA不回复任何结果</w:t>
      </w:r>
      <w:r>
        <w:rPr>
          <w:rFonts w:hint="eastAsia" w:ascii="宋体"/>
          <w:color w:val="FF0000"/>
          <w:kern w:val="0"/>
          <w:szCs w:val="20"/>
        </w:rPr>
        <w:t>；</w:t>
      </w:r>
    </w:p>
    <w:p w14:paraId="08D84992">
      <w:pPr>
        <w:numPr>
          <w:ilvl w:val="0"/>
          <w:numId w:val="54"/>
        </w:numPr>
        <w:ind w:firstLineChars="0"/>
        <w:rPr>
          <w:rFonts w:ascii="宋体"/>
          <w:color w:val="FF0000"/>
          <w:kern w:val="0"/>
          <w:szCs w:val="20"/>
        </w:rPr>
      </w:pPr>
      <w:r>
        <w:rPr>
          <w:rFonts w:ascii="宋体"/>
          <w:color w:val="FF0000"/>
          <w:kern w:val="0"/>
          <w:szCs w:val="20"/>
        </w:rPr>
        <w:t>如果STA只收到了部分抄读结果上报，则没有结果的报文在报文列表对象中长度填0，无报文内容字段；</w:t>
      </w:r>
    </w:p>
    <w:p w14:paraId="6C8B1AF0">
      <w:pPr>
        <w:numPr>
          <w:ilvl w:val="0"/>
          <w:numId w:val="54"/>
        </w:numPr>
        <w:ind w:firstLineChars="0"/>
        <w:rPr>
          <w:rFonts w:ascii="宋体"/>
          <w:color w:val="FF0000"/>
          <w:kern w:val="0"/>
          <w:szCs w:val="20"/>
        </w:rPr>
      </w:pPr>
      <w:r>
        <w:rPr>
          <w:rFonts w:ascii="宋体"/>
          <w:color w:val="FF0000"/>
          <w:kern w:val="0"/>
          <w:szCs w:val="20"/>
        </w:rPr>
        <w:t>报文列表对象中的报文条数，包括报文长度为0的报文。</w:t>
      </w:r>
    </w:p>
    <w:p w14:paraId="67EA00B4">
      <w:pPr>
        <w:pStyle w:val="8"/>
        <w:rPr>
          <w:rFonts w:hint="eastAsia"/>
          <w:color w:val="EE0000"/>
        </w:rPr>
      </w:pPr>
      <w:bookmarkStart w:id="251" w:name="_Toc219190535"/>
      <w:r>
        <w:rPr>
          <w:color w:val="EE0000"/>
        </w:rPr>
        <w:t>数据转发业务传输流程</w:t>
      </w:r>
      <w:bookmarkEnd w:id="251"/>
    </w:p>
    <w:p w14:paraId="633BD3BB">
      <w:pPr>
        <w:pStyle w:val="85"/>
        <w:ind w:firstLine="420"/>
      </w:pPr>
      <w:r>
        <w:rPr>
          <w:rFonts w:hint="eastAsia"/>
        </w:rPr>
        <w:t>CCO向STA发送的数据转发报文，STA通过电能表、采集器或其他电气设备获取到结果之后，将结果应答给CCO。数据转发业务传输流程如</w:t>
      </w:r>
      <w:r>
        <w:rPr>
          <w:rFonts w:hint="eastAsia"/>
        </w:rPr>
        <w:fldChar w:fldCharType="begin"/>
      </w:r>
      <w:r>
        <w:rPr>
          <w:rFonts w:hint="eastAsia"/>
        </w:rPr>
        <w:instrText xml:space="preserve"> REF _Ref465625624 \h  \* MERGEFORMAT </w:instrText>
      </w:r>
      <w:r>
        <w:rPr>
          <w:rFonts w:hint="eastAsia"/>
        </w:rPr>
        <w:fldChar w:fldCharType="separate"/>
      </w:r>
      <w:r>
        <w:rPr>
          <w:rFonts w:hint="eastAsia"/>
        </w:rPr>
        <w:t>图</w:t>
      </w:r>
      <w:r>
        <w:t xml:space="preserve"> 1</w:t>
      </w:r>
      <w:r>
        <w:rPr>
          <w:rFonts w:hint="eastAsia"/>
        </w:rPr>
        <w:fldChar w:fldCharType="end"/>
      </w:r>
      <w:r>
        <w:rPr>
          <w:rFonts w:hint="eastAsia"/>
        </w:rPr>
        <w:t>所示。</w:t>
      </w:r>
    </w:p>
    <w:p w14:paraId="4CDE69C8">
      <w:pPr>
        <w:pStyle w:val="85"/>
        <w:ind w:firstLine="0" w:firstLineChars="0"/>
        <w:jc w:val="center"/>
      </w:pPr>
      <w:r>
        <w:object>
          <v:shape id="_x0000_i1025" o:spt="75" type="#_x0000_t75" style="height:181.5pt;width:159pt;" o:ole="t" filled="f" o:preferrelative="t" stroked="f" coordsize="21600,21600">
            <v:path/>
            <v:fill on="f" focussize="0,0"/>
            <v:stroke on="f" joinstyle="miter"/>
            <v:imagedata r:id="rId24" o:title=""/>
            <o:lock v:ext="edit" aspectratio="t"/>
            <w10:wrap type="none"/>
            <w10:anchorlock/>
          </v:shape>
          <o:OLEObject Type="Embed" ProgID="Visio.Drawing.11" ShapeID="_x0000_i1025" DrawAspect="Content" ObjectID="_1468075725" r:id="rId23">
            <o:LockedField>false</o:LockedField>
          </o:OLEObject>
        </w:object>
      </w:r>
    </w:p>
    <w:p w14:paraId="5EB309B3">
      <w:pPr>
        <w:pStyle w:val="20"/>
        <w:rPr>
          <w:rFonts w:hint="eastAsia" w:ascii="黑体" w:hAnsi="黑体" w:cs="黑体"/>
        </w:rPr>
      </w:pPr>
      <w:bookmarkStart w:id="252" w:name="_Ref465625624"/>
      <w:r>
        <w:rPr>
          <w:rFonts w:hint="eastAsia" w:ascii="黑体" w:hAnsi="黑体" w:cs="黑体"/>
        </w:rPr>
        <w:t xml:space="preserve">图 </w:t>
      </w:r>
      <w:r>
        <w:rPr>
          <w:rFonts w:hint="eastAsia" w:ascii="黑体" w:hAnsi="黑体" w:cs="黑体"/>
        </w:rPr>
        <w:fldChar w:fldCharType="begin"/>
      </w:r>
      <w:r>
        <w:rPr>
          <w:rFonts w:hint="eastAsia" w:ascii="黑体" w:hAnsi="黑体" w:cs="黑体"/>
        </w:rPr>
        <w:instrText xml:space="preserve"> SEQ 图 \* ARABIC </w:instrText>
      </w:r>
      <w:r>
        <w:rPr>
          <w:rFonts w:hint="eastAsia" w:ascii="黑体" w:hAnsi="黑体" w:cs="黑体"/>
        </w:rPr>
        <w:fldChar w:fldCharType="separate"/>
      </w:r>
      <w:r>
        <w:rPr>
          <w:rFonts w:hint="eastAsia" w:ascii="黑体" w:hAnsi="黑体" w:cs="黑体"/>
        </w:rPr>
        <w:t>1</w:t>
      </w:r>
      <w:r>
        <w:rPr>
          <w:rFonts w:hint="eastAsia" w:ascii="黑体" w:hAnsi="黑体" w:cs="黑体"/>
        </w:rPr>
        <w:fldChar w:fldCharType="end"/>
      </w:r>
      <w:bookmarkEnd w:id="252"/>
      <w:bookmarkStart w:id="253" w:name="_Toc400799072"/>
      <w:bookmarkStart w:id="254" w:name="_Toc402983062"/>
      <w:bookmarkStart w:id="255" w:name="_Toc403585465"/>
      <w:bookmarkStart w:id="256" w:name="_Toc405476818"/>
      <w:bookmarkStart w:id="257" w:name="_Toc399757470"/>
      <w:bookmarkStart w:id="258" w:name="_Toc399259432"/>
      <w:bookmarkStart w:id="259" w:name="_Ref398977301"/>
      <w:bookmarkStart w:id="260" w:name="_Toc408860092"/>
      <w:bookmarkStart w:id="261" w:name="_Toc402983528"/>
      <w:bookmarkStart w:id="262" w:name="_Toc399229219"/>
      <w:bookmarkStart w:id="263" w:name="_Toc402983994"/>
      <w:bookmarkStart w:id="264" w:name="_Toc403570506"/>
      <w:r>
        <w:rPr>
          <w:rFonts w:hint="eastAsia" w:ascii="黑体" w:hAnsi="黑体" w:cs="黑体"/>
        </w:rPr>
        <w:t xml:space="preserve"> 数据转发业务报文传输流程</w:t>
      </w:r>
      <w:bookmarkEnd w:id="253"/>
      <w:bookmarkEnd w:id="254"/>
      <w:bookmarkEnd w:id="255"/>
      <w:bookmarkEnd w:id="256"/>
      <w:bookmarkEnd w:id="257"/>
      <w:bookmarkEnd w:id="258"/>
      <w:bookmarkEnd w:id="259"/>
      <w:bookmarkEnd w:id="260"/>
      <w:bookmarkEnd w:id="261"/>
      <w:bookmarkEnd w:id="262"/>
      <w:bookmarkEnd w:id="263"/>
      <w:bookmarkEnd w:id="264"/>
    </w:p>
    <w:p w14:paraId="2C1E7929">
      <w:pPr>
        <w:autoSpaceDE w:val="0"/>
        <w:autoSpaceDN w:val="0"/>
        <w:ind w:firstLine="420" w:firstLineChars="0"/>
        <w:rPr>
          <w:rFonts w:ascii="宋体"/>
          <w:iCs/>
          <w:color w:val="4472C4" w:themeColor="accent1"/>
          <w14:textFill>
            <w14:solidFill>
              <w14:schemeClr w14:val="accent1"/>
            </w14:solidFill>
          </w14:textFill>
        </w:rPr>
      </w:pPr>
    </w:p>
    <w:p w14:paraId="16AB3240">
      <w:pPr>
        <w:pStyle w:val="8"/>
        <w:rPr>
          <w:rFonts w:hint="eastAsia"/>
          <w:color w:val="EE0000"/>
        </w:rPr>
      </w:pPr>
      <w:bookmarkStart w:id="265" w:name="_Toc219190536"/>
      <w:r>
        <w:rPr>
          <w:rFonts w:hint="eastAsia"/>
          <w:color w:val="EE0000"/>
        </w:rPr>
        <w:t>0x0</w:t>
      </w:r>
      <w:r>
        <w:rPr>
          <w:color w:val="EE0000"/>
        </w:rPr>
        <w:t>3</w:t>
      </w:r>
      <w:r>
        <w:rPr>
          <w:rFonts w:hint="eastAsia"/>
          <w:color w:val="EE0000"/>
        </w:rPr>
        <w:t>：</w:t>
      </w:r>
      <w:r>
        <w:rPr>
          <w:color w:val="EE0000"/>
        </w:rPr>
        <w:t>站点间通信</w:t>
      </w:r>
      <w:bookmarkEnd w:id="265"/>
    </w:p>
    <w:p w14:paraId="61E7AE71">
      <w:pPr>
        <w:ind w:firstLine="420" w:firstLineChars="0"/>
        <w:rPr>
          <w:rFonts w:ascii="宋体"/>
          <w:color w:val="FF0000"/>
          <w:kern w:val="0"/>
          <w:szCs w:val="20"/>
        </w:rPr>
      </w:pPr>
      <w:r>
        <w:rPr>
          <w:rFonts w:hint="eastAsia" w:ascii="宋体"/>
          <w:color w:val="FF0000"/>
          <w:kern w:val="0"/>
          <w:szCs w:val="20"/>
        </w:rPr>
        <w:t>源STA将需要转发的数据内容传输至目的</w:t>
      </w:r>
      <w:r>
        <w:rPr>
          <w:rFonts w:ascii="宋体"/>
          <w:color w:val="FF0000"/>
          <w:kern w:val="0"/>
          <w:szCs w:val="20"/>
        </w:rPr>
        <w:t>STA</w:t>
      </w:r>
      <w:r>
        <w:rPr>
          <w:rFonts w:hint="eastAsia" w:ascii="宋体"/>
          <w:color w:val="FF0000"/>
          <w:kern w:val="0"/>
          <w:szCs w:val="20"/>
        </w:rPr>
        <w:t>，目的</w:t>
      </w:r>
      <w:r>
        <w:rPr>
          <w:rFonts w:ascii="宋体"/>
          <w:color w:val="FF0000"/>
          <w:kern w:val="0"/>
          <w:szCs w:val="20"/>
        </w:rPr>
        <w:t>STA</w:t>
      </w:r>
      <w:r>
        <w:rPr>
          <w:rFonts w:hint="eastAsia" w:ascii="宋体"/>
          <w:color w:val="FF0000"/>
          <w:kern w:val="0"/>
          <w:szCs w:val="20"/>
        </w:rPr>
        <w:t>从报文中提取出转发数据内容并传送给目的</w:t>
      </w:r>
      <w:r>
        <w:rPr>
          <w:rFonts w:ascii="宋体"/>
          <w:color w:val="FF0000"/>
          <w:kern w:val="0"/>
          <w:szCs w:val="20"/>
        </w:rPr>
        <w:t>STA</w:t>
      </w:r>
      <w:r>
        <w:rPr>
          <w:rFonts w:hint="eastAsia" w:ascii="宋体"/>
          <w:color w:val="FF0000"/>
          <w:kern w:val="0"/>
          <w:szCs w:val="20"/>
        </w:rPr>
        <w:t>所连接的终端（例如电能表、采集器等）。</w:t>
      </w:r>
    </w:p>
    <w:p w14:paraId="7E03609B">
      <w:pPr>
        <w:pStyle w:val="7"/>
        <w:rPr>
          <w:rFonts w:hint="eastAsia"/>
          <w:color w:val="EE0000"/>
        </w:rPr>
      </w:pPr>
      <w:bookmarkStart w:id="266" w:name="_Toc219190537"/>
      <w:r>
        <w:rPr>
          <w:color w:val="EE0000"/>
        </w:rPr>
        <w:t>下行业务报文格式</w:t>
      </w:r>
      <w:bookmarkEnd w:id="266"/>
    </w:p>
    <w:p w14:paraId="21CD4913">
      <w:pPr>
        <w:ind w:left="420" w:firstLine="0" w:firstLineChars="0"/>
        <w:rPr>
          <w:rFonts w:hint="eastAsia" w:ascii="宋体" w:hAnsi="宋体" w:cs="宋体"/>
          <w:color w:val="FF0000"/>
          <w:kern w:val="0"/>
          <w:szCs w:val="20"/>
        </w:rPr>
      </w:pPr>
      <w:r>
        <w:rPr>
          <w:rFonts w:hint="eastAsia" w:ascii="宋体" w:hAnsi="宋体" w:cs="宋体"/>
          <w:color w:val="FF0000"/>
          <w:kern w:val="0"/>
          <w:szCs w:val="20"/>
        </w:rPr>
        <w:t>源STA向目的STA发送数据采用数据透传报文格式，报文载荷格式如</w:t>
      </w:r>
      <w:r>
        <w:rPr>
          <w:rFonts w:hint="eastAsia" w:ascii="宋体" w:hAnsi="宋体" w:cs="宋体"/>
          <w:color w:val="FF0000"/>
          <w:kern w:val="0"/>
          <w:szCs w:val="20"/>
          <w:lang w:eastAsia="zh-CN"/>
        </w:rPr>
        <w:fldChar w:fldCharType="begin"/>
      </w:r>
      <w:r>
        <w:rPr>
          <w:rFonts w:hint="eastAsia" w:ascii="宋体" w:hAnsi="宋体" w:cs="宋体"/>
          <w:color w:val="FF0000"/>
          <w:kern w:val="0"/>
          <w:szCs w:val="20"/>
          <w:lang w:eastAsia="zh-CN"/>
        </w:rPr>
        <w:instrText xml:space="preserve"> REF _Ref19721 \h </w:instrText>
      </w:r>
      <w:r>
        <w:rPr>
          <w:rFonts w:hint="eastAsia" w:ascii="宋体" w:hAnsi="宋体" w:cs="宋体"/>
          <w:color w:val="FF0000"/>
          <w:kern w:val="0"/>
          <w:szCs w:val="20"/>
          <w:lang w:eastAsia="zh-CN"/>
        </w:rPr>
        <w:fldChar w:fldCharType="separate"/>
      </w:r>
      <w:r>
        <w:rPr>
          <w:rFonts w:hint="eastAsia" w:ascii="宋体" w:hAnsi="宋体" w:cs="宋体"/>
        </w:rPr>
        <w:t>表 25</w:t>
      </w:r>
      <w:r>
        <w:rPr>
          <w:rFonts w:hint="eastAsia" w:ascii="宋体" w:hAnsi="宋体" w:cs="宋体"/>
          <w:color w:val="FF0000"/>
          <w:kern w:val="0"/>
          <w:szCs w:val="20"/>
          <w:lang w:eastAsia="zh-CN"/>
        </w:rPr>
        <w:fldChar w:fldCharType="end"/>
      </w:r>
      <w:r>
        <w:rPr>
          <w:rFonts w:hint="eastAsia" w:ascii="宋体" w:hAnsi="宋体" w:cs="宋体"/>
          <w:color w:val="FF0000"/>
          <w:kern w:val="0"/>
          <w:szCs w:val="20"/>
        </w:rPr>
        <w:t>所示。</w:t>
      </w:r>
    </w:p>
    <w:p w14:paraId="28F12522">
      <w:pPr>
        <w:pStyle w:val="20"/>
        <w:keepNext/>
        <w:numPr>
          <w:ilvl w:val="-1"/>
          <w:numId w:val="0"/>
        </w:numPr>
        <w:ind w:firstLine="0" w:firstLineChars="0"/>
        <w:jc w:val="center"/>
        <w:rPr>
          <w:rFonts w:hint="eastAsia" w:ascii="黑体" w:hAnsi="黑体" w:eastAsia="黑体" w:cs="黑体"/>
          <w:color w:val="EE0000"/>
          <w:szCs w:val="20"/>
        </w:rPr>
      </w:pPr>
      <w:bookmarkStart w:id="267" w:name="_Ref19721"/>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25</w:t>
      </w:r>
      <w:r>
        <w:rPr>
          <w:rFonts w:hint="eastAsia" w:ascii="黑体" w:hAnsi="黑体" w:cs="黑体"/>
        </w:rPr>
        <w:fldChar w:fldCharType="end"/>
      </w:r>
      <w:bookmarkEnd w:id="267"/>
      <w:r>
        <w:rPr>
          <w:rFonts w:hint="eastAsia" w:ascii="黑体" w:hAnsi="黑体" w:eastAsia="黑体" w:cs="黑体"/>
          <w:color w:val="EE0000"/>
          <w:szCs w:val="20"/>
        </w:rPr>
        <w:t xml:space="preserve"> </w:t>
      </w:r>
      <w:bookmarkStart w:id="268" w:name="_Ref219888279"/>
      <w:r>
        <w:rPr>
          <w:rFonts w:hint="eastAsia" w:ascii="黑体" w:hAnsi="黑体" w:eastAsia="黑体" w:cs="黑体"/>
          <w:color w:val="EE0000"/>
          <w:szCs w:val="20"/>
        </w:rPr>
        <w:t>站点间通信业务下行报文</w:t>
      </w:r>
      <w:bookmarkEnd w:id="268"/>
    </w:p>
    <w:tbl>
      <w:tblPr>
        <w:tblStyle w:val="517"/>
        <w:tblW w:w="831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655"/>
        <w:gridCol w:w="1315"/>
        <w:gridCol w:w="1290"/>
        <w:gridCol w:w="703"/>
        <w:gridCol w:w="1555"/>
        <w:gridCol w:w="1801"/>
      </w:tblGrid>
      <w:tr w14:paraId="21A120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jc w:val="center"/>
        </w:trPr>
        <w:tc>
          <w:tcPr>
            <w:tcW w:w="1655" w:type="dxa"/>
            <w:vAlign w:val="center"/>
          </w:tcPr>
          <w:p w14:paraId="04E860E8">
            <w:pPr>
              <w:widowControl/>
              <w:kinsoku w:val="0"/>
              <w:autoSpaceDE w:val="0"/>
              <w:autoSpaceDN w:val="0"/>
              <w:adjustRightInd w:val="0"/>
              <w:snapToGrid w:val="0"/>
              <w:spacing w:before="35" w:line="233" w:lineRule="auto"/>
              <w:ind w:firstLine="0" w:firstLineChars="0"/>
              <w:jc w:val="center"/>
              <w:textAlignment w:val="baseline"/>
              <w:rPr>
                <w:rFonts w:hint="eastAsia" w:ascii="宋体" w:hAnsi="宋体" w:cs="宋体"/>
                <w:snapToGrid w:val="0"/>
                <w:color w:val="EE0000"/>
                <w:kern w:val="0"/>
                <w:sz w:val="18"/>
                <w:szCs w:val="18"/>
                <w:lang w:eastAsia="en-US"/>
              </w:rPr>
            </w:pPr>
            <w:r>
              <w:rPr>
                <w:rFonts w:hint="eastAsia" w:ascii="宋体" w:hAnsi="宋体" w:cs="宋体"/>
                <w:snapToGrid w:val="0"/>
                <w:color w:val="EE0000"/>
                <w:spacing w:val="-1"/>
                <w:kern w:val="0"/>
                <w:sz w:val="18"/>
                <w:szCs w:val="18"/>
                <w:lang w:eastAsia="en-US"/>
              </w:rPr>
              <w:t>字节数：6</w:t>
            </w:r>
          </w:p>
        </w:tc>
        <w:tc>
          <w:tcPr>
            <w:tcW w:w="1315" w:type="dxa"/>
            <w:vAlign w:val="center"/>
          </w:tcPr>
          <w:p w14:paraId="61DA5429">
            <w:pPr>
              <w:widowControl/>
              <w:kinsoku w:val="0"/>
              <w:autoSpaceDE w:val="0"/>
              <w:autoSpaceDN w:val="0"/>
              <w:adjustRightInd w:val="0"/>
              <w:snapToGrid w:val="0"/>
              <w:spacing w:before="65" w:line="232" w:lineRule="auto"/>
              <w:ind w:firstLine="0" w:firstLineChars="0"/>
              <w:jc w:val="center"/>
              <w:textAlignment w:val="baseline"/>
              <w:rPr>
                <w:rFonts w:hint="eastAsia" w:ascii="宋体" w:hAnsi="宋体" w:cs="宋体"/>
                <w:snapToGrid w:val="0"/>
                <w:color w:val="EE0000"/>
                <w:kern w:val="0"/>
                <w:sz w:val="18"/>
                <w:szCs w:val="18"/>
                <w:lang w:eastAsia="en-US"/>
              </w:rPr>
            </w:pPr>
            <w:r>
              <w:rPr>
                <w:rFonts w:hint="eastAsia" w:ascii="宋体" w:hAnsi="宋体" w:cs="宋体"/>
                <w:snapToGrid w:val="0"/>
                <w:color w:val="EE0000"/>
                <w:kern w:val="0"/>
                <w:sz w:val="18"/>
                <w:szCs w:val="18"/>
                <w:lang w:eastAsia="en-US"/>
              </w:rPr>
              <w:t>6</w:t>
            </w:r>
          </w:p>
        </w:tc>
        <w:tc>
          <w:tcPr>
            <w:tcW w:w="1290" w:type="dxa"/>
            <w:vAlign w:val="center"/>
          </w:tcPr>
          <w:p w14:paraId="0FDB855C">
            <w:pPr>
              <w:widowControl/>
              <w:kinsoku w:val="0"/>
              <w:autoSpaceDE w:val="0"/>
              <w:autoSpaceDN w:val="0"/>
              <w:adjustRightInd w:val="0"/>
              <w:snapToGrid w:val="0"/>
              <w:spacing w:before="65" w:line="233" w:lineRule="auto"/>
              <w:ind w:firstLine="0" w:firstLineChars="0"/>
              <w:jc w:val="center"/>
              <w:textAlignment w:val="baseline"/>
              <w:rPr>
                <w:rFonts w:hint="eastAsia" w:ascii="宋体" w:hAnsi="宋体" w:cs="宋体"/>
                <w:snapToGrid w:val="0"/>
                <w:color w:val="EE0000"/>
                <w:kern w:val="0"/>
                <w:sz w:val="18"/>
                <w:szCs w:val="18"/>
                <w:lang w:eastAsia="en-US"/>
              </w:rPr>
            </w:pPr>
            <w:r>
              <w:rPr>
                <w:rFonts w:hint="eastAsia" w:ascii="宋体" w:hAnsi="宋体" w:cs="宋体"/>
                <w:snapToGrid w:val="0"/>
                <w:color w:val="EE0000"/>
                <w:kern w:val="0"/>
                <w:sz w:val="18"/>
                <w:szCs w:val="18"/>
                <w:lang w:eastAsia="en-US"/>
              </w:rPr>
              <w:t>1</w:t>
            </w:r>
          </w:p>
        </w:tc>
        <w:tc>
          <w:tcPr>
            <w:tcW w:w="703" w:type="dxa"/>
            <w:tcBorders>
              <w:right w:val="single" w:color="auto" w:sz="4" w:space="0"/>
            </w:tcBorders>
            <w:vAlign w:val="center"/>
          </w:tcPr>
          <w:p w14:paraId="7397D371">
            <w:pPr>
              <w:widowControl/>
              <w:kinsoku w:val="0"/>
              <w:autoSpaceDE w:val="0"/>
              <w:autoSpaceDN w:val="0"/>
              <w:adjustRightInd w:val="0"/>
              <w:snapToGrid w:val="0"/>
              <w:spacing w:before="65" w:line="233" w:lineRule="auto"/>
              <w:ind w:firstLine="0" w:firstLineChars="0"/>
              <w:jc w:val="center"/>
              <w:textAlignment w:val="baseline"/>
              <w:rPr>
                <w:rFonts w:hint="eastAsia" w:ascii="宋体" w:hAnsi="宋体" w:cs="宋体"/>
                <w:snapToGrid w:val="0"/>
                <w:color w:val="EE0000"/>
                <w:kern w:val="0"/>
                <w:sz w:val="18"/>
                <w:szCs w:val="18"/>
              </w:rPr>
            </w:pPr>
            <w:r>
              <w:rPr>
                <w:rFonts w:hint="eastAsia" w:ascii="宋体" w:hAnsi="宋体" w:cs="宋体"/>
                <w:snapToGrid w:val="0"/>
                <w:color w:val="EE0000"/>
                <w:kern w:val="0"/>
                <w:sz w:val="18"/>
                <w:szCs w:val="18"/>
              </w:rPr>
              <w:t>1</w:t>
            </w:r>
          </w:p>
        </w:tc>
        <w:tc>
          <w:tcPr>
            <w:tcW w:w="1555" w:type="dxa"/>
            <w:vAlign w:val="center"/>
          </w:tcPr>
          <w:p w14:paraId="229778A9">
            <w:pPr>
              <w:widowControl/>
              <w:kinsoku w:val="0"/>
              <w:autoSpaceDE w:val="0"/>
              <w:autoSpaceDN w:val="0"/>
              <w:adjustRightInd w:val="0"/>
              <w:snapToGrid w:val="0"/>
              <w:spacing w:before="65" w:line="233" w:lineRule="auto"/>
              <w:ind w:firstLine="0" w:firstLineChars="0"/>
              <w:jc w:val="center"/>
              <w:textAlignment w:val="baseline"/>
              <w:rPr>
                <w:rFonts w:hint="eastAsia" w:ascii="宋体" w:hAnsi="宋体" w:cs="宋体"/>
                <w:snapToGrid w:val="0"/>
                <w:color w:val="EE0000"/>
                <w:kern w:val="0"/>
                <w:sz w:val="18"/>
                <w:szCs w:val="18"/>
                <w:lang w:eastAsia="en-US"/>
              </w:rPr>
            </w:pPr>
            <w:r>
              <w:rPr>
                <w:rFonts w:hint="eastAsia" w:ascii="宋体" w:hAnsi="宋体" w:cs="宋体"/>
                <w:snapToGrid w:val="0"/>
                <w:color w:val="EE0000"/>
                <w:kern w:val="0"/>
                <w:sz w:val="18"/>
                <w:szCs w:val="18"/>
                <w:lang w:eastAsia="en-US"/>
              </w:rPr>
              <w:t>2</w:t>
            </w:r>
          </w:p>
        </w:tc>
        <w:tc>
          <w:tcPr>
            <w:tcW w:w="1801" w:type="dxa"/>
            <w:vAlign w:val="center"/>
          </w:tcPr>
          <w:p w14:paraId="27FCA05F">
            <w:pPr>
              <w:widowControl/>
              <w:kinsoku w:val="0"/>
              <w:autoSpaceDE w:val="0"/>
              <w:autoSpaceDN w:val="0"/>
              <w:adjustRightInd w:val="0"/>
              <w:snapToGrid w:val="0"/>
              <w:spacing w:before="34" w:line="221" w:lineRule="auto"/>
              <w:ind w:firstLine="0" w:firstLineChars="0"/>
              <w:jc w:val="center"/>
              <w:textAlignment w:val="baseline"/>
              <w:rPr>
                <w:rFonts w:hint="eastAsia" w:ascii="宋体" w:hAnsi="宋体" w:cs="宋体"/>
                <w:snapToGrid w:val="0"/>
                <w:color w:val="EE0000"/>
                <w:kern w:val="0"/>
                <w:sz w:val="18"/>
                <w:szCs w:val="18"/>
                <w:lang w:eastAsia="en-US"/>
              </w:rPr>
            </w:pPr>
            <w:r>
              <w:rPr>
                <w:rFonts w:hint="eastAsia" w:ascii="宋体" w:hAnsi="宋体" w:cs="宋体"/>
                <w:snapToGrid w:val="0"/>
                <w:color w:val="EE0000"/>
                <w:spacing w:val="-3"/>
                <w:kern w:val="0"/>
                <w:sz w:val="18"/>
                <w:szCs w:val="18"/>
                <w:lang w:eastAsia="en-US"/>
              </w:rPr>
              <w:t>变长</w:t>
            </w:r>
            <w:r>
              <w:rPr>
                <w:rFonts w:hint="eastAsia" w:ascii="宋体" w:hAnsi="宋体" w:cs="宋体"/>
                <w:snapToGrid w:val="0"/>
                <w:color w:val="EE0000"/>
                <w:spacing w:val="-40"/>
                <w:kern w:val="0"/>
                <w:sz w:val="18"/>
                <w:szCs w:val="18"/>
                <w:lang w:eastAsia="en-US"/>
              </w:rPr>
              <w:t xml:space="preserve"> </w:t>
            </w:r>
            <w:r>
              <w:rPr>
                <w:rFonts w:hint="eastAsia" w:ascii="宋体" w:hAnsi="宋体" w:cs="宋体"/>
                <w:snapToGrid w:val="0"/>
                <w:color w:val="EE0000"/>
                <w:spacing w:val="-3"/>
                <w:kern w:val="0"/>
                <w:sz w:val="18"/>
                <w:szCs w:val="18"/>
                <w:lang w:eastAsia="en-US"/>
              </w:rPr>
              <w:t>L</w:t>
            </w:r>
          </w:p>
        </w:tc>
      </w:tr>
      <w:tr w14:paraId="5DBFCA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jc w:val="center"/>
        </w:trPr>
        <w:tc>
          <w:tcPr>
            <w:tcW w:w="1655" w:type="dxa"/>
            <w:vAlign w:val="center"/>
          </w:tcPr>
          <w:p w14:paraId="3D5932C7">
            <w:pPr>
              <w:widowControl/>
              <w:kinsoku w:val="0"/>
              <w:autoSpaceDE w:val="0"/>
              <w:autoSpaceDN w:val="0"/>
              <w:adjustRightInd w:val="0"/>
              <w:snapToGrid w:val="0"/>
              <w:spacing w:before="32" w:line="222" w:lineRule="auto"/>
              <w:ind w:firstLine="0" w:firstLineChars="0"/>
              <w:jc w:val="center"/>
              <w:textAlignment w:val="baseline"/>
              <w:rPr>
                <w:snapToGrid w:val="0"/>
                <w:color w:val="EE0000"/>
                <w:kern w:val="0"/>
                <w:sz w:val="18"/>
                <w:szCs w:val="18"/>
                <w:lang w:eastAsia="en-US"/>
              </w:rPr>
            </w:pPr>
            <w:r>
              <w:rPr>
                <w:snapToGrid w:val="0"/>
                <w:color w:val="EE0000"/>
                <w:spacing w:val="-2"/>
                <w:kern w:val="0"/>
                <w:sz w:val="18"/>
                <w:szCs w:val="18"/>
                <w:lang w:eastAsia="en-US"/>
              </w:rPr>
              <w:t>源地址</w:t>
            </w:r>
          </w:p>
        </w:tc>
        <w:tc>
          <w:tcPr>
            <w:tcW w:w="1315" w:type="dxa"/>
            <w:vAlign w:val="center"/>
          </w:tcPr>
          <w:p w14:paraId="21FDD203">
            <w:pPr>
              <w:widowControl/>
              <w:kinsoku w:val="0"/>
              <w:autoSpaceDE w:val="0"/>
              <w:autoSpaceDN w:val="0"/>
              <w:adjustRightInd w:val="0"/>
              <w:snapToGrid w:val="0"/>
              <w:spacing w:before="32" w:line="222" w:lineRule="auto"/>
              <w:ind w:firstLine="0" w:firstLineChars="0"/>
              <w:jc w:val="center"/>
              <w:textAlignment w:val="baseline"/>
              <w:rPr>
                <w:snapToGrid w:val="0"/>
                <w:color w:val="EE0000"/>
                <w:kern w:val="0"/>
                <w:sz w:val="18"/>
                <w:szCs w:val="18"/>
                <w:lang w:eastAsia="en-US"/>
              </w:rPr>
            </w:pPr>
            <w:r>
              <w:rPr>
                <w:snapToGrid w:val="0"/>
                <w:color w:val="EE0000"/>
                <w:spacing w:val="-8"/>
                <w:kern w:val="0"/>
                <w:sz w:val="18"/>
                <w:szCs w:val="18"/>
                <w:lang w:eastAsia="en-US"/>
              </w:rPr>
              <w:t>目的地址</w:t>
            </w:r>
          </w:p>
        </w:tc>
        <w:tc>
          <w:tcPr>
            <w:tcW w:w="1290" w:type="dxa"/>
            <w:vAlign w:val="center"/>
          </w:tcPr>
          <w:p w14:paraId="216E8F23">
            <w:pPr>
              <w:widowControl/>
              <w:kinsoku w:val="0"/>
              <w:autoSpaceDE w:val="0"/>
              <w:autoSpaceDN w:val="0"/>
              <w:adjustRightInd w:val="0"/>
              <w:snapToGrid w:val="0"/>
              <w:spacing w:before="32" w:line="221" w:lineRule="auto"/>
              <w:ind w:firstLine="0" w:firstLineChars="0"/>
              <w:jc w:val="center"/>
              <w:textAlignment w:val="baseline"/>
              <w:rPr>
                <w:snapToGrid w:val="0"/>
                <w:color w:val="EE0000"/>
                <w:kern w:val="0"/>
                <w:sz w:val="18"/>
                <w:szCs w:val="18"/>
                <w:lang w:eastAsia="en-US"/>
              </w:rPr>
            </w:pPr>
            <w:r>
              <w:rPr>
                <w:snapToGrid w:val="0"/>
                <w:color w:val="EE0000"/>
                <w:spacing w:val="-2"/>
                <w:kern w:val="0"/>
                <w:sz w:val="18"/>
                <w:szCs w:val="18"/>
              </w:rPr>
              <w:t>设备</w:t>
            </w:r>
            <w:r>
              <w:rPr>
                <w:snapToGrid w:val="0"/>
                <w:color w:val="EE0000"/>
                <w:spacing w:val="-2"/>
                <w:kern w:val="0"/>
                <w:sz w:val="18"/>
                <w:szCs w:val="18"/>
                <w:lang w:eastAsia="en-US"/>
              </w:rPr>
              <w:t>超时时间</w:t>
            </w:r>
          </w:p>
        </w:tc>
        <w:tc>
          <w:tcPr>
            <w:tcW w:w="703" w:type="dxa"/>
            <w:tcBorders>
              <w:right w:val="single" w:color="auto" w:sz="4" w:space="0"/>
            </w:tcBorders>
            <w:vAlign w:val="center"/>
          </w:tcPr>
          <w:p w14:paraId="29760796">
            <w:pPr>
              <w:widowControl/>
              <w:kinsoku w:val="0"/>
              <w:autoSpaceDE w:val="0"/>
              <w:autoSpaceDN w:val="0"/>
              <w:adjustRightInd w:val="0"/>
              <w:snapToGrid w:val="0"/>
              <w:spacing w:before="32" w:line="220" w:lineRule="auto"/>
              <w:ind w:firstLine="0" w:firstLineChars="0"/>
              <w:jc w:val="center"/>
              <w:textAlignment w:val="baseline"/>
              <w:rPr>
                <w:snapToGrid w:val="0"/>
                <w:color w:val="EE0000"/>
                <w:kern w:val="0"/>
                <w:sz w:val="18"/>
                <w:szCs w:val="18"/>
              </w:rPr>
            </w:pPr>
            <w:r>
              <w:rPr>
                <w:snapToGrid w:val="0"/>
                <w:color w:val="EE0000"/>
                <w:kern w:val="0"/>
                <w:sz w:val="18"/>
                <w:szCs w:val="18"/>
              </w:rPr>
              <w:t>保留</w:t>
            </w:r>
          </w:p>
        </w:tc>
        <w:tc>
          <w:tcPr>
            <w:tcW w:w="1555" w:type="dxa"/>
            <w:vAlign w:val="center"/>
          </w:tcPr>
          <w:p w14:paraId="300DBF1D">
            <w:pPr>
              <w:widowControl/>
              <w:kinsoku w:val="0"/>
              <w:autoSpaceDE w:val="0"/>
              <w:autoSpaceDN w:val="0"/>
              <w:adjustRightInd w:val="0"/>
              <w:snapToGrid w:val="0"/>
              <w:spacing w:before="31" w:line="220" w:lineRule="auto"/>
              <w:ind w:firstLine="0" w:firstLineChars="0"/>
              <w:jc w:val="center"/>
              <w:textAlignment w:val="baseline"/>
              <w:rPr>
                <w:snapToGrid w:val="0"/>
                <w:color w:val="EE0000"/>
                <w:kern w:val="0"/>
                <w:sz w:val="18"/>
                <w:szCs w:val="18"/>
                <w:lang w:eastAsia="en-US"/>
              </w:rPr>
            </w:pPr>
            <w:r>
              <w:rPr>
                <w:snapToGrid w:val="0"/>
                <w:color w:val="EE0000"/>
                <w:spacing w:val="-2"/>
                <w:kern w:val="0"/>
                <w:sz w:val="18"/>
                <w:szCs w:val="18"/>
                <w:lang w:eastAsia="en-US"/>
              </w:rPr>
              <w:t>数据转发长度</w:t>
            </w:r>
          </w:p>
        </w:tc>
        <w:tc>
          <w:tcPr>
            <w:tcW w:w="1801" w:type="dxa"/>
            <w:vAlign w:val="center"/>
          </w:tcPr>
          <w:p w14:paraId="1A69892A">
            <w:pPr>
              <w:widowControl/>
              <w:kinsoku w:val="0"/>
              <w:autoSpaceDE w:val="0"/>
              <w:autoSpaceDN w:val="0"/>
              <w:adjustRightInd w:val="0"/>
              <w:snapToGrid w:val="0"/>
              <w:spacing w:before="31" w:line="220" w:lineRule="auto"/>
              <w:ind w:firstLine="0" w:firstLineChars="0"/>
              <w:jc w:val="center"/>
              <w:textAlignment w:val="baseline"/>
              <w:rPr>
                <w:snapToGrid w:val="0"/>
                <w:color w:val="EE0000"/>
                <w:kern w:val="0"/>
                <w:sz w:val="18"/>
                <w:szCs w:val="18"/>
                <w:lang w:eastAsia="en-US"/>
              </w:rPr>
            </w:pPr>
            <w:r>
              <w:rPr>
                <w:snapToGrid w:val="0"/>
                <w:color w:val="EE0000"/>
                <w:spacing w:val="-2"/>
                <w:kern w:val="0"/>
                <w:sz w:val="18"/>
                <w:szCs w:val="18"/>
                <w:lang w:eastAsia="en-US"/>
              </w:rPr>
              <w:t>数据转发内容</w:t>
            </w:r>
          </w:p>
        </w:tc>
      </w:tr>
    </w:tbl>
    <w:p w14:paraId="40A63707">
      <w:pPr>
        <w:numPr>
          <w:ilvl w:val="3"/>
          <w:numId w:val="55"/>
        </w:numPr>
        <w:adjustRightInd w:val="0"/>
        <w:snapToGrid w:val="0"/>
        <w:ind w:firstLineChars="0"/>
        <w:outlineLvl w:val="4"/>
        <w:rPr>
          <w:rFonts w:ascii="黑体" w:eastAsia="黑体"/>
          <w:color w:val="FF0000"/>
          <w:szCs w:val="21"/>
        </w:rPr>
      </w:pPr>
      <w:bookmarkStart w:id="269" w:name="_Toc219190538"/>
      <w:r>
        <w:rPr>
          <w:rFonts w:hint="eastAsia" w:ascii="黑体" w:eastAsia="黑体"/>
          <w:color w:val="FF0000"/>
          <w:szCs w:val="21"/>
        </w:rPr>
        <w:t>源地址</w:t>
      </w:r>
      <w:bookmarkEnd w:id="269"/>
    </w:p>
    <w:p w14:paraId="39C6C145">
      <w:pPr>
        <w:autoSpaceDE w:val="0"/>
        <w:autoSpaceDN w:val="0"/>
        <w:ind w:firstLine="420" w:firstLineChars="0"/>
        <w:rPr>
          <w:rFonts w:hint="eastAsia" w:ascii="宋体" w:hAnsi="宋体" w:cs="宋体"/>
          <w:color w:val="FF0000"/>
        </w:rPr>
      </w:pPr>
      <w:r>
        <w:rPr>
          <w:rFonts w:hint="eastAsia" w:ascii="宋体" w:hAnsi="宋体" w:cs="宋体"/>
          <w:color w:val="FF0000"/>
        </w:rPr>
        <w:t>发送报文STA的MAC地址，6字节。</w:t>
      </w:r>
    </w:p>
    <w:p w14:paraId="1CB0A518">
      <w:pPr>
        <w:numPr>
          <w:ilvl w:val="3"/>
          <w:numId w:val="55"/>
        </w:numPr>
        <w:adjustRightInd w:val="0"/>
        <w:snapToGrid w:val="0"/>
        <w:ind w:firstLineChars="0"/>
        <w:outlineLvl w:val="4"/>
        <w:rPr>
          <w:rFonts w:ascii="黑体" w:eastAsia="黑体"/>
          <w:color w:val="FF0000"/>
          <w:szCs w:val="21"/>
        </w:rPr>
      </w:pPr>
      <w:bookmarkStart w:id="270" w:name="_Toc219190539"/>
      <w:r>
        <w:rPr>
          <w:rFonts w:hint="eastAsia" w:ascii="黑体" w:eastAsia="黑体"/>
          <w:color w:val="FF0000"/>
          <w:szCs w:val="21"/>
        </w:rPr>
        <w:t>目的地址</w:t>
      </w:r>
      <w:bookmarkEnd w:id="270"/>
    </w:p>
    <w:p w14:paraId="3FBA4F7A">
      <w:pPr>
        <w:autoSpaceDE w:val="0"/>
        <w:autoSpaceDN w:val="0"/>
        <w:ind w:firstLine="420" w:firstLineChars="0"/>
        <w:rPr>
          <w:rFonts w:hint="eastAsia" w:ascii="宋体" w:hAnsi="宋体" w:cs="宋体"/>
          <w:color w:val="FF0000"/>
        </w:rPr>
      </w:pPr>
      <w:r>
        <w:rPr>
          <w:rFonts w:hint="eastAsia" w:ascii="宋体" w:hAnsi="宋体" w:cs="宋体"/>
          <w:color w:val="FF0000"/>
        </w:rPr>
        <w:t>接收报文STA的MAC地址，6字节。</w:t>
      </w:r>
    </w:p>
    <w:p w14:paraId="30E5B02E">
      <w:pPr>
        <w:numPr>
          <w:ilvl w:val="3"/>
          <w:numId w:val="55"/>
        </w:numPr>
        <w:adjustRightInd w:val="0"/>
        <w:snapToGrid w:val="0"/>
        <w:ind w:firstLineChars="0"/>
        <w:outlineLvl w:val="4"/>
        <w:rPr>
          <w:rFonts w:ascii="黑体" w:eastAsia="黑体"/>
          <w:color w:val="FF0000"/>
          <w:szCs w:val="21"/>
        </w:rPr>
      </w:pPr>
      <w:bookmarkStart w:id="271" w:name="_Toc219190540"/>
      <w:r>
        <w:rPr>
          <w:rFonts w:hint="eastAsia" w:ascii="黑体" w:eastAsia="黑体"/>
          <w:color w:val="FF0000"/>
          <w:szCs w:val="21"/>
        </w:rPr>
        <w:t>设备超时时间</w:t>
      </w:r>
      <w:bookmarkEnd w:id="271"/>
    </w:p>
    <w:p w14:paraId="0FE34A8E">
      <w:pPr>
        <w:autoSpaceDE w:val="0"/>
        <w:autoSpaceDN w:val="0"/>
        <w:ind w:firstLine="420" w:firstLineChars="0"/>
        <w:rPr>
          <w:rFonts w:ascii="宋体"/>
          <w:color w:val="FF0000"/>
        </w:rPr>
      </w:pPr>
      <w:r>
        <w:rPr>
          <w:rFonts w:ascii="宋体"/>
          <w:color w:val="FF0000"/>
        </w:rPr>
        <w:t>设备超时时间是8比特的字段，由</w:t>
      </w:r>
      <w:r>
        <w:rPr>
          <w:rFonts w:hint="eastAsia" w:ascii="宋体"/>
          <w:color w:val="FF0000"/>
        </w:rPr>
        <w:t>源STA</w:t>
      </w:r>
      <w:r>
        <w:rPr>
          <w:rFonts w:ascii="宋体"/>
          <w:color w:val="FF0000"/>
        </w:rPr>
        <w:t>给定，</w:t>
      </w:r>
      <w:r>
        <w:rPr>
          <w:rFonts w:hint="eastAsia" w:ascii="宋体"/>
          <w:color w:val="FF0000"/>
        </w:rPr>
        <w:t>目的</w:t>
      </w:r>
      <w:r>
        <w:rPr>
          <w:rFonts w:ascii="宋体"/>
          <w:color w:val="FF0000"/>
        </w:rPr>
        <w:t>STA将其作为与设备之间通信时</w:t>
      </w:r>
      <w:r>
        <w:rPr>
          <w:rFonts w:hint="eastAsia" w:ascii="宋体"/>
          <w:color w:val="FF0000"/>
          <w:lang w:val="en-US" w:eastAsia="zh-CN"/>
        </w:rPr>
        <w:t>的</w:t>
      </w:r>
      <w:r>
        <w:rPr>
          <w:rFonts w:ascii="宋体"/>
          <w:color w:val="FF0000"/>
        </w:rPr>
        <w:t>超时时间，在此时间内，STA没有收到设备的应答，则放弃本次转发。单位：100毫秒。值为0时，STA取默认超时时间。</w:t>
      </w:r>
    </w:p>
    <w:p w14:paraId="2577DE68">
      <w:pPr>
        <w:numPr>
          <w:ilvl w:val="3"/>
          <w:numId w:val="55"/>
        </w:numPr>
        <w:adjustRightInd w:val="0"/>
        <w:snapToGrid w:val="0"/>
        <w:ind w:firstLineChars="0"/>
        <w:outlineLvl w:val="4"/>
        <w:rPr>
          <w:rFonts w:ascii="黑体" w:eastAsia="黑体"/>
          <w:color w:val="FF0000"/>
          <w:szCs w:val="21"/>
        </w:rPr>
      </w:pPr>
      <w:bookmarkStart w:id="272" w:name="_Toc219190541"/>
      <w:r>
        <w:rPr>
          <w:rFonts w:ascii="黑体" w:eastAsia="黑体"/>
          <w:color w:val="FF0000"/>
          <w:szCs w:val="21"/>
        </w:rPr>
        <w:t>保留</w:t>
      </w:r>
      <w:bookmarkEnd w:id="272"/>
    </w:p>
    <w:p w14:paraId="46735D19">
      <w:pPr>
        <w:autoSpaceDE w:val="0"/>
        <w:autoSpaceDN w:val="0"/>
        <w:ind w:firstLine="420"/>
        <w:rPr>
          <w:rFonts w:ascii="宋体"/>
          <w:color w:val="FF0000"/>
        </w:rPr>
      </w:pPr>
      <w:r>
        <w:rPr>
          <w:rFonts w:ascii="宋体"/>
          <w:color w:val="FF0000"/>
        </w:rPr>
        <w:t>保留位默认填</w:t>
      </w:r>
      <w:r>
        <w:rPr>
          <w:rFonts w:hint="eastAsia" w:ascii="宋体"/>
          <w:color w:val="FF0000"/>
        </w:rPr>
        <w:t>0。</w:t>
      </w:r>
    </w:p>
    <w:p w14:paraId="43847D5C">
      <w:pPr>
        <w:numPr>
          <w:ilvl w:val="3"/>
          <w:numId w:val="55"/>
        </w:numPr>
        <w:adjustRightInd w:val="0"/>
        <w:snapToGrid w:val="0"/>
        <w:ind w:firstLineChars="0"/>
        <w:outlineLvl w:val="4"/>
        <w:rPr>
          <w:rFonts w:ascii="黑体" w:eastAsia="黑体"/>
          <w:color w:val="FF0000"/>
          <w:szCs w:val="21"/>
        </w:rPr>
      </w:pPr>
      <w:bookmarkStart w:id="273" w:name="_Toc219190542"/>
      <w:r>
        <w:rPr>
          <w:rFonts w:ascii="黑体" w:eastAsia="黑体"/>
          <w:color w:val="FF0000"/>
          <w:szCs w:val="21"/>
        </w:rPr>
        <w:t>数据转发长度</w:t>
      </w:r>
      <w:bookmarkEnd w:id="273"/>
    </w:p>
    <w:p w14:paraId="61C9DC6C">
      <w:pPr>
        <w:autoSpaceDE w:val="0"/>
        <w:autoSpaceDN w:val="0"/>
        <w:ind w:firstLine="420"/>
        <w:rPr>
          <w:rFonts w:ascii="宋体"/>
          <w:color w:val="FF0000"/>
        </w:rPr>
      </w:pPr>
      <w:r>
        <w:rPr>
          <w:rFonts w:ascii="宋体"/>
          <w:color w:val="FF0000"/>
        </w:rPr>
        <w:t>数据长度是16比特的字段，指</w:t>
      </w:r>
      <w:r>
        <w:rPr>
          <w:rFonts w:hint="eastAsia" w:ascii="宋体"/>
          <w:color w:val="FF0000"/>
        </w:rPr>
        <w:t>源STA</w:t>
      </w:r>
      <w:r>
        <w:rPr>
          <w:rFonts w:ascii="宋体"/>
          <w:color w:val="FF0000"/>
        </w:rPr>
        <w:t>发送给</w:t>
      </w:r>
      <w:r>
        <w:rPr>
          <w:rFonts w:hint="eastAsia" w:ascii="宋体"/>
          <w:color w:val="FF0000"/>
        </w:rPr>
        <w:t>目的</w:t>
      </w:r>
      <w:r>
        <w:rPr>
          <w:rFonts w:ascii="宋体"/>
          <w:color w:val="FF0000"/>
        </w:rPr>
        <w:t>STA数据的长度，即实际数据域的长度。</w:t>
      </w:r>
    </w:p>
    <w:p w14:paraId="339AB1E6">
      <w:pPr>
        <w:numPr>
          <w:ilvl w:val="3"/>
          <w:numId w:val="55"/>
        </w:numPr>
        <w:adjustRightInd w:val="0"/>
        <w:snapToGrid w:val="0"/>
        <w:ind w:firstLineChars="0"/>
        <w:outlineLvl w:val="4"/>
        <w:rPr>
          <w:rFonts w:ascii="黑体" w:eastAsia="黑体"/>
          <w:color w:val="FF0000"/>
          <w:szCs w:val="21"/>
        </w:rPr>
      </w:pPr>
      <w:bookmarkStart w:id="274" w:name="_Toc219190543"/>
      <w:r>
        <w:rPr>
          <w:rFonts w:ascii="黑体" w:eastAsia="黑体"/>
          <w:color w:val="FF0000"/>
          <w:szCs w:val="21"/>
        </w:rPr>
        <w:t>数据转发内容</w:t>
      </w:r>
      <w:r>
        <w:rPr>
          <w:rFonts w:hint="eastAsia" w:ascii="黑体" w:eastAsia="黑体"/>
          <w:color w:val="FF0000"/>
          <w:szCs w:val="21"/>
        </w:rPr>
        <w:t>(</w:t>
      </w:r>
      <w:r>
        <w:rPr>
          <w:rFonts w:ascii="黑体" w:eastAsia="黑体"/>
          <w:color w:val="FF0000"/>
          <w:szCs w:val="21"/>
        </w:rPr>
        <w:t>DATA</w:t>
      </w:r>
      <w:r>
        <w:rPr>
          <w:rFonts w:hint="eastAsia" w:ascii="黑体" w:eastAsia="黑体"/>
          <w:color w:val="FF0000"/>
          <w:szCs w:val="21"/>
        </w:rPr>
        <w:t>)</w:t>
      </w:r>
      <w:bookmarkEnd w:id="274"/>
    </w:p>
    <w:p w14:paraId="71B7EABC">
      <w:pPr>
        <w:ind w:firstLine="420"/>
        <w:rPr>
          <w:rFonts w:ascii="宋体"/>
          <w:color w:val="FF0000"/>
        </w:rPr>
      </w:pPr>
      <w:r>
        <w:rPr>
          <w:rFonts w:ascii="宋体"/>
          <w:color w:val="FF0000"/>
        </w:rPr>
        <w:t>数据（DATA）字节长度可变，指由</w:t>
      </w:r>
      <w:r>
        <w:rPr>
          <w:rFonts w:hint="eastAsia" w:ascii="宋体"/>
          <w:color w:val="FF0000"/>
        </w:rPr>
        <w:t>源STA</w:t>
      </w:r>
      <w:r>
        <w:rPr>
          <w:rFonts w:ascii="宋体"/>
          <w:color w:val="FF0000"/>
        </w:rPr>
        <w:t>下发给</w:t>
      </w:r>
      <w:r>
        <w:rPr>
          <w:rFonts w:hint="eastAsia" w:ascii="宋体"/>
          <w:color w:val="FF0000"/>
        </w:rPr>
        <w:t>目的</w:t>
      </w:r>
      <w:r>
        <w:rPr>
          <w:rFonts w:ascii="宋体"/>
          <w:color w:val="FF0000"/>
        </w:rPr>
        <w:t>STA的数据内容。</w:t>
      </w:r>
    </w:p>
    <w:p w14:paraId="65AE1735">
      <w:pPr>
        <w:pStyle w:val="7"/>
        <w:rPr>
          <w:rFonts w:hint="eastAsia"/>
          <w:color w:val="EE0000"/>
        </w:rPr>
      </w:pPr>
      <w:bookmarkStart w:id="275" w:name="_Toc219190544"/>
      <w:r>
        <w:rPr>
          <w:color w:val="EE0000"/>
        </w:rPr>
        <w:t>上行业务报文格式</w:t>
      </w:r>
      <w:bookmarkEnd w:id="275"/>
    </w:p>
    <w:p w14:paraId="3AB848E9">
      <w:pPr>
        <w:spacing w:before="31" w:line="226" w:lineRule="auto"/>
        <w:ind w:firstLine="420"/>
        <w:rPr>
          <w:rFonts w:hint="eastAsia" w:ascii="宋体" w:hAnsi="宋体" w:cs="宋体"/>
          <w:color w:val="FF0000"/>
          <w:kern w:val="0"/>
          <w:szCs w:val="20"/>
        </w:rPr>
      </w:pPr>
      <w:r>
        <w:rPr>
          <w:rFonts w:hint="eastAsia" w:ascii="宋体" w:hAnsi="宋体" w:cs="宋体"/>
          <w:color w:val="FF0000"/>
          <w:kern w:val="0"/>
          <w:szCs w:val="20"/>
        </w:rPr>
        <w:t>目的STA向源STA发送数据采用数据透传报文格式，报文载荷格式如</w:t>
      </w:r>
      <w:r>
        <w:rPr>
          <w:rFonts w:hint="eastAsia" w:ascii="宋体" w:hAnsi="宋体" w:cs="宋体"/>
          <w:color w:val="FF0000"/>
          <w:kern w:val="0"/>
          <w:szCs w:val="20"/>
          <w:lang w:eastAsia="zh-CN"/>
        </w:rPr>
        <w:fldChar w:fldCharType="begin"/>
      </w:r>
      <w:r>
        <w:rPr>
          <w:rFonts w:hint="eastAsia" w:ascii="宋体" w:hAnsi="宋体" w:cs="宋体"/>
          <w:color w:val="FF0000"/>
          <w:kern w:val="0"/>
          <w:szCs w:val="20"/>
          <w:lang w:eastAsia="zh-CN"/>
        </w:rPr>
        <w:instrText xml:space="preserve"> REF _Ref19806 \h </w:instrText>
      </w:r>
      <w:r>
        <w:rPr>
          <w:rFonts w:hint="eastAsia" w:ascii="宋体" w:hAnsi="宋体" w:cs="宋体"/>
          <w:color w:val="FF0000"/>
          <w:kern w:val="0"/>
          <w:szCs w:val="20"/>
          <w:lang w:eastAsia="zh-CN"/>
        </w:rPr>
        <w:fldChar w:fldCharType="separate"/>
      </w:r>
      <w:r>
        <w:rPr>
          <w:rFonts w:hint="eastAsia" w:ascii="宋体" w:hAnsi="宋体" w:cs="宋体"/>
        </w:rPr>
        <w:t>表 26</w:t>
      </w:r>
      <w:r>
        <w:rPr>
          <w:rFonts w:hint="eastAsia" w:ascii="宋体" w:hAnsi="宋体" w:cs="宋体"/>
          <w:color w:val="FF0000"/>
          <w:kern w:val="0"/>
          <w:szCs w:val="20"/>
          <w:lang w:eastAsia="zh-CN"/>
        </w:rPr>
        <w:fldChar w:fldCharType="end"/>
      </w:r>
      <w:r>
        <w:rPr>
          <w:rFonts w:hint="eastAsia" w:ascii="宋体" w:hAnsi="宋体" w:cs="宋体"/>
          <w:color w:val="FF0000"/>
          <w:kern w:val="0"/>
          <w:szCs w:val="20"/>
        </w:rPr>
        <w:t>所示。</w:t>
      </w:r>
    </w:p>
    <w:p w14:paraId="76C43D15">
      <w:pPr>
        <w:pStyle w:val="20"/>
        <w:keepNext/>
        <w:numPr>
          <w:ilvl w:val="-1"/>
          <w:numId w:val="0"/>
        </w:numPr>
        <w:ind w:firstLine="0" w:firstLineChars="0"/>
        <w:jc w:val="center"/>
        <w:rPr>
          <w:rFonts w:hint="eastAsia" w:ascii="黑体" w:hAnsi="黑体" w:eastAsia="黑体" w:cs="黑体"/>
          <w:color w:val="EE0000"/>
          <w:szCs w:val="20"/>
        </w:rPr>
      </w:pPr>
      <w:bookmarkStart w:id="276" w:name="_Ref19806"/>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26</w:t>
      </w:r>
      <w:r>
        <w:rPr>
          <w:rFonts w:hint="eastAsia" w:ascii="黑体" w:hAnsi="黑体" w:cs="黑体"/>
        </w:rPr>
        <w:fldChar w:fldCharType="end"/>
      </w:r>
      <w:bookmarkEnd w:id="276"/>
      <w:r>
        <w:rPr>
          <w:rFonts w:hint="eastAsia" w:ascii="黑体" w:hAnsi="黑体" w:eastAsia="黑体" w:cs="黑体"/>
          <w:color w:val="EE0000"/>
          <w:szCs w:val="20"/>
        </w:rPr>
        <w:t xml:space="preserve"> </w:t>
      </w:r>
      <w:bookmarkStart w:id="277" w:name="_Ref219888292"/>
      <w:r>
        <w:rPr>
          <w:rFonts w:hint="eastAsia" w:ascii="黑体" w:hAnsi="黑体" w:eastAsia="黑体" w:cs="黑体"/>
          <w:color w:val="EE0000"/>
          <w:szCs w:val="20"/>
        </w:rPr>
        <w:t>站点间通信业务上行报文</w:t>
      </w:r>
      <w:bookmarkEnd w:id="277"/>
    </w:p>
    <w:tbl>
      <w:tblPr>
        <w:tblStyle w:val="518"/>
        <w:tblW w:w="5007"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142"/>
        <w:gridCol w:w="1693"/>
        <w:gridCol w:w="1217"/>
        <w:gridCol w:w="1996"/>
        <w:gridCol w:w="2325"/>
      </w:tblGrid>
      <w:tr w14:paraId="2FFCEC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 w:hRule="atLeast"/>
          <w:jc w:val="center"/>
        </w:trPr>
        <w:tc>
          <w:tcPr>
            <w:tcW w:w="1143" w:type="pct"/>
            <w:vAlign w:val="center"/>
          </w:tcPr>
          <w:p w14:paraId="6C3EA5B9">
            <w:pPr>
              <w:widowControl/>
              <w:kinsoku w:val="0"/>
              <w:autoSpaceDE w:val="0"/>
              <w:autoSpaceDN w:val="0"/>
              <w:adjustRightInd w:val="0"/>
              <w:snapToGrid w:val="0"/>
              <w:spacing w:before="35" w:line="233" w:lineRule="auto"/>
              <w:ind w:firstLine="0" w:firstLineChars="0"/>
              <w:jc w:val="center"/>
              <w:textAlignment w:val="baseline"/>
              <w:rPr>
                <w:rFonts w:hint="eastAsia" w:ascii="宋体" w:hAnsi="宋体" w:cs="宋体"/>
                <w:snapToGrid w:val="0"/>
                <w:color w:val="EE0000"/>
                <w:spacing w:val="-2"/>
                <w:kern w:val="0"/>
                <w:sz w:val="18"/>
                <w:szCs w:val="18"/>
                <w:lang w:eastAsia="en-US"/>
              </w:rPr>
            </w:pPr>
            <w:r>
              <w:rPr>
                <w:rFonts w:hint="eastAsia" w:ascii="宋体" w:hAnsi="宋体" w:cs="宋体"/>
                <w:snapToGrid w:val="0"/>
                <w:color w:val="EE0000"/>
                <w:spacing w:val="-2"/>
                <w:kern w:val="0"/>
                <w:sz w:val="18"/>
                <w:szCs w:val="18"/>
                <w:lang w:eastAsia="en-US"/>
              </w:rPr>
              <w:t>字节数：6</w:t>
            </w:r>
          </w:p>
        </w:tc>
        <w:tc>
          <w:tcPr>
            <w:tcW w:w="903" w:type="pct"/>
            <w:vAlign w:val="center"/>
          </w:tcPr>
          <w:p w14:paraId="3A68AB89">
            <w:pPr>
              <w:widowControl/>
              <w:kinsoku w:val="0"/>
              <w:autoSpaceDE w:val="0"/>
              <w:autoSpaceDN w:val="0"/>
              <w:adjustRightInd w:val="0"/>
              <w:snapToGrid w:val="0"/>
              <w:spacing w:before="35" w:line="232" w:lineRule="auto"/>
              <w:ind w:firstLine="0" w:firstLineChars="0"/>
              <w:jc w:val="center"/>
              <w:textAlignment w:val="baseline"/>
              <w:rPr>
                <w:rFonts w:hint="eastAsia" w:ascii="宋体" w:hAnsi="宋体" w:cs="宋体"/>
                <w:snapToGrid w:val="0"/>
                <w:color w:val="EE0000"/>
                <w:spacing w:val="-2"/>
                <w:kern w:val="0"/>
                <w:sz w:val="18"/>
                <w:szCs w:val="18"/>
                <w:lang w:eastAsia="en-US"/>
              </w:rPr>
            </w:pPr>
            <w:r>
              <w:rPr>
                <w:rFonts w:hint="eastAsia" w:ascii="宋体" w:hAnsi="宋体" w:cs="宋体"/>
                <w:snapToGrid w:val="0"/>
                <w:color w:val="EE0000"/>
                <w:spacing w:val="-2"/>
                <w:kern w:val="0"/>
                <w:sz w:val="18"/>
                <w:szCs w:val="18"/>
                <w:lang w:eastAsia="en-US"/>
              </w:rPr>
              <w:t>6</w:t>
            </w:r>
          </w:p>
        </w:tc>
        <w:tc>
          <w:tcPr>
            <w:tcW w:w="649" w:type="pct"/>
            <w:vAlign w:val="center"/>
          </w:tcPr>
          <w:p w14:paraId="5C896E06">
            <w:pPr>
              <w:widowControl/>
              <w:kinsoku w:val="0"/>
              <w:autoSpaceDE w:val="0"/>
              <w:autoSpaceDN w:val="0"/>
              <w:adjustRightInd w:val="0"/>
              <w:snapToGrid w:val="0"/>
              <w:spacing w:before="35" w:line="235" w:lineRule="auto"/>
              <w:ind w:firstLine="0" w:firstLineChars="0"/>
              <w:jc w:val="center"/>
              <w:textAlignment w:val="baseline"/>
              <w:rPr>
                <w:rFonts w:hint="eastAsia" w:ascii="宋体" w:hAnsi="宋体" w:cs="宋体"/>
                <w:snapToGrid w:val="0"/>
                <w:color w:val="EE0000"/>
                <w:spacing w:val="-2"/>
                <w:kern w:val="0"/>
                <w:sz w:val="18"/>
                <w:szCs w:val="18"/>
                <w:lang w:eastAsia="en-US"/>
              </w:rPr>
            </w:pPr>
            <w:r>
              <w:rPr>
                <w:rFonts w:hint="eastAsia" w:ascii="宋体" w:hAnsi="宋体" w:cs="宋体"/>
                <w:snapToGrid w:val="0"/>
                <w:color w:val="EE0000"/>
                <w:spacing w:val="-2"/>
                <w:kern w:val="0"/>
                <w:sz w:val="18"/>
                <w:szCs w:val="18"/>
                <w:lang w:eastAsia="en-US"/>
              </w:rPr>
              <w:t>2</w:t>
            </w:r>
          </w:p>
        </w:tc>
        <w:tc>
          <w:tcPr>
            <w:tcW w:w="1065" w:type="pct"/>
            <w:vAlign w:val="center"/>
          </w:tcPr>
          <w:p w14:paraId="1F4ED26B">
            <w:pPr>
              <w:widowControl/>
              <w:kinsoku w:val="0"/>
              <w:autoSpaceDE w:val="0"/>
              <w:autoSpaceDN w:val="0"/>
              <w:adjustRightInd w:val="0"/>
              <w:snapToGrid w:val="0"/>
              <w:spacing w:before="35" w:line="235" w:lineRule="auto"/>
              <w:ind w:firstLine="0" w:firstLineChars="0"/>
              <w:jc w:val="center"/>
              <w:textAlignment w:val="baseline"/>
              <w:rPr>
                <w:rFonts w:hint="eastAsia" w:ascii="宋体" w:hAnsi="宋体" w:cs="宋体"/>
                <w:snapToGrid w:val="0"/>
                <w:color w:val="EE0000"/>
                <w:spacing w:val="-1"/>
                <w:kern w:val="0"/>
                <w:sz w:val="18"/>
                <w:szCs w:val="18"/>
                <w:lang w:eastAsia="en-US"/>
              </w:rPr>
            </w:pPr>
            <w:r>
              <w:rPr>
                <w:rFonts w:hint="eastAsia" w:ascii="宋体" w:hAnsi="宋体" w:cs="宋体"/>
                <w:snapToGrid w:val="0"/>
                <w:color w:val="EE0000"/>
                <w:spacing w:val="-1"/>
                <w:kern w:val="0"/>
                <w:sz w:val="18"/>
                <w:szCs w:val="18"/>
                <w:lang w:eastAsia="en-US"/>
              </w:rPr>
              <w:t>2</w:t>
            </w:r>
          </w:p>
        </w:tc>
        <w:tc>
          <w:tcPr>
            <w:tcW w:w="1240" w:type="pct"/>
            <w:vAlign w:val="center"/>
          </w:tcPr>
          <w:p w14:paraId="2DEB1E7A">
            <w:pPr>
              <w:widowControl/>
              <w:kinsoku w:val="0"/>
              <w:autoSpaceDE w:val="0"/>
              <w:autoSpaceDN w:val="0"/>
              <w:adjustRightInd w:val="0"/>
              <w:snapToGrid w:val="0"/>
              <w:spacing w:before="32" w:line="221" w:lineRule="auto"/>
              <w:ind w:firstLine="0" w:firstLineChars="0"/>
              <w:jc w:val="center"/>
              <w:textAlignment w:val="baseline"/>
              <w:rPr>
                <w:rFonts w:hint="eastAsia" w:ascii="宋体" w:hAnsi="宋体" w:cs="宋体"/>
                <w:snapToGrid w:val="0"/>
                <w:color w:val="EE0000"/>
                <w:kern w:val="0"/>
                <w:sz w:val="18"/>
                <w:szCs w:val="18"/>
                <w:lang w:eastAsia="en-US"/>
              </w:rPr>
            </w:pPr>
            <w:r>
              <w:rPr>
                <w:rFonts w:hint="eastAsia" w:ascii="宋体" w:hAnsi="宋体" w:cs="宋体"/>
                <w:snapToGrid w:val="0"/>
                <w:color w:val="EE0000"/>
                <w:spacing w:val="-3"/>
                <w:kern w:val="0"/>
                <w:sz w:val="18"/>
                <w:szCs w:val="18"/>
                <w:lang w:eastAsia="en-US"/>
              </w:rPr>
              <w:t>变长</w:t>
            </w:r>
            <w:r>
              <w:rPr>
                <w:rFonts w:hint="eastAsia" w:ascii="宋体" w:hAnsi="宋体" w:cs="宋体"/>
                <w:snapToGrid w:val="0"/>
                <w:color w:val="EE0000"/>
                <w:spacing w:val="-40"/>
                <w:kern w:val="0"/>
                <w:sz w:val="18"/>
                <w:szCs w:val="18"/>
                <w:lang w:eastAsia="en-US"/>
              </w:rPr>
              <w:t xml:space="preserve"> </w:t>
            </w:r>
            <w:r>
              <w:rPr>
                <w:rFonts w:hint="eastAsia" w:ascii="宋体" w:hAnsi="宋体" w:cs="宋体"/>
                <w:snapToGrid w:val="0"/>
                <w:color w:val="EE0000"/>
                <w:spacing w:val="-3"/>
                <w:kern w:val="0"/>
                <w:sz w:val="18"/>
                <w:szCs w:val="18"/>
                <w:lang w:eastAsia="en-US"/>
              </w:rPr>
              <w:t>L</w:t>
            </w:r>
          </w:p>
        </w:tc>
      </w:tr>
      <w:tr w14:paraId="7C64AB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jc w:val="center"/>
        </w:trPr>
        <w:tc>
          <w:tcPr>
            <w:tcW w:w="1143" w:type="pct"/>
            <w:vAlign w:val="center"/>
          </w:tcPr>
          <w:p w14:paraId="15046E8D">
            <w:pPr>
              <w:widowControl/>
              <w:kinsoku w:val="0"/>
              <w:autoSpaceDE w:val="0"/>
              <w:autoSpaceDN w:val="0"/>
              <w:adjustRightInd w:val="0"/>
              <w:snapToGrid w:val="0"/>
              <w:spacing w:before="35" w:line="233" w:lineRule="auto"/>
              <w:ind w:firstLine="0" w:firstLineChars="0"/>
              <w:jc w:val="center"/>
              <w:textAlignment w:val="baseline"/>
              <w:rPr>
                <w:snapToGrid w:val="0"/>
                <w:color w:val="EE0000"/>
                <w:spacing w:val="-2"/>
                <w:kern w:val="0"/>
                <w:sz w:val="18"/>
                <w:szCs w:val="18"/>
                <w:lang w:eastAsia="en-US"/>
              </w:rPr>
            </w:pPr>
            <w:r>
              <w:rPr>
                <w:snapToGrid w:val="0"/>
                <w:color w:val="EE0000"/>
                <w:spacing w:val="-2"/>
                <w:kern w:val="0"/>
                <w:sz w:val="18"/>
                <w:szCs w:val="18"/>
                <w:lang w:eastAsia="en-US"/>
              </w:rPr>
              <w:t>源地址</w:t>
            </w:r>
          </w:p>
        </w:tc>
        <w:tc>
          <w:tcPr>
            <w:tcW w:w="903" w:type="pct"/>
            <w:vAlign w:val="center"/>
          </w:tcPr>
          <w:p w14:paraId="6611C4A1">
            <w:pPr>
              <w:widowControl/>
              <w:kinsoku w:val="0"/>
              <w:autoSpaceDE w:val="0"/>
              <w:autoSpaceDN w:val="0"/>
              <w:adjustRightInd w:val="0"/>
              <w:snapToGrid w:val="0"/>
              <w:spacing w:before="35" w:line="233" w:lineRule="auto"/>
              <w:ind w:firstLine="0" w:firstLineChars="0"/>
              <w:jc w:val="center"/>
              <w:textAlignment w:val="baseline"/>
              <w:rPr>
                <w:snapToGrid w:val="0"/>
                <w:color w:val="EE0000"/>
                <w:spacing w:val="-2"/>
                <w:kern w:val="0"/>
                <w:sz w:val="18"/>
                <w:szCs w:val="18"/>
                <w:lang w:eastAsia="en-US"/>
              </w:rPr>
            </w:pPr>
            <w:r>
              <w:rPr>
                <w:snapToGrid w:val="0"/>
                <w:color w:val="EE0000"/>
                <w:spacing w:val="-2"/>
                <w:kern w:val="0"/>
                <w:sz w:val="18"/>
                <w:szCs w:val="18"/>
                <w:lang w:eastAsia="en-US"/>
              </w:rPr>
              <w:t>目标地址</w:t>
            </w:r>
          </w:p>
        </w:tc>
        <w:tc>
          <w:tcPr>
            <w:tcW w:w="649" w:type="pct"/>
            <w:vAlign w:val="center"/>
          </w:tcPr>
          <w:p w14:paraId="52B1312C">
            <w:pPr>
              <w:widowControl/>
              <w:kinsoku w:val="0"/>
              <w:autoSpaceDE w:val="0"/>
              <w:autoSpaceDN w:val="0"/>
              <w:adjustRightInd w:val="0"/>
              <w:snapToGrid w:val="0"/>
              <w:spacing w:before="35" w:line="233" w:lineRule="auto"/>
              <w:ind w:firstLine="0" w:firstLineChars="0"/>
              <w:jc w:val="center"/>
              <w:textAlignment w:val="baseline"/>
              <w:rPr>
                <w:snapToGrid w:val="0"/>
                <w:color w:val="EE0000"/>
                <w:spacing w:val="-2"/>
                <w:kern w:val="0"/>
                <w:sz w:val="18"/>
                <w:szCs w:val="18"/>
                <w:lang w:eastAsia="en-US"/>
              </w:rPr>
            </w:pPr>
            <w:r>
              <w:rPr>
                <w:snapToGrid w:val="0"/>
                <w:color w:val="EE0000"/>
                <w:spacing w:val="-2"/>
                <w:kern w:val="0"/>
                <w:sz w:val="18"/>
                <w:szCs w:val="18"/>
                <w:lang w:eastAsia="en-US"/>
              </w:rPr>
              <w:t>保留</w:t>
            </w:r>
          </w:p>
        </w:tc>
        <w:tc>
          <w:tcPr>
            <w:tcW w:w="1065" w:type="pct"/>
            <w:vAlign w:val="center"/>
          </w:tcPr>
          <w:p w14:paraId="72B85945">
            <w:pPr>
              <w:widowControl/>
              <w:kinsoku w:val="0"/>
              <w:autoSpaceDE w:val="0"/>
              <w:autoSpaceDN w:val="0"/>
              <w:adjustRightInd w:val="0"/>
              <w:snapToGrid w:val="0"/>
              <w:spacing w:before="35" w:line="233" w:lineRule="auto"/>
              <w:ind w:firstLine="0" w:firstLineChars="0"/>
              <w:jc w:val="center"/>
              <w:textAlignment w:val="baseline"/>
              <w:rPr>
                <w:snapToGrid w:val="0"/>
                <w:color w:val="EE0000"/>
                <w:spacing w:val="-1"/>
                <w:kern w:val="0"/>
                <w:sz w:val="18"/>
                <w:szCs w:val="18"/>
                <w:lang w:eastAsia="en-US"/>
              </w:rPr>
            </w:pPr>
            <w:r>
              <w:rPr>
                <w:snapToGrid w:val="0"/>
                <w:color w:val="EE0000"/>
                <w:spacing w:val="-1"/>
                <w:kern w:val="0"/>
                <w:sz w:val="18"/>
                <w:szCs w:val="18"/>
                <w:lang w:eastAsia="en-US"/>
              </w:rPr>
              <w:t>数据转发长度</w:t>
            </w:r>
          </w:p>
        </w:tc>
        <w:tc>
          <w:tcPr>
            <w:tcW w:w="1240" w:type="pct"/>
            <w:vAlign w:val="center"/>
          </w:tcPr>
          <w:p w14:paraId="2545A8AD">
            <w:pPr>
              <w:widowControl/>
              <w:kinsoku w:val="0"/>
              <w:autoSpaceDE w:val="0"/>
              <w:autoSpaceDN w:val="0"/>
              <w:adjustRightInd w:val="0"/>
              <w:snapToGrid w:val="0"/>
              <w:spacing w:before="29" w:line="220" w:lineRule="auto"/>
              <w:ind w:firstLine="0" w:firstLineChars="0"/>
              <w:jc w:val="center"/>
              <w:textAlignment w:val="baseline"/>
              <w:rPr>
                <w:snapToGrid w:val="0"/>
                <w:color w:val="EE0000"/>
                <w:kern w:val="0"/>
                <w:sz w:val="18"/>
                <w:szCs w:val="18"/>
                <w:lang w:eastAsia="en-US"/>
              </w:rPr>
            </w:pPr>
            <w:r>
              <w:rPr>
                <w:snapToGrid w:val="0"/>
                <w:color w:val="EE0000"/>
                <w:spacing w:val="-2"/>
                <w:kern w:val="0"/>
                <w:sz w:val="18"/>
                <w:szCs w:val="18"/>
                <w:lang w:eastAsia="en-US"/>
              </w:rPr>
              <w:t>数据转发内容</w:t>
            </w:r>
          </w:p>
        </w:tc>
      </w:tr>
      <w:tr w14:paraId="07F5E1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jc w:val="center"/>
        </w:trPr>
        <w:tc>
          <w:tcPr>
            <w:tcW w:w="5000" w:type="pct"/>
            <w:gridSpan w:val="5"/>
            <w:vAlign w:val="center"/>
          </w:tcPr>
          <w:p w14:paraId="3D01C52B">
            <w:pPr>
              <w:widowControl/>
              <w:kinsoku w:val="0"/>
              <w:autoSpaceDE w:val="0"/>
              <w:autoSpaceDN w:val="0"/>
              <w:adjustRightInd w:val="0"/>
              <w:snapToGrid w:val="0"/>
              <w:spacing w:before="35" w:line="233" w:lineRule="auto"/>
              <w:ind w:firstLine="0" w:firstLineChars="0"/>
              <w:jc w:val="center"/>
              <w:textAlignment w:val="baseline"/>
              <w:rPr>
                <w:snapToGrid w:val="0"/>
                <w:color w:val="EE0000"/>
                <w:spacing w:val="-2"/>
                <w:kern w:val="0"/>
                <w:sz w:val="18"/>
                <w:szCs w:val="18"/>
                <w:lang w:eastAsia="en-US"/>
              </w:rPr>
            </w:pPr>
            <w:r>
              <w:rPr>
                <w:snapToGrid w:val="0"/>
                <w:color w:val="EE0000"/>
                <w:spacing w:val="-2"/>
                <w:kern w:val="0"/>
                <w:sz w:val="18"/>
                <w:szCs w:val="18"/>
                <w:lang w:eastAsia="en-US"/>
              </w:rPr>
              <w:t>业务数据单元</w:t>
            </w:r>
          </w:p>
        </w:tc>
      </w:tr>
    </w:tbl>
    <w:p w14:paraId="156A3CB2">
      <w:pPr>
        <w:numPr>
          <w:ilvl w:val="3"/>
          <w:numId w:val="56"/>
        </w:numPr>
        <w:adjustRightInd w:val="0"/>
        <w:snapToGrid w:val="0"/>
        <w:ind w:firstLineChars="0"/>
        <w:outlineLvl w:val="4"/>
        <w:rPr>
          <w:rFonts w:ascii="黑体" w:eastAsia="黑体"/>
          <w:color w:val="FF0000"/>
          <w:szCs w:val="21"/>
        </w:rPr>
      </w:pPr>
      <w:bookmarkStart w:id="278" w:name="_Toc219190545"/>
      <w:r>
        <w:rPr>
          <w:rFonts w:hint="eastAsia" w:ascii="黑体" w:eastAsia="黑体"/>
          <w:color w:val="FF0000"/>
          <w:szCs w:val="21"/>
        </w:rPr>
        <w:t>源地址</w:t>
      </w:r>
      <w:bookmarkEnd w:id="278"/>
    </w:p>
    <w:p w14:paraId="7259E9E5">
      <w:pPr>
        <w:autoSpaceDE w:val="0"/>
        <w:autoSpaceDN w:val="0"/>
        <w:ind w:firstLine="420"/>
        <w:rPr>
          <w:rFonts w:hint="eastAsia" w:ascii="宋体" w:hAnsi="宋体" w:cs="宋体"/>
          <w:color w:val="FF0000"/>
        </w:rPr>
      </w:pPr>
      <w:r>
        <w:rPr>
          <w:rFonts w:hint="eastAsia" w:ascii="宋体" w:hAnsi="宋体" w:cs="宋体"/>
          <w:color w:val="FF0000"/>
        </w:rPr>
        <w:t>发送报文STA的MAC地址，6字节。</w:t>
      </w:r>
    </w:p>
    <w:p w14:paraId="4D321828">
      <w:pPr>
        <w:numPr>
          <w:ilvl w:val="3"/>
          <w:numId w:val="56"/>
        </w:numPr>
        <w:adjustRightInd w:val="0"/>
        <w:snapToGrid w:val="0"/>
        <w:ind w:firstLineChars="0"/>
        <w:outlineLvl w:val="4"/>
        <w:rPr>
          <w:rFonts w:ascii="黑体" w:eastAsia="黑体"/>
          <w:color w:val="FF0000"/>
          <w:szCs w:val="21"/>
        </w:rPr>
      </w:pPr>
      <w:bookmarkStart w:id="279" w:name="_Toc219190546"/>
      <w:r>
        <w:rPr>
          <w:rFonts w:hint="eastAsia" w:ascii="黑体" w:eastAsia="黑体"/>
          <w:color w:val="FF0000"/>
          <w:szCs w:val="21"/>
        </w:rPr>
        <w:t>目的地址</w:t>
      </w:r>
      <w:bookmarkEnd w:id="279"/>
    </w:p>
    <w:p w14:paraId="4D89F086">
      <w:pPr>
        <w:autoSpaceDE w:val="0"/>
        <w:autoSpaceDN w:val="0"/>
        <w:ind w:firstLine="420"/>
        <w:rPr>
          <w:rFonts w:ascii="宋体"/>
          <w:color w:val="FF0000"/>
        </w:rPr>
      </w:pPr>
      <w:r>
        <w:rPr>
          <w:rFonts w:hint="eastAsia" w:ascii="宋体"/>
          <w:color w:val="FF0000"/>
        </w:rPr>
        <w:t>接收报文STA的MAC地址，6字节。</w:t>
      </w:r>
    </w:p>
    <w:p w14:paraId="1F32B5C9">
      <w:pPr>
        <w:numPr>
          <w:ilvl w:val="3"/>
          <w:numId w:val="56"/>
        </w:numPr>
        <w:adjustRightInd w:val="0"/>
        <w:snapToGrid w:val="0"/>
        <w:ind w:firstLineChars="0"/>
        <w:outlineLvl w:val="4"/>
        <w:rPr>
          <w:rFonts w:ascii="黑体" w:eastAsia="黑体"/>
          <w:color w:val="FF0000"/>
          <w:szCs w:val="21"/>
        </w:rPr>
      </w:pPr>
      <w:bookmarkStart w:id="280" w:name="_Toc219190547"/>
      <w:r>
        <w:rPr>
          <w:rFonts w:hint="eastAsia" w:ascii="黑体" w:eastAsia="黑体"/>
          <w:color w:val="FF0000"/>
          <w:szCs w:val="21"/>
        </w:rPr>
        <w:t>保留</w:t>
      </w:r>
      <w:bookmarkEnd w:id="280"/>
    </w:p>
    <w:p w14:paraId="2435BFF8">
      <w:pPr>
        <w:autoSpaceDE w:val="0"/>
        <w:autoSpaceDN w:val="0"/>
        <w:ind w:firstLine="420"/>
        <w:rPr>
          <w:rFonts w:ascii="宋体"/>
          <w:color w:val="FF0000"/>
        </w:rPr>
      </w:pPr>
      <w:r>
        <w:rPr>
          <w:rFonts w:hint="eastAsia" w:ascii="宋体"/>
          <w:color w:val="FF0000"/>
        </w:rPr>
        <w:t>保留位默认填0。</w:t>
      </w:r>
    </w:p>
    <w:p w14:paraId="6781C1BC">
      <w:pPr>
        <w:numPr>
          <w:ilvl w:val="3"/>
          <w:numId w:val="56"/>
        </w:numPr>
        <w:adjustRightInd w:val="0"/>
        <w:snapToGrid w:val="0"/>
        <w:ind w:firstLineChars="0"/>
        <w:outlineLvl w:val="4"/>
        <w:rPr>
          <w:rFonts w:ascii="黑体" w:eastAsia="黑体"/>
          <w:color w:val="FF0000"/>
          <w:szCs w:val="21"/>
        </w:rPr>
      </w:pPr>
      <w:bookmarkStart w:id="281" w:name="_Toc219190548"/>
      <w:r>
        <w:rPr>
          <w:rFonts w:hint="eastAsia" w:ascii="黑体" w:eastAsia="黑体"/>
          <w:color w:val="FF0000"/>
          <w:szCs w:val="21"/>
        </w:rPr>
        <w:t>数据转发长度</w:t>
      </w:r>
      <w:bookmarkEnd w:id="281"/>
    </w:p>
    <w:p w14:paraId="7027C0A6">
      <w:pPr>
        <w:autoSpaceDE w:val="0"/>
        <w:autoSpaceDN w:val="0"/>
        <w:ind w:left="420" w:firstLine="0" w:firstLineChars="0"/>
        <w:rPr>
          <w:rFonts w:ascii="宋体"/>
          <w:color w:val="FF0000"/>
        </w:rPr>
      </w:pPr>
      <w:r>
        <w:rPr>
          <w:rFonts w:hint="eastAsia" w:ascii="宋体"/>
          <w:color w:val="FF0000"/>
        </w:rPr>
        <w:t>数据长度是16比特的字段，指从目的STA发送源STA应答数据的长度，即实际数据（DATA）域的长度。</w:t>
      </w:r>
    </w:p>
    <w:p w14:paraId="71875B7C">
      <w:pPr>
        <w:numPr>
          <w:ilvl w:val="3"/>
          <w:numId w:val="56"/>
        </w:numPr>
        <w:adjustRightInd w:val="0"/>
        <w:snapToGrid w:val="0"/>
        <w:ind w:firstLineChars="0"/>
        <w:outlineLvl w:val="4"/>
        <w:rPr>
          <w:rFonts w:ascii="黑体" w:eastAsia="黑体"/>
          <w:color w:val="FF0000"/>
          <w:szCs w:val="21"/>
        </w:rPr>
      </w:pPr>
      <w:bookmarkStart w:id="282" w:name="_Toc219190549"/>
      <w:r>
        <w:rPr>
          <w:rFonts w:hint="eastAsia" w:ascii="黑体" w:eastAsia="黑体"/>
          <w:color w:val="FF0000"/>
          <w:szCs w:val="21"/>
        </w:rPr>
        <w:t>数据(</w:t>
      </w:r>
      <w:r>
        <w:rPr>
          <w:rFonts w:ascii="黑体" w:eastAsia="黑体"/>
          <w:color w:val="FF0000"/>
          <w:szCs w:val="21"/>
        </w:rPr>
        <w:t>DATA)</w:t>
      </w:r>
      <w:bookmarkEnd w:id="282"/>
    </w:p>
    <w:p w14:paraId="71EC7C89">
      <w:pPr>
        <w:autoSpaceDE w:val="0"/>
        <w:autoSpaceDN w:val="0"/>
        <w:ind w:firstLine="420"/>
        <w:rPr>
          <w:rFonts w:ascii="宋体"/>
          <w:color w:val="FF0000"/>
        </w:rPr>
      </w:pPr>
      <w:r>
        <w:rPr>
          <w:rFonts w:ascii="宋体"/>
          <w:color w:val="FF0000"/>
        </w:rPr>
        <w:t>数据（DATA）字节长度可变，指</w:t>
      </w:r>
      <w:r>
        <w:rPr>
          <w:rFonts w:hint="eastAsia" w:ascii="宋体"/>
          <w:color w:val="FF0000"/>
        </w:rPr>
        <w:t>目的</w:t>
      </w:r>
      <w:r>
        <w:rPr>
          <w:rFonts w:ascii="宋体"/>
          <w:color w:val="FF0000"/>
        </w:rPr>
        <w:t>STA应答给</w:t>
      </w:r>
      <w:r>
        <w:rPr>
          <w:rFonts w:hint="eastAsia" w:ascii="宋体"/>
          <w:color w:val="FF0000"/>
        </w:rPr>
        <w:t>源STA</w:t>
      </w:r>
      <w:r>
        <w:rPr>
          <w:rFonts w:ascii="宋体"/>
          <w:color w:val="FF0000"/>
        </w:rPr>
        <w:t>的报文或数据内容。</w:t>
      </w:r>
    </w:p>
    <w:p w14:paraId="01E6E24F">
      <w:pPr>
        <w:pStyle w:val="8"/>
        <w:rPr>
          <w:rFonts w:hint="eastAsia"/>
          <w:color w:val="EE0000"/>
        </w:rPr>
      </w:pPr>
      <w:bookmarkStart w:id="283" w:name="_Toc219190550"/>
      <w:r>
        <w:rPr>
          <w:rFonts w:hint="eastAsia"/>
          <w:color w:val="EE0000"/>
        </w:rPr>
        <w:t>站点间通信</w:t>
      </w:r>
      <w:r>
        <w:rPr>
          <w:color w:val="EE0000"/>
        </w:rPr>
        <w:t>业务传输流程</w:t>
      </w:r>
      <w:bookmarkEnd w:id="283"/>
    </w:p>
    <w:p w14:paraId="066B8660">
      <w:pPr>
        <w:autoSpaceDE w:val="0"/>
        <w:autoSpaceDN w:val="0"/>
        <w:ind w:firstLine="420" w:firstLineChars="0"/>
        <w:rPr>
          <w:rFonts w:ascii="宋体"/>
          <w:color w:val="FF0000"/>
        </w:rPr>
      </w:pPr>
      <w:r>
        <w:rPr>
          <w:rFonts w:hint="eastAsia" w:ascii="宋体"/>
          <w:color w:val="FF0000"/>
        </w:rPr>
        <w:t>源STA向目的STA发送数据采集报文，在直达站点间可直接进行数据交互；对于不可直达的站点间，源STA将报文发送至其代理站点，代理站点查询路由表，若目标STA存在于路由表中，则依照路由表记录将报文转发至下一跳站点；若目标STA未在路由表中，则将报文发送至其代理站点，并重复上述过程，直至采集报文最终传递至目的STA。目的STA通过电能表、采集器、传感器、智能分布式开关等相连的电气设备获取数据后，将响应数据发送回源STA，该转发过程与采集报文的转发机制相似。传输流程如</w:t>
      </w:r>
      <w:r>
        <w:rPr>
          <w:rFonts w:ascii="宋体"/>
          <w:color w:val="FF0000"/>
        </w:rPr>
        <w:fldChar w:fldCharType="begin"/>
      </w:r>
      <w:r>
        <w:rPr>
          <w:rFonts w:ascii="宋体"/>
          <w:color w:val="FF0000"/>
        </w:rPr>
        <w:instrText xml:space="preserve"> </w:instrText>
      </w:r>
      <w:r>
        <w:rPr>
          <w:rFonts w:hint="eastAsia" w:ascii="宋体"/>
          <w:color w:val="FF0000"/>
        </w:rPr>
        <w:instrText xml:space="preserve">REF _Ref219888348 \r \h</w:instrText>
      </w:r>
      <w:r>
        <w:rPr>
          <w:rFonts w:ascii="宋体"/>
          <w:color w:val="FF0000"/>
        </w:rPr>
        <w:instrText xml:space="preserve"> </w:instrText>
      </w:r>
      <w:r>
        <w:rPr>
          <w:rFonts w:ascii="宋体"/>
          <w:color w:val="FF0000"/>
        </w:rPr>
        <w:fldChar w:fldCharType="separate"/>
      </w:r>
      <w:r>
        <w:rPr>
          <w:rFonts w:hint="eastAsia" w:ascii="宋体"/>
          <w:color w:val="FF0000"/>
        </w:rPr>
        <w:t>图</w:t>
      </w:r>
      <w:r>
        <w:rPr>
          <w:rFonts w:hint="eastAsia" w:ascii="宋体"/>
          <w:color w:val="FF0000"/>
          <w:lang w:val="en-US" w:eastAsia="zh-CN"/>
        </w:rPr>
        <w:t>2</w:t>
      </w:r>
      <w:r>
        <w:rPr>
          <w:rFonts w:ascii="宋体"/>
          <w:color w:val="FF0000"/>
        </w:rPr>
        <w:fldChar w:fldCharType="end"/>
      </w:r>
      <w:r>
        <w:rPr>
          <w:rFonts w:hint="eastAsia" w:ascii="宋体"/>
          <w:color w:val="FF0000"/>
        </w:rPr>
        <w:t>和</w:t>
      </w:r>
      <w:r>
        <w:rPr>
          <w:rFonts w:ascii="宋体"/>
          <w:color w:val="FF0000"/>
        </w:rPr>
        <w:fldChar w:fldCharType="begin"/>
      </w:r>
      <w:r>
        <w:rPr>
          <w:rFonts w:ascii="宋体"/>
          <w:color w:val="FF0000"/>
        </w:rPr>
        <w:instrText xml:space="preserve"> </w:instrText>
      </w:r>
      <w:r>
        <w:rPr>
          <w:rFonts w:hint="eastAsia" w:ascii="宋体"/>
          <w:color w:val="FF0000"/>
        </w:rPr>
        <w:instrText xml:space="preserve">REF _Ref219888357 \r \h</w:instrText>
      </w:r>
      <w:r>
        <w:rPr>
          <w:rFonts w:ascii="宋体"/>
          <w:color w:val="FF0000"/>
        </w:rPr>
        <w:instrText xml:space="preserve"> </w:instrText>
      </w:r>
      <w:r>
        <w:rPr>
          <w:rFonts w:ascii="宋体"/>
          <w:color w:val="FF0000"/>
        </w:rPr>
        <w:fldChar w:fldCharType="separate"/>
      </w:r>
      <w:r>
        <w:rPr>
          <w:rFonts w:hint="eastAsia" w:ascii="宋体"/>
          <w:color w:val="FF0000"/>
        </w:rPr>
        <w:t>图</w:t>
      </w:r>
      <w:r>
        <w:rPr>
          <w:rFonts w:hint="eastAsia" w:ascii="宋体"/>
          <w:color w:val="FF0000"/>
          <w:lang w:val="en-US" w:eastAsia="zh-CN"/>
        </w:rPr>
        <w:t>3</w:t>
      </w:r>
      <w:r>
        <w:rPr>
          <w:rFonts w:ascii="宋体"/>
          <w:color w:val="FF0000"/>
        </w:rPr>
        <w:fldChar w:fldCharType="end"/>
      </w:r>
      <w:r>
        <w:rPr>
          <w:rFonts w:hint="eastAsia" w:ascii="宋体"/>
          <w:color w:val="FF0000"/>
        </w:rPr>
        <w:t>所示。</w:t>
      </w:r>
    </w:p>
    <w:p w14:paraId="6F13A561">
      <w:pPr>
        <w:widowControl/>
        <w:autoSpaceDE w:val="0"/>
        <w:autoSpaceDN w:val="0"/>
        <w:ind w:firstLine="420"/>
        <w:jc w:val="center"/>
        <w:rPr>
          <w:rFonts w:hint="eastAsia" w:ascii="宋体" w:hAnsi="宋体" w:cs="宋体"/>
          <w:kern w:val="0"/>
          <w:szCs w:val="21"/>
        </w:rPr>
      </w:pPr>
      <w:r>
        <w:rPr>
          <w:rFonts w:ascii="宋体" w:hAnsi="宋体" w:cs="宋体"/>
          <w:kern w:val="0"/>
          <w:szCs w:val="21"/>
        </w:rPr>
        <w:object>
          <v:shape id="_x0000_i1026" o:spt="75" type="#_x0000_t75" style="height:241.2pt;width:183pt;" o:ole="t" filled="f" o:preferrelative="t" stroked="f" coordsize="21600,21600">
            <v:path/>
            <v:fill on="f" focussize="0,0"/>
            <v:stroke on="f" joinstyle="miter"/>
            <v:imagedata r:id="rId26" o:title=""/>
            <o:lock v:ext="edit" aspectratio="f"/>
            <w10:wrap type="none"/>
            <w10:anchorlock/>
          </v:shape>
          <o:OLEObject Type="Embed" ProgID="Visio.Drawing.11" ShapeID="_x0000_i1026" DrawAspect="Content" ObjectID="_1468075726" r:id="rId25">
            <o:LockedField>false</o:LockedField>
          </o:OLEObject>
        </w:object>
      </w:r>
    </w:p>
    <w:p w14:paraId="5FBC7EEF">
      <w:pPr>
        <w:pStyle w:val="362"/>
        <w:widowControl/>
        <w:numPr>
          <w:ilvl w:val="0"/>
          <w:numId w:val="57"/>
        </w:numPr>
        <w:autoSpaceDE w:val="0"/>
        <w:autoSpaceDN w:val="0"/>
        <w:ind w:firstLineChars="0"/>
        <w:jc w:val="center"/>
        <w:rPr>
          <w:rFonts w:hint="eastAsia" w:ascii="黑体" w:hAnsi="黑体" w:eastAsia="黑体" w:cs="宋体"/>
          <w:kern w:val="0"/>
          <w:szCs w:val="21"/>
        </w:rPr>
      </w:pPr>
      <w:bookmarkStart w:id="284" w:name="_Ref219888348"/>
      <w:r>
        <w:rPr>
          <w:rFonts w:hint="eastAsia" w:ascii="黑体" w:hAnsi="黑体" w:eastAsia="黑体" w:cs="宋体"/>
          <w:kern w:val="0"/>
          <w:szCs w:val="21"/>
        </w:rPr>
        <w:t>直达站点间通信传输流程</w:t>
      </w:r>
      <w:bookmarkEnd w:id="284"/>
    </w:p>
    <w:p w14:paraId="5D5E8B09">
      <w:pPr>
        <w:widowControl/>
        <w:autoSpaceDE w:val="0"/>
        <w:autoSpaceDN w:val="0"/>
        <w:ind w:firstLine="420"/>
        <w:jc w:val="center"/>
        <w:rPr>
          <w:rFonts w:hint="eastAsia" w:ascii="宋体" w:hAnsi="宋体" w:cs="宋体"/>
          <w:kern w:val="0"/>
          <w:szCs w:val="21"/>
        </w:rPr>
      </w:pPr>
    </w:p>
    <w:p w14:paraId="0F08CDE9">
      <w:pPr>
        <w:widowControl/>
        <w:autoSpaceDE w:val="0"/>
        <w:autoSpaceDN w:val="0"/>
        <w:ind w:firstLine="420"/>
        <w:jc w:val="center"/>
        <w:rPr>
          <w:rFonts w:hint="eastAsia" w:ascii="宋体" w:hAnsi="宋体" w:cs="宋体"/>
          <w:kern w:val="0"/>
          <w:szCs w:val="21"/>
        </w:rPr>
      </w:pPr>
      <w:r>
        <w:rPr>
          <w:rFonts w:ascii="宋体" w:hAnsi="宋体" w:cs="宋体"/>
          <w:kern w:val="0"/>
          <w:szCs w:val="21"/>
        </w:rPr>
        <w:object>
          <v:shape id="_x0000_i1027" o:spt="75" type="#_x0000_t75" style="height:271.2pt;width:343.8pt;" o:ole="t" filled="f" o:preferrelative="t" stroked="f" coordsize="21600,21600">
            <v:path/>
            <v:fill on="f" focussize="0,0"/>
            <v:stroke on="f" joinstyle="miter"/>
            <v:imagedata r:id="rId28" o:title=""/>
            <o:lock v:ext="edit" aspectratio="f"/>
            <w10:wrap type="none"/>
            <w10:anchorlock/>
          </v:shape>
          <o:OLEObject Type="Embed" ProgID="Visio.Drawing.11" ShapeID="_x0000_i1027" DrawAspect="Content" ObjectID="_1468075727" r:id="rId27">
            <o:LockedField>false</o:LockedField>
          </o:OLEObject>
        </w:object>
      </w:r>
    </w:p>
    <w:p w14:paraId="5FD01DDD">
      <w:pPr>
        <w:pStyle w:val="362"/>
        <w:widowControl/>
        <w:numPr>
          <w:ilvl w:val="0"/>
          <w:numId w:val="57"/>
        </w:numPr>
        <w:autoSpaceDE w:val="0"/>
        <w:autoSpaceDN w:val="0"/>
        <w:ind w:firstLineChars="0"/>
        <w:jc w:val="center"/>
        <w:rPr>
          <w:rFonts w:hint="eastAsia" w:ascii="黑体" w:hAnsi="黑体" w:eastAsia="黑体" w:cs="宋体"/>
          <w:kern w:val="0"/>
          <w:szCs w:val="21"/>
        </w:rPr>
      </w:pPr>
      <w:bookmarkStart w:id="285" w:name="_Ref219888357"/>
      <w:r>
        <w:rPr>
          <w:rFonts w:hint="eastAsia" w:ascii="黑体" w:hAnsi="黑体" w:eastAsia="黑体" w:cs="宋体"/>
          <w:kern w:val="0"/>
          <w:szCs w:val="21"/>
        </w:rPr>
        <w:t>不可直达站点间通信</w:t>
      </w:r>
      <w:bookmarkEnd w:id="285"/>
      <w:r>
        <w:rPr>
          <w:rFonts w:hint="eastAsia" w:ascii="黑体" w:hAnsi="黑体" w:eastAsia="黑体" w:cs="宋体"/>
          <w:kern w:val="0"/>
          <w:szCs w:val="21"/>
          <w:lang w:val="en-US" w:eastAsia="zh-CN"/>
        </w:rPr>
        <w:t>传输流程</w:t>
      </w:r>
    </w:p>
    <w:p w14:paraId="69EB4797">
      <w:pPr>
        <w:pStyle w:val="4"/>
        <w:rPr>
          <w:rFonts w:hint="eastAsia"/>
          <w:color w:val="000000" w:themeColor="text1"/>
          <w14:textFill>
            <w14:solidFill>
              <w14:schemeClr w14:val="tx1"/>
            </w14:solidFill>
          </w14:textFill>
        </w:rPr>
      </w:pPr>
      <w:bookmarkStart w:id="286" w:name="_Toc219190551"/>
      <w:bookmarkStart w:id="287" w:name="_Toc219906816"/>
      <w:r>
        <w:rPr>
          <w:color w:val="000000" w:themeColor="text1"/>
          <w14:textFill>
            <w14:solidFill>
              <w14:schemeClr w14:val="tx1"/>
            </w14:solidFill>
          </w14:textFill>
        </w:rPr>
        <w:t>命令业务</w:t>
      </w:r>
      <w:bookmarkEnd w:id="286"/>
      <w:bookmarkEnd w:id="287"/>
    </w:p>
    <w:p w14:paraId="740EC3E1">
      <w:pPr>
        <w:numPr>
          <w:ilvl w:val="1"/>
          <w:numId w:val="58"/>
        </w:numPr>
        <w:adjustRightInd w:val="0"/>
        <w:snapToGrid w:val="0"/>
        <w:spacing w:before="120" w:after="120"/>
        <w:ind w:firstLineChars="0"/>
        <w:outlineLvl w:val="2"/>
        <w:rPr>
          <w:rFonts w:ascii="黑体" w:eastAsia="黑体"/>
          <w:szCs w:val="21"/>
        </w:rPr>
      </w:pPr>
      <w:bookmarkStart w:id="288" w:name="_Toc219190552"/>
      <w:r>
        <w:rPr>
          <w:rFonts w:hint="eastAsia" w:ascii="黑体" w:eastAsia="黑体"/>
          <w:szCs w:val="21"/>
        </w:rPr>
        <w:t>0x</w:t>
      </w:r>
      <w:r>
        <w:rPr>
          <w:rFonts w:ascii="黑体" w:eastAsia="黑体"/>
          <w:szCs w:val="21"/>
        </w:rPr>
        <w:t>0</w:t>
      </w:r>
      <w:r>
        <w:rPr>
          <w:rFonts w:hint="eastAsia" w:ascii="黑体" w:eastAsia="黑体"/>
          <w:szCs w:val="21"/>
        </w:rPr>
        <w:t>0：</w:t>
      </w:r>
      <w:r>
        <w:rPr>
          <w:rFonts w:ascii="黑体" w:eastAsia="黑体"/>
          <w:szCs w:val="21"/>
        </w:rPr>
        <w:t>查询终端搜索结果</w:t>
      </w:r>
      <w:bookmarkEnd w:id="288"/>
    </w:p>
    <w:p w14:paraId="3F79B00A">
      <w:pPr>
        <w:keepNext/>
        <w:keepLines/>
        <w:widowControl w:val="0"/>
        <w:numPr>
          <w:ilvl w:val="2"/>
          <w:numId w:val="59"/>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289" w:name="_Toc400798861"/>
      <w:bookmarkStart w:id="290" w:name="_Toc399259175"/>
      <w:bookmarkStart w:id="291" w:name="_Toc402983813"/>
      <w:bookmarkStart w:id="292" w:name="_Toc399757233"/>
      <w:bookmarkStart w:id="293" w:name="_Toc402982881"/>
      <w:bookmarkStart w:id="294" w:name="_Toc402983347"/>
      <w:bookmarkStart w:id="295" w:name="_Toc399228758"/>
      <w:bookmarkStart w:id="296" w:name="_Toc29673"/>
      <w:bookmarkStart w:id="297" w:name="_Toc439785873"/>
      <w:bookmarkStart w:id="298" w:name="_Toc403585284"/>
      <w:bookmarkStart w:id="299" w:name="_Toc408859703"/>
      <w:bookmarkStart w:id="300" w:name="_Toc405476619"/>
      <w:bookmarkStart w:id="301" w:name="_Toc403570070"/>
      <w:r>
        <w:rPr>
          <w:rFonts w:hint="eastAsia" w:ascii="黑体" w:hAnsi="黑体" w:eastAsia="黑体" w:cs="黑体"/>
          <w:color w:val="000000"/>
          <w:kern w:val="2"/>
          <w:sz w:val="21"/>
          <w:szCs w:val="21"/>
          <w:lang w:val="en-US" w:eastAsia="zh-CN" w:bidi="ar-SA"/>
        </w:rPr>
        <w:t>下行</w:t>
      </w:r>
      <w:bookmarkEnd w:id="289"/>
      <w:bookmarkEnd w:id="290"/>
      <w:bookmarkEnd w:id="291"/>
      <w:bookmarkEnd w:id="292"/>
      <w:bookmarkEnd w:id="293"/>
      <w:bookmarkEnd w:id="294"/>
      <w:bookmarkEnd w:id="295"/>
      <w:r>
        <w:rPr>
          <w:rFonts w:hint="eastAsia" w:ascii="黑体" w:hAnsi="黑体" w:eastAsia="黑体" w:cs="黑体"/>
          <w:color w:val="000000"/>
          <w:kern w:val="2"/>
          <w:sz w:val="21"/>
          <w:szCs w:val="21"/>
          <w:lang w:val="en-US" w:eastAsia="zh-CN" w:bidi="ar-SA"/>
        </w:rPr>
        <w:t>业务报文格式</w:t>
      </w:r>
      <w:bookmarkEnd w:id="296"/>
      <w:bookmarkEnd w:id="297"/>
      <w:bookmarkEnd w:id="298"/>
      <w:bookmarkEnd w:id="299"/>
      <w:bookmarkEnd w:id="300"/>
      <w:bookmarkEnd w:id="301"/>
    </w:p>
    <w:p w14:paraId="6C956ACA">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应用头长度为0，无数据单元。</w:t>
      </w:r>
    </w:p>
    <w:p w14:paraId="28773032">
      <w:pPr>
        <w:keepNext/>
        <w:keepLines/>
        <w:widowControl w:val="0"/>
        <w:numPr>
          <w:ilvl w:val="2"/>
          <w:numId w:val="59"/>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302" w:name="_Toc7162"/>
      <w:bookmarkStart w:id="303" w:name="_Toc439785874"/>
      <w:r>
        <w:rPr>
          <w:rFonts w:hint="eastAsia" w:ascii="黑体" w:hAnsi="黑体" w:eastAsia="黑体" w:cs="黑体"/>
          <w:color w:val="000000"/>
          <w:kern w:val="2"/>
          <w:sz w:val="21"/>
          <w:szCs w:val="21"/>
          <w:lang w:val="en-US" w:eastAsia="zh-CN" w:bidi="ar-SA"/>
        </w:rPr>
        <w:t>上行业务报文格式</w:t>
      </w:r>
      <w:bookmarkEnd w:id="302"/>
      <w:bookmarkEnd w:id="303"/>
    </w:p>
    <w:p w14:paraId="76FFF81A">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上行业务数据单元格式如</w:t>
      </w:r>
      <w:r>
        <w:rPr>
          <w:rFonts w:hint="eastAsia" w:ascii="宋体" w:hAnsi="宋体" w:eastAsia="宋体" w:cs="宋体"/>
          <w:sz w:val="21"/>
          <w:lang w:val="en-US" w:eastAsia="zh-CN" w:bidi="ar-SA"/>
        </w:rPr>
        <w:fldChar w:fldCharType="begin"/>
      </w:r>
      <w:r>
        <w:rPr>
          <w:rFonts w:hint="eastAsia" w:ascii="宋体" w:hAnsi="宋体" w:eastAsia="宋体" w:cs="宋体"/>
          <w:sz w:val="21"/>
          <w:lang w:val="en-US" w:eastAsia="zh-CN" w:bidi="ar-SA"/>
        </w:rPr>
        <w:instrText xml:space="preserve"> REF _Ref20479 \h </w:instrText>
      </w:r>
      <w:r>
        <w:rPr>
          <w:rFonts w:hint="eastAsia" w:ascii="宋体" w:hAnsi="宋体" w:eastAsia="宋体" w:cs="宋体"/>
          <w:sz w:val="21"/>
          <w:lang w:val="en-US" w:eastAsia="zh-CN" w:bidi="ar-SA"/>
        </w:rPr>
        <w:fldChar w:fldCharType="separate"/>
      </w:r>
      <w:r>
        <w:rPr>
          <w:rFonts w:hint="eastAsia" w:ascii="宋体" w:hAnsi="宋体" w:cs="宋体"/>
        </w:rPr>
        <w:t>表 27</w:t>
      </w:r>
      <w:r>
        <w:rPr>
          <w:rFonts w:hint="eastAsia" w:ascii="宋体" w:hAnsi="宋体" w:eastAsia="宋体" w:cs="宋体"/>
          <w:sz w:val="21"/>
          <w:lang w:val="en-US" w:eastAsia="zh-CN" w:bidi="ar-SA"/>
        </w:rPr>
        <w:fldChar w:fldCharType="end"/>
      </w:r>
      <w:r>
        <w:rPr>
          <w:rFonts w:hint="eastAsia" w:ascii="宋体" w:hAnsi="宋体" w:eastAsia="宋体" w:cs="宋体"/>
          <w:sz w:val="21"/>
          <w:lang w:val="en-US" w:eastAsia="zh-CN" w:bidi="ar-SA"/>
        </w:rPr>
        <w:t>所示。</w:t>
      </w:r>
    </w:p>
    <w:p w14:paraId="60C63AAC">
      <w:pPr>
        <w:pStyle w:val="20"/>
        <w:ind w:firstLine="0" w:firstLineChars="0"/>
        <w:rPr>
          <w:rFonts w:hint="eastAsia" w:ascii="黑体" w:hAnsi="黑体" w:cs="黑体"/>
        </w:rPr>
      </w:pPr>
      <w:bookmarkStart w:id="304" w:name="_Ref20479"/>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27</w:t>
      </w:r>
      <w:r>
        <w:rPr>
          <w:rFonts w:hint="eastAsia" w:ascii="黑体" w:hAnsi="黑体" w:cs="黑体"/>
        </w:rPr>
        <w:fldChar w:fldCharType="end"/>
      </w:r>
      <w:bookmarkEnd w:id="304"/>
      <w:r>
        <w:rPr>
          <w:rFonts w:hint="eastAsia" w:ascii="黑体" w:hAnsi="黑体" w:eastAsia="黑体" w:cs="黑体"/>
          <w:szCs w:val="21"/>
        </w:rPr>
        <w:t xml:space="preserve"> </w:t>
      </w:r>
      <w:r>
        <w:rPr>
          <w:rFonts w:hint="eastAsia" w:ascii="黑体" w:hAnsi="黑体" w:cs="黑体"/>
        </w:rPr>
        <w:t>命令业务上行业务数据单元</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81"/>
        <w:gridCol w:w="959"/>
        <w:gridCol w:w="1720"/>
        <w:gridCol w:w="1450"/>
        <w:gridCol w:w="1789"/>
      </w:tblGrid>
      <w:tr w14:paraId="446D7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1" w:type="dxa"/>
            <w:tcBorders>
              <w:top w:val="single" w:color="000000" w:sz="4" w:space="0"/>
              <w:left w:val="single" w:color="000000" w:sz="4" w:space="0"/>
              <w:bottom w:val="single" w:color="000000" w:sz="4" w:space="0"/>
              <w:right w:val="single" w:color="000000" w:sz="4" w:space="0"/>
            </w:tcBorders>
            <w:noWrap w:val="0"/>
            <w:vAlign w:val="center"/>
          </w:tcPr>
          <w:p w14:paraId="7EB9263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字节数：1</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2D81BC2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w:t>
            </w:r>
          </w:p>
        </w:tc>
        <w:tc>
          <w:tcPr>
            <w:tcW w:w="4959" w:type="dxa"/>
            <w:gridSpan w:val="3"/>
            <w:tcBorders>
              <w:top w:val="single" w:color="000000" w:sz="4" w:space="0"/>
              <w:left w:val="single" w:color="000000" w:sz="4" w:space="0"/>
              <w:bottom w:val="single" w:color="000000" w:sz="4" w:space="0"/>
              <w:right w:val="single" w:color="000000" w:sz="4" w:space="0"/>
            </w:tcBorders>
            <w:noWrap w:val="0"/>
            <w:vAlign w:val="center"/>
          </w:tcPr>
          <w:p w14:paraId="24BB2BC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8*n</w:t>
            </w:r>
          </w:p>
        </w:tc>
      </w:tr>
      <w:tr w14:paraId="6BBD0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1" w:type="dxa"/>
            <w:tcBorders>
              <w:top w:val="single" w:color="000000" w:sz="4" w:space="0"/>
              <w:left w:val="single" w:color="000000" w:sz="4" w:space="0"/>
              <w:bottom w:val="single" w:color="000000" w:sz="4" w:space="0"/>
              <w:right w:val="single" w:color="000000" w:sz="4" w:space="0"/>
            </w:tcBorders>
            <w:noWrap w:val="0"/>
            <w:vAlign w:val="center"/>
          </w:tcPr>
          <w:p w14:paraId="6E17CBE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终端数量</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02628EE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1720" w:type="dxa"/>
            <w:tcBorders>
              <w:top w:val="single" w:color="000000" w:sz="4" w:space="0"/>
              <w:left w:val="single" w:color="000000" w:sz="4" w:space="0"/>
              <w:bottom w:val="single" w:color="000000" w:sz="4" w:space="0"/>
              <w:right w:val="single" w:color="000000" w:sz="4" w:space="0"/>
            </w:tcBorders>
            <w:noWrap w:val="0"/>
            <w:vAlign w:val="center"/>
          </w:tcPr>
          <w:p w14:paraId="686E599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终端1信息</w:t>
            </w:r>
          </w:p>
        </w:tc>
        <w:tc>
          <w:tcPr>
            <w:tcW w:w="1450" w:type="dxa"/>
            <w:tcBorders>
              <w:top w:val="single" w:color="000000" w:sz="4" w:space="0"/>
              <w:left w:val="single" w:color="000000" w:sz="4" w:space="0"/>
              <w:bottom w:val="single" w:color="000000" w:sz="4" w:space="0"/>
              <w:right w:val="single" w:color="000000" w:sz="4" w:space="0"/>
            </w:tcBorders>
            <w:noWrap w:val="0"/>
            <w:vAlign w:val="center"/>
          </w:tcPr>
          <w:p w14:paraId="70B3B65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1789" w:type="dxa"/>
            <w:tcBorders>
              <w:top w:val="single" w:color="000000" w:sz="4" w:space="0"/>
              <w:left w:val="single" w:color="000000" w:sz="4" w:space="0"/>
              <w:bottom w:val="single" w:color="000000" w:sz="4" w:space="0"/>
              <w:right w:val="single" w:color="000000" w:sz="4" w:space="0"/>
            </w:tcBorders>
            <w:noWrap w:val="0"/>
            <w:vAlign w:val="center"/>
          </w:tcPr>
          <w:p w14:paraId="5A323D9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终端n信息</w:t>
            </w:r>
          </w:p>
        </w:tc>
      </w:tr>
      <w:tr w14:paraId="5D806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99" w:type="dxa"/>
            <w:gridSpan w:val="5"/>
            <w:tcBorders>
              <w:top w:val="single" w:color="000000" w:sz="4" w:space="0"/>
              <w:left w:val="single" w:color="000000" w:sz="4" w:space="0"/>
              <w:bottom w:val="single" w:color="000000" w:sz="4" w:space="0"/>
              <w:right w:val="single" w:color="000000" w:sz="4" w:space="0"/>
            </w:tcBorders>
            <w:noWrap w:val="0"/>
            <w:vAlign w:val="center"/>
          </w:tcPr>
          <w:p w14:paraId="601ED99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业务数据单元</w:t>
            </w:r>
          </w:p>
        </w:tc>
      </w:tr>
    </w:tbl>
    <w:p w14:paraId="5285BA6B">
      <w:pPr>
        <w:keepNext/>
        <w:keepLines/>
        <w:widowControl w:val="0"/>
        <w:numPr>
          <w:ilvl w:val="3"/>
          <w:numId w:val="59"/>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05" w:name="_Toc15899"/>
      <w:r>
        <w:rPr>
          <w:rFonts w:hint="eastAsia" w:ascii="黑体" w:hAnsi="黑体" w:eastAsia="黑体" w:cs="黑体"/>
          <w:kern w:val="2"/>
          <w:sz w:val="21"/>
          <w:szCs w:val="21"/>
          <w:lang w:val="en-US" w:eastAsia="zh-CN" w:bidi="ar-SA"/>
        </w:rPr>
        <w:t>终端数量</w:t>
      </w:r>
      <w:bookmarkEnd w:id="305"/>
    </w:p>
    <w:p w14:paraId="19039CB6">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表地址数量，BIN格式。</w:t>
      </w:r>
    </w:p>
    <w:p w14:paraId="579494E0">
      <w:pPr>
        <w:keepNext/>
        <w:keepLines/>
        <w:widowControl w:val="0"/>
        <w:numPr>
          <w:ilvl w:val="3"/>
          <w:numId w:val="59"/>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06" w:name="_Toc2667"/>
      <w:r>
        <w:rPr>
          <w:rFonts w:hint="eastAsia" w:ascii="黑体" w:hAnsi="黑体" w:eastAsia="黑体" w:cs="黑体"/>
          <w:kern w:val="2"/>
          <w:sz w:val="21"/>
          <w:szCs w:val="21"/>
          <w:lang w:val="en-US" w:eastAsia="zh-CN" w:bidi="ar-SA"/>
        </w:rPr>
        <w:t>保留</w:t>
      </w:r>
      <w:bookmarkEnd w:id="306"/>
    </w:p>
    <w:p w14:paraId="6B744A9B">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默认填0。</w:t>
      </w:r>
    </w:p>
    <w:p w14:paraId="01A3DF3B">
      <w:pPr>
        <w:keepNext/>
        <w:keepLines/>
        <w:widowControl w:val="0"/>
        <w:numPr>
          <w:ilvl w:val="3"/>
          <w:numId w:val="59"/>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07" w:name="_Toc18517"/>
      <w:r>
        <w:rPr>
          <w:rFonts w:hint="eastAsia" w:ascii="黑体" w:hAnsi="黑体" w:eastAsia="黑体" w:cs="黑体"/>
          <w:kern w:val="2"/>
          <w:sz w:val="21"/>
          <w:szCs w:val="21"/>
          <w:lang w:val="en-US" w:eastAsia="zh-CN" w:bidi="ar-SA"/>
        </w:rPr>
        <w:t>终端信息</w:t>
      </w:r>
      <w:bookmarkEnd w:id="307"/>
    </w:p>
    <w:p w14:paraId="5DD0E4FF">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终端信息格式如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_Ref57037999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28</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所示（一般指电表信息，适用其他非计量自动化业务电气设备终端信息）。</w:t>
      </w:r>
    </w:p>
    <w:p w14:paraId="41DE8F61">
      <w:pPr>
        <w:pStyle w:val="20"/>
        <w:ind w:firstLine="0" w:firstLineChars="0"/>
        <w:rPr>
          <w:rFonts w:hint="eastAsia" w:ascii="黑体" w:hAnsi="黑体" w:cs="黑体"/>
        </w:rPr>
      </w:pPr>
      <w:bookmarkStart w:id="308" w:name="_Ref57037999"/>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28</w:t>
      </w:r>
      <w:r>
        <w:rPr>
          <w:rFonts w:hint="eastAsia" w:ascii="黑体" w:hAnsi="黑体" w:cs="黑体"/>
        </w:rPr>
        <w:fldChar w:fldCharType="end"/>
      </w:r>
      <w:bookmarkEnd w:id="308"/>
      <w:r>
        <w:rPr>
          <w:rFonts w:hint="eastAsia" w:ascii="黑体" w:hAnsi="黑体" w:cs="黑体"/>
        </w:rPr>
        <w:t xml:space="preserve"> 终端信息数据帧结构</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2"/>
        <w:gridCol w:w="1736"/>
        <w:gridCol w:w="1808"/>
      </w:tblGrid>
      <w:tr w14:paraId="318EE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39DA4148">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内容</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712D29D2">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数据格式</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4A7B8F53">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字节数</w:t>
            </w:r>
          </w:p>
        </w:tc>
      </w:tr>
      <w:tr w14:paraId="7A70C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5B94EA7A">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终端地址</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14F6B786">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BCD</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2B7AC002">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6</w:t>
            </w:r>
          </w:p>
        </w:tc>
      </w:tr>
      <w:tr w14:paraId="203D0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044C8648">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规约类型</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77FC33A3">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67238159">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r w14:paraId="03EDE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54763E4B">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保留（默认填0）</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6184A0F9">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77C59019">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bl>
    <w:p w14:paraId="0FDEBE8B">
      <w:pPr>
        <w:pStyle w:val="2"/>
        <w:adjustRightInd w:val="0"/>
        <w:snapToGrid w:val="0"/>
        <w:ind w:firstLine="411" w:firstLineChars="196"/>
        <w:jc w:val="both"/>
        <w:rPr>
          <w:sz w:val="21"/>
          <w:szCs w:val="21"/>
        </w:rPr>
      </w:pPr>
      <w:r>
        <w:rPr>
          <w:rFonts w:hint="eastAsia" w:ascii="宋体" w:hAnsi="宋体" w:eastAsia="宋体" w:cs="宋体"/>
          <w:kern w:val="2"/>
          <w:sz w:val="21"/>
          <w:szCs w:val="21"/>
          <w:lang w:val="en-US" w:eastAsia="zh-CN" w:bidi="ar-SA"/>
        </w:rPr>
        <w:t>规约类型：01H=DLT/645-1997；02H=DLT/645-2007；03：CJ/T188；其他值保留。</w:t>
      </w:r>
    </w:p>
    <w:p w14:paraId="3F714E6B">
      <w:pPr>
        <w:numPr>
          <w:ilvl w:val="1"/>
          <w:numId w:val="58"/>
        </w:numPr>
        <w:adjustRightInd w:val="0"/>
        <w:snapToGrid w:val="0"/>
        <w:spacing w:before="120" w:after="120"/>
        <w:ind w:firstLineChars="0"/>
        <w:outlineLvl w:val="2"/>
        <w:rPr>
          <w:rFonts w:ascii="黑体" w:eastAsia="黑体"/>
          <w:szCs w:val="21"/>
        </w:rPr>
      </w:pPr>
      <w:bookmarkStart w:id="309" w:name="_Toc219190553"/>
      <w:r>
        <w:rPr>
          <w:rFonts w:ascii="黑体" w:eastAsia="黑体"/>
          <w:szCs w:val="21"/>
        </w:rPr>
        <w:t>0</w:t>
      </w:r>
      <w:r>
        <w:rPr>
          <w:rFonts w:hint="eastAsia" w:ascii="黑体" w:eastAsia="黑体"/>
          <w:szCs w:val="21"/>
        </w:rPr>
        <w:t>x0</w:t>
      </w:r>
      <w:r>
        <w:rPr>
          <w:rFonts w:ascii="黑体" w:eastAsia="黑体"/>
          <w:szCs w:val="21"/>
        </w:rPr>
        <w:t>1</w:t>
      </w:r>
      <w:r>
        <w:rPr>
          <w:rFonts w:hint="eastAsia" w:ascii="黑体" w:eastAsia="黑体"/>
          <w:szCs w:val="21"/>
        </w:rPr>
        <w:t>：下发搜索终端列表</w:t>
      </w:r>
      <w:bookmarkEnd w:id="309"/>
    </w:p>
    <w:p w14:paraId="159B85A8">
      <w:pPr>
        <w:keepNext/>
        <w:keepLines/>
        <w:widowControl w:val="0"/>
        <w:numPr>
          <w:ilvl w:val="2"/>
          <w:numId w:val="60"/>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310" w:name="_Toc439785876"/>
      <w:bookmarkStart w:id="311" w:name="_Toc3353"/>
      <w:r>
        <w:rPr>
          <w:rFonts w:hint="eastAsia" w:ascii="黑体" w:hAnsi="黑体" w:eastAsia="黑体" w:cs="黑体"/>
          <w:color w:val="000000"/>
          <w:kern w:val="2"/>
          <w:sz w:val="21"/>
          <w:szCs w:val="21"/>
          <w:lang w:val="en-US" w:eastAsia="zh-CN" w:bidi="ar-SA"/>
        </w:rPr>
        <w:t>下行业务报文格式</w:t>
      </w:r>
      <w:bookmarkEnd w:id="310"/>
      <w:bookmarkEnd w:id="311"/>
    </w:p>
    <w:p w14:paraId="3F35546A">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下行业务数据单元格式如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_Ref20874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29</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30BAFD97">
      <w:pPr>
        <w:pStyle w:val="20"/>
        <w:ind w:firstLine="0" w:firstLineChars="0"/>
        <w:rPr>
          <w:rFonts w:hint="eastAsia" w:ascii="黑体" w:hAnsi="黑体" w:cs="黑体"/>
        </w:rPr>
      </w:pPr>
      <w:bookmarkStart w:id="312" w:name="_Ref20874"/>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29</w:t>
      </w:r>
      <w:r>
        <w:rPr>
          <w:rFonts w:hint="eastAsia" w:ascii="黑体" w:hAnsi="黑体" w:cs="黑体"/>
        </w:rPr>
        <w:fldChar w:fldCharType="end"/>
      </w:r>
      <w:bookmarkEnd w:id="312"/>
      <w:r>
        <w:rPr>
          <w:rFonts w:hint="eastAsia" w:ascii="黑体" w:hAnsi="黑体" w:cs="黑体"/>
        </w:rPr>
        <w:t xml:space="preserve"> 下行业务数据单元格式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34"/>
        <w:gridCol w:w="959"/>
        <w:gridCol w:w="1592"/>
        <w:gridCol w:w="1843"/>
        <w:gridCol w:w="1524"/>
      </w:tblGrid>
      <w:tr w14:paraId="1967F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noWrap w:val="0"/>
            <w:vAlign w:val="center"/>
          </w:tcPr>
          <w:p w14:paraId="5097224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字节数：1</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509E1CB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w:t>
            </w:r>
          </w:p>
        </w:tc>
        <w:tc>
          <w:tcPr>
            <w:tcW w:w="4959" w:type="dxa"/>
            <w:gridSpan w:val="3"/>
            <w:tcBorders>
              <w:top w:val="single" w:color="000000" w:sz="4" w:space="0"/>
              <w:left w:val="single" w:color="000000" w:sz="4" w:space="0"/>
              <w:bottom w:val="single" w:color="000000" w:sz="4" w:space="0"/>
              <w:right w:val="single" w:color="000000" w:sz="4" w:space="0"/>
            </w:tcBorders>
            <w:noWrap w:val="0"/>
            <w:vAlign w:val="center"/>
          </w:tcPr>
          <w:p w14:paraId="1A8F792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8*n</w:t>
            </w:r>
          </w:p>
        </w:tc>
      </w:tr>
      <w:tr w14:paraId="1465F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noWrap w:val="0"/>
            <w:vAlign w:val="center"/>
          </w:tcPr>
          <w:p w14:paraId="1719AA5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终端数量</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058D519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1592" w:type="dxa"/>
            <w:tcBorders>
              <w:top w:val="single" w:color="000000" w:sz="4" w:space="0"/>
              <w:left w:val="single" w:color="000000" w:sz="4" w:space="0"/>
              <w:bottom w:val="single" w:color="000000" w:sz="4" w:space="0"/>
              <w:right w:val="single" w:color="000000" w:sz="4" w:space="0"/>
            </w:tcBorders>
            <w:noWrap w:val="0"/>
            <w:vAlign w:val="center"/>
          </w:tcPr>
          <w:p w14:paraId="6A4B90D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终端1信息</w:t>
            </w:r>
          </w:p>
        </w:tc>
        <w:tc>
          <w:tcPr>
            <w:tcW w:w="1843" w:type="dxa"/>
            <w:tcBorders>
              <w:top w:val="single" w:color="000000" w:sz="4" w:space="0"/>
              <w:left w:val="single" w:color="000000" w:sz="4" w:space="0"/>
              <w:bottom w:val="single" w:color="000000" w:sz="4" w:space="0"/>
              <w:right w:val="single" w:color="000000" w:sz="4" w:space="0"/>
            </w:tcBorders>
            <w:noWrap w:val="0"/>
            <w:vAlign w:val="center"/>
          </w:tcPr>
          <w:p w14:paraId="2D31F53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1524" w:type="dxa"/>
            <w:tcBorders>
              <w:top w:val="single" w:color="000000" w:sz="4" w:space="0"/>
              <w:left w:val="single" w:color="000000" w:sz="4" w:space="0"/>
              <w:bottom w:val="single" w:color="000000" w:sz="4" w:space="0"/>
              <w:right w:val="single" w:color="000000" w:sz="4" w:space="0"/>
            </w:tcBorders>
            <w:noWrap w:val="0"/>
            <w:vAlign w:val="center"/>
          </w:tcPr>
          <w:p w14:paraId="512D53A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终端n信息</w:t>
            </w:r>
          </w:p>
        </w:tc>
      </w:tr>
      <w:tr w14:paraId="17065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52" w:type="dxa"/>
            <w:gridSpan w:val="5"/>
            <w:tcBorders>
              <w:top w:val="single" w:color="000000" w:sz="4" w:space="0"/>
              <w:left w:val="single" w:color="000000" w:sz="4" w:space="0"/>
              <w:bottom w:val="single" w:color="000000" w:sz="4" w:space="0"/>
              <w:right w:val="single" w:color="000000" w:sz="4" w:space="0"/>
            </w:tcBorders>
            <w:noWrap w:val="0"/>
            <w:vAlign w:val="center"/>
          </w:tcPr>
          <w:p w14:paraId="16D3C4D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业务数据单元</w:t>
            </w:r>
          </w:p>
        </w:tc>
      </w:tr>
    </w:tbl>
    <w:p w14:paraId="524E2278">
      <w:pPr>
        <w:keepNext/>
        <w:keepLines/>
        <w:widowControl w:val="0"/>
        <w:numPr>
          <w:ilvl w:val="3"/>
          <w:numId w:val="60"/>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13" w:name="_Toc12937"/>
      <w:r>
        <w:rPr>
          <w:rFonts w:hint="eastAsia" w:ascii="黑体" w:hAnsi="黑体" w:eastAsia="黑体" w:cs="黑体"/>
          <w:kern w:val="2"/>
          <w:sz w:val="21"/>
          <w:szCs w:val="21"/>
          <w:lang w:val="en-US" w:eastAsia="zh-CN" w:bidi="ar-SA"/>
        </w:rPr>
        <w:t>终端数量</w:t>
      </w:r>
      <w:bookmarkEnd w:id="313"/>
    </w:p>
    <w:p w14:paraId="232456B1">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终端地址数量，BIN格式。</w:t>
      </w:r>
    </w:p>
    <w:p w14:paraId="79A0F2EB">
      <w:pPr>
        <w:keepNext/>
        <w:keepLines/>
        <w:widowControl w:val="0"/>
        <w:numPr>
          <w:ilvl w:val="3"/>
          <w:numId w:val="60"/>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14" w:name="_Toc24822"/>
      <w:r>
        <w:rPr>
          <w:rFonts w:hint="eastAsia" w:ascii="黑体" w:hAnsi="黑体" w:eastAsia="黑体" w:cs="黑体"/>
          <w:kern w:val="2"/>
          <w:sz w:val="21"/>
          <w:szCs w:val="21"/>
          <w:lang w:val="en-US" w:eastAsia="zh-CN" w:bidi="ar-SA"/>
        </w:rPr>
        <w:t>保留</w:t>
      </w:r>
      <w:bookmarkEnd w:id="314"/>
    </w:p>
    <w:p w14:paraId="58DB8FD7">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默认填0。</w:t>
      </w:r>
    </w:p>
    <w:p w14:paraId="04A9833E">
      <w:pPr>
        <w:keepNext/>
        <w:keepLines/>
        <w:widowControl w:val="0"/>
        <w:numPr>
          <w:ilvl w:val="3"/>
          <w:numId w:val="60"/>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15" w:name="_Toc18340"/>
      <w:r>
        <w:rPr>
          <w:rFonts w:hint="eastAsia" w:ascii="黑体" w:hAnsi="黑体" w:eastAsia="黑体" w:cs="黑体"/>
          <w:kern w:val="2"/>
          <w:sz w:val="21"/>
          <w:szCs w:val="21"/>
          <w:lang w:val="en-US" w:eastAsia="zh-CN" w:bidi="ar-SA"/>
        </w:rPr>
        <w:t>终端信息</w:t>
      </w:r>
      <w:bookmarkEnd w:id="315"/>
    </w:p>
    <w:p w14:paraId="5825799F">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终端信息格式见</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_Ref57037999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28</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w:t>
      </w:r>
    </w:p>
    <w:p w14:paraId="3D2F2AB2">
      <w:pPr>
        <w:keepNext/>
        <w:keepLines/>
        <w:widowControl w:val="0"/>
        <w:numPr>
          <w:ilvl w:val="2"/>
          <w:numId w:val="60"/>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316" w:name="_Toc4902"/>
      <w:bookmarkStart w:id="317" w:name="_Toc439785877"/>
      <w:r>
        <w:rPr>
          <w:rFonts w:hint="eastAsia" w:ascii="黑体" w:hAnsi="黑体" w:eastAsia="黑体" w:cs="黑体"/>
          <w:color w:val="000000"/>
          <w:kern w:val="2"/>
          <w:sz w:val="21"/>
          <w:szCs w:val="21"/>
          <w:lang w:val="en-US" w:eastAsia="zh-CN" w:bidi="ar-SA"/>
        </w:rPr>
        <w:t>上行业务报文格式</w:t>
      </w:r>
      <w:bookmarkEnd w:id="316"/>
      <w:bookmarkEnd w:id="317"/>
    </w:p>
    <w:p w14:paraId="4B58CA41">
      <w:pPr>
        <w:ind w:firstLine="420" w:firstLineChars="200"/>
        <w:jc w:val="both"/>
        <w:rPr>
          <w:rFonts w:hint="eastAsia" w:ascii="宋体" w:hAnsi="宋体" w:eastAsia="宋体" w:cs="宋体"/>
          <w:sz w:val="21"/>
          <w:szCs w:val="21"/>
        </w:rPr>
      </w:pPr>
      <w:r>
        <w:rPr>
          <w:rFonts w:hint="eastAsia" w:ascii="宋体" w:hAnsi="宋体" w:eastAsia="宋体" w:cs="宋体"/>
          <w:sz w:val="21"/>
          <w:szCs w:val="21"/>
          <w:lang w:val="en-US" w:eastAsia="zh-CN" w:bidi="ar-SA"/>
        </w:rPr>
        <w:t>上行为确认/否认帧。</w:t>
      </w:r>
    </w:p>
    <w:p w14:paraId="41585099">
      <w:pPr>
        <w:numPr>
          <w:ilvl w:val="1"/>
          <w:numId w:val="58"/>
        </w:numPr>
        <w:adjustRightInd w:val="0"/>
        <w:snapToGrid w:val="0"/>
        <w:spacing w:before="120" w:after="120"/>
        <w:ind w:firstLineChars="0"/>
        <w:outlineLvl w:val="2"/>
        <w:rPr>
          <w:rFonts w:ascii="黑体" w:eastAsia="黑体"/>
          <w:szCs w:val="21"/>
        </w:rPr>
      </w:pPr>
      <w:bookmarkStart w:id="318" w:name="_Toc219190554"/>
      <w:r>
        <w:rPr>
          <w:rFonts w:ascii="黑体" w:eastAsia="黑体"/>
          <w:szCs w:val="21"/>
        </w:rPr>
        <w:t>0</w:t>
      </w:r>
      <w:r>
        <w:rPr>
          <w:rFonts w:hint="eastAsia" w:ascii="黑体" w:eastAsia="黑体"/>
          <w:szCs w:val="21"/>
        </w:rPr>
        <w:t>x0</w:t>
      </w:r>
      <w:r>
        <w:rPr>
          <w:rFonts w:ascii="黑体" w:eastAsia="黑体"/>
          <w:szCs w:val="21"/>
        </w:rPr>
        <w:t>2</w:t>
      </w:r>
      <w:r>
        <w:rPr>
          <w:rFonts w:hint="eastAsia" w:ascii="黑体" w:eastAsia="黑体"/>
          <w:szCs w:val="21"/>
        </w:rPr>
        <w:t>：文件传输</w:t>
      </w:r>
      <w:bookmarkEnd w:id="318"/>
    </w:p>
    <w:p w14:paraId="6E2E10CF">
      <w:pPr>
        <w:numPr>
          <w:ilvl w:val="2"/>
          <w:numId w:val="58"/>
        </w:numPr>
        <w:adjustRightInd w:val="0"/>
        <w:snapToGrid w:val="0"/>
        <w:spacing w:before="120" w:after="120"/>
        <w:ind w:firstLineChars="0"/>
        <w:outlineLvl w:val="3"/>
        <w:rPr>
          <w:rFonts w:ascii="黑体" w:eastAsia="黑体"/>
          <w:szCs w:val="21"/>
        </w:rPr>
      </w:pPr>
      <w:bookmarkStart w:id="319" w:name="_Toc219190555"/>
      <w:r>
        <w:rPr>
          <w:rFonts w:ascii="黑体" w:eastAsia="黑体"/>
          <w:szCs w:val="21"/>
        </w:rPr>
        <w:t>下行业务报文格式</w:t>
      </w:r>
      <w:bookmarkEnd w:id="319"/>
    </w:p>
    <w:p w14:paraId="4AB83ED8">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业务数据单元格式如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_Ref21958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30</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1FA2A453">
      <w:pPr>
        <w:pStyle w:val="20"/>
        <w:ind w:firstLine="0" w:firstLineChars="0"/>
        <w:rPr>
          <w:rFonts w:hint="eastAsia" w:ascii="黑体" w:hAnsi="黑体" w:cs="黑体"/>
        </w:rPr>
      </w:pPr>
      <w:bookmarkStart w:id="320" w:name="_Ref21958"/>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30</w:t>
      </w:r>
      <w:r>
        <w:rPr>
          <w:rFonts w:hint="eastAsia" w:ascii="黑体" w:hAnsi="黑体" w:cs="黑体"/>
        </w:rPr>
        <w:fldChar w:fldCharType="end"/>
      </w:r>
      <w:bookmarkEnd w:id="320"/>
      <w:r>
        <w:rPr>
          <w:rFonts w:hint="eastAsia" w:ascii="黑体" w:hAnsi="黑体" w:cs="黑体"/>
        </w:rPr>
        <w:t xml:space="preserve"> 业务数据单元格式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9"/>
        <w:gridCol w:w="1968"/>
        <w:gridCol w:w="4819"/>
      </w:tblGrid>
      <w:tr w14:paraId="6885F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9" w:type="dxa"/>
            <w:tcBorders>
              <w:top w:val="single" w:color="000000" w:sz="4" w:space="0"/>
              <w:left w:val="single" w:color="000000" w:sz="4" w:space="0"/>
              <w:bottom w:val="single" w:color="000000" w:sz="4" w:space="0"/>
              <w:right w:val="single" w:color="000000" w:sz="4" w:space="0"/>
            </w:tcBorders>
            <w:noWrap w:val="0"/>
            <w:vAlign w:val="center"/>
          </w:tcPr>
          <w:p w14:paraId="79DC83F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字节数：1</w:t>
            </w:r>
          </w:p>
        </w:tc>
        <w:tc>
          <w:tcPr>
            <w:tcW w:w="1968" w:type="dxa"/>
            <w:tcBorders>
              <w:top w:val="single" w:color="000000" w:sz="4" w:space="0"/>
              <w:left w:val="single" w:color="000000" w:sz="4" w:space="0"/>
              <w:bottom w:val="single" w:color="000000" w:sz="4" w:space="0"/>
              <w:right w:val="single" w:color="000000" w:sz="4" w:space="0"/>
            </w:tcBorders>
            <w:noWrap w:val="0"/>
            <w:vAlign w:val="center"/>
          </w:tcPr>
          <w:p w14:paraId="454A585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w:t>
            </w:r>
          </w:p>
        </w:tc>
        <w:tc>
          <w:tcPr>
            <w:tcW w:w="4819" w:type="dxa"/>
            <w:tcBorders>
              <w:top w:val="single" w:color="000000" w:sz="4" w:space="0"/>
              <w:left w:val="single" w:color="000000" w:sz="4" w:space="0"/>
              <w:bottom w:val="single" w:color="000000" w:sz="4" w:space="0"/>
              <w:right w:val="single" w:color="000000" w:sz="4" w:space="0"/>
            </w:tcBorders>
            <w:noWrap w:val="0"/>
            <w:vAlign w:val="center"/>
          </w:tcPr>
          <w:p w14:paraId="0497932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L</w:t>
            </w:r>
          </w:p>
        </w:tc>
      </w:tr>
      <w:tr w14:paraId="6287C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9" w:type="dxa"/>
            <w:tcBorders>
              <w:top w:val="single" w:color="000000" w:sz="4" w:space="0"/>
              <w:left w:val="single" w:color="000000" w:sz="4" w:space="0"/>
              <w:bottom w:val="single" w:color="000000" w:sz="4" w:space="0"/>
              <w:right w:val="single" w:color="000000" w:sz="4" w:space="0"/>
            </w:tcBorders>
            <w:noWrap w:val="0"/>
            <w:vAlign w:val="center"/>
          </w:tcPr>
          <w:p w14:paraId="6BE5B70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文件传输信息ID</w:t>
            </w:r>
          </w:p>
        </w:tc>
        <w:tc>
          <w:tcPr>
            <w:tcW w:w="1968" w:type="dxa"/>
            <w:tcBorders>
              <w:top w:val="single" w:color="000000" w:sz="4" w:space="0"/>
              <w:left w:val="single" w:color="000000" w:sz="4" w:space="0"/>
              <w:bottom w:val="single" w:color="000000" w:sz="4" w:space="0"/>
              <w:right w:val="single" w:color="000000" w:sz="4" w:space="0"/>
            </w:tcBorders>
            <w:noWrap w:val="0"/>
            <w:vAlign w:val="center"/>
          </w:tcPr>
          <w:p w14:paraId="0CE8959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4819" w:type="dxa"/>
            <w:tcBorders>
              <w:top w:val="single" w:color="000000" w:sz="4" w:space="0"/>
              <w:left w:val="single" w:color="000000" w:sz="4" w:space="0"/>
              <w:bottom w:val="single" w:color="000000" w:sz="4" w:space="0"/>
              <w:right w:val="single" w:color="000000" w:sz="4" w:space="0"/>
            </w:tcBorders>
            <w:noWrap w:val="0"/>
            <w:vAlign w:val="center"/>
          </w:tcPr>
          <w:p w14:paraId="669F90C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文件传输信息</w:t>
            </w:r>
          </w:p>
        </w:tc>
      </w:tr>
      <w:tr w14:paraId="60489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56" w:type="dxa"/>
            <w:gridSpan w:val="3"/>
            <w:tcBorders>
              <w:top w:val="single" w:color="000000" w:sz="4" w:space="0"/>
              <w:left w:val="single" w:color="000000" w:sz="4" w:space="0"/>
              <w:bottom w:val="single" w:color="000000" w:sz="4" w:space="0"/>
              <w:right w:val="single" w:color="000000" w:sz="4" w:space="0"/>
            </w:tcBorders>
            <w:noWrap w:val="0"/>
            <w:vAlign w:val="center"/>
          </w:tcPr>
          <w:p w14:paraId="034D8F3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业务数据单元</w:t>
            </w:r>
          </w:p>
        </w:tc>
      </w:tr>
    </w:tbl>
    <w:p w14:paraId="69A039EC">
      <w:pPr>
        <w:keepNext/>
        <w:keepLines/>
        <w:widowControl w:val="0"/>
        <w:numPr>
          <w:ilvl w:val="3"/>
          <w:numId w:val="6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21" w:name="_Toc12548"/>
      <w:r>
        <w:rPr>
          <w:rFonts w:hint="eastAsia" w:ascii="黑体" w:hAnsi="黑体" w:eastAsia="黑体" w:cs="黑体"/>
          <w:kern w:val="2"/>
          <w:sz w:val="21"/>
          <w:szCs w:val="21"/>
          <w:lang w:val="en-US" w:eastAsia="zh-CN" w:bidi="ar-SA"/>
        </w:rPr>
        <w:t>文件传输信息</w:t>
      </w:r>
      <w:r>
        <w:rPr>
          <w:rFonts w:ascii="黑体" w:hAnsi="黑体" w:eastAsia="黑体" w:cs="黑体"/>
          <w:kern w:val="2"/>
          <w:sz w:val="21"/>
          <w:szCs w:val="21"/>
          <w:lang w:val="en-US" w:eastAsia="zh-CN" w:bidi="ar-SA"/>
        </w:rPr>
        <w:t>ID</w:t>
      </w:r>
      <w:bookmarkEnd w:id="321"/>
    </w:p>
    <w:p w14:paraId="6BCCB72A">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其中文件传输信息ID定义如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_Ref56497850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31</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66E9DE7D">
      <w:pPr>
        <w:pStyle w:val="20"/>
        <w:ind w:firstLine="0" w:firstLineChars="0"/>
        <w:rPr>
          <w:rFonts w:hint="eastAsia" w:ascii="黑体" w:hAnsi="黑体" w:cs="黑体"/>
        </w:rPr>
      </w:pPr>
      <w:bookmarkStart w:id="322" w:name="_Ref56497850"/>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31</w:t>
      </w:r>
      <w:r>
        <w:rPr>
          <w:rFonts w:hint="eastAsia" w:ascii="黑体" w:hAnsi="黑体" w:cs="黑体"/>
        </w:rPr>
        <w:fldChar w:fldCharType="end"/>
      </w:r>
      <w:bookmarkEnd w:id="322"/>
      <w:r>
        <w:rPr>
          <w:rFonts w:hint="eastAsia" w:ascii="黑体" w:hAnsi="黑体" w:cs="黑体"/>
        </w:rPr>
        <w:t xml:space="preserve"> 文件传输信息ID说明</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3"/>
        <w:gridCol w:w="2947"/>
      </w:tblGrid>
      <w:tr w14:paraId="1D50F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noWrap w:val="0"/>
            <w:vAlign w:val="center"/>
          </w:tcPr>
          <w:p w14:paraId="421B816B">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文件传输信息ID</w:t>
            </w:r>
          </w:p>
        </w:tc>
        <w:tc>
          <w:tcPr>
            <w:tcW w:w="2947" w:type="dxa"/>
            <w:tcBorders>
              <w:top w:val="single" w:color="auto" w:sz="4" w:space="0"/>
              <w:left w:val="single" w:color="auto" w:sz="4" w:space="0"/>
              <w:bottom w:val="single" w:color="auto" w:sz="4" w:space="0"/>
              <w:right w:val="single" w:color="auto" w:sz="4" w:space="0"/>
            </w:tcBorders>
            <w:noWrap w:val="0"/>
            <w:vAlign w:val="center"/>
          </w:tcPr>
          <w:p w14:paraId="5E9F85ED">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含义</w:t>
            </w:r>
          </w:p>
        </w:tc>
      </w:tr>
      <w:tr w14:paraId="7F928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noWrap w:val="0"/>
            <w:vAlign w:val="center"/>
          </w:tcPr>
          <w:p w14:paraId="27D602DF">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0x00</w:t>
            </w:r>
          </w:p>
        </w:tc>
        <w:tc>
          <w:tcPr>
            <w:tcW w:w="2947" w:type="dxa"/>
            <w:tcBorders>
              <w:top w:val="single" w:color="auto" w:sz="4" w:space="0"/>
              <w:left w:val="single" w:color="auto" w:sz="4" w:space="0"/>
              <w:bottom w:val="single" w:color="auto" w:sz="4" w:space="0"/>
              <w:right w:val="single" w:color="auto" w:sz="4" w:space="0"/>
            </w:tcBorders>
            <w:noWrap w:val="0"/>
            <w:vAlign w:val="center"/>
          </w:tcPr>
          <w:p w14:paraId="7A6F1BCD">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下发文件信息</w:t>
            </w:r>
          </w:p>
        </w:tc>
      </w:tr>
      <w:tr w14:paraId="0A76C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noWrap w:val="0"/>
            <w:vAlign w:val="center"/>
          </w:tcPr>
          <w:p w14:paraId="1577E3EA">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0x01</w:t>
            </w:r>
          </w:p>
        </w:tc>
        <w:tc>
          <w:tcPr>
            <w:tcW w:w="2947" w:type="dxa"/>
            <w:tcBorders>
              <w:top w:val="single" w:color="auto" w:sz="4" w:space="0"/>
              <w:left w:val="single" w:color="auto" w:sz="4" w:space="0"/>
              <w:bottom w:val="single" w:color="auto" w:sz="4" w:space="0"/>
              <w:right w:val="single" w:color="auto" w:sz="4" w:space="0"/>
            </w:tcBorders>
            <w:noWrap w:val="0"/>
            <w:vAlign w:val="center"/>
          </w:tcPr>
          <w:p w14:paraId="59F1CDE2">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下发文件数据</w:t>
            </w:r>
          </w:p>
        </w:tc>
      </w:tr>
      <w:tr w14:paraId="427E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noWrap w:val="0"/>
            <w:vAlign w:val="center"/>
          </w:tcPr>
          <w:p w14:paraId="25FBBF9B">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0x02</w:t>
            </w:r>
          </w:p>
        </w:tc>
        <w:tc>
          <w:tcPr>
            <w:tcW w:w="2947" w:type="dxa"/>
            <w:tcBorders>
              <w:top w:val="single" w:color="auto" w:sz="4" w:space="0"/>
              <w:left w:val="single" w:color="auto" w:sz="4" w:space="0"/>
              <w:bottom w:val="single" w:color="auto" w:sz="4" w:space="0"/>
              <w:right w:val="single" w:color="auto" w:sz="4" w:space="0"/>
            </w:tcBorders>
            <w:noWrap w:val="0"/>
            <w:vAlign w:val="center"/>
          </w:tcPr>
          <w:p w14:paraId="401BBCDC">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查询文件数据包接收状态</w:t>
            </w:r>
          </w:p>
        </w:tc>
      </w:tr>
      <w:tr w14:paraId="0F65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noWrap w:val="0"/>
            <w:vAlign w:val="center"/>
          </w:tcPr>
          <w:p w14:paraId="7BE279A9">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0x03</w:t>
            </w:r>
          </w:p>
        </w:tc>
        <w:tc>
          <w:tcPr>
            <w:tcW w:w="2947" w:type="dxa"/>
            <w:tcBorders>
              <w:top w:val="single" w:color="auto" w:sz="4" w:space="0"/>
              <w:left w:val="single" w:color="auto" w:sz="4" w:space="0"/>
              <w:bottom w:val="single" w:color="auto" w:sz="4" w:space="0"/>
              <w:right w:val="single" w:color="auto" w:sz="4" w:space="0"/>
            </w:tcBorders>
            <w:noWrap w:val="0"/>
            <w:vAlign w:val="center"/>
          </w:tcPr>
          <w:p w14:paraId="7B5E1B72">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文件传输完成通知</w:t>
            </w:r>
          </w:p>
        </w:tc>
      </w:tr>
      <w:tr w14:paraId="0993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noWrap w:val="0"/>
            <w:vAlign w:val="center"/>
          </w:tcPr>
          <w:p w14:paraId="6B4B54C5">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0x04</w:t>
            </w:r>
          </w:p>
        </w:tc>
        <w:tc>
          <w:tcPr>
            <w:tcW w:w="2947" w:type="dxa"/>
            <w:tcBorders>
              <w:top w:val="single" w:color="auto" w:sz="4" w:space="0"/>
              <w:left w:val="single" w:color="auto" w:sz="4" w:space="0"/>
              <w:bottom w:val="single" w:color="auto" w:sz="4" w:space="0"/>
              <w:right w:val="single" w:color="auto" w:sz="4" w:space="0"/>
            </w:tcBorders>
            <w:noWrap w:val="0"/>
            <w:vAlign w:val="center"/>
          </w:tcPr>
          <w:p w14:paraId="05596ABB">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文件数据本地广播转发</w:t>
            </w:r>
          </w:p>
        </w:tc>
      </w:tr>
      <w:tr w14:paraId="5E8C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noWrap w:val="0"/>
            <w:vAlign w:val="center"/>
          </w:tcPr>
          <w:p w14:paraId="43F08E79">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0x05~0xFF</w:t>
            </w:r>
          </w:p>
        </w:tc>
        <w:tc>
          <w:tcPr>
            <w:tcW w:w="2947" w:type="dxa"/>
            <w:tcBorders>
              <w:top w:val="single" w:color="auto" w:sz="4" w:space="0"/>
              <w:left w:val="single" w:color="auto" w:sz="4" w:space="0"/>
              <w:bottom w:val="single" w:color="auto" w:sz="4" w:space="0"/>
              <w:right w:val="single" w:color="auto" w:sz="4" w:space="0"/>
            </w:tcBorders>
            <w:noWrap w:val="0"/>
            <w:vAlign w:val="center"/>
          </w:tcPr>
          <w:p w14:paraId="67AD620A">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r>
    </w:tbl>
    <w:p w14:paraId="0BC5B1FC">
      <w:pPr>
        <w:keepNext/>
        <w:keepLines/>
        <w:widowControl w:val="0"/>
        <w:numPr>
          <w:ilvl w:val="3"/>
          <w:numId w:val="6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23" w:name="_Ref56503138"/>
      <w:bookmarkStart w:id="324" w:name="_Toc22210"/>
      <w:r>
        <w:rPr>
          <w:rFonts w:hint="eastAsia" w:ascii="黑体" w:hAnsi="黑体" w:eastAsia="黑体" w:cs="黑体"/>
          <w:kern w:val="2"/>
          <w:sz w:val="21"/>
          <w:szCs w:val="21"/>
          <w:lang w:val="en-US" w:eastAsia="zh-CN" w:bidi="ar-SA"/>
        </w:rPr>
        <w:t>下发文件信息</w:t>
      </w:r>
      <w:bookmarkEnd w:id="323"/>
      <w:bookmarkEnd w:id="324"/>
    </w:p>
    <w:p w14:paraId="0F4663AB">
      <w:pPr>
        <w:numPr>
          <w:ilvl w:val="0"/>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下行帧：</w:t>
      </w:r>
    </w:p>
    <w:p w14:paraId="7ECE8D05">
      <w:pPr>
        <w:ind w:left="42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文件信息内容格式如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_Ref56497872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32</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2DE31940">
      <w:pPr>
        <w:pStyle w:val="20"/>
        <w:ind w:firstLine="0" w:firstLineChars="0"/>
        <w:rPr>
          <w:rFonts w:hint="eastAsia" w:ascii="黑体" w:hAnsi="黑体" w:cs="黑体"/>
        </w:rPr>
      </w:pPr>
      <w:bookmarkStart w:id="325" w:name="_Ref56497872"/>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32</w:t>
      </w:r>
      <w:r>
        <w:rPr>
          <w:rFonts w:hint="eastAsia" w:ascii="黑体" w:hAnsi="黑体" w:cs="黑体"/>
        </w:rPr>
        <w:fldChar w:fldCharType="end"/>
      </w:r>
      <w:bookmarkEnd w:id="325"/>
      <w:r>
        <w:rPr>
          <w:rFonts w:hint="eastAsia" w:ascii="黑体" w:hAnsi="黑体" w:cs="黑体"/>
        </w:rPr>
        <w:t xml:space="preserve"> 下发文件信息内容格式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2"/>
        <w:gridCol w:w="1736"/>
        <w:gridCol w:w="1808"/>
      </w:tblGrid>
      <w:tr w14:paraId="3D448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40314883">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内容</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52C60623">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数据格式</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5E12D84F">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字节数</w:t>
            </w:r>
          </w:p>
        </w:tc>
      </w:tr>
      <w:tr w14:paraId="4D260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48094571">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文件性质</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7DF4F39C">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3A15B3BC">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r w14:paraId="69E86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69346A10">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6512B40D">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45F12F3B">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r w14:paraId="7FD48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4597C890">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目的地址</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4DF3F239">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49295F98">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6</w:t>
            </w:r>
          </w:p>
        </w:tc>
      </w:tr>
      <w:tr w14:paraId="075BA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2772BDD9">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文件总校验</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44E16104">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5E9898CF">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5B266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5BC1CA52">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文件大小</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2758702F">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7DE10A35">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54CFD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561B82B3">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文件总段数n</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76DA9D76">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2481DBFC">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r w14:paraId="2BC34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28535EBA">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文件传输时间窗</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74A325A3">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19671E63">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r w14:paraId="648AB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0A244ABD">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文件传输ID</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32720FA5">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20A9B99C">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bl>
    <w:p w14:paraId="5F5DC64A">
      <w:pPr>
        <w:numPr>
          <w:ilvl w:val="1"/>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文件性质:</w:t>
      </w:r>
    </w:p>
    <w:p w14:paraId="7F603F7B">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00H：清除下装；02H:从节点模块文件；03H:采集器文件；04H：终端文件。</w:t>
      </w:r>
    </w:p>
    <w:p w14:paraId="1BB9D20A">
      <w:pPr>
        <w:numPr>
          <w:ilvl w:val="1"/>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保留</w:t>
      </w:r>
    </w:p>
    <w:p w14:paraId="08AA1D2D">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默认填0。</w:t>
      </w:r>
    </w:p>
    <w:p w14:paraId="505C3841">
      <w:pPr>
        <w:numPr>
          <w:ilvl w:val="1"/>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目的地址</w:t>
      </w:r>
    </w:p>
    <w:p w14:paraId="33F44998">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广播时填0x999999999999。</w:t>
      </w:r>
    </w:p>
    <w:p w14:paraId="21B1B619">
      <w:pPr>
        <w:numPr>
          <w:ilvl w:val="1"/>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文件大小</w:t>
      </w:r>
    </w:p>
    <w:p w14:paraId="6B263F6A">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文件的总长度，单位字节。</w:t>
      </w:r>
    </w:p>
    <w:p w14:paraId="0220B122">
      <w:pPr>
        <w:numPr>
          <w:ilvl w:val="1"/>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文件总段数n</w:t>
      </w:r>
    </w:p>
    <w:p w14:paraId="3A079566">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文件传输内容的总段数。</w:t>
      </w:r>
    </w:p>
    <w:p w14:paraId="58AF8596">
      <w:pPr>
        <w:numPr>
          <w:ilvl w:val="1"/>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文件总校验</w:t>
      </w:r>
    </w:p>
    <w:p w14:paraId="2BBB3ED1">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文件所有内容的CRC32校验和</w:t>
      </w:r>
      <w:r>
        <w:rPr>
          <w:rFonts w:ascii="宋体" w:hAnsi="Times New Roman" w:eastAsia="宋体" w:cs="Times New Roman"/>
          <w:sz w:val="21"/>
          <w:lang w:val="en-US" w:eastAsia="zh-CN" w:bidi="ar-SA"/>
        </w:rPr>
        <w:t>校验算法见</w:t>
      </w:r>
      <w:r>
        <w:rPr>
          <w:rFonts w:hint="eastAsia" w:ascii="宋体" w:hAnsi="Times New Roman" w:eastAsia="宋体" w:cs="Times New Roman"/>
          <w:sz w:val="21"/>
          <w:lang w:val="en-US" w:eastAsia="zh-CN" w:bidi="ar-SA"/>
        </w:rPr>
        <w:t>《低压电力线宽带载波规约 第一部分：总则》 6.4校验算法。</w:t>
      </w:r>
    </w:p>
    <w:p w14:paraId="728747AD">
      <w:pPr>
        <w:numPr>
          <w:ilvl w:val="1"/>
          <w:numId w:val="62"/>
        </w:numPr>
        <w:ind w:firstLineChars="0"/>
        <w:jc w:val="both"/>
        <w:rPr>
          <w:rFonts w:ascii="Times New Roman"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文件传输ID</w:t>
      </w:r>
    </w:p>
    <w:p w14:paraId="7448A8CF">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由CCO生成，确保前后2次文件传输ID不同。STA收到新的文件传输ID时，需要清除下装数据；重复收到相同文件传输ID，不再清除下装。</w:t>
      </w:r>
    </w:p>
    <w:p w14:paraId="183F5102">
      <w:pPr>
        <w:numPr>
          <w:ilvl w:val="1"/>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文件传输时间窗</w:t>
      </w:r>
    </w:p>
    <w:p w14:paraId="2E579B29">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单位：分钟。文件传输过程的最长时间，超过该时间文件没有收全，本次传输STA自动放弃。文件传输完毕后，CCO会通知站点重启，使新程序生效；如果STA识别到自身需要升级软件，且升级文件实际已全部收全，但在时间窗内没有收到过重启命令，则时间窗到期时自行重启。如果不是给STA升级，时间窗到期时无需重启。</w:t>
      </w:r>
    </w:p>
    <w:p w14:paraId="24CB5A61">
      <w:pPr>
        <w:numPr>
          <w:ilvl w:val="0"/>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上行帧</w:t>
      </w:r>
    </w:p>
    <w:p w14:paraId="2B0226F8">
      <w:pPr>
        <w:ind w:left="420"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是否应答需根据响应标志位确定。</w:t>
      </w:r>
    </w:p>
    <w:p w14:paraId="4EAAC9F6">
      <w:pPr>
        <w:pStyle w:val="20"/>
        <w:ind w:firstLine="0" w:firstLineChars="0"/>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33</w:t>
      </w:r>
      <w:r>
        <w:rPr>
          <w:rFonts w:hint="eastAsia" w:ascii="黑体" w:hAnsi="黑体" w:cs="黑体"/>
        </w:rPr>
        <w:fldChar w:fldCharType="end"/>
      </w:r>
      <w:r>
        <w:rPr>
          <w:rFonts w:hint="eastAsia" w:ascii="黑体" w:hAnsi="黑体" w:cs="黑体"/>
        </w:rPr>
        <w:t xml:space="preserve"> 上行帧格式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2"/>
        <w:gridCol w:w="1736"/>
        <w:gridCol w:w="1808"/>
      </w:tblGrid>
      <w:tr w14:paraId="6C45C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3402" w:type="dxa"/>
            <w:noWrap w:val="0"/>
            <w:vAlign w:val="center"/>
          </w:tcPr>
          <w:p w14:paraId="6BAEE8B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内容</w:t>
            </w:r>
          </w:p>
        </w:tc>
        <w:tc>
          <w:tcPr>
            <w:tcW w:w="1736" w:type="dxa"/>
            <w:noWrap w:val="0"/>
            <w:vAlign w:val="center"/>
          </w:tcPr>
          <w:p w14:paraId="4C5E0D9E">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数据格式</w:t>
            </w:r>
          </w:p>
        </w:tc>
        <w:tc>
          <w:tcPr>
            <w:tcW w:w="1808" w:type="dxa"/>
            <w:noWrap w:val="0"/>
            <w:vAlign w:val="center"/>
          </w:tcPr>
          <w:p w14:paraId="49082D6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字节数</w:t>
            </w:r>
          </w:p>
        </w:tc>
      </w:tr>
      <w:tr w14:paraId="4D87D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7CD3210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文件传输ID</w:t>
            </w:r>
          </w:p>
        </w:tc>
        <w:tc>
          <w:tcPr>
            <w:tcW w:w="1736" w:type="dxa"/>
            <w:noWrap w:val="0"/>
            <w:vAlign w:val="center"/>
          </w:tcPr>
          <w:p w14:paraId="068033A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34E39FA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79C34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1A14505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结果码</w:t>
            </w:r>
          </w:p>
        </w:tc>
        <w:tc>
          <w:tcPr>
            <w:tcW w:w="1736" w:type="dxa"/>
            <w:noWrap w:val="0"/>
            <w:vAlign w:val="center"/>
          </w:tcPr>
          <w:p w14:paraId="476AF2E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18AE972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r w14:paraId="19FFD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76514D12">
            <w:pPr>
              <w:widowControl/>
              <w:tabs>
                <w:tab w:val="center" w:pos="4201"/>
                <w:tab w:val="right" w:leader="dot" w:pos="9298"/>
              </w:tabs>
              <w:autoSpaceDE w:val="0"/>
              <w:autoSpaceDN w:val="0"/>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错误代码</w:t>
            </w:r>
          </w:p>
        </w:tc>
        <w:tc>
          <w:tcPr>
            <w:tcW w:w="1736" w:type="dxa"/>
            <w:noWrap w:val="0"/>
            <w:vAlign w:val="center"/>
          </w:tcPr>
          <w:p w14:paraId="70E0B51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1358450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bl>
    <w:p w14:paraId="0DD9FCA8">
      <w:pPr>
        <w:ind w:firstLine="0" w:firstLineChars="0"/>
        <w:rPr>
          <w:rFonts w:ascii="Calibri" w:hAnsi="Calibri" w:cs="Times New Roman"/>
          <w:szCs w:val="24"/>
        </w:rPr>
      </w:pPr>
    </w:p>
    <w:p w14:paraId="62525FCF">
      <w:pPr>
        <w:numPr>
          <w:ilvl w:val="1"/>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文件传输ID</w:t>
      </w:r>
    </w:p>
    <w:p w14:paraId="23D2909E">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与下行帧一致。</w:t>
      </w:r>
    </w:p>
    <w:p w14:paraId="1F55E818">
      <w:pPr>
        <w:numPr>
          <w:ilvl w:val="1"/>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结果码</w:t>
      </w:r>
    </w:p>
    <w:p w14:paraId="22E2F61E">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0表示成功，此时错误代码填0；1表示失败。其他值备用。</w:t>
      </w:r>
    </w:p>
    <w:p w14:paraId="5EE5C152">
      <w:pPr>
        <w:numPr>
          <w:ilvl w:val="1"/>
          <w:numId w:val="62"/>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错误代码</w:t>
      </w:r>
    </w:p>
    <w:p w14:paraId="1BD4B91B">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0表示无错误，其他值备用。</w:t>
      </w:r>
    </w:p>
    <w:p w14:paraId="753BE9E5">
      <w:pPr>
        <w:keepNext/>
        <w:keepLines/>
        <w:widowControl w:val="0"/>
        <w:numPr>
          <w:ilvl w:val="3"/>
          <w:numId w:val="6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26" w:name="_Toc5355"/>
      <w:r>
        <w:rPr>
          <w:rFonts w:hint="eastAsia" w:ascii="黑体" w:hAnsi="黑体" w:eastAsia="黑体" w:cs="黑体"/>
          <w:kern w:val="2"/>
          <w:sz w:val="21"/>
          <w:szCs w:val="21"/>
          <w:lang w:val="en-US" w:eastAsia="zh-CN" w:bidi="ar-SA"/>
        </w:rPr>
        <w:t>下发文件数据</w:t>
      </w:r>
      <w:bookmarkEnd w:id="326"/>
    </w:p>
    <w:p w14:paraId="56178E3D">
      <w:pPr>
        <w:numPr>
          <w:ilvl w:val="0"/>
          <w:numId w:val="63"/>
        </w:numPr>
        <w:ind w:left="839" w:hanging="419"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下行帧</w:t>
      </w:r>
    </w:p>
    <w:p w14:paraId="5DC1989B">
      <w:pPr>
        <w:ind w:firstLine="42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文件数据内容格式如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_Ref56501186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34</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20304B88">
      <w:pPr>
        <w:pStyle w:val="20"/>
        <w:ind w:firstLine="0" w:firstLineChars="0"/>
        <w:rPr>
          <w:rFonts w:hint="eastAsia" w:ascii="黑体" w:hAnsi="黑体" w:cs="黑体"/>
        </w:rPr>
      </w:pPr>
      <w:bookmarkStart w:id="327" w:name="_Ref56501186"/>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34</w:t>
      </w:r>
      <w:r>
        <w:rPr>
          <w:rFonts w:hint="eastAsia" w:ascii="黑体" w:hAnsi="黑体" w:cs="黑体"/>
        </w:rPr>
        <w:fldChar w:fldCharType="end"/>
      </w:r>
      <w:bookmarkEnd w:id="327"/>
      <w:r>
        <w:rPr>
          <w:rFonts w:hint="eastAsia" w:ascii="黑体" w:hAnsi="黑体" w:cs="黑体"/>
        </w:rPr>
        <w:t xml:space="preserve"> 文件数据内容格式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2"/>
        <w:gridCol w:w="1736"/>
        <w:gridCol w:w="1808"/>
      </w:tblGrid>
      <w:tr w14:paraId="143AE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723C4C7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内容</w:t>
            </w:r>
          </w:p>
        </w:tc>
        <w:tc>
          <w:tcPr>
            <w:tcW w:w="1736" w:type="dxa"/>
            <w:noWrap w:val="0"/>
            <w:vAlign w:val="center"/>
          </w:tcPr>
          <w:p w14:paraId="44400CA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数据格式</w:t>
            </w:r>
          </w:p>
        </w:tc>
        <w:tc>
          <w:tcPr>
            <w:tcW w:w="1808" w:type="dxa"/>
            <w:noWrap w:val="0"/>
            <w:vAlign w:val="center"/>
          </w:tcPr>
          <w:p w14:paraId="24E14C2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字节数</w:t>
            </w:r>
          </w:p>
        </w:tc>
      </w:tr>
      <w:tr w14:paraId="1CEAD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0E59FAC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文件段号</w:t>
            </w:r>
          </w:p>
        </w:tc>
        <w:tc>
          <w:tcPr>
            <w:tcW w:w="1736" w:type="dxa"/>
            <w:noWrap w:val="0"/>
            <w:vAlign w:val="center"/>
          </w:tcPr>
          <w:p w14:paraId="70A7244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6147D63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r w14:paraId="093A7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315BD7C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文件总段数n</w:t>
            </w:r>
          </w:p>
        </w:tc>
        <w:tc>
          <w:tcPr>
            <w:tcW w:w="1736" w:type="dxa"/>
            <w:noWrap w:val="0"/>
            <w:vAlign w:val="center"/>
          </w:tcPr>
          <w:p w14:paraId="0D62A56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41B14F9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r w14:paraId="5489F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75CEEF61">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文件传输ID</w:t>
            </w:r>
          </w:p>
        </w:tc>
        <w:tc>
          <w:tcPr>
            <w:tcW w:w="1736" w:type="dxa"/>
            <w:noWrap w:val="0"/>
            <w:vAlign w:val="center"/>
          </w:tcPr>
          <w:p w14:paraId="108FD93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38DAE99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01F66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3735634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文件段长度L</w:t>
            </w:r>
          </w:p>
        </w:tc>
        <w:tc>
          <w:tcPr>
            <w:tcW w:w="1736" w:type="dxa"/>
            <w:noWrap w:val="0"/>
            <w:vAlign w:val="center"/>
          </w:tcPr>
          <w:p w14:paraId="59A05AF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25EE2C8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r w14:paraId="11B3B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0565FD8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文件段内容</w:t>
            </w:r>
          </w:p>
        </w:tc>
        <w:tc>
          <w:tcPr>
            <w:tcW w:w="1736" w:type="dxa"/>
            <w:noWrap w:val="0"/>
            <w:vAlign w:val="center"/>
          </w:tcPr>
          <w:p w14:paraId="72D357D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46F2BA1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L</w:t>
            </w:r>
          </w:p>
        </w:tc>
      </w:tr>
    </w:tbl>
    <w:p w14:paraId="1981DA1B">
      <w:pPr>
        <w:numPr>
          <w:ilvl w:val="1"/>
          <w:numId w:val="63"/>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文件段号</w:t>
      </w:r>
    </w:p>
    <w:p w14:paraId="0AC85796">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文件内容的传输帧序号，取值范围0至n-1（n为文件总段数）。</w:t>
      </w:r>
    </w:p>
    <w:p w14:paraId="352BAED4">
      <w:pPr>
        <w:numPr>
          <w:ilvl w:val="1"/>
          <w:numId w:val="63"/>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文件总段数n</w:t>
      </w:r>
    </w:p>
    <w:p w14:paraId="3481FB23">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文件传输内容的总段数。</w:t>
      </w:r>
    </w:p>
    <w:p w14:paraId="0C7DC611">
      <w:pPr>
        <w:numPr>
          <w:ilvl w:val="1"/>
          <w:numId w:val="63"/>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文件传输ID</w:t>
      </w:r>
    </w:p>
    <w:p w14:paraId="44617796">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与</w:t>
      </w:r>
      <w:r>
        <w:rPr>
          <w:rFonts w:ascii="宋体" w:hAnsi="Times New Roman" w:eastAsia="宋体" w:cs="Times New Roman"/>
          <w:sz w:val="21"/>
          <w:lang w:val="en-US" w:eastAsia="zh-CN" w:bidi="ar-SA"/>
        </w:rPr>
        <w:fldChar w:fldCharType="begin"/>
      </w:r>
      <w:r>
        <w:rPr>
          <w:rFonts w:ascii="宋体" w:hAnsi="Times New Roman" w:eastAsia="宋体" w:cs="Times New Roman"/>
          <w:sz w:val="21"/>
          <w:lang w:val="en-US" w:eastAsia="zh-CN" w:bidi="ar-SA"/>
        </w:rPr>
        <w:instrText xml:space="preserve"> </w:instrText>
      </w:r>
      <w:r>
        <w:rPr>
          <w:rFonts w:hint="eastAsia" w:ascii="宋体" w:hAnsi="Times New Roman" w:eastAsia="宋体" w:cs="Times New Roman"/>
          <w:sz w:val="21"/>
          <w:lang w:val="en-US" w:eastAsia="zh-CN" w:bidi="ar-SA"/>
        </w:rPr>
        <w:instrText xml:space="preserve">REF _Ref74867539 \r \h</w:instrText>
      </w:r>
      <w:r>
        <w:rPr>
          <w:rFonts w:ascii="宋体" w:hAnsi="Times New Roman" w:eastAsia="宋体" w:cs="Times New Roman"/>
          <w:sz w:val="21"/>
          <w:lang w:val="en-US" w:eastAsia="zh-CN" w:bidi="ar-SA"/>
        </w:rPr>
        <w:instrText xml:space="preserve">  \* MERGEFORMAT </w:instrText>
      </w:r>
      <w:r>
        <w:rPr>
          <w:rFonts w:ascii="宋体" w:hAnsi="Times New Roman" w:eastAsia="宋体" w:cs="Times New Roman"/>
          <w:sz w:val="21"/>
          <w:lang w:val="en-US" w:eastAsia="zh-CN" w:bidi="ar-SA"/>
        </w:rPr>
        <w:fldChar w:fldCharType="separate"/>
      </w:r>
      <w:r>
        <w:rPr>
          <w:rFonts w:ascii="宋体" w:hAnsi="Times New Roman" w:eastAsia="宋体" w:cs="Times New Roman"/>
          <w:sz w:val="21"/>
          <w:lang w:val="en-US" w:eastAsia="zh-CN" w:bidi="ar-SA"/>
        </w:rPr>
        <w:t>10.3.1.2</w:t>
      </w:r>
      <w:r>
        <w:rPr>
          <w:rFonts w:ascii="宋体" w:hAnsi="Times New Roman" w:eastAsia="宋体" w:cs="Times New Roman"/>
          <w:sz w:val="21"/>
          <w:lang w:val="en-US" w:eastAsia="zh-CN" w:bidi="ar-SA"/>
        </w:rPr>
        <w:fldChar w:fldCharType="end"/>
      </w:r>
      <w:r>
        <w:rPr>
          <w:rFonts w:hint="eastAsia" w:ascii="宋体" w:hAnsi="Times New Roman" w:eastAsia="宋体" w:cs="Times New Roman"/>
          <w:sz w:val="21"/>
          <w:lang w:val="en-US" w:eastAsia="zh-CN" w:bidi="ar-SA"/>
        </w:rPr>
        <w:t>中定义一致。</w:t>
      </w:r>
    </w:p>
    <w:p w14:paraId="37A26978">
      <w:pPr>
        <w:numPr>
          <w:ilvl w:val="1"/>
          <w:numId w:val="63"/>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文件段长度L</w:t>
      </w:r>
    </w:p>
    <w:p w14:paraId="18E64D69">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该帧文件内容长度；从0至n-2帧的文件内容长度应该相同，第n-1帧根据实际情况可以小于前n-1帧的帧长。</w:t>
      </w:r>
    </w:p>
    <w:p w14:paraId="4C456BA5">
      <w:pPr>
        <w:numPr>
          <w:ilvl w:val="1"/>
          <w:numId w:val="63"/>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文件段内容</w:t>
      </w:r>
    </w:p>
    <w:p w14:paraId="798F5A11">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传输文件段的数据内容。</w:t>
      </w:r>
    </w:p>
    <w:p w14:paraId="473A7405">
      <w:pPr>
        <w:numPr>
          <w:ilvl w:val="0"/>
          <w:numId w:val="63"/>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上行帧</w:t>
      </w:r>
    </w:p>
    <w:p w14:paraId="05AC84B0">
      <w:pPr>
        <w:ind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是否应答需根据响应标志位确定。</w:t>
      </w:r>
    </w:p>
    <w:p w14:paraId="5FC9DEB6">
      <w:pPr>
        <w:pStyle w:val="20"/>
        <w:ind w:firstLine="0" w:firstLineChars="0"/>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35</w:t>
      </w:r>
      <w:r>
        <w:rPr>
          <w:rFonts w:hint="eastAsia" w:ascii="黑体" w:hAnsi="黑体" w:cs="黑体"/>
        </w:rPr>
        <w:fldChar w:fldCharType="end"/>
      </w:r>
      <w:r>
        <w:rPr>
          <w:rFonts w:hint="eastAsia" w:ascii="黑体" w:hAnsi="黑体" w:cs="黑体"/>
        </w:rPr>
        <w:t xml:space="preserve"> 文件传输响应帧</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2"/>
        <w:gridCol w:w="1736"/>
        <w:gridCol w:w="1808"/>
      </w:tblGrid>
      <w:tr w14:paraId="14367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10F913A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内容</w:t>
            </w:r>
          </w:p>
        </w:tc>
        <w:tc>
          <w:tcPr>
            <w:tcW w:w="1736" w:type="dxa"/>
            <w:noWrap w:val="0"/>
            <w:vAlign w:val="center"/>
          </w:tcPr>
          <w:p w14:paraId="7F8AEEB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数据格式</w:t>
            </w:r>
          </w:p>
        </w:tc>
        <w:tc>
          <w:tcPr>
            <w:tcW w:w="1808" w:type="dxa"/>
            <w:noWrap w:val="0"/>
            <w:vAlign w:val="center"/>
          </w:tcPr>
          <w:p w14:paraId="5D25C08F">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字节数</w:t>
            </w:r>
          </w:p>
        </w:tc>
      </w:tr>
      <w:tr w14:paraId="2856D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505450A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文件传输ID</w:t>
            </w:r>
          </w:p>
        </w:tc>
        <w:tc>
          <w:tcPr>
            <w:tcW w:w="1736" w:type="dxa"/>
            <w:noWrap w:val="0"/>
            <w:vAlign w:val="center"/>
          </w:tcPr>
          <w:p w14:paraId="4CE7A0F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4EF6C08E">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1F087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6D1E88B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结果码</w:t>
            </w:r>
          </w:p>
        </w:tc>
        <w:tc>
          <w:tcPr>
            <w:tcW w:w="1736" w:type="dxa"/>
            <w:noWrap w:val="0"/>
            <w:vAlign w:val="center"/>
          </w:tcPr>
          <w:p w14:paraId="42F7804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3F85342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bl>
    <w:p w14:paraId="662E2495">
      <w:pPr>
        <w:numPr>
          <w:ilvl w:val="0"/>
          <w:numId w:val="0"/>
        </w:numPr>
        <w:ind w:left="1259"/>
        <w:jc w:val="both"/>
        <w:rPr>
          <w:rFonts w:ascii="宋体" w:hAnsi="Times New Roman" w:eastAsia="宋体" w:cs="Times New Roman"/>
          <w:sz w:val="21"/>
          <w:lang w:val="en-US" w:eastAsia="zh-CN" w:bidi="ar-SA"/>
        </w:rPr>
      </w:pPr>
    </w:p>
    <w:p w14:paraId="0E2CA24C">
      <w:pPr>
        <w:numPr>
          <w:ilvl w:val="1"/>
          <w:numId w:val="63"/>
        </w:numPr>
        <w:ind w:firstLineChars="0"/>
        <w:jc w:val="both"/>
        <w:rPr>
          <w:rFonts w:ascii="宋体" w:hAnsi="Times New Roman" w:eastAsia="宋体" w:cs="Times New Roman"/>
          <w:sz w:val="21"/>
          <w:lang w:val="en-US" w:eastAsia="zh-CN" w:bidi="ar-SA"/>
        </w:rPr>
      </w:pPr>
      <w:bookmarkStart w:id="328" w:name="_Hlk56503316"/>
      <w:r>
        <w:rPr>
          <w:rFonts w:hint="eastAsia" w:ascii="宋体" w:hAnsi="Times New Roman" w:eastAsia="宋体" w:cs="Times New Roman"/>
          <w:sz w:val="21"/>
          <w:lang w:val="en-US" w:eastAsia="zh-CN" w:bidi="ar-SA"/>
        </w:rPr>
        <w:t>文件传输ID</w:t>
      </w:r>
    </w:p>
    <w:p w14:paraId="7C39CCF7">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与下行报文一致。</w:t>
      </w:r>
    </w:p>
    <w:p w14:paraId="10C66777">
      <w:pPr>
        <w:numPr>
          <w:ilvl w:val="1"/>
          <w:numId w:val="63"/>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结果码</w:t>
      </w:r>
    </w:p>
    <w:p w14:paraId="3C507709">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0表示成功，其他值备用。</w:t>
      </w:r>
    </w:p>
    <w:bookmarkEnd w:id="328"/>
    <w:p w14:paraId="3766340E">
      <w:pPr>
        <w:keepNext/>
        <w:keepLines/>
        <w:widowControl w:val="0"/>
        <w:numPr>
          <w:ilvl w:val="3"/>
          <w:numId w:val="6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29" w:name="_Toc6200"/>
      <w:r>
        <w:rPr>
          <w:rFonts w:hint="eastAsia" w:ascii="黑体" w:hAnsi="黑体" w:eastAsia="黑体" w:cs="黑体"/>
          <w:kern w:val="2"/>
          <w:sz w:val="21"/>
          <w:szCs w:val="21"/>
          <w:lang w:val="en-US" w:eastAsia="zh-CN" w:bidi="ar-SA"/>
        </w:rPr>
        <w:t>查询文件数据包接收状态</w:t>
      </w:r>
      <w:bookmarkEnd w:id="329"/>
    </w:p>
    <w:p w14:paraId="6DE456DA">
      <w:pPr>
        <w:numPr>
          <w:ilvl w:val="0"/>
          <w:numId w:val="64"/>
        </w:numPr>
        <w:ind w:left="839" w:hanging="419"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下行帧</w:t>
      </w:r>
    </w:p>
    <w:p w14:paraId="39698543">
      <w:pPr>
        <w:ind w:firstLine="42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文件数据内容格式如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_Ref56501439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36</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2F5DB34E">
      <w:pPr>
        <w:pStyle w:val="20"/>
        <w:ind w:firstLine="0" w:firstLineChars="0"/>
        <w:rPr>
          <w:rFonts w:hint="eastAsia" w:ascii="黑体" w:hAnsi="黑体" w:cs="黑体"/>
        </w:rPr>
      </w:pPr>
      <w:bookmarkStart w:id="330" w:name="_Ref56501439"/>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36</w:t>
      </w:r>
      <w:r>
        <w:rPr>
          <w:rFonts w:hint="eastAsia" w:ascii="黑体" w:hAnsi="黑体" w:cs="黑体"/>
        </w:rPr>
        <w:fldChar w:fldCharType="end"/>
      </w:r>
      <w:bookmarkEnd w:id="330"/>
      <w:r>
        <w:rPr>
          <w:rFonts w:hint="eastAsia" w:ascii="黑体" w:hAnsi="黑体" w:cs="黑体"/>
        </w:rPr>
        <w:t xml:space="preserve"> 文件包接收状态（下行）</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2"/>
        <w:gridCol w:w="1736"/>
        <w:gridCol w:w="1808"/>
      </w:tblGrid>
      <w:tr w14:paraId="4C6FC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6CEFCDFF">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内容</w:t>
            </w:r>
          </w:p>
        </w:tc>
        <w:tc>
          <w:tcPr>
            <w:tcW w:w="1736" w:type="dxa"/>
            <w:noWrap w:val="0"/>
            <w:vAlign w:val="center"/>
          </w:tcPr>
          <w:p w14:paraId="14C5A21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数据格式</w:t>
            </w:r>
          </w:p>
        </w:tc>
        <w:tc>
          <w:tcPr>
            <w:tcW w:w="1808" w:type="dxa"/>
            <w:noWrap w:val="0"/>
            <w:vAlign w:val="center"/>
          </w:tcPr>
          <w:p w14:paraId="1EA8145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字节数</w:t>
            </w:r>
          </w:p>
        </w:tc>
      </w:tr>
      <w:tr w14:paraId="3C325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00727F4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文件传输ID</w:t>
            </w:r>
          </w:p>
        </w:tc>
        <w:tc>
          <w:tcPr>
            <w:tcW w:w="1736" w:type="dxa"/>
            <w:noWrap w:val="0"/>
            <w:vAlign w:val="center"/>
          </w:tcPr>
          <w:p w14:paraId="6174D96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43FE54D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033A5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47D9806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起始段号</w:t>
            </w:r>
          </w:p>
        </w:tc>
        <w:tc>
          <w:tcPr>
            <w:tcW w:w="1736" w:type="dxa"/>
            <w:noWrap w:val="0"/>
            <w:vAlign w:val="center"/>
          </w:tcPr>
          <w:p w14:paraId="5022C37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140543F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r w14:paraId="67E30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25807D8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连续N个文件段状态位</w:t>
            </w:r>
          </w:p>
        </w:tc>
        <w:tc>
          <w:tcPr>
            <w:tcW w:w="1736" w:type="dxa"/>
            <w:noWrap w:val="0"/>
            <w:vAlign w:val="center"/>
          </w:tcPr>
          <w:p w14:paraId="1947418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6597030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bl>
    <w:p w14:paraId="746D2A39">
      <w:pPr>
        <w:ind w:firstLine="0" w:firstLineChars="0"/>
        <w:rPr>
          <w:rFonts w:ascii="Calibri" w:hAnsi="Calibri" w:cs="Times New Roman"/>
          <w:szCs w:val="24"/>
        </w:rPr>
      </w:pPr>
    </w:p>
    <w:p w14:paraId="080FDA4B">
      <w:pPr>
        <w:numPr>
          <w:ilvl w:val="1"/>
          <w:numId w:val="64"/>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文件传输ID</w:t>
      </w:r>
    </w:p>
    <w:p w14:paraId="49CA2002">
      <w:pPr>
        <w:ind w:left="420"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与</w:t>
      </w:r>
      <w:r>
        <w:rPr>
          <w:rFonts w:hint="eastAsia" w:ascii="宋体" w:hAnsi="Times New Roman" w:eastAsia="宋体" w:cs="Times New Roman"/>
          <w:sz w:val="21"/>
          <w:lang w:val="en-US" w:eastAsia="zh-CN" w:bidi="ar-SA"/>
        </w:rPr>
        <w:fldChar w:fldCharType="begin"/>
      </w:r>
      <w:r>
        <w:rPr>
          <w:rFonts w:hint="eastAsia" w:ascii="宋体" w:hAnsi="Times New Roman" w:eastAsia="宋体" w:cs="Times New Roman"/>
          <w:sz w:val="21"/>
          <w:lang w:val="en-US" w:eastAsia="zh-CN" w:bidi="ar-SA"/>
        </w:rPr>
        <w:instrText xml:space="preserve"> REF _Ref56503138 \n \h </w:instrText>
      </w:r>
      <w:r>
        <w:rPr>
          <w:rFonts w:hint="eastAsia" w:ascii="宋体" w:hAnsi="Times New Roman" w:eastAsia="宋体" w:cs="Times New Roman"/>
          <w:sz w:val="21"/>
          <w:lang w:val="en-US" w:eastAsia="zh-CN" w:bidi="ar-SA"/>
        </w:rPr>
        <w:fldChar w:fldCharType="separate"/>
      </w:r>
      <w:r>
        <w:rPr>
          <w:rFonts w:hint="eastAsia" w:ascii="宋体" w:hAnsi="Times New Roman" w:eastAsia="宋体" w:cs="Times New Roman"/>
          <w:sz w:val="21"/>
          <w:lang w:val="en-US" w:eastAsia="zh-CN" w:bidi="ar-SA"/>
        </w:rPr>
        <w:t>10.3.1.2</w:t>
      </w:r>
      <w:r>
        <w:rPr>
          <w:rFonts w:hint="eastAsia" w:ascii="宋体" w:hAnsi="Times New Roman" w:eastAsia="宋体" w:cs="Times New Roman"/>
          <w:sz w:val="21"/>
          <w:lang w:val="en-US" w:eastAsia="zh-CN" w:bidi="ar-SA"/>
        </w:rPr>
        <w:fldChar w:fldCharType="end"/>
      </w:r>
      <w:r>
        <w:rPr>
          <w:rFonts w:hint="eastAsia" w:ascii="宋体" w:hAnsi="Times New Roman" w:eastAsia="宋体" w:cs="Times New Roman"/>
          <w:sz w:val="21"/>
          <w:lang w:val="en-US" w:eastAsia="zh-CN" w:bidi="ar-SA"/>
        </w:rPr>
        <w:t>中定义一致。</w:t>
      </w:r>
    </w:p>
    <w:p w14:paraId="2BA7EA59">
      <w:pPr>
        <w:numPr>
          <w:ilvl w:val="1"/>
          <w:numId w:val="64"/>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起始段号</w:t>
      </w:r>
    </w:p>
    <w:p w14:paraId="753B23AE">
      <w:pPr>
        <w:ind w:left="420"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查询的起始段号，从0开始。</w:t>
      </w:r>
    </w:p>
    <w:p w14:paraId="5C56FC9B">
      <w:pPr>
        <w:numPr>
          <w:ilvl w:val="1"/>
          <w:numId w:val="64"/>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连续N个文件段状态位</w:t>
      </w:r>
    </w:p>
    <w:p w14:paraId="01C97E74">
      <w:pPr>
        <w:ind w:left="420"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每次查询的段个数，0xFFFF表示查询所有的包状态。</w:t>
      </w:r>
    </w:p>
    <w:p w14:paraId="19648608">
      <w:pPr>
        <w:numPr>
          <w:ilvl w:val="0"/>
          <w:numId w:val="64"/>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上行帧</w:t>
      </w:r>
    </w:p>
    <w:p w14:paraId="1F36258F">
      <w:pPr>
        <w:ind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文件数据内容格式如下。</w:t>
      </w:r>
    </w:p>
    <w:p w14:paraId="088FF3D4">
      <w:pPr>
        <w:pStyle w:val="20"/>
        <w:ind w:firstLine="0" w:firstLineChars="0"/>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eastAsia="黑体" w:cs="黑体"/>
        </w:rPr>
        <w:t>37</w:t>
      </w:r>
      <w:r>
        <w:rPr>
          <w:rFonts w:hint="eastAsia" w:ascii="黑体" w:hAnsi="黑体" w:cs="黑体"/>
        </w:rPr>
        <w:fldChar w:fldCharType="end"/>
      </w:r>
      <w:r>
        <w:rPr>
          <w:rFonts w:hint="eastAsia" w:ascii="黑体" w:hAnsi="黑体" w:cs="黑体"/>
        </w:rPr>
        <w:t xml:space="preserve"> 文件包接收状态（上行）</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2"/>
        <w:gridCol w:w="1736"/>
        <w:gridCol w:w="1808"/>
      </w:tblGrid>
      <w:tr w14:paraId="0AD96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1BA5335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内容</w:t>
            </w:r>
          </w:p>
        </w:tc>
        <w:tc>
          <w:tcPr>
            <w:tcW w:w="1736" w:type="dxa"/>
            <w:noWrap w:val="0"/>
            <w:vAlign w:val="center"/>
          </w:tcPr>
          <w:p w14:paraId="4ABDC58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数据格式</w:t>
            </w:r>
          </w:p>
        </w:tc>
        <w:tc>
          <w:tcPr>
            <w:tcW w:w="1808" w:type="dxa"/>
            <w:noWrap w:val="0"/>
            <w:vAlign w:val="center"/>
          </w:tcPr>
          <w:p w14:paraId="7A1959D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字节数</w:t>
            </w:r>
          </w:p>
        </w:tc>
      </w:tr>
      <w:tr w14:paraId="34036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181A9C3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文件传输ID</w:t>
            </w:r>
          </w:p>
        </w:tc>
        <w:tc>
          <w:tcPr>
            <w:tcW w:w="1736" w:type="dxa"/>
            <w:noWrap w:val="0"/>
            <w:vAlign w:val="center"/>
          </w:tcPr>
          <w:p w14:paraId="6BE73C8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57070A7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1C74A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187A63E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起始段号</w:t>
            </w:r>
          </w:p>
        </w:tc>
        <w:tc>
          <w:tcPr>
            <w:tcW w:w="1736" w:type="dxa"/>
            <w:noWrap w:val="0"/>
            <w:vAlign w:val="center"/>
          </w:tcPr>
          <w:p w14:paraId="37BB657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5B6D51D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r w14:paraId="606ED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17AD813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文件传输状态</w:t>
            </w:r>
          </w:p>
        </w:tc>
        <w:tc>
          <w:tcPr>
            <w:tcW w:w="1736" w:type="dxa"/>
            <w:noWrap w:val="0"/>
            <w:vAlign w:val="center"/>
          </w:tcPr>
          <w:p w14:paraId="6969EB0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317D906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r w14:paraId="74349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1E144C9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c>
          <w:tcPr>
            <w:tcW w:w="1736" w:type="dxa"/>
            <w:noWrap w:val="0"/>
            <w:vAlign w:val="center"/>
          </w:tcPr>
          <w:p w14:paraId="3DD2398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7938C87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r w14:paraId="20E22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7487C05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连续N个文件段状态</w:t>
            </w:r>
          </w:p>
        </w:tc>
        <w:tc>
          <w:tcPr>
            <w:tcW w:w="1736" w:type="dxa"/>
            <w:noWrap w:val="0"/>
            <w:vAlign w:val="center"/>
          </w:tcPr>
          <w:p w14:paraId="612A42B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53AFB67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(N+7)/8</w:t>
            </w:r>
          </w:p>
        </w:tc>
      </w:tr>
    </w:tbl>
    <w:p w14:paraId="083BD5C3">
      <w:pPr>
        <w:numPr>
          <w:ilvl w:val="0"/>
          <w:numId w:val="0"/>
        </w:numPr>
        <w:ind w:left="1259"/>
        <w:jc w:val="both"/>
        <w:rPr>
          <w:rFonts w:ascii="宋体" w:hAnsi="Times New Roman" w:eastAsia="宋体" w:cs="Times New Roman"/>
          <w:sz w:val="21"/>
          <w:lang w:val="en-US" w:eastAsia="zh-CN" w:bidi="ar-SA"/>
        </w:rPr>
      </w:pPr>
    </w:p>
    <w:p w14:paraId="6711FD58">
      <w:pPr>
        <w:numPr>
          <w:ilvl w:val="1"/>
          <w:numId w:val="64"/>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文件传输ID</w:t>
      </w:r>
    </w:p>
    <w:p w14:paraId="6B6726F0">
      <w:pPr>
        <w:ind w:left="420"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与下行帧一致。</w:t>
      </w:r>
    </w:p>
    <w:p w14:paraId="31A1EE03">
      <w:pPr>
        <w:numPr>
          <w:ilvl w:val="1"/>
          <w:numId w:val="64"/>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起始段号</w:t>
      </w:r>
    </w:p>
    <w:p w14:paraId="3B00EA86">
      <w:pPr>
        <w:ind w:left="420"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与下行报文一致。</w:t>
      </w:r>
    </w:p>
    <w:p w14:paraId="78B6FAE1">
      <w:pPr>
        <w:numPr>
          <w:ilvl w:val="1"/>
          <w:numId w:val="64"/>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文件传输状态</w:t>
      </w:r>
    </w:p>
    <w:p w14:paraId="12CDD10C">
      <w:pPr>
        <w:ind w:left="420" w:firstLine="42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文件传输状态取值如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_Ref56501978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38</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67A8DC96">
      <w:pPr>
        <w:pStyle w:val="20"/>
        <w:ind w:firstLine="0" w:firstLineChars="0"/>
        <w:rPr>
          <w:rFonts w:hint="eastAsia" w:ascii="黑体" w:hAnsi="黑体" w:cs="黑体"/>
        </w:rPr>
      </w:pPr>
      <w:bookmarkStart w:id="331" w:name="_Ref56501978"/>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38</w:t>
      </w:r>
      <w:r>
        <w:rPr>
          <w:rFonts w:hint="eastAsia" w:ascii="黑体" w:hAnsi="黑体" w:cs="黑体"/>
        </w:rPr>
        <w:fldChar w:fldCharType="end"/>
      </w:r>
      <w:bookmarkEnd w:id="331"/>
      <w:r>
        <w:rPr>
          <w:rFonts w:hint="eastAsia" w:ascii="黑体" w:hAnsi="黑体" w:cs="黑体"/>
        </w:rPr>
        <w:t xml:space="preserve"> 文件传输状态值</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9"/>
        <w:gridCol w:w="4536"/>
      </w:tblGrid>
      <w:tr w14:paraId="7156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dxa"/>
            <w:noWrap w:val="0"/>
            <w:vAlign w:val="center"/>
          </w:tcPr>
          <w:p w14:paraId="4D9EE75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文件传输状态取值</w:t>
            </w:r>
          </w:p>
        </w:tc>
        <w:tc>
          <w:tcPr>
            <w:tcW w:w="4536" w:type="dxa"/>
            <w:noWrap w:val="0"/>
            <w:vAlign w:val="center"/>
          </w:tcPr>
          <w:p w14:paraId="367A3F0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说明</w:t>
            </w:r>
          </w:p>
        </w:tc>
      </w:tr>
      <w:tr w14:paraId="68C5F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dxa"/>
            <w:noWrap w:val="0"/>
            <w:vAlign w:val="center"/>
          </w:tcPr>
          <w:p w14:paraId="1180838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0x00</w:t>
            </w:r>
          </w:p>
        </w:tc>
        <w:tc>
          <w:tcPr>
            <w:tcW w:w="4536" w:type="dxa"/>
            <w:noWrap w:val="0"/>
            <w:vAlign w:val="center"/>
          </w:tcPr>
          <w:p w14:paraId="1F82A6A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空闲</w:t>
            </w:r>
          </w:p>
        </w:tc>
      </w:tr>
      <w:tr w14:paraId="16D4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dxa"/>
            <w:noWrap w:val="0"/>
            <w:vAlign w:val="center"/>
          </w:tcPr>
          <w:p w14:paraId="7DE1F70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0x01</w:t>
            </w:r>
          </w:p>
        </w:tc>
        <w:tc>
          <w:tcPr>
            <w:tcW w:w="4536" w:type="dxa"/>
            <w:noWrap w:val="0"/>
            <w:vAlign w:val="center"/>
          </w:tcPr>
          <w:p w14:paraId="3EF7D89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文件正在CCO和STA之间传输</w:t>
            </w:r>
          </w:p>
        </w:tc>
      </w:tr>
      <w:tr w14:paraId="6E7E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dxa"/>
            <w:noWrap w:val="0"/>
            <w:vAlign w:val="center"/>
          </w:tcPr>
          <w:p w14:paraId="0E1321A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0x02</w:t>
            </w:r>
          </w:p>
        </w:tc>
        <w:tc>
          <w:tcPr>
            <w:tcW w:w="4536" w:type="dxa"/>
            <w:noWrap w:val="0"/>
            <w:vAlign w:val="center"/>
          </w:tcPr>
          <w:p w14:paraId="3120474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文件已被STA正确接收</w:t>
            </w:r>
          </w:p>
        </w:tc>
      </w:tr>
      <w:tr w14:paraId="0290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dxa"/>
            <w:noWrap w:val="0"/>
            <w:vAlign w:val="center"/>
          </w:tcPr>
          <w:p w14:paraId="6FA80AD7">
            <w:pPr>
              <w:widowControl w:val="0"/>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0x03</w:t>
            </w:r>
          </w:p>
        </w:tc>
        <w:tc>
          <w:tcPr>
            <w:tcW w:w="4536" w:type="dxa"/>
            <w:noWrap w:val="0"/>
            <w:vAlign w:val="center"/>
          </w:tcPr>
          <w:p w14:paraId="0231A3C9">
            <w:pPr>
              <w:widowControl w:val="0"/>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r>
      <w:tr w14:paraId="5473A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dxa"/>
            <w:noWrap w:val="0"/>
            <w:vAlign w:val="center"/>
          </w:tcPr>
          <w:p w14:paraId="1F89E81F">
            <w:pPr>
              <w:widowControl w:val="0"/>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0x04</w:t>
            </w:r>
          </w:p>
        </w:tc>
        <w:tc>
          <w:tcPr>
            <w:tcW w:w="4536" w:type="dxa"/>
            <w:noWrap w:val="0"/>
            <w:vAlign w:val="center"/>
          </w:tcPr>
          <w:p w14:paraId="0DC46AFB">
            <w:pPr>
              <w:widowControl w:val="0"/>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r>
      <w:tr w14:paraId="104E3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dxa"/>
            <w:noWrap w:val="0"/>
            <w:vAlign w:val="center"/>
          </w:tcPr>
          <w:p w14:paraId="72907A4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0x05</w:t>
            </w:r>
          </w:p>
        </w:tc>
        <w:tc>
          <w:tcPr>
            <w:tcW w:w="4536" w:type="dxa"/>
            <w:noWrap w:val="0"/>
            <w:vAlign w:val="center"/>
          </w:tcPr>
          <w:p w14:paraId="02E734E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文件传输成功，文件已传送至最终目的设备</w:t>
            </w:r>
          </w:p>
        </w:tc>
      </w:tr>
      <w:tr w14:paraId="492CF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dxa"/>
            <w:noWrap w:val="0"/>
            <w:vAlign w:val="center"/>
          </w:tcPr>
          <w:p w14:paraId="34440C2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0x06</w:t>
            </w:r>
          </w:p>
        </w:tc>
        <w:tc>
          <w:tcPr>
            <w:tcW w:w="4536" w:type="dxa"/>
            <w:noWrap w:val="0"/>
            <w:vAlign w:val="center"/>
          </w:tcPr>
          <w:p w14:paraId="194ADA51">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文件传输失败，文件无法传送至最终目的设备</w:t>
            </w:r>
          </w:p>
        </w:tc>
      </w:tr>
      <w:tr w14:paraId="2A5E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dxa"/>
            <w:noWrap w:val="0"/>
            <w:vAlign w:val="center"/>
          </w:tcPr>
          <w:p w14:paraId="4C09B7F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0x07~0xFF</w:t>
            </w:r>
          </w:p>
        </w:tc>
        <w:tc>
          <w:tcPr>
            <w:tcW w:w="4536" w:type="dxa"/>
            <w:noWrap w:val="0"/>
            <w:vAlign w:val="center"/>
          </w:tcPr>
          <w:p w14:paraId="3B95C0D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r>
    </w:tbl>
    <w:p w14:paraId="1FCD6AF7">
      <w:pPr>
        <w:widowControl w:val="0"/>
        <w:numPr>
          <w:ilvl w:val="0"/>
          <w:numId w:val="0"/>
        </w:numPr>
        <w:autoSpaceDE w:val="0"/>
        <w:autoSpaceDN w:val="0"/>
        <w:ind w:left="811"/>
        <w:jc w:val="both"/>
        <w:rPr>
          <w:rFonts w:ascii="黑体" w:hAnsi="Times New Roman" w:eastAsia="宋体" w:cs="Times New Roman"/>
          <w:sz w:val="18"/>
          <w:szCs w:val="18"/>
          <w:lang w:val="en-US" w:eastAsia="zh-CN" w:bidi="ar-SA"/>
        </w:rPr>
      </w:pPr>
    </w:p>
    <w:p w14:paraId="1AF235FA">
      <w:pPr>
        <w:widowControl w:val="0"/>
        <w:numPr>
          <w:ilvl w:val="0"/>
          <w:numId w:val="65"/>
        </w:numPr>
        <w:autoSpaceDE w:val="0"/>
        <w:autoSpaceDN w:val="0"/>
        <w:jc w:val="both"/>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STA正确接收到“下发文件信息”之后，将文件传输状态置为0x01。</w:t>
      </w:r>
    </w:p>
    <w:p w14:paraId="1EF99F2D">
      <w:pPr>
        <w:widowControl w:val="0"/>
        <w:numPr>
          <w:ilvl w:val="0"/>
          <w:numId w:val="65"/>
        </w:numPr>
        <w:autoSpaceDE w:val="0"/>
        <w:autoSpaceDN w:val="0"/>
        <w:jc w:val="both"/>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STA正确接收到所有“下发文件数据”之后，将文件传输状态置为0x02。</w:t>
      </w:r>
    </w:p>
    <w:p w14:paraId="1F88FE36">
      <w:pPr>
        <w:widowControl w:val="0"/>
        <w:numPr>
          <w:ilvl w:val="0"/>
          <w:numId w:val="65"/>
        </w:numPr>
        <w:autoSpaceDE w:val="0"/>
        <w:autoSpaceDN w:val="0"/>
        <w:jc w:val="both"/>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若文件目的设备为从节点模块，则当STA收到文件传输完成通知，且经过延时启用时间之后，将文件传输状态置为0x05；若文件目的设备为头端或者其他终端，则当STA将文件全部传送至头端或者其他终端之后，将文件传输状态置为0x05。</w:t>
      </w:r>
    </w:p>
    <w:p w14:paraId="1B642EE0">
      <w:pPr>
        <w:widowControl w:val="0"/>
        <w:numPr>
          <w:ilvl w:val="0"/>
          <w:numId w:val="65"/>
        </w:numPr>
        <w:autoSpaceDE w:val="0"/>
        <w:autoSpaceDN w:val="0"/>
        <w:jc w:val="both"/>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若STA在接收文件数据时发生超时、转发文件给从采集器或者终端失败时，将文件传输状态置为0x06。</w:t>
      </w:r>
    </w:p>
    <w:p w14:paraId="13096861">
      <w:pPr>
        <w:widowControl w:val="0"/>
        <w:numPr>
          <w:ilvl w:val="0"/>
          <w:numId w:val="65"/>
        </w:numPr>
        <w:autoSpaceDE w:val="0"/>
        <w:autoSpaceDN w:val="0"/>
        <w:jc w:val="both"/>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仅当文件传输状态为0x01时，需要携带连续N个文件段状态。</w:t>
      </w:r>
    </w:p>
    <w:p w14:paraId="552B797A">
      <w:pPr>
        <w:numPr>
          <w:ilvl w:val="1"/>
          <w:numId w:val="64"/>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保留</w:t>
      </w:r>
    </w:p>
    <w:p w14:paraId="55843F44">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保留字节默认为</w:t>
      </w:r>
      <w:r>
        <w:rPr>
          <w:rFonts w:ascii="宋体" w:hAnsi="Times New Roman" w:eastAsia="宋体" w:cs="Times New Roman"/>
          <w:sz w:val="21"/>
          <w:lang w:val="en-US" w:eastAsia="zh-CN" w:bidi="ar-SA"/>
        </w:rPr>
        <w:t>0</w:t>
      </w:r>
      <w:r>
        <w:rPr>
          <w:rFonts w:hint="eastAsia" w:ascii="宋体" w:hAnsi="Times New Roman" w:eastAsia="宋体" w:cs="Times New Roman"/>
          <w:sz w:val="21"/>
          <w:lang w:val="en-US" w:eastAsia="zh-CN" w:bidi="ar-SA"/>
        </w:rPr>
        <w:t>。</w:t>
      </w:r>
    </w:p>
    <w:p w14:paraId="22EC2268">
      <w:pPr>
        <w:numPr>
          <w:ilvl w:val="1"/>
          <w:numId w:val="64"/>
        </w:numPr>
        <w:ind w:firstLineChars="0"/>
        <w:jc w:val="both"/>
        <w:rPr>
          <w:rFonts w:ascii="宋体" w:hAnsi="Times New Roman" w:eastAsia="宋体" w:cs="Times New Roman"/>
          <w:sz w:val="21"/>
          <w:lang w:val="en-US" w:eastAsia="zh-CN" w:bidi="ar-SA"/>
        </w:rPr>
      </w:pPr>
      <w:r>
        <w:rPr>
          <w:rFonts w:ascii="宋体" w:hAnsi="Times New Roman" w:eastAsia="宋体" w:cs="Times New Roman"/>
          <w:sz w:val="21"/>
          <w:lang w:val="en-US" w:eastAsia="zh-CN" w:bidi="ar-SA"/>
        </w:rPr>
        <w:t>连续N个文件段状态</w:t>
      </w:r>
    </w:p>
    <w:p w14:paraId="1335C56B">
      <w:pPr>
        <w:ind w:left="839" w:firstLine="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第0字节第7比特表示第1个数据包，第0字节的第6比特表示第2个数据包，第1字节的第7比特表示第9个数据包，依次类推。</w:t>
      </w:r>
    </w:p>
    <w:p w14:paraId="304D4211">
      <w:pPr>
        <w:pStyle w:val="20"/>
        <w:ind w:firstLine="0" w:firstLineChars="0"/>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39</w:t>
      </w:r>
      <w:r>
        <w:rPr>
          <w:rFonts w:hint="eastAsia" w:ascii="黑体" w:hAnsi="黑体" w:cs="黑体"/>
        </w:rPr>
        <w:fldChar w:fldCharType="end"/>
      </w:r>
      <w:r>
        <w:rPr>
          <w:rFonts w:hint="eastAsia" w:ascii="黑体" w:hAnsi="黑体" w:cs="黑体"/>
        </w:rPr>
        <w:t xml:space="preserve"> 连续文件传输状态值表</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18"/>
        <w:gridCol w:w="418"/>
        <w:gridCol w:w="418"/>
        <w:gridCol w:w="418"/>
        <w:gridCol w:w="418"/>
        <w:gridCol w:w="418"/>
        <w:gridCol w:w="418"/>
        <w:gridCol w:w="418"/>
        <w:gridCol w:w="418"/>
        <w:gridCol w:w="418"/>
        <w:gridCol w:w="418"/>
        <w:gridCol w:w="418"/>
        <w:gridCol w:w="418"/>
        <w:gridCol w:w="418"/>
        <w:gridCol w:w="418"/>
        <w:gridCol w:w="418"/>
        <w:gridCol w:w="1596"/>
      </w:tblGrid>
      <w:tr w14:paraId="0EEA8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3344" w:type="dxa"/>
            <w:gridSpan w:val="8"/>
            <w:noWrap w:val="0"/>
            <w:vAlign w:val="center"/>
          </w:tcPr>
          <w:p w14:paraId="0A986D55">
            <w:pPr>
              <w:adjustRightInd w:val="0"/>
              <w:snapToGrid w:val="0"/>
              <w:ind w:firstLine="0" w:firstLineChars="0"/>
              <w:jc w:val="center"/>
              <w:rPr>
                <w:rFonts w:ascii="宋体" w:hAnsi="宋体" w:cs="Times New Roman"/>
                <w:sz w:val="18"/>
                <w:szCs w:val="18"/>
              </w:rPr>
            </w:pPr>
            <w:r>
              <w:rPr>
                <w:rFonts w:ascii="宋体" w:hAnsi="宋体" w:cs="Times New Roman"/>
                <w:sz w:val="18"/>
                <w:szCs w:val="18"/>
              </w:rPr>
              <w:t>字节0</w:t>
            </w:r>
          </w:p>
        </w:tc>
        <w:tc>
          <w:tcPr>
            <w:tcW w:w="3344" w:type="dxa"/>
            <w:gridSpan w:val="8"/>
            <w:noWrap w:val="0"/>
            <w:vAlign w:val="center"/>
          </w:tcPr>
          <w:p w14:paraId="12176CE1">
            <w:pPr>
              <w:adjustRightInd w:val="0"/>
              <w:snapToGrid w:val="0"/>
              <w:ind w:firstLine="0" w:firstLineChars="0"/>
              <w:jc w:val="center"/>
              <w:rPr>
                <w:rFonts w:ascii="宋体" w:hAnsi="宋体" w:cs="Times New Roman"/>
                <w:sz w:val="18"/>
                <w:szCs w:val="18"/>
              </w:rPr>
            </w:pPr>
            <w:r>
              <w:rPr>
                <w:rFonts w:ascii="宋体" w:hAnsi="宋体" w:cs="Times New Roman"/>
                <w:sz w:val="18"/>
                <w:szCs w:val="18"/>
              </w:rPr>
              <w:t>字节1</w:t>
            </w:r>
          </w:p>
        </w:tc>
        <w:tc>
          <w:tcPr>
            <w:tcW w:w="1596" w:type="dxa"/>
            <w:noWrap w:val="0"/>
            <w:vAlign w:val="center"/>
          </w:tcPr>
          <w:p w14:paraId="622B78BD">
            <w:pPr>
              <w:adjustRightInd w:val="0"/>
              <w:snapToGrid w:val="0"/>
              <w:ind w:firstLine="0" w:firstLineChars="0"/>
              <w:jc w:val="center"/>
              <w:rPr>
                <w:rFonts w:ascii="宋体" w:hAnsi="宋体" w:cs="Times New Roman"/>
                <w:sz w:val="18"/>
                <w:szCs w:val="18"/>
              </w:rPr>
            </w:pPr>
            <w:r>
              <w:rPr>
                <w:rFonts w:ascii="宋体" w:hAnsi="宋体" w:cs="Times New Roman"/>
                <w:sz w:val="18"/>
                <w:szCs w:val="18"/>
              </w:rPr>
              <w:t>…</w:t>
            </w:r>
          </w:p>
        </w:tc>
      </w:tr>
      <w:tr w14:paraId="57989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3" w:hRule="atLeast"/>
          <w:jc w:val="center"/>
        </w:trPr>
        <w:tc>
          <w:tcPr>
            <w:tcW w:w="418" w:type="dxa"/>
            <w:noWrap w:val="0"/>
            <w:vAlign w:val="center"/>
          </w:tcPr>
          <w:p w14:paraId="789E35D9">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7</w:t>
            </w:r>
          </w:p>
        </w:tc>
        <w:tc>
          <w:tcPr>
            <w:tcW w:w="418" w:type="dxa"/>
            <w:noWrap w:val="0"/>
            <w:vAlign w:val="center"/>
          </w:tcPr>
          <w:p w14:paraId="49C62455">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6</w:t>
            </w:r>
          </w:p>
        </w:tc>
        <w:tc>
          <w:tcPr>
            <w:tcW w:w="418" w:type="dxa"/>
            <w:noWrap w:val="0"/>
            <w:vAlign w:val="center"/>
          </w:tcPr>
          <w:p w14:paraId="31B72D55">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5</w:t>
            </w:r>
          </w:p>
        </w:tc>
        <w:tc>
          <w:tcPr>
            <w:tcW w:w="418" w:type="dxa"/>
            <w:noWrap w:val="0"/>
            <w:vAlign w:val="center"/>
          </w:tcPr>
          <w:p w14:paraId="5917B1F9">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4</w:t>
            </w:r>
          </w:p>
        </w:tc>
        <w:tc>
          <w:tcPr>
            <w:tcW w:w="418" w:type="dxa"/>
            <w:noWrap w:val="0"/>
            <w:vAlign w:val="center"/>
          </w:tcPr>
          <w:p w14:paraId="1B544602">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3</w:t>
            </w:r>
          </w:p>
        </w:tc>
        <w:tc>
          <w:tcPr>
            <w:tcW w:w="418" w:type="dxa"/>
            <w:noWrap w:val="0"/>
            <w:vAlign w:val="center"/>
          </w:tcPr>
          <w:p w14:paraId="527FF423">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2</w:t>
            </w:r>
          </w:p>
        </w:tc>
        <w:tc>
          <w:tcPr>
            <w:tcW w:w="418" w:type="dxa"/>
            <w:noWrap w:val="0"/>
            <w:vAlign w:val="center"/>
          </w:tcPr>
          <w:p w14:paraId="6947F581">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1</w:t>
            </w:r>
          </w:p>
        </w:tc>
        <w:tc>
          <w:tcPr>
            <w:tcW w:w="418" w:type="dxa"/>
            <w:noWrap w:val="0"/>
            <w:vAlign w:val="center"/>
          </w:tcPr>
          <w:p w14:paraId="66D9F742">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0</w:t>
            </w:r>
          </w:p>
        </w:tc>
        <w:tc>
          <w:tcPr>
            <w:tcW w:w="418" w:type="dxa"/>
            <w:noWrap w:val="0"/>
            <w:vAlign w:val="center"/>
          </w:tcPr>
          <w:p w14:paraId="122D69E0">
            <w:pPr>
              <w:adjustRightInd w:val="0"/>
              <w:snapToGrid w:val="0"/>
              <w:ind w:firstLine="0" w:firstLineChars="0"/>
              <w:jc w:val="center"/>
              <w:rPr>
                <w:rFonts w:ascii="宋体" w:hAnsi="宋体" w:cs="Times New Roman"/>
                <w:sz w:val="18"/>
                <w:szCs w:val="18"/>
              </w:rPr>
            </w:pPr>
            <w:r>
              <w:rPr>
                <w:rFonts w:ascii="宋体" w:hAnsi="宋体" w:cs="Times New Roman"/>
                <w:sz w:val="18"/>
                <w:szCs w:val="18"/>
              </w:rPr>
              <w:t>D7</w:t>
            </w:r>
          </w:p>
        </w:tc>
        <w:tc>
          <w:tcPr>
            <w:tcW w:w="418" w:type="dxa"/>
            <w:noWrap w:val="0"/>
            <w:vAlign w:val="center"/>
          </w:tcPr>
          <w:p w14:paraId="0663FF46">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6</w:t>
            </w:r>
          </w:p>
        </w:tc>
        <w:tc>
          <w:tcPr>
            <w:tcW w:w="418" w:type="dxa"/>
            <w:noWrap w:val="0"/>
            <w:vAlign w:val="center"/>
          </w:tcPr>
          <w:p w14:paraId="08784068">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5</w:t>
            </w:r>
          </w:p>
        </w:tc>
        <w:tc>
          <w:tcPr>
            <w:tcW w:w="418" w:type="dxa"/>
            <w:noWrap w:val="0"/>
            <w:vAlign w:val="center"/>
          </w:tcPr>
          <w:p w14:paraId="6376DFA2">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4</w:t>
            </w:r>
          </w:p>
        </w:tc>
        <w:tc>
          <w:tcPr>
            <w:tcW w:w="418" w:type="dxa"/>
            <w:noWrap w:val="0"/>
            <w:vAlign w:val="center"/>
          </w:tcPr>
          <w:p w14:paraId="1C3A1F65">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3</w:t>
            </w:r>
          </w:p>
        </w:tc>
        <w:tc>
          <w:tcPr>
            <w:tcW w:w="418" w:type="dxa"/>
            <w:noWrap w:val="0"/>
            <w:vAlign w:val="center"/>
          </w:tcPr>
          <w:p w14:paraId="489DB0EC">
            <w:pPr>
              <w:adjustRightInd w:val="0"/>
              <w:snapToGrid w:val="0"/>
              <w:ind w:firstLine="0" w:firstLineChars="0"/>
              <w:jc w:val="center"/>
              <w:rPr>
                <w:rFonts w:ascii="宋体" w:hAnsi="宋体" w:cs="Times New Roman"/>
                <w:sz w:val="18"/>
                <w:szCs w:val="18"/>
              </w:rPr>
            </w:pPr>
            <w:r>
              <w:rPr>
                <w:rFonts w:ascii="宋体" w:hAnsi="宋体" w:cs="Times New Roman"/>
                <w:sz w:val="18"/>
                <w:szCs w:val="18"/>
              </w:rPr>
              <w:t>D2</w:t>
            </w:r>
          </w:p>
        </w:tc>
        <w:tc>
          <w:tcPr>
            <w:tcW w:w="418" w:type="dxa"/>
            <w:noWrap w:val="0"/>
            <w:vAlign w:val="center"/>
          </w:tcPr>
          <w:p w14:paraId="2ABFC0C5">
            <w:pPr>
              <w:adjustRightInd w:val="0"/>
              <w:snapToGrid w:val="0"/>
              <w:ind w:firstLine="0" w:firstLineChars="0"/>
              <w:jc w:val="center"/>
              <w:rPr>
                <w:rFonts w:ascii="宋体" w:hAnsi="宋体" w:cs="Times New Roman"/>
                <w:sz w:val="18"/>
                <w:szCs w:val="18"/>
              </w:rPr>
            </w:pPr>
            <w:r>
              <w:rPr>
                <w:rFonts w:ascii="宋体" w:hAnsi="宋体" w:cs="Times New Roman"/>
                <w:sz w:val="18"/>
                <w:szCs w:val="18"/>
              </w:rPr>
              <w:t>D1</w:t>
            </w:r>
          </w:p>
        </w:tc>
        <w:tc>
          <w:tcPr>
            <w:tcW w:w="418" w:type="dxa"/>
            <w:noWrap w:val="0"/>
            <w:vAlign w:val="center"/>
          </w:tcPr>
          <w:p w14:paraId="25DB6919">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D</w:t>
            </w:r>
            <w:r>
              <w:rPr>
                <w:rFonts w:ascii="宋体" w:hAnsi="宋体" w:cs="Times New Roman"/>
                <w:sz w:val="18"/>
                <w:szCs w:val="18"/>
              </w:rPr>
              <w:t>0</w:t>
            </w:r>
          </w:p>
        </w:tc>
        <w:tc>
          <w:tcPr>
            <w:tcW w:w="1596" w:type="dxa"/>
            <w:noWrap w:val="0"/>
            <w:vAlign w:val="center"/>
          </w:tcPr>
          <w:p w14:paraId="0A774C97">
            <w:pPr>
              <w:adjustRightInd w:val="0"/>
              <w:snapToGrid w:val="0"/>
              <w:ind w:firstLine="0" w:firstLineChars="0"/>
              <w:jc w:val="center"/>
              <w:rPr>
                <w:rFonts w:ascii="宋体" w:hAnsi="宋体" w:cs="Times New Roman"/>
                <w:sz w:val="18"/>
                <w:szCs w:val="18"/>
              </w:rPr>
            </w:pPr>
            <w:r>
              <w:rPr>
                <w:rFonts w:ascii="宋体" w:hAnsi="宋体" w:cs="Times New Roman"/>
                <w:sz w:val="18"/>
                <w:szCs w:val="18"/>
              </w:rPr>
              <w:t>…</w:t>
            </w:r>
          </w:p>
        </w:tc>
      </w:tr>
      <w:tr w14:paraId="5C6E4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418" w:type="dxa"/>
            <w:noWrap w:val="0"/>
            <w:vAlign w:val="center"/>
          </w:tcPr>
          <w:p w14:paraId="24D2D642">
            <w:pPr>
              <w:adjustRightInd w:val="0"/>
              <w:snapToGrid w:val="0"/>
              <w:ind w:firstLine="0" w:firstLineChars="0"/>
              <w:jc w:val="center"/>
              <w:rPr>
                <w:rFonts w:ascii="宋体" w:hAnsi="宋体" w:cs="Times New Roman"/>
                <w:sz w:val="18"/>
                <w:szCs w:val="18"/>
              </w:rPr>
            </w:pPr>
            <w:r>
              <w:rPr>
                <w:rFonts w:ascii="宋体" w:hAnsi="宋体" w:cs="Times New Roman"/>
                <w:sz w:val="18"/>
                <w:szCs w:val="18"/>
              </w:rPr>
              <w:t>1</w:t>
            </w:r>
          </w:p>
        </w:tc>
        <w:tc>
          <w:tcPr>
            <w:tcW w:w="418" w:type="dxa"/>
            <w:noWrap w:val="0"/>
            <w:vAlign w:val="center"/>
          </w:tcPr>
          <w:p w14:paraId="1B913588">
            <w:pPr>
              <w:adjustRightInd w:val="0"/>
              <w:snapToGrid w:val="0"/>
              <w:ind w:firstLine="0" w:firstLineChars="0"/>
              <w:jc w:val="center"/>
              <w:rPr>
                <w:rFonts w:ascii="宋体" w:hAnsi="宋体" w:cs="Times New Roman"/>
                <w:sz w:val="18"/>
                <w:szCs w:val="18"/>
              </w:rPr>
            </w:pPr>
            <w:r>
              <w:rPr>
                <w:rFonts w:ascii="宋体" w:hAnsi="宋体" w:cs="Times New Roman"/>
                <w:sz w:val="18"/>
                <w:szCs w:val="18"/>
              </w:rPr>
              <w:t>2</w:t>
            </w:r>
          </w:p>
        </w:tc>
        <w:tc>
          <w:tcPr>
            <w:tcW w:w="418" w:type="dxa"/>
            <w:noWrap w:val="0"/>
            <w:vAlign w:val="center"/>
          </w:tcPr>
          <w:p w14:paraId="7BE78014">
            <w:pPr>
              <w:adjustRightInd w:val="0"/>
              <w:snapToGrid w:val="0"/>
              <w:ind w:firstLine="0" w:firstLineChars="0"/>
              <w:jc w:val="center"/>
              <w:rPr>
                <w:rFonts w:ascii="宋体" w:hAnsi="宋体" w:cs="Times New Roman"/>
                <w:sz w:val="18"/>
                <w:szCs w:val="18"/>
              </w:rPr>
            </w:pPr>
            <w:r>
              <w:rPr>
                <w:rFonts w:ascii="宋体" w:hAnsi="宋体" w:cs="Times New Roman"/>
                <w:sz w:val="18"/>
                <w:szCs w:val="18"/>
              </w:rPr>
              <w:t>3</w:t>
            </w:r>
          </w:p>
        </w:tc>
        <w:tc>
          <w:tcPr>
            <w:tcW w:w="418" w:type="dxa"/>
            <w:noWrap w:val="0"/>
            <w:vAlign w:val="center"/>
          </w:tcPr>
          <w:p w14:paraId="691E938D">
            <w:pPr>
              <w:adjustRightInd w:val="0"/>
              <w:snapToGrid w:val="0"/>
              <w:ind w:firstLine="0" w:firstLineChars="0"/>
              <w:jc w:val="center"/>
              <w:rPr>
                <w:rFonts w:ascii="宋体" w:hAnsi="宋体" w:cs="Times New Roman"/>
                <w:sz w:val="18"/>
                <w:szCs w:val="18"/>
              </w:rPr>
            </w:pPr>
            <w:r>
              <w:rPr>
                <w:rFonts w:ascii="宋体" w:hAnsi="宋体" w:cs="Times New Roman"/>
                <w:sz w:val="18"/>
                <w:szCs w:val="18"/>
              </w:rPr>
              <w:t>4</w:t>
            </w:r>
          </w:p>
        </w:tc>
        <w:tc>
          <w:tcPr>
            <w:tcW w:w="418" w:type="dxa"/>
            <w:noWrap w:val="0"/>
            <w:vAlign w:val="center"/>
          </w:tcPr>
          <w:p w14:paraId="390555F9">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5</w:t>
            </w:r>
          </w:p>
        </w:tc>
        <w:tc>
          <w:tcPr>
            <w:tcW w:w="418" w:type="dxa"/>
            <w:noWrap w:val="0"/>
            <w:vAlign w:val="center"/>
          </w:tcPr>
          <w:p w14:paraId="01770D92">
            <w:pPr>
              <w:adjustRightInd w:val="0"/>
              <w:snapToGrid w:val="0"/>
              <w:ind w:firstLine="0" w:firstLineChars="0"/>
              <w:jc w:val="center"/>
              <w:rPr>
                <w:rFonts w:ascii="宋体" w:hAnsi="宋体" w:cs="Times New Roman"/>
                <w:sz w:val="18"/>
                <w:szCs w:val="18"/>
              </w:rPr>
            </w:pPr>
            <w:r>
              <w:rPr>
                <w:rFonts w:ascii="宋体" w:hAnsi="宋体" w:cs="Times New Roman"/>
                <w:sz w:val="18"/>
                <w:szCs w:val="18"/>
              </w:rPr>
              <w:t>6</w:t>
            </w:r>
          </w:p>
        </w:tc>
        <w:tc>
          <w:tcPr>
            <w:tcW w:w="418" w:type="dxa"/>
            <w:noWrap w:val="0"/>
            <w:vAlign w:val="center"/>
          </w:tcPr>
          <w:p w14:paraId="610A40C6">
            <w:pPr>
              <w:adjustRightInd w:val="0"/>
              <w:snapToGrid w:val="0"/>
              <w:ind w:firstLine="0" w:firstLineChars="0"/>
              <w:jc w:val="center"/>
              <w:rPr>
                <w:rFonts w:ascii="宋体" w:hAnsi="宋体" w:cs="Times New Roman"/>
                <w:sz w:val="18"/>
                <w:szCs w:val="18"/>
              </w:rPr>
            </w:pPr>
            <w:r>
              <w:rPr>
                <w:rFonts w:ascii="宋体" w:hAnsi="宋体" w:cs="Times New Roman"/>
                <w:sz w:val="18"/>
                <w:szCs w:val="18"/>
              </w:rPr>
              <w:t>7</w:t>
            </w:r>
          </w:p>
        </w:tc>
        <w:tc>
          <w:tcPr>
            <w:tcW w:w="418" w:type="dxa"/>
            <w:noWrap w:val="0"/>
            <w:vAlign w:val="center"/>
          </w:tcPr>
          <w:p w14:paraId="19E4A923">
            <w:pPr>
              <w:adjustRightInd w:val="0"/>
              <w:snapToGrid w:val="0"/>
              <w:ind w:firstLine="0" w:firstLineChars="0"/>
              <w:jc w:val="center"/>
              <w:rPr>
                <w:rFonts w:ascii="宋体" w:hAnsi="宋体" w:cs="Times New Roman"/>
                <w:sz w:val="18"/>
                <w:szCs w:val="18"/>
              </w:rPr>
            </w:pPr>
            <w:r>
              <w:rPr>
                <w:rFonts w:ascii="宋体" w:hAnsi="宋体" w:cs="Times New Roman"/>
                <w:sz w:val="18"/>
                <w:szCs w:val="18"/>
              </w:rPr>
              <w:t>8</w:t>
            </w:r>
          </w:p>
        </w:tc>
        <w:tc>
          <w:tcPr>
            <w:tcW w:w="418" w:type="dxa"/>
            <w:noWrap w:val="0"/>
            <w:vAlign w:val="center"/>
          </w:tcPr>
          <w:p w14:paraId="5CA5D15C">
            <w:pPr>
              <w:adjustRightInd w:val="0"/>
              <w:snapToGrid w:val="0"/>
              <w:ind w:firstLine="0" w:firstLineChars="0"/>
              <w:jc w:val="center"/>
              <w:rPr>
                <w:rFonts w:ascii="宋体" w:hAnsi="宋体" w:cs="Times New Roman"/>
                <w:sz w:val="18"/>
                <w:szCs w:val="18"/>
              </w:rPr>
            </w:pPr>
            <w:r>
              <w:rPr>
                <w:rFonts w:ascii="宋体" w:hAnsi="宋体" w:cs="Times New Roman"/>
                <w:sz w:val="18"/>
                <w:szCs w:val="18"/>
              </w:rPr>
              <w:t>9</w:t>
            </w:r>
          </w:p>
        </w:tc>
        <w:tc>
          <w:tcPr>
            <w:tcW w:w="418" w:type="dxa"/>
            <w:noWrap w:val="0"/>
            <w:vAlign w:val="center"/>
          </w:tcPr>
          <w:p w14:paraId="360C0E38">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1</w:t>
            </w:r>
            <w:r>
              <w:rPr>
                <w:rFonts w:ascii="宋体" w:hAnsi="宋体" w:cs="Times New Roman"/>
                <w:sz w:val="18"/>
                <w:szCs w:val="18"/>
              </w:rPr>
              <w:t>0</w:t>
            </w:r>
          </w:p>
        </w:tc>
        <w:tc>
          <w:tcPr>
            <w:tcW w:w="418" w:type="dxa"/>
            <w:noWrap w:val="0"/>
            <w:vAlign w:val="center"/>
          </w:tcPr>
          <w:p w14:paraId="7626B88F">
            <w:pPr>
              <w:adjustRightInd w:val="0"/>
              <w:snapToGrid w:val="0"/>
              <w:ind w:firstLine="0" w:firstLineChars="0"/>
              <w:jc w:val="center"/>
              <w:rPr>
                <w:rFonts w:ascii="宋体" w:hAnsi="宋体" w:cs="Times New Roman"/>
                <w:sz w:val="18"/>
                <w:szCs w:val="18"/>
              </w:rPr>
            </w:pPr>
            <w:r>
              <w:rPr>
                <w:rFonts w:ascii="宋体" w:hAnsi="宋体" w:cs="Times New Roman"/>
                <w:sz w:val="18"/>
                <w:szCs w:val="18"/>
              </w:rPr>
              <w:t>11</w:t>
            </w:r>
          </w:p>
        </w:tc>
        <w:tc>
          <w:tcPr>
            <w:tcW w:w="418" w:type="dxa"/>
            <w:noWrap w:val="0"/>
            <w:vAlign w:val="center"/>
          </w:tcPr>
          <w:p w14:paraId="7A5DA857">
            <w:pPr>
              <w:adjustRightInd w:val="0"/>
              <w:snapToGrid w:val="0"/>
              <w:ind w:firstLine="0" w:firstLineChars="0"/>
              <w:jc w:val="center"/>
              <w:rPr>
                <w:rFonts w:ascii="宋体" w:hAnsi="宋体" w:cs="Times New Roman"/>
                <w:sz w:val="18"/>
                <w:szCs w:val="18"/>
              </w:rPr>
            </w:pPr>
            <w:r>
              <w:rPr>
                <w:rFonts w:ascii="宋体" w:hAnsi="宋体" w:cs="Times New Roman"/>
                <w:sz w:val="18"/>
                <w:szCs w:val="18"/>
              </w:rPr>
              <w:t>12</w:t>
            </w:r>
          </w:p>
        </w:tc>
        <w:tc>
          <w:tcPr>
            <w:tcW w:w="418" w:type="dxa"/>
            <w:noWrap w:val="0"/>
            <w:vAlign w:val="center"/>
          </w:tcPr>
          <w:p w14:paraId="6782FDF1">
            <w:pPr>
              <w:adjustRightInd w:val="0"/>
              <w:snapToGrid w:val="0"/>
              <w:ind w:firstLine="0" w:firstLineChars="0"/>
              <w:jc w:val="center"/>
              <w:rPr>
                <w:rFonts w:ascii="宋体" w:hAnsi="宋体" w:cs="Times New Roman"/>
                <w:sz w:val="18"/>
                <w:szCs w:val="18"/>
              </w:rPr>
            </w:pPr>
            <w:r>
              <w:rPr>
                <w:rFonts w:ascii="宋体" w:hAnsi="宋体" w:cs="Times New Roman"/>
                <w:sz w:val="18"/>
                <w:szCs w:val="18"/>
              </w:rPr>
              <w:t>13</w:t>
            </w:r>
          </w:p>
        </w:tc>
        <w:tc>
          <w:tcPr>
            <w:tcW w:w="418" w:type="dxa"/>
            <w:noWrap w:val="0"/>
            <w:vAlign w:val="center"/>
          </w:tcPr>
          <w:p w14:paraId="49452276">
            <w:pPr>
              <w:adjustRightInd w:val="0"/>
              <w:snapToGrid w:val="0"/>
              <w:ind w:firstLine="0" w:firstLineChars="0"/>
              <w:jc w:val="center"/>
              <w:rPr>
                <w:rFonts w:ascii="宋体" w:hAnsi="宋体" w:cs="Times New Roman"/>
                <w:sz w:val="18"/>
                <w:szCs w:val="18"/>
              </w:rPr>
            </w:pPr>
            <w:r>
              <w:rPr>
                <w:rFonts w:ascii="宋体" w:hAnsi="宋体" w:cs="Times New Roman"/>
                <w:sz w:val="18"/>
                <w:szCs w:val="18"/>
              </w:rPr>
              <w:t>14</w:t>
            </w:r>
          </w:p>
        </w:tc>
        <w:tc>
          <w:tcPr>
            <w:tcW w:w="418" w:type="dxa"/>
            <w:noWrap w:val="0"/>
            <w:vAlign w:val="center"/>
          </w:tcPr>
          <w:p w14:paraId="2AA7E932">
            <w:pPr>
              <w:adjustRightInd w:val="0"/>
              <w:snapToGrid w:val="0"/>
              <w:ind w:firstLine="0" w:firstLineChars="0"/>
              <w:jc w:val="center"/>
              <w:rPr>
                <w:rFonts w:ascii="宋体" w:hAnsi="宋体" w:cs="Times New Roman"/>
                <w:sz w:val="18"/>
                <w:szCs w:val="18"/>
              </w:rPr>
            </w:pPr>
            <w:r>
              <w:rPr>
                <w:rFonts w:ascii="宋体" w:hAnsi="宋体" w:cs="Times New Roman"/>
                <w:sz w:val="18"/>
                <w:szCs w:val="18"/>
              </w:rPr>
              <w:t>15</w:t>
            </w:r>
          </w:p>
        </w:tc>
        <w:tc>
          <w:tcPr>
            <w:tcW w:w="418" w:type="dxa"/>
            <w:noWrap w:val="0"/>
            <w:vAlign w:val="center"/>
          </w:tcPr>
          <w:p w14:paraId="1AFEF585">
            <w:pPr>
              <w:adjustRightInd w:val="0"/>
              <w:snapToGrid w:val="0"/>
              <w:ind w:firstLine="0" w:firstLineChars="0"/>
              <w:jc w:val="center"/>
              <w:rPr>
                <w:rFonts w:ascii="宋体" w:hAnsi="宋体" w:cs="Times New Roman"/>
                <w:sz w:val="18"/>
                <w:szCs w:val="18"/>
              </w:rPr>
            </w:pPr>
            <w:r>
              <w:rPr>
                <w:rFonts w:hint="eastAsia" w:ascii="宋体" w:hAnsi="宋体" w:cs="Times New Roman"/>
                <w:sz w:val="18"/>
                <w:szCs w:val="18"/>
              </w:rPr>
              <w:t>1</w:t>
            </w:r>
            <w:r>
              <w:rPr>
                <w:rFonts w:ascii="宋体" w:hAnsi="宋体" w:cs="Times New Roman"/>
                <w:sz w:val="18"/>
                <w:szCs w:val="18"/>
              </w:rPr>
              <w:t>6</w:t>
            </w:r>
          </w:p>
        </w:tc>
        <w:tc>
          <w:tcPr>
            <w:tcW w:w="1596" w:type="dxa"/>
            <w:noWrap w:val="0"/>
            <w:vAlign w:val="center"/>
          </w:tcPr>
          <w:p w14:paraId="0FC3A9E1">
            <w:pPr>
              <w:adjustRightInd w:val="0"/>
              <w:snapToGrid w:val="0"/>
              <w:ind w:firstLine="0" w:firstLineChars="0"/>
              <w:jc w:val="center"/>
              <w:rPr>
                <w:rFonts w:ascii="宋体" w:hAnsi="宋体" w:cs="Times New Roman"/>
                <w:sz w:val="18"/>
                <w:szCs w:val="18"/>
              </w:rPr>
            </w:pPr>
            <w:r>
              <w:rPr>
                <w:rFonts w:ascii="宋体" w:hAnsi="宋体" w:cs="Times New Roman"/>
                <w:sz w:val="18"/>
                <w:szCs w:val="18"/>
              </w:rPr>
              <w:t>…</w:t>
            </w:r>
          </w:p>
        </w:tc>
      </w:tr>
    </w:tbl>
    <w:p w14:paraId="391AC18D">
      <w:pPr>
        <w:ind w:firstLine="0" w:firstLineChars="0"/>
        <w:rPr>
          <w:rFonts w:ascii="Calibri" w:hAnsi="Calibri" w:cs="Times New Roman"/>
          <w:szCs w:val="24"/>
        </w:rPr>
      </w:pPr>
    </w:p>
    <w:p w14:paraId="5346ECE1">
      <w:pPr>
        <w:keepNext/>
        <w:keepLines/>
        <w:widowControl w:val="0"/>
        <w:numPr>
          <w:ilvl w:val="3"/>
          <w:numId w:val="6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32" w:name="_Toc12581"/>
      <w:r>
        <w:rPr>
          <w:rFonts w:hint="eastAsia" w:ascii="黑体" w:hAnsi="黑体" w:eastAsia="黑体" w:cs="黑体"/>
          <w:kern w:val="2"/>
          <w:sz w:val="21"/>
          <w:szCs w:val="21"/>
          <w:lang w:val="en-US" w:eastAsia="zh-CN" w:bidi="ar-SA"/>
        </w:rPr>
        <w:t>文件数据本地广播转发</w:t>
      </w:r>
      <w:bookmarkEnd w:id="332"/>
    </w:p>
    <w:p w14:paraId="6B386E7D">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下行帧格式与文件数据帧相同，站点接收到本数据帧后，以本地广播方式转发，转发时“文件传输信息ID”应改为0x01（即下发文件数据）。</w:t>
      </w:r>
    </w:p>
    <w:p w14:paraId="0E073C96">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上行帧格式与文件数据帧相同。</w:t>
      </w:r>
    </w:p>
    <w:p w14:paraId="0D5D88B8">
      <w:pPr>
        <w:keepNext/>
        <w:keepLines/>
        <w:widowControl w:val="0"/>
        <w:numPr>
          <w:ilvl w:val="3"/>
          <w:numId w:val="6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33" w:name="_Toc10578"/>
      <w:r>
        <w:rPr>
          <w:rFonts w:hint="eastAsia" w:ascii="黑体" w:hAnsi="黑体" w:eastAsia="黑体" w:cs="黑体"/>
          <w:kern w:val="2"/>
          <w:sz w:val="21"/>
          <w:szCs w:val="21"/>
          <w:lang w:val="en-US" w:eastAsia="zh-CN" w:bidi="ar-SA"/>
        </w:rPr>
        <w:t>文件传输完成通知</w:t>
      </w:r>
      <w:bookmarkEnd w:id="333"/>
    </w:p>
    <w:p w14:paraId="7352863F">
      <w:pPr>
        <w:numPr>
          <w:ilvl w:val="0"/>
          <w:numId w:val="66"/>
        </w:numPr>
        <w:ind w:left="839" w:hanging="419"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下行帧</w:t>
      </w:r>
    </w:p>
    <w:p w14:paraId="35445751">
      <w:pPr>
        <w:ind w:firstLine="42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文件传输完成通知内容格式如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_Ref56502887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40</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3C9E2320">
      <w:pPr>
        <w:pStyle w:val="20"/>
        <w:ind w:firstLine="0" w:firstLineChars="0"/>
        <w:rPr>
          <w:rFonts w:hint="eastAsia" w:ascii="黑体" w:hAnsi="黑体" w:cs="黑体"/>
        </w:rPr>
      </w:pPr>
      <w:bookmarkStart w:id="334" w:name="_Ref56502887"/>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40</w:t>
      </w:r>
      <w:r>
        <w:rPr>
          <w:rFonts w:hint="eastAsia" w:ascii="黑体" w:hAnsi="黑体" w:cs="黑体"/>
        </w:rPr>
        <w:fldChar w:fldCharType="end"/>
      </w:r>
      <w:bookmarkEnd w:id="334"/>
      <w:r>
        <w:rPr>
          <w:rFonts w:hint="eastAsia" w:ascii="黑体" w:hAnsi="黑体" w:cs="黑体"/>
        </w:rPr>
        <w:t xml:space="preserve"> 文件传输完成通知</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2"/>
        <w:gridCol w:w="1736"/>
        <w:gridCol w:w="1808"/>
      </w:tblGrid>
      <w:tr w14:paraId="129DA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3402" w:type="dxa"/>
            <w:noWrap w:val="0"/>
            <w:vAlign w:val="center"/>
          </w:tcPr>
          <w:p w14:paraId="2C1B19F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内容</w:t>
            </w:r>
          </w:p>
        </w:tc>
        <w:tc>
          <w:tcPr>
            <w:tcW w:w="1736" w:type="dxa"/>
            <w:noWrap w:val="0"/>
            <w:vAlign w:val="center"/>
          </w:tcPr>
          <w:p w14:paraId="32C2C6B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数据格式</w:t>
            </w:r>
          </w:p>
        </w:tc>
        <w:tc>
          <w:tcPr>
            <w:tcW w:w="1808" w:type="dxa"/>
            <w:noWrap w:val="0"/>
            <w:vAlign w:val="center"/>
          </w:tcPr>
          <w:p w14:paraId="638E8C7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字节数</w:t>
            </w:r>
          </w:p>
        </w:tc>
      </w:tr>
      <w:tr w14:paraId="46CBE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4BF27CC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文件传输ID</w:t>
            </w:r>
          </w:p>
        </w:tc>
        <w:tc>
          <w:tcPr>
            <w:tcW w:w="1736" w:type="dxa"/>
            <w:noWrap w:val="0"/>
            <w:vAlign w:val="center"/>
          </w:tcPr>
          <w:p w14:paraId="4EC3133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5AFFD79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10473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5EB8EC9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延时启用时间</w:t>
            </w:r>
          </w:p>
        </w:tc>
        <w:tc>
          <w:tcPr>
            <w:tcW w:w="1736" w:type="dxa"/>
            <w:noWrap w:val="0"/>
            <w:vAlign w:val="center"/>
          </w:tcPr>
          <w:p w14:paraId="4ABEBA1F">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214FA46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bl>
    <w:p w14:paraId="231B741C">
      <w:pPr>
        <w:numPr>
          <w:ilvl w:val="1"/>
          <w:numId w:val="67"/>
        </w:numPr>
        <w:ind w:left="1259" w:hanging="419"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文件传输ID</w:t>
      </w:r>
    </w:p>
    <w:p w14:paraId="6E1E79C1">
      <w:pPr>
        <w:ind w:left="420"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与</w:t>
      </w:r>
      <w:r>
        <w:rPr>
          <w:rFonts w:hint="eastAsia" w:ascii="宋体" w:hAnsi="Times New Roman" w:eastAsia="宋体" w:cs="Times New Roman"/>
          <w:sz w:val="21"/>
          <w:lang w:val="en-US" w:eastAsia="zh-CN" w:bidi="ar-SA"/>
        </w:rPr>
        <w:fldChar w:fldCharType="begin"/>
      </w:r>
      <w:r>
        <w:rPr>
          <w:rFonts w:hint="eastAsia" w:ascii="宋体" w:hAnsi="Times New Roman" w:eastAsia="宋体" w:cs="Times New Roman"/>
          <w:sz w:val="21"/>
          <w:lang w:val="en-US" w:eastAsia="zh-CN" w:bidi="ar-SA"/>
        </w:rPr>
        <w:instrText xml:space="preserve"> REF _Ref56503138 \n \h </w:instrText>
      </w:r>
      <w:r>
        <w:rPr>
          <w:rFonts w:hint="eastAsia" w:ascii="宋体" w:hAnsi="Times New Roman" w:eastAsia="宋体" w:cs="Times New Roman"/>
          <w:sz w:val="21"/>
          <w:lang w:val="en-US" w:eastAsia="zh-CN" w:bidi="ar-SA"/>
        </w:rPr>
        <w:fldChar w:fldCharType="separate"/>
      </w:r>
      <w:r>
        <w:rPr>
          <w:rFonts w:hint="eastAsia" w:ascii="宋体" w:hAnsi="Times New Roman" w:eastAsia="宋体" w:cs="Times New Roman"/>
          <w:sz w:val="21"/>
          <w:lang w:val="en-US" w:eastAsia="zh-CN" w:bidi="ar-SA"/>
        </w:rPr>
        <w:t>10.3.1.2</w:t>
      </w:r>
      <w:r>
        <w:rPr>
          <w:rFonts w:hint="eastAsia" w:ascii="宋体" w:hAnsi="Times New Roman" w:eastAsia="宋体" w:cs="Times New Roman"/>
          <w:sz w:val="21"/>
          <w:lang w:val="en-US" w:eastAsia="zh-CN" w:bidi="ar-SA"/>
        </w:rPr>
        <w:fldChar w:fldCharType="end"/>
      </w:r>
      <w:r>
        <w:rPr>
          <w:rFonts w:hint="eastAsia" w:ascii="宋体" w:hAnsi="Times New Roman" w:eastAsia="宋体" w:cs="Times New Roman"/>
          <w:sz w:val="21"/>
          <w:lang w:val="en-US" w:eastAsia="zh-CN" w:bidi="ar-SA"/>
        </w:rPr>
        <w:t>中定义一致。（此处需要确认是否是10.3.1.2，原文不明确）</w:t>
      </w:r>
    </w:p>
    <w:p w14:paraId="54F3F692">
      <w:pPr>
        <w:numPr>
          <w:ilvl w:val="1"/>
          <w:numId w:val="67"/>
        </w:numPr>
        <w:ind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延时启用时间</w:t>
      </w:r>
    </w:p>
    <w:p w14:paraId="6CBBF841">
      <w:pPr>
        <w:ind w:left="420"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延时启用时间是指STA在收到该报文后等待N秒后启用该文件，单位：秒；收到本命令时，以最后一次收到该报文时间点为基准，重新计算延时时间。延时启用时间为0时，立即启用。如果是进行程序升级操作，通常升级完后设备需要重启后生效，则重启的时间应按照此参数执行。</w:t>
      </w:r>
    </w:p>
    <w:p w14:paraId="7D4C4361">
      <w:pPr>
        <w:numPr>
          <w:ilvl w:val="0"/>
          <w:numId w:val="66"/>
        </w:numPr>
        <w:ind w:left="839" w:hanging="419"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上行帧</w:t>
      </w:r>
    </w:p>
    <w:p w14:paraId="6550EE8E">
      <w:pPr>
        <w:ind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是否应答需根据响应标志位确定。</w:t>
      </w:r>
    </w:p>
    <w:p w14:paraId="49077407">
      <w:pPr>
        <w:pStyle w:val="20"/>
        <w:ind w:firstLine="0" w:firstLineChars="0"/>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41</w:t>
      </w:r>
      <w:r>
        <w:rPr>
          <w:rFonts w:hint="eastAsia" w:ascii="黑体" w:hAnsi="黑体" w:cs="黑体"/>
        </w:rPr>
        <w:fldChar w:fldCharType="end"/>
      </w:r>
      <w:r>
        <w:rPr>
          <w:rFonts w:hint="eastAsia" w:ascii="黑体" w:hAnsi="黑体" w:cs="黑体"/>
        </w:rPr>
        <w:t xml:space="preserve"> 文件传输完成应答</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2"/>
        <w:gridCol w:w="1736"/>
        <w:gridCol w:w="1808"/>
      </w:tblGrid>
      <w:tr w14:paraId="20A8A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59DDD856">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内容</w:t>
            </w:r>
          </w:p>
        </w:tc>
        <w:tc>
          <w:tcPr>
            <w:tcW w:w="1736" w:type="dxa"/>
            <w:noWrap w:val="0"/>
            <w:vAlign w:val="center"/>
          </w:tcPr>
          <w:p w14:paraId="7E634BF6">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数据格式</w:t>
            </w:r>
          </w:p>
        </w:tc>
        <w:tc>
          <w:tcPr>
            <w:tcW w:w="1808" w:type="dxa"/>
            <w:noWrap w:val="0"/>
            <w:vAlign w:val="center"/>
          </w:tcPr>
          <w:p w14:paraId="50E77018">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字节数</w:t>
            </w:r>
          </w:p>
        </w:tc>
      </w:tr>
      <w:tr w14:paraId="63090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19AD7121">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文件传输ID</w:t>
            </w:r>
          </w:p>
        </w:tc>
        <w:tc>
          <w:tcPr>
            <w:tcW w:w="1736" w:type="dxa"/>
            <w:noWrap w:val="0"/>
            <w:vAlign w:val="center"/>
          </w:tcPr>
          <w:p w14:paraId="29BE818A">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34C9BA77">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455C6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noWrap w:val="0"/>
            <w:vAlign w:val="center"/>
          </w:tcPr>
          <w:p w14:paraId="1B871090">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结果码</w:t>
            </w:r>
          </w:p>
        </w:tc>
        <w:tc>
          <w:tcPr>
            <w:tcW w:w="1736" w:type="dxa"/>
            <w:noWrap w:val="0"/>
            <w:vAlign w:val="center"/>
          </w:tcPr>
          <w:p w14:paraId="1BD4D41C">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noWrap w:val="0"/>
            <w:vAlign w:val="center"/>
          </w:tcPr>
          <w:p w14:paraId="3B0D9DA6">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bl>
    <w:p w14:paraId="0D0A2E88">
      <w:pPr>
        <w:ind w:firstLine="0" w:firstLineChars="0"/>
        <w:rPr>
          <w:rFonts w:ascii="Calibri" w:hAnsi="Calibri" w:cs="Times New Roman"/>
          <w:szCs w:val="24"/>
        </w:rPr>
      </w:pPr>
    </w:p>
    <w:p w14:paraId="47625B82">
      <w:pPr>
        <w:numPr>
          <w:ilvl w:val="0"/>
          <w:numId w:val="68"/>
        </w:numPr>
        <w:ind w:left="1259" w:hanging="419"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文件传输ID</w:t>
      </w:r>
    </w:p>
    <w:p w14:paraId="239C587F">
      <w:pPr>
        <w:ind w:left="420"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与下行报文一致。</w:t>
      </w:r>
    </w:p>
    <w:p w14:paraId="66D75018">
      <w:pPr>
        <w:numPr>
          <w:ilvl w:val="0"/>
          <w:numId w:val="68"/>
        </w:numPr>
        <w:ind w:left="1259" w:hanging="419"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结果码</w:t>
      </w:r>
    </w:p>
    <w:p w14:paraId="41FEDDF6">
      <w:pPr>
        <w:ind w:left="420" w:firstLine="420" w:firstLineChars="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0表示成功，其他值备用。</w:t>
      </w:r>
    </w:p>
    <w:p w14:paraId="39FA648E">
      <w:pPr>
        <w:keepNext/>
        <w:keepLines/>
        <w:widowControl w:val="0"/>
        <w:numPr>
          <w:ilvl w:val="3"/>
          <w:numId w:val="6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35" w:name="_Toc13728"/>
      <w:r>
        <w:rPr>
          <w:rFonts w:hint="eastAsia" w:ascii="黑体" w:hAnsi="黑体" w:eastAsia="黑体" w:cs="黑体"/>
          <w:kern w:val="2"/>
          <w:sz w:val="21"/>
          <w:szCs w:val="21"/>
          <w:lang w:val="en-US" w:eastAsia="zh-CN" w:bidi="ar-SA"/>
        </w:rPr>
        <w:t>保留</w:t>
      </w:r>
      <w:bookmarkEnd w:id="335"/>
    </w:p>
    <w:p w14:paraId="262D703F">
      <w:pPr>
        <w:ind w:firstLine="420" w:firstLineChars="200"/>
        <w:jc w:val="both"/>
      </w:pPr>
      <w:r>
        <w:rPr>
          <w:rFonts w:ascii="Times New Roman" w:hAnsi="Times New Roman" w:eastAsia="宋体" w:cs="Times New Roman"/>
          <w:sz w:val="21"/>
          <w:lang w:val="en-US" w:eastAsia="zh-CN" w:bidi="ar-SA"/>
        </w:rPr>
        <w:t>保留字节默认为0。</w:t>
      </w:r>
    </w:p>
    <w:p w14:paraId="29DFA370">
      <w:pPr>
        <w:numPr>
          <w:ilvl w:val="2"/>
          <w:numId w:val="58"/>
        </w:numPr>
        <w:adjustRightInd w:val="0"/>
        <w:snapToGrid w:val="0"/>
        <w:spacing w:before="120" w:after="120"/>
        <w:ind w:firstLineChars="0"/>
        <w:outlineLvl w:val="3"/>
        <w:rPr>
          <w:rFonts w:ascii="黑体" w:eastAsia="黑体"/>
          <w:szCs w:val="21"/>
        </w:rPr>
      </w:pPr>
      <w:bookmarkStart w:id="336" w:name="_Toc219190556"/>
      <w:r>
        <w:rPr>
          <w:rFonts w:ascii="黑体" w:eastAsia="黑体"/>
          <w:szCs w:val="21"/>
        </w:rPr>
        <w:t>上行业务报文格式</w:t>
      </w:r>
      <w:bookmarkEnd w:id="336"/>
    </w:p>
    <w:p w14:paraId="36F949E0">
      <w:pPr>
        <w:pStyle w:val="85"/>
        <w:ind w:firstLine="420"/>
        <w:rPr>
          <w:rFonts w:hint="eastAsia" w:ascii="宋体" w:hAnsi="宋体" w:cs="宋体"/>
        </w:rPr>
      </w:pPr>
      <w:r>
        <w:rPr>
          <w:rFonts w:hint="eastAsia" w:ascii="宋体" w:hAnsi="宋体" w:cs="宋体"/>
        </w:rPr>
        <w:t>上行为确认/否认帧。</w:t>
      </w:r>
    </w:p>
    <w:p w14:paraId="42D17D2E">
      <w:pPr>
        <w:numPr>
          <w:ilvl w:val="2"/>
          <w:numId w:val="58"/>
        </w:numPr>
        <w:adjustRightInd w:val="0"/>
        <w:snapToGrid w:val="0"/>
        <w:spacing w:before="120" w:after="120"/>
        <w:ind w:left="0" w:firstLine="0" w:firstLineChars="0"/>
        <w:outlineLvl w:val="3"/>
        <w:rPr>
          <w:rFonts w:ascii="黑体" w:eastAsia="黑体"/>
          <w:szCs w:val="21"/>
        </w:rPr>
      </w:pPr>
      <w:bookmarkStart w:id="337" w:name="_Toc219190557"/>
      <w:r>
        <w:rPr>
          <w:rFonts w:ascii="黑体" w:eastAsia="黑体"/>
          <w:szCs w:val="21"/>
        </w:rPr>
        <w:t>文件传输交互流程</w:t>
      </w:r>
      <w:bookmarkEnd w:id="337"/>
    </w:p>
    <w:p w14:paraId="7D93F911">
      <w:pPr>
        <w:widowControl/>
        <w:ind w:firstLine="420"/>
        <w:rPr>
          <w:rFonts w:ascii="宋体"/>
          <w:kern w:val="0"/>
          <w:szCs w:val="20"/>
        </w:rPr>
      </w:pPr>
      <w:r>
        <w:rPr>
          <w:rFonts w:hint="eastAsia" w:ascii="宋体"/>
          <w:kern w:val="0"/>
          <w:szCs w:val="20"/>
        </w:rPr>
        <w:t>文件传输交互流程如</w:t>
      </w:r>
      <w:r>
        <w:rPr>
          <w:rFonts w:ascii="宋体"/>
          <w:kern w:val="0"/>
          <w:szCs w:val="20"/>
        </w:rPr>
        <w:fldChar w:fldCharType="begin"/>
      </w:r>
      <w:r>
        <w:rPr>
          <w:rFonts w:ascii="宋体"/>
          <w:kern w:val="0"/>
          <w:szCs w:val="20"/>
        </w:rPr>
        <w:instrText xml:space="preserve"> </w:instrText>
      </w:r>
      <w:r>
        <w:rPr>
          <w:rFonts w:hint="eastAsia" w:ascii="宋体"/>
          <w:kern w:val="0"/>
          <w:szCs w:val="20"/>
        </w:rPr>
        <w:instrText xml:space="preserve">REF _Ref219888540 \r \h</w:instrText>
      </w:r>
      <w:r>
        <w:rPr>
          <w:rFonts w:ascii="宋体"/>
          <w:kern w:val="0"/>
          <w:szCs w:val="20"/>
        </w:rPr>
        <w:instrText xml:space="preserve"> </w:instrText>
      </w:r>
      <w:r>
        <w:rPr>
          <w:rFonts w:ascii="宋体"/>
          <w:kern w:val="0"/>
          <w:szCs w:val="20"/>
        </w:rPr>
        <w:fldChar w:fldCharType="separate"/>
      </w:r>
      <w:r>
        <w:rPr>
          <w:rFonts w:hint="eastAsia" w:ascii="宋体"/>
          <w:kern w:val="0"/>
          <w:szCs w:val="20"/>
        </w:rPr>
        <w:t>图</w:t>
      </w:r>
      <w:r>
        <w:rPr>
          <w:rFonts w:hint="eastAsia" w:ascii="宋体"/>
          <w:kern w:val="0"/>
          <w:szCs w:val="20"/>
          <w:lang w:val="en-US" w:eastAsia="zh-CN"/>
        </w:rPr>
        <w:t>4</w:t>
      </w:r>
      <w:r>
        <w:rPr>
          <w:rFonts w:ascii="宋体"/>
          <w:kern w:val="0"/>
          <w:szCs w:val="20"/>
        </w:rPr>
        <w:fldChar w:fldCharType="end"/>
      </w:r>
      <w:r>
        <w:rPr>
          <w:rFonts w:hint="eastAsia" w:ascii="宋体"/>
          <w:kern w:val="0"/>
          <w:szCs w:val="20"/>
        </w:rPr>
        <w:t>所示，具体步骤如下：</w:t>
      </w:r>
    </w:p>
    <w:p w14:paraId="30C7050D">
      <w:pPr>
        <w:widowControl/>
        <w:numPr>
          <w:ilvl w:val="0"/>
          <w:numId w:val="69"/>
        </w:numPr>
        <w:ind w:left="0" w:leftChars="0" w:hanging="420" w:firstLineChars="0"/>
        <w:rPr>
          <w:rFonts w:ascii="宋体"/>
          <w:kern w:val="0"/>
          <w:szCs w:val="20"/>
        </w:rPr>
      </w:pPr>
      <w:r>
        <w:rPr>
          <w:rFonts w:hint="eastAsia" w:ascii="宋体"/>
          <w:kern w:val="0"/>
          <w:szCs w:val="20"/>
        </w:rPr>
        <w:t>准备文件传输前，CCO给全网发清除下装命令，STA接收到后，准备接收新的升级指令。当文件传输过程中准备放弃剩余文件时，CCO可以给全网发送清除下装命令。</w:t>
      </w:r>
    </w:p>
    <w:p w14:paraId="5E199192">
      <w:pPr>
        <w:widowControl/>
        <w:numPr>
          <w:ilvl w:val="0"/>
          <w:numId w:val="69"/>
        </w:numPr>
        <w:ind w:left="0" w:leftChars="0" w:hanging="420" w:firstLineChars="0"/>
        <w:rPr>
          <w:rFonts w:ascii="宋体"/>
          <w:kern w:val="0"/>
          <w:szCs w:val="20"/>
        </w:rPr>
      </w:pPr>
      <w:r>
        <w:rPr>
          <w:rFonts w:hint="eastAsia" w:ascii="宋体"/>
          <w:kern w:val="0"/>
          <w:szCs w:val="20"/>
        </w:rPr>
        <w:t>开始文件传输时，CCO给全网发送文件信息报文，通知全网准备传输文件，包括传输的目标对象，以及待传输的文件信息等。如果STA接收本命令时，文件传输ID与以前收到的不一致，需要放弃以前接收到的数据，重新全新接收文件；</w:t>
      </w:r>
    </w:p>
    <w:p w14:paraId="15F283AE">
      <w:pPr>
        <w:widowControl/>
        <w:numPr>
          <w:ilvl w:val="0"/>
          <w:numId w:val="69"/>
        </w:numPr>
        <w:ind w:left="0" w:leftChars="0" w:hanging="420" w:firstLineChars="0"/>
        <w:rPr>
          <w:rFonts w:ascii="宋体"/>
          <w:kern w:val="0"/>
          <w:szCs w:val="20"/>
        </w:rPr>
      </w:pPr>
      <w:r>
        <w:rPr>
          <w:rFonts w:hint="eastAsia" w:ascii="宋体"/>
          <w:kern w:val="0"/>
          <w:szCs w:val="20"/>
        </w:rPr>
        <w:t>CCO下发文件数据报文；</w:t>
      </w:r>
    </w:p>
    <w:p w14:paraId="13B2646F">
      <w:pPr>
        <w:widowControl/>
        <w:numPr>
          <w:ilvl w:val="0"/>
          <w:numId w:val="69"/>
        </w:numPr>
        <w:ind w:left="0" w:leftChars="0" w:hanging="420" w:firstLineChars="0"/>
        <w:rPr>
          <w:rFonts w:ascii="宋体"/>
          <w:kern w:val="0"/>
          <w:szCs w:val="20"/>
        </w:rPr>
      </w:pPr>
      <w:r>
        <w:rPr>
          <w:rFonts w:hint="eastAsia" w:ascii="宋体"/>
          <w:kern w:val="0"/>
          <w:szCs w:val="20"/>
        </w:rPr>
        <w:t>C</w:t>
      </w:r>
      <w:r>
        <w:rPr>
          <w:rFonts w:ascii="宋体"/>
          <w:kern w:val="0"/>
          <w:szCs w:val="20"/>
        </w:rPr>
        <w:t>C</w:t>
      </w:r>
      <w:r>
        <w:rPr>
          <w:rFonts w:hint="eastAsia" w:ascii="宋体"/>
          <w:kern w:val="0"/>
          <w:szCs w:val="20"/>
        </w:rPr>
        <w:t>O查询STA收包情况，如果发现有缺失的包，可以有针对性补发；</w:t>
      </w:r>
      <w:r>
        <w:rPr>
          <w:rFonts w:hint="eastAsia" w:ascii="宋体" w:hAnsi="宋体" w:cs="宋体"/>
          <w:color w:val="FF0000"/>
          <w:spacing w:val="-1"/>
          <w:szCs w:val="24"/>
          <w:shd w:val="clear" w:color="auto" w:fill="FFFFFF" w:themeFill="background1"/>
        </w:rPr>
        <w:t>非升级目标厂家的STA模块应在查询收包情况时，返回“</w:t>
      </w:r>
      <w:r>
        <w:rPr>
          <w:rFonts w:ascii="宋体" w:hAnsi="宋体" w:cs="宋体"/>
          <w:color w:val="FF0000"/>
          <w:spacing w:val="-1"/>
          <w:szCs w:val="24"/>
          <w:shd w:val="clear" w:color="auto" w:fill="FFFFFF" w:themeFill="background1"/>
        </w:rPr>
        <w:t>文件已被</w:t>
      </w:r>
      <w:r>
        <w:rPr>
          <w:rFonts w:hint="eastAsia" w:ascii="宋体" w:hAnsi="宋体" w:cs="宋体"/>
          <w:color w:val="FF0000"/>
          <w:spacing w:val="-1"/>
          <w:szCs w:val="24"/>
          <w:shd w:val="clear" w:color="auto" w:fill="FFFFFF" w:themeFill="background1"/>
        </w:rPr>
        <w:t>STA</w:t>
      </w:r>
      <w:r>
        <w:rPr>
          <w:rFonts w:ascii="宋体" w:hAnsi="宋体" w:cs="宋体"/>
          <w:color w:val="FF0000"/>
          <w:spacing w:val="-1"/>
          <w:szCs w:val="24"/>
          <w:shd w:val="clear" w:color="auto" w:fill="FFFFFF" w:themeFill="background1"/>
        </w:rPr>
        <w:t>正确接收</w:t>
      </w:r>
      <w:r>
        <w:rPr>
          <w:rFonts w:hint="eastAsia" w:ascii="宋体" w:hAnsi="宋体" w:cs="宋体"/>
          <w:color w:val="FF0000"/>
          <w:spacing w:val="-1"/>
          <w:szCs w:val="24"/>
          <w:shd w:val="clear" w:color="auto" w:fill="FFFFFF" w:themeFill="background1"/>
        </w:rPr>
        <w:t>”状态；</w:t>
      </w:r>
      <w:r>
        <w:rPr>
          <w:rFonts w:hint="eastAsia" w:ascii="宋体"/>
          <w:kern w:val="0"/>
          <w:szCs w:val="20"/>
        </w:rPr>
        <w:t>如果文件包完整，则进入下一步；</w:t>
      </w:r>
    </w:p>
    <w:p w14:paraId="3DC3AEF8">
      <w:pPr>
        <w:widowControl/>
        <w:numPr>
          <w:ilvl w:val="0"/>
          <w:numId w:val="69"/>
        </w:numPr>
        <w:ind w:left="0" w:leftChars="0" w:hanging="420" w:firstLineChars="0"/>
        <w:rPr>
          <w:rFonts w:ascii="宋体"/>
          <w:kern w:val="0"/>
          <w:szCs w:val="20"/>
        </w:rPr>
      </w:pPr>
      <w:r>
        <w:rPr>
          <w:rFonts w:hint="eastAsia" w:ascii="宋体"/>
          <w:kern w:val="0"/>
          <w:szCs w:val="20"/>
        </w:rPr>
        <w:t>CCO全网发送文件传输完成通知，STA收到该命令后，执行以下操作：</w:t>
      </w:r>
    </w:p>
    <w:p w14:paraId="171C4639">
      <w:pPr>
        <w:widowControl/>
        <w:numPr>
          <w:ilvl w:val="0"/>
          <w:numId w:val="70"/>
        </w:numPr>
        <w:tabs>
          <w:tab w:val="left" w:pos="1260"/>
        </w:tabs>
        <w:ind w:left="839" w:hanging="419" w:firstLineChars="0"/>
        <w:rPr>
          <w:rFonts w:ascii="宋体"/>
          <w:kern w:val="0"/>
          <w:szCs w:val="20"/>
        </w:rPr>
      </w:pPr>
      <w:r>
        <w:rPr>
          <w:rFonts w:hint="eastAsia" w:ascii="宋体"/>
          <w:kern w:val="0"/>
          <w:szCs w:val="20"/>
        </w:rPr>
        <w:t>如果是给STA文件，则收到完成通知后，在指定的时间后应用新文件（如需要，可以重启）；</w:t>
      </w:r>
    </w:p>
    <w:p w14:paraId="32BEC24A">
      <w:pPr>
        <w:widowControl/>
        <w:numPr>
          <w:ilvl w:val="0"/>
          <w:numId w:val="70"/>
        </w:numPr>
        <w:tabs>
          <w:tab w:val="left" w:pos="1260"/>
        </w:tabs>
        <w:ind w:left="839" w:hanging="419" w:firstLineChars="0"/>
        <w:rPr>
          <w:rFonts w:ascii="宋体"/>
          <w:kern w:val="0"/>
          <w:szCs w:val="20"/>
        </w:rPr>
      </w:pPr>
      <w:r>
        <w:rPr>
          <w:rFonts w:hint="eastAsia" w:ascii="宋体"/>
          <w:kern w:val="0"/>
          <w:szCs w:val="20"/>
        </w:rPr>
        <w:t>如果是给采集器或电能表的文件，则收到完成通知后，在指定的时间后启动给采集器或电能表的文件传输流程。</w:t>
      </w:r>
    </w:p>
    <w:p w14:paraId="5B305298">
      <w:pPr>
        <w:ind w:firstLine="420" w:firstLineChars="0"/>
        <w:jc w:val="center"/>
        <w:rPr>
          <w:rFonts w:ascii="Calibri" w:hAnsi="Calibri"/>
          <w:szCs w:val="24"/>
        </w:rPr>
      </w:pPr>
      <w:r>
        <w:rPr>
          <w:rFonts w:ascii="Calibri" w:hAnsi="Calibri"/>
          <w:szCs w:val="24"/>
        </w:rPr>
        <w:drawing>
          <wp:inline distT="0" distB="0" distL="0" distR="0">
            <wp:extent cx="4120515" cy="5492115"/>
            <wp:effectExtent l="0" t="0" r="0" b="0"/>
            <wp:docPr id="15" name="图片 15"/>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121963" cy="5493997"/>
                    </a:xfrm>
                    <a:prstGeom prst="rect">
                      <a:avLst/>
                    </a:prstGeom>
                    <a:noFill/>
                    <a:ln>
                      <a:noFill/>
                    </a:ln>
                  </pic:spPr>
                </pic:pic>
              </a:graphicData>
            </a:graphic>
          </wp:inline>
        </w:drawing>
      </w:r>
    </w:p>
    <w:p w14:paraId="67DD7685">
      <w:pPr>
        <w:pStyle w:val="362"/>
        <w:widowControl/>
        <w:numPr>
          <w:ilvl w:val="0"/>
          <w:numId w:val="57"/>
        </w:numPr>
        <w:autoSpaceDE w:val="0"/>
        <w:autoSpaceDN w:val="0"/>
        <w:ind w:firstLineChars="0"/>
        <w:jc w:val="center"/>
        <w:rPr>
          <w:rFonts w:ascii="宋体" w:hAnsi="Arial" w:eastAsia="黑体" w:cs="Arial"/>
          <w:szCs w:val="20"/>
        </w:rPr>
      </w:pPr>
      <w:bookmarkStart w:id="338" w:name="_Ref219888540"/>
      <w:r>
        <w:rPr>
          <w:rFonts w:ascii="宋体" w:hAnsi="Arial" w:eastAsia="黑体" w:cs="Arial"/>
          <w:szCs w:val="20"/>
        </w:rPr>
        <w:t>文件传输流程</w:t>
      </w:r>
      <w:bookmarkEnd w:id="338"/>
    </w:p>
    <w:p w14:paraId="3C689817">
      <w:pPr>
        <w:autoSpaceDE w:val="0"/>
        <w:autoSpaceDN w:val="0"/>
        <w:ind w:firstLine="0" w:firstLineChars="0"/>
        <w:rPr>
          <w:rFonts w:ascii="宋体"/>
        </w:rPr>
      </w:pPr>
    </w:p>
    <w:p w14:paraId="52789800">
      <w:pPr>
        <w:numPr>
          <w:ilvl w:val="1"/>
          <w:numId w:val="58"/>
        </w:numPr>
        <w:adjustRightInd w:val="0"/>
        <w:snapToGrid w:val="0"/>
        <w:spacing w:before="120" w:after="120"/>
        <w:ind w:firstLineChars="0"/>
        <w:outlineLvl w:val="2"/>
        <w:rPr>
          <w:rFonts w:ascii="黑体" w:eastAsia="黑体"/>
          <w:szCs w:val="21"/>
        </w:rPr>
      </w:pPr>
      <w:bookmarkStart w:id="339" w:name="_Toc219190558"/>
      <w:r>
        <w:rPr>
          <w:rFonts w:hint="eastAsia" w:ascii="黑体" w:eastAsia="黑体"/>
          <w:szCs w:val="21"/>
        </w:rPr>
        <w:t>0x</w:t>
      </w:r>
      <w:r>
        <w:rPr>
          <w:rFonts w:ascii="黑体" w:eastAsia="黑体"/>
          <w:szCs w:val="21"/>
        </w:rPr>
        <w:t>03</w:t>
      </w:r>
      <w:r>
        <w:rPr>
          <w:rFonts w:hint="eastAsia" w:ascii="黑体" w:eastAsia="黑体"/>
          <w:szCs w:val="21"/>
        </w:rPr>
        <w:t>：</w:t>
      </w:r>
      <w:r>
        <w:rPr>
          <w:rFonts w:ascii="黑体" w:eastAsia="黑体"/>
          <w:szCs w:val="21"/>
        </w:rPr>
        <w:t>允许</w:t>
      </w:r>
      <w:r>
        <w:rPr>
          <w:rFonts w:hint="eastAsia" w:ascii="黑体" w:eastAsia="黑体"/>
          <w:szCs w:val="21"/>
        </w:rPr>
        <w:t>/禁止从节点事件</w:t>
      </w:r>
      <w:bookmarkEnd w:id="339"/>
    </w:p>
    <w:p w14:paraId="17DB9865">
      <w:pPr>
        <w:keepNext/>
        <w:keepLines/>
        <w:widowControl w:val="0"/>
        <w:numPr>
          <w:ilvl w:val="2"/>
          <w:numId w:val="71"/>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340" w:name="_Toc1193"/>
      <w:r>
        <w:rPr>
          <w:rFonts w:hint="eastAsia" w:ascii="黑体" w:hAnsi="黑体" w:eastAsia="黑体" w:cs="黑体"/>
          <w:color w:val="000000"/>
          <w:kern w:val="2"/>
          <w:sz w:val="21"/>
          <w:szCs w:val="21"/>
          <w:lang w:val="en-US" w:eastAsia="zh-CN" w:bidi="ar-SA"/>
        </w:rPr>
        <w:t>下行业务报文格式</w:t>
      </w:r>
      <w:bookmarkEnd w:id="340"/>
    </w:p>
    <w:p w14:paraId="65E737D9">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下行业务数据单元格式如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_Ref24280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42</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23693B7B">
      <w:pPr>
        <w:pStyle w:val="20"/>
        <w:ind w:firstLine="0" w:firstLineChars="0"/>
        <w:rPr>
          <w:rFonts w:hint="eastAsia" w:ascii="黑体" w:hAnsi="黑体" w:cs="黑体"/>
        </w:rPr>
      </w:pPr>
      <w:bookmarkStart w:id="341" w:name="_Ref24280"/>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42</w:t>
      </w:r>
      <w:r>
        <w:rPr>
          <w:rFonts w:hint="eastAsia" w:ascii="黑体" w:hAnsi="黑体" w:cs="黑体"/>
        </w:rPr>
        <w:fldChar w:fldCharType="end"/>
      </w:r>
      <w:r>
        <w:rPr>
          <w:rFonts w:hint="eastAsia" w:ascii="黑体" w:hAnsi="黑体" w:cs="黑体"/>
        </w:rPr>
        <w:t xml:space="preserve"> 允许/禁止从节点事件</w:t>
      </w:r>
      <w:bookmarkEnd w:id="341"/>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426"/>
        <w:gridCol w:w="4430"/>
      </w:tblGrid>
      <w:tr w14:paraId="7FE1B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6" w:type="dxa"/>
            <w:noWrap w:val="0"/>
            <w:vAlign w:val="center"/>
          </w:tcPr>
          <w:p w14:paraId="62C7B0A3">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字节数：1</w:t>
            </w:r>
          </w:p>
        </w:tc>
        <w:tc>
          <w:tcPr>
            <w:tcW w:w="4430" w:type="dxa"/>
            <w:noWrap w:val="0"/>
            <w:vAlign w:val="center"/>
          </w:tcPr>
          <w:p w14:paraId="29AE992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3</w:t>
            </w:r>
          </w:p>
        </w:tc>
      </w:tr>
      <w:tr w14:paraId="664EC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6" w:type="dxa"/>
            <w:noWrap w:val="0"/>
            <w:vAlign w:val="center"/>
          </w:tcPr>
          <w:p w14:paraId="772B86C3">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从节点事件标识</w:t>
            </w:r>
          </w:p>
        </w:tc>
        <w:tc>
          <w:tcPr>
            <w:tcW w:w="4430" w:type="dxa"/>
            <w:noWrap w:val="0"/>
            <w:vAlign w:val="center"/>
          </w:tcPr>
          <w:p w14:paraId="4E18865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保留</w:t>
            </w:r>
          </w:p>
        </w:tc>
      </w:tr>
      <w:tr w14:paraId="700EC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56" w:type="dxa"/>
            <w:gridSpan w:val="2"/>
            <w:noWrap w:val="0"/>
            <w:vAlign w:val="center"/>
          </w:tcPr>
          <w:p w14:paraId="7359DCB9">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74DF8EF8">
      <w:pPr>
        <w:ind w:firstLine="0" w:firstLineChars="0"/>
        <w:rPr>
          <w:rFonts w:ascii="Calibri" w:hAnsi="Calibri" w:cs="Times New Roman"/>
          <w:szCs w:val="24"/>
        </w:rPr>
      </w:pPr>
    </w:p>
    <w:p w14:paraId="59696A7D">
      <w:pPr>
        <w:keepNext/>
        <w:keepLines/>
        <w:widowControl w:val="0"/>
        <w:numPr>
          <w:ilvl w:val="2"/>
          <w:numId w:val="71"/>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342" w:name="_Toc17516"/>
      <w:r>
        <w:rPr>
          <w:rFonts w:hint="eastAsia" w:ascii="黑体" w:hAnsi="黑体" w:eastAsia="黑体" w:cs="黑体"/>
          <w:color w:val="000000"/>
          <w:kern w:val="2"/>
          <w:sz w:val="21"/>
          <w:szCs w:val="21"/>
          <w:lang w:val="en-US" w:eastAsia="zh-CN" w:bidi="ar-SA"/>
        </w:rPr>
        <w:t>从节点事件标识</w:t>
      </w:r>
      <w:bookmarkEnd w:id="342"/>
    </w:p>
    <w:p w14:paraId="5FE70DBD">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从节点事件标识含义如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_Ref24306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43</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59DF6699">
      <w:pPr>
        <w:pStyle w:val="20"/>
        <w:ind w:firstLine="0" w:firstLineChars="0"/>
        <w:rPr>
          <w:rFonts w:hint="eastAsia" w:ascii="黑体" w:hAnsi="黑体" w:cs="黑体"/>
        </w:rPr>
      </w:pPr>
      <w:bookmarkStart w:id="343" w:name="_Ref56505641"/>
      <w:bookmarkStart w:id="344" w:name="_Ref24306"/>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43</w:t>
      </w:r>
      <w:r>
        <w:rPr>
          <w:rFonts w:hint="eastAsia" w:ascii="黑体" w:hAnsi="黑体" w:cs="黑体"/>
        </w:rPr>
        <w:fldChar w:fldCharType="end"/>
      </w:r>
      <w:bookmarkEnd w:id="343"/>
      <w:r>
        <w:rPr>
          <w:rFonts w:hint="eastAsia" w:ascii="黑体" w:hAnsi="黑体" w:cs="黑体"/>
        </w:rPr>
        <w:t xml:space="preserve"> 从节点事件标识</w:t>
      </w:r>
      <w:bookmarkEnd w:id="344"/>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8"/>
        <w:gridCol w:w="2482"/>
      </w:tblGrid>
      <w:tr w14:paraId="687D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1B3E284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从节点事件标识</w:t>
            </w:r>
          </w:p>
        </w:tc>
        <w:tc>
          <w:tcPr>
            <w:tcW w:w="2482" w:type="dxa"/>
            <w:noWrap w:val="0"/>
            <w:vAlign w:val="center"/>
          </w:tcPr>
          <w:p w14:paraId="405114C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含义</w:t>
            </w:r>
          </w:p>
        </w:tc>
      </w:tr>
      <w:tr w14:paraId="2E10B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5D38117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0x00</w:t>
            </w:r>
          </w:p>
        </w:tc>
        <w:tc>
          <w:tcPr>
            <w:tcW w:w="2482" w:type="dxa"/>
            <w:noWrap w:val="0"/>
            <w:vAlign w:val="center"/>
          </w:tcPr>
          <w:p w14:paraId="5B1F282E">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禁止主动上报</w:t>
            </w:r>
          </w:p>
        </w:tc>
      </w:tr>
      <w:tr w14:paraId="573F8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6CF2D6B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0x01</w:t>
            </w:r>
          </w:p>
        </w:tc>
        <w:tc>
          <w:tcPr>
            <w:tcW w:w="2482" w:type="dxa"/>
            <w:noWrap w:val="0"/>
            <w:vAlign w:val="center"/>
          </w:tcPr>
          <w:p w14:paraId="7349735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允许主动上报</w:t>
            </w:r>
          </w:p>
        </w:tc>
      </w:tr>
      <w:tr w14:paraId="3B4C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51E3F391">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0x02~0xFF</w:t>
            </w:r>
          </w:p>
        </w:tc>
        <w:tc>
          <w:tcPr>
            <w:tcW w:w="2482" w:type="dxa"/>
            <w:noWrap w:val="0"/>
            <w:vAlign w:val="center"/>
          </w:tcPr>
          <w:p w14:paraId="296CB4A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r>
    </w:tbl>
    <w:p w14:paraId="03CB0EC6">
      <w:pPr>
        <w:ind w:firstLine="0" w:firstLineChars="0"/>
        <w:rPr>
          <w:rFonts w:ascii="Calibri" w:hAnsi="Calibri" w:cs="Times New Roman"/>
          <w:szCs w:val="24"/>
        </w:rPr>
      </w:pPr>
    </w:p>
    <w:p w14:paraId="695CB04F">
      <w:pPr>
        <w:keepNext/>
        <w:keepLines/>
        <w:widowControl w:val="0"/>
        <w:numPr>
          <w:ilvl w:val="3"/>
          <w:numId w:val="7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45" w:name="_Toc29892"/>
      <w:r>
        <w:rPr>
          <w:rFonts w:hint="eastAsia" w:ascii="黑体" w:hAnsi="黑体" w:eastAsia="黑体" w:cs="黑体"/>
          <w:kern w:val="2"/>
          <w:sz w:val="21"/>
          <w:szCs w:val="21"/>
          <w:lang w:val="en-US" w:eastAsia="zh-CN" w:bidi="ar-SA"/>
        </w:rPr>
        <w:t>保留</w:t>
      </w:r>
      <w:bookmarkEnd w:id="345"/>
    </w:p>
    <w:p w14:paraId="7AF01A2F">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默认填0。</w:t>
      </w:r>
    </w:p>
    <w:p w14:paraId="30805150">
      <w:pPr>
        <w:keepNext/>
        <w:keepLines/>
        <w:widowControl w:val="0"/>
        <w:numPr>
          <w:ilvl w:val="2"/>
          <w:numId w:val="71"/>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346" w:name="_Toc22085"/>
      <w:r>
        <w:rPr>
          <w:rFonts w:hint="eastAsia" w:ascii="黑体" w:hAnsi="黑体" w:eastAsia="黑体" w:cs="黑体"/>
          <w:color w:val="000000"/>
          <w:kern w:val="2"/>
          <w:sz w:val="21"/>
          <w:szCs w:val="21"/>
          <w:lang w:val="en-US" w:eastAsia="zh-CN" w:bidi="ar-SA"/>
        </w:rPr>
        <w:t>上行业务报文格式</w:t>
      </w:r>
      <w:bookmarkEnd w:id="346"/>
    </w:p>
    <w:p w14:paraId="1DC1BB50">
      <w:pPr>
        <w:ind w:firstLine="420" w:firstLineChars="200"/>
        <w:jc w:val="both"/>
        <w:rPr>
          <w:sz w:val="21"/>
          <w:szCs w:val="21"/>
        </w:rPr>
      </w:pPr>
      <w:r>
        <w:rPr>
          <w:rFonts w:hint="eastAsia" w:ascii="宋体" w:hAnsi="Times New Roman" w:eastAsia="宋体" w:cs="Times New Roman"/>
          <w:sz w:val="21"/>
          <w:szCs w:val="21"/>
          <w:lang w:val="en-US" w:eastAsia="zh-CN" w:bidi="ar-SA"/>
        </w:rPr>
        <w:t>上行为确认/否认帧。</w:t>
      </w:r>
    </w:p>
    <w:p w14:paraId="579DEBDB">
      <w:pPr>
        <w:numPr>
          <w:ilvl w:val="1"/>
          <w:numId w:val="58"/>
        </w:numPr>
        <w:adjustRightInd w:val="0"/>
        <w:snapToGrid w:val="0"/>
        <w:spacing w:before="120" w:after="120"/>
        <w:ind w:firstLineChars="0"/>
        <w:outlineLvl w:val="2"/>
        <w:rPr>
          <w:rFonts w:ascii="黑体" w:eastAsia="黑体"/>
          <w:szCs w:val="21"/>
        </w:rPr>
      </w:pPr>
      <w:bookmarkStart w:id="347" w:name="_Ref2768"/>
      <w:bookmarkStart w:id="348" w:name="_Ref2752"/>
      <w:bookmarkStart w:id="349" w:name="_Ref2778"/>
      <w:bookmarkStart w:id="350" w:name="_Toc219190559"/>
      <w:r>
        <w:rPr>
          <w:rFonts w:ascii="黑体" w:eastAsia="黑体"/>
          <w:szCs w:val="21"/>
        </w:rPr>
        <w:t>0</w:t>
      </w:r>
      <w:r>
        <w:rPr>
          <w:rFonts w:hint="eastAsia" w:ascii="黑体" w:eastAsia="黑体"/>
          <w:szCs w:val="21"/>
        </w:rPr>
        <w:t>x0</w:t>
      </w:r>
      <w:r>
        <w:rPr>
          <w:rFonts w:ascii="黑体" w:eastAsia="黑体"/>
          <w:szCs w:val="21"/>
        </w:rPr>
        <w:t>4</w:t>
      </w:r>
      <w:r>
        <w:rPr>
          <w:rFonts w:hint="eastAsia" w:ascii="黑体" w:eastAsia="黑体"/>
          <w:szCs w:val="21"/>
        </w:rPr>
        <w:t>：从节点重启</w:t>
      </w:r>
      <w:bookmarkEnd w:id="347"/>
      <w:bookmarkEnd w:id="348"/>
      <w:bookmarkEnd w:id="349"/>
      <w:bookmarkEnd w:id="350"/>
    </w:p>
    <w:p w14:paraId="64708BE3">
      <w:pPr>
        <w:keepNext/>
        <w:keepLines/>
        <w:widowControl w:val="0"/>
        <w:numPr>
          <w:ilvl w:val="2"/>
          <w:numId w:val="72"/>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351" w:name="_Toc14318"/>
      <w:r>
        <w:rPr>
          <w:rFonts w:hint="eastAsia" w:ascii="黑体" w:hAnsi="黑体" w:eastAsia="黑体" w:cs="黑体"/>
          <w:color w:val="000000"/>
          <w:kern w:val="2"/>
          <w:sz w:val="21"/>
          <w:szCs w:val="21"/>
          <w:lang w:val="en-US" w:eastAsia="zh-CN" w:bidi="ar-SA"/>
        </w:rPr>
        <w:t>下行业务报文格式</w:t>
      </w:r>
      <w:bookmarkEnd w:id="351"/>
    </w:p>
    <w:p w14:paraId="2FE63E66">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下行业务数据单元格式如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_Ref24597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44</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25CEDD11">
      <w:pPr>
        <w:pStyle w:val="20"/>
        <w:ind w:firstLine="0" w:firstLineChars="0"/>
        <w:rPr>
          <w:rFonts w:hint="eastAsia" w:ascii="黑体" w:hAnsi="黑体" w:cs="黑体"/>
        </w:rPr>
      </w:pPr>
      <w:bookmarkStart w:id="352" w:name="_Ref24597"/>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44</w:t>
      </w:r>
      <w:r>
        <w:rPr>
          <w:rFonts w:hint="eastAsia" w:ascii="黑体" w:hAnsi="黑体" w:cs="黑体"/>
        </w:rPr>
        <w:fldChar w:fldCharType="end"/>
      </w:r>
      <w:bookmarkEnd w:id="352"/>
      <w:r>
        <w:rPr>
          <w:rFonts w:hint="eastAsia" w:ascii="黑体" w:hAnsi="黑体" w:cs="黑体"/>
        </w:rPr>
        <w:t xml:space="preserve"> 从节点重启</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426"/>
        <w:gridCol w:w="4430"/>
      </w:tblGrid>
      <w:tr w14:paraId="2E7D5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6" w:type="dxa"/>
            <w:noWrap w:val="0"/>
            <w:vAlign w:val="center"/>
          </w:tcPr>
          <w:p w14:paraId="3739853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字节数：1</w:t>
            </w:r>
          </w:p>
        </w:tc>
        <w:tc>
          <w:tcPr>
            <w:tcW w:w="4430" w:type="dxa"/>
            <w:noWrap w:val="0"/>
            <w:vAlign w:val="center"/>
          </w:tcPr>
          <w:p w14:paraId="57DE22F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3</w:t>
            </w:r>
          </w:p>
        </w:tc>
      </w:tr>
      <w:tr w14:paraId="3FD7C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6" w:type="dxa"/>
            <w:noWrap w:val="0"/>
            <w:vAlign w:val="center"/>
          </w:tcPr>
          <w:p w14:paraId="6438378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延时重启时间</w:t>
            </w:r>
          </w:p>
        </w:tc>
        <w:tc>
          <w:tcPr>
            <w:tcW w:w="4430" w:type="dxa"/>
            <w:noWrap w:val="0"/>
            <w:vAlign w:val="center"/>
          </w:tcPr>
          <w:p w14:paraId="19B8EE0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保留</w:t>
            </w:r>
          </w:p>
        </w:tc>
      </w:tr>
      <w:tr w14:paraId="15CB8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56" w:type="dxa"/>
            <w:gridSpan w:val="2"/>
            <w:noWrap w:val="0"/>
            <w:vAlign w:val="center"/>
          </w:tcPr>
          <w:p w14:paraId="147AF57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0021557D">
      <w:pPr>
        <w:ind w:firstLine="0" w:firstLineChars="0"/>
        <w:rPr>
          <w:rFonts w:ascii="Calibri" w:hAnsi="Calibri" w:cs="Times New Roman"/>
          <w:szCs w:val="24"/>
        </w:rPr>
      </w:pPr>
    </w:p>
    <w:p w14:paraId="30762CDC">
      <w:pPr>
        <w:keepNext/>
        <w:keepLines/>
        <w:widowControl w:val="0"/>
        <w:numPr>
          <w:ilvl w:val="3"/>
          <w:numId w:val="72"/>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53" w:name="_Toc18556"/>
      <w:r>
        <w:rPr>
          <w:rFonts w:hint="eastAsia" w:ascii="黑体" w:hAnsi="黑体" w:eastAsia="黑体" w:cs="黑体"/>
          <w:kern w:val="2"/>
          <w:sz w:val="21"/>
          <w:szCs w:val="21"/>
          <w:lang w:val="en-US" w:eastAsia="zh-CN" w:bidi="ar-SA"/>
        </w:rPr>
        <w:t>延时重启时间</w:t>
      </w:r>
      <w:bookmarkEnd w:id="353"/>
    </w:p>
    <w:p w14:paraId="7697AB28">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指STA在收到该报文后等待N秒后重启，单位：秒；收到重复命令时，以最后一次收到该报文时间点为基准，重新计算延时时间。延时重启时间为0时，STA；立即重启。</w:t>
      </w:r>
    </w:p>
    <w:p w14:paraId="71926FD6">
      <w:pPr>
        <w:keepNext/>
        <w:keepLines/>
        <w:widowControl w:val="0"/>
        <w:numPr>
          <w:ilvl w:val="3"/>
          <w:numId w:val="72"/>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54" w:name="_Toc9884"/>
      <w:r>
        <w:rPr>
          <w:rFonts w:hint="eastAsia" w:ascii="黑体" w:hAnsi="黑体" w:eastAsia="黑体" w:cs="黑体"/>
          <w:kern w:val="2"/>
          <w:sz w:val="21"/>
          <w:szCs w:val="21"/>
          <w:lang w:val="en-US" w:eastAsia="zh-CN" w:bidi="ar-SA"/>
        </w:rPr>
        <w:t>保留</w:t>
      </w:r>
      <w:bookmarkEnd w:id="354"/>
    </w:p>
    <w:p w14:paraId="139C6053">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默认填0。</w:t>
      </w:r>
    </w:p>
    <w:p w14:paraId="11C1969B">
      <w:pPr>
        <w:keepNext/>
        <w:keepLines/>
        <w:widowControl w:val="0"/>
        <w:numPr>
          <w:ilvl w:val="2"/>
          <w:numId w:val="72"/>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355" w:name="_Toc32657"/>
      <w:r>
        <w:rPr>
          <w:rFonts w:hint="eastAsia" w:ascii="黑体" w:hAnsi="黑体" w:eastAsia="黑体" w:cs="黑体"/>
          <w:color w:val="000000"/>
          <w:kern w:val="2"/>
          <w:sz w:val="21"/>
          <w:szCs w:val="21"/>
          <w:lang w:val="en-US" w:eastAsia="zh-CN" w:bidi="ar-SA"/>
        </w:rPr>
        <w:t>上行业务报文格式</w:t>
      </w:r>
      <w:bookmarkEnd w:id="355"/>
    </w:p>
    <w:p w14:paraId="7E7ADA8C">
      <w:pPr>
        <w:pStyle w:val="2"/>
        <w:ind w:firstLine="420"/>
        <w:jc w:val="both"/>
        <w:rPr>
          <w:sz w:val="21"/>
          <w:szCs w:val="21"/>
        </w:rPr>
      </w:pPr>
      <w:r>
        <w:rPr>
          <w:rFonts w:hint="eastAsia" w:ascii="宋体" w:hAnsi="Times New Roman" w:eastAsia="宋体" w:cs="Times New Roman"/>
          <w:sz w:val="21"/>
          <w:szCs w:val="21"/>
          <w:lang w:val="en-US" w:eastAsia="zh-CN" w:bidi="ar-SA"/>
        </w:rPr>
        <w:t>上行为确认/否认帧。</w:t>
      </w:r>
    </w:p>
    <w:p w14:paraId="12853F10">
      <w:pPr>
        <w:numPr>
          <w:ilvl w:val="1"/>
          <w:numId w:val="58"/>
        </w:numPr>
        <w:adjustRightInd w:val="0"/>
        <w:snapToGrid w:val="0"/>
        <w:spacing w:before="120" w:after="120"/>
        <w:ind w:firstLineChars="0"/>
        <w:outlineLvl w:val="2"/>
        <w:rPr>
          <w:rFonts w:ascii="黑体" w:eastAsia="黑体"/>
          <w:szCs w:val="21"/>
        </w:rPr>
      </w:pPr>
      <w:bookmarkStart w:id="356" w:name="_Toc219190560"/>
      <w:bookmarkStart w:id="357" w:name="_Ref2873"/>
      <w:r>
        <w:rPr>
          <w:rFonts w:ascii="黑体" w:eastAsia="黑体"/>
          <w:szCs w:val="21"/>
        </w:rPr>
        <w:t>0</w:t>
      </w:r>
      <w:r>
        <w:rPr>
          <w:rFonts w:hint="eastAsia" w:ascii="黑体" w:eastAsia="黑体"/>
          <w:szCs w:val="21"/>
        </w:rPr>
        <w:t>x0</w:t>
      </w:r>
      <w:r>
        <w:rPr>
          <w:rFonts w:ascii="黑体" w:eastAsia="黑体"/>
          <w:szCs w:val="21"/>
        </w:rPr>
        <w:t>5</w:t>
      </w:r>
      <w:r>
        <w:rPr>
          <w:rFonts w:hint="eastAsia" w:ascii="黑体" w:eastAsia="黑体"/>
          <w:szCs w:val="21"/>
        </w:rPr>
        <w:t>：从节点信息查询</w:t>
      </w:r>
      <w:bookmarkEnd w:id="356"/>
      <w:bookmarkEnd w:id="357"/>
    </w:p>
    <w:p w14:paraId="2027CBA4">
      <w:pPr>
        <w:numPr>
          <w:ilvl w:val="2"/>
          <w:numId w:val="58"/>
        </w:numPr>
        <w:adjustRightInd w:val="0"/>
        <w:snapToGrid w:val="0"/>
        <w:spacing w:before="120" w:after="120"/>
        <w:ind w:firstLineChars="0"/>
        <w:outlineLvl w:val="3"/>
        <w:rPr>
          <w:rFonts w:ascii="黑体" w:eastAsia="黑体"/>
          <w:szCs w:val="21"/>
        </w:rPr>
      </w:pPr>
      <w:bookmarkStart w:id="358" w:name="_Toc219190561"/>
      <w:r>
        <w:rPr>
          <w:rFonts w:ascii="黑体" w:eastAsia="黑体"/>
          <w:szCs w:val="21"/>
        </w:rPr>
        <w:t>下行业务报文格式</w:t>
      </w:r>
      <w:bookmarkEnd w:id="358"/>
    </w:p>
    <w:p w14:paraId="0D7D61AF">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下行业务报文数据单元格式如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_Ref24812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45</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315E3D39">
      <w:pPr>
        <w:pStyle w:val="20"/>
        <w:ind w:firstLine="0" w:firstLineChars="0"/>
        <w:rPr>
          <w:rFonts w:hint="eastAsia" w:ascii="黑体" w:hAnsi="黑体" w:cs="黑体"/>
        </w:rPr>
      </w:pPr>
      <w:bookmarkStart w:id="359" w:name="_Ref24812"/>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45</w:t>
      </w:r>
      <w:r>
        <w:rPr>
          <w:rFonts w:hint="eastAsia" w:ascii="黑体" w:hAnsi="黑体" w:cs="黑体"/>
        </w:rPr>
        <w:fldChar w:fldCharType="end"/>
      </w:r>
      <w:bookmarkEnd w:id="359"/>
      <w:r>
        <w:rPr>
          <w:rFonts w:hint="eastAsia" w:ascii="黑体" w:hAnsi="黑体" w:cs="黑体"/>
        </w:rPr>
        <w:t xml:space="preserve"> 从节点信息查询</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99"/>
        <w:gridCol w:w="2219"/>
        <w:gridCol w:w="2219"/>
        <w:gridCol w:w="2219"/>
      </w:tblGrid>
      <w:tr w14:paraId="2DB77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99" w:type="dxa"/>
            <w:noWrap w:val="0"/>
            <w:vAlign w:val="center"/>
          </w:tcPr>
          <w:p w14:paraId="0FEEEEE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字节数：1</w:t>
            </w:r>
          </w:p>
        </w:tc>
        <w:tc>
          <w:tcPr>
            <w:tcW w:w="6657" w:type="dxa"/>
            <w:gridSpan w:val="3"/>
            <w:noWrap w:val="0"/>
            <w:vAlign w:val="center"/>
          </w:tcPr>
          <w:p w14:paraId="2495CAD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n</w:t>
            </w:r>
          </w:p>
        </w:tc>
      </w:tr>
      <w:tr w14:paraId="6F77D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99" w:type="dxa"/>
            <w:noWrap w:val="0"/>
            <w:vAlign w:val="center"/>
          </w:tcPr>
          <w:p w14:paraId="3873FA4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信息列表元素数量</w:t>
            </w:r>
          </w:p>
        </w:tc>
        <w:tc>
          <w:tcPr>
            <w:tcW w:w="2219" w:type="dxa"/>
            <w:noWrap w:val="0"/>
            <w:vAlign w:val="center"/>
          </w:tcPr>
          <w:p w14:paraId="2C97368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信息元素ID1</w:t>
            </w:r>
          </w:p>
        </w:tc>
        <w:tc>
          <w:tcPr>
            <w:tcW w:w="2219" w:type="dxa"/>
            <w:noWrap w:val="0"/>
            <w:vAlign w:val="center"/>
          </w:tcPr>
          <w:p w14:paraId="421887A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2219" w:type="dxa"/>
            <w:noWrap w:val="0"/>
            <w:vAlign w:val="center"/>
          </w:tcPr>
          <w:p w14:paraId="2FCED20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信息元素IDn</w:t>
            </w:r>
          </w:p>
        </w:tc>
      </w:tr>
      <w:tr w14:paraId="1CC61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56" w:type="dxa"/>
            <w:gridSpan w:val="4"/>
            <w:noWrap w:val="0"/>
            <w:vAlign w:val="center"/>
          </w:tcPr>
          <w:p w14:paraId="7439302E">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5B9A066B">
      <w:pPr>
        <w:numPr>
          <w:ilvl w:val="3"/>
          <w:numId w:val="73"/>
        </w:numPr>
        <w:adjustRightInd w:val="0"/>
        <w:snapToGrid w:val="0"/>
        <w:ind w:firstLineChars="0"/>
        <w:outlineLvl w:val="4"/>
        <w:rPr>
          <w:rFonts w:ascii="黑体" w:eastAsia="黑体"/>
          <w:color w:val="000000" w:themeColor="text1"/>
          <w:szCs w:val="21"/>
          <w14:textFill>
            <w14:solidFill>
              <w14:schemeClr w14:val="tx1"/>
            </w14:solidFill>
          </w14:textFill>
        </w:rPr>
      </w:pPr>
      <w:bookmarkStart w:id="360" w:name="_Toc219190562"/>
      <w:r>
        <w:rPr>
          <w:rFonts w:ascii="黑体" w:eastAsia="黑体"/>
          <w:color w:val="000000" w:themeColor="text1"/>
          <w:szCs w:val="21"/>
          <w14:textFill>
            <w14:solidFill>
              <w14:schemeClr w14:val="tx1"/>
            </w14:solidFill>
          </w14:textFill>
        </w:rPr>
        <w:t>信息列表元素数量</w:t>
      </w:r>
      <w:bookmarkEnd w:id="360"/>
    </w:p>
    <w:p w14:paraId="653C218A">
      <w:pPr>
        <w:pStyle w:val="85"/>
        <w:autoSpaceDE w:val="0"/>
        <w:autoSpaceDN w:val="0"/>
        <w:ind w:firstLine="420" w:firstLineChars="0"/>
        <w:rPr>
          <w:rFonts w:ascii="宋体"/>
          <w:iCs/>
          <w:color w:val="4472C4" w:themeColor="accent1"/>
          <w14:textFill>
            <w14:solidFill>
              <w14:schemeClr w14:val="accent1"/>
            </w14:solidFill>
          </w14:textFill>
        </w:rPr>
      </w:pPr>
      <w:r>
        <w:rPr>
          <w:rFonts w:hint="eastAsia"/>
        </w:rPr>
        <w:t>信息列表中元素的数量。</w:t>
      </w:r>
    </w:p>
    <w:p w14:paraId="12FAD5BD">
      <w:pPr>
        <w:numPr>
          <w:ilvl w:val="3"/>
          <w:numId w:val="73"/>
        </w:numPr>
        <w:adjustRightInd w:val="0"/>
        <w:snapToGrid w:val="0"/>
        <w:ind w:firstLineChars="0"/>
        <w:outlineLvl w:val="4"/>
        <w:rPr>
          <w:rFonts w:ascii="黑体" w:eastAsia="黑体"/>
          <w:szCs w:val="21"/>
        </w:rPr>
      </w:pPr>
      <w:bookmarkStart w:id="361" w:name="_Toc219190563"/>
      <w:r>
        <w:rPr>
          <w:rFonts w:ascii="黑体" w:eastAsia="黑体"/>
          <w:szCs w:val="21"/>
        </w:rPr>
        <w:t>信息列表</w:t>
      </w:r>
      <w:bookmarkEnd w:id="361"/>
    </w:p>
    <w:p w14:paraId="040664C3">
      <w:pPr>
        <w:autoSpaceDE w:val="0"/>
        <w:autoSpaceDN w:val="0"/>
        <w:ind w:left="420" w:firstLine="0" w:firstLineChars="0"/>
        <w:rPr>
          <w:rFonts w:hint="eastAsia" w:ascii="宋体" w:hAnsi="宋体" w:cs="宋体"/>
          <w:iCs/>
          <w:color w:val="4472C4" w:themeColor="accent1"/>
          <w14:textFill>
            <w14:solidFill>
              <w14:schemeClr w14:val="accent1"/>
            </w14:solidFill>
          </w14:textFill>
        </w:rPr>
      </w:pPr>
      <w:r>
        <w:rPr>
          <w:rFonts w:hint="eastAsia" w:ascii="宋体" w:hAnsi="宋体" w:cs="宋体"/>
          <w:iCs/>
          <w:color w:val="000000" w:themeColor="text1"/>
          <w14:textFill>
            <w14:solidFill>
              <w14:schemeClr w14:val="tx1"/>
            </w14:solidFill>
          </w14:textFill>
        </w:rPr>
        <w:t>信息列表中可包含1个或多个信息元素，可同时查询1个或多个信息，信息元素ID如</w:t>
      </w:r>
      <w:r>
        <w:rPr>
          <w:rFonts w:hint="eastAsia" w:ascii="宋体" w:hAnsi="宋体" w:cs="宋体"/>
          <w:iCs/>
          <w:color w:val="000000" w:themeColor="text1"/>
          <w:lang w:eastAsia="zh-CN"/>
          <w14:textFill>
            <w14:solidFill>
              <w14:schemeClr w14:val="tx1"/>
            </w14:solidFill>
          </w14:textFill>
        </w:rPr>
        <w:fldChar w:fldCharType="begin"/>
      </w:r>
      <w:r>
        <w:rPr>
          <w:rFonts w:hint="eastAsia" w:ascii="宋体" w:hAnsi="宋体" w:cs="宋体"/>
          <w:iCs/>
          <w:color w:val="000000" w:themeColor="text1"/>
          <w:lang w:eastAsia="zh-CN"/>
          <w14:textFill>
            <w14:solidFill>
              <w14:schemeClr w14:val="tx1"/>
            </w14:solidFill>
          </w14:textFill>
        </w:rPr>
        <w:instrText xml:space="preserve"> REF _Ref24953 \h </w:instrText>
      </w:r>
      <w:r>
        <w:rPr>
          <w:rFonts w:hint="eastAsia" w:ascii="宋体" w:hAnsi="宋体" w:cs="宋体"/>
          <w:iCs/>
          <w:color w:val="000000" w:themeColor="text1"/>
          <w:lang w:eastAsia="zh-CN"/>
          <w14:textFill>
            <w14:solidFill>
              <w14:schemeClr w14:val="tx1"/>
            </w14:solidFill>
          </w14:textFill>
        </w:rPr>
        <w:fldChar w:fldCharType="separate"/>
      </w:r>
      <w:r>
        <w:rPr>
          <w:rFonts w:hint="eastAsia" w:ascii="宋体" w:hAnsi="宋体" w:cs="宋体"/>
        </w:rPr>
        <w:t>表 46</w:t>
      </w:r>
      <w:r>
        <w:rPr>
          <w:rFonts w:hint="eastAsia" w:ascii="宋体" w:hAnsi="宋体" w:cs="宋体"/>
          <w:iCs/>
          <w:color w:val="000000" w:themeColor="text1"/>
          <w:lang w:eastAsia="zh-CN"/>
          <w14:textFill>
            <w14:solidFill>
              <w14:schemeClr w14:val="tx1"/>
            </w14:solidFill>
          </w14:textFill>
        </w:rPr>
        <w:fldChar w:fldCharType="end"/>
      </w:r>
      <w:r>
        <w:rPr>
          <w:rFonts w:hint="eastAsia" w:ascii="宋体" w:hAnsi="宋体" w:cs="宋体"/>
          <w:iCs/>
          <w:color w:val="000000" w:themeColor="text1"/>
          <w14:textFill>
            <w14:solidFill>
              <w14:schemeClr w14:val="tx1"/>
            </w14:solidFill>
          </w14:textFill>
        </w:rPr>
        <w:t>所示。</w:t>
      </w:r>
    </w:p>
    <w:p w14:paraId="36600F40">
      <w:pPr>
        <w:pStyle w:val="20"/>
        <w:keepNext/>
        <w:numPr>
          <w:ilvl w:val="-1"/>
          <w:numId w:val="0"/>
        </w:numPr>
        <w:ind w:firstLine="0" w:firstLineChars="0"/>
        <w:jc w:val="center"/>
        <w:rPr>
          <w:rFonts w:hint="eastAsia" w:ascii="黑体" w:hAnsi="黑体" w:eastAsia="黑体" w:cs="黑体"/>
          <w:szCs w:val="20"/>
        </w:rPr>
      </w:pPr>
      <w:bookmarkStart w:id="362" w:name="_Ref24953"/>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46</w:t>
      </w:r>
      <w:r>
        <w:rPr>
          <w:rFonts w:hint="eastAsia" w:ascii="黑体" w:hAnsi="黑体" w:cs="黑体"/>
        </w:rPr>
        <w:fldChar w:fldCharType="end"/>
      </w:r>
      <w:bookmarkEnd w:id="362"/>
      <w:r>
        <w:rPr>
          <w:rFonts w:hint="eastAsia" w:ascii="黑体" w:hAnsi="黑体" w:eastAsia="黑体" w:cs="黑体"/>
          <w:szCs w:val="20"/>
        </w:rPr>
        <w:t xml:space="preserve"> </w:t>
      </w:r>
      <w:bookmarkStart w:id="363" w:name="_Ref219888702"/>
      <w:r>
        <w:rPr>
          <w:rFonts w:hint="eastAsia" w:ascii="黑体" w:hAnsi="黑体" w:eastAsia="黑体" w:cs="黑体"/>
          <w:szCs w:val="20"/>
        </w:rPr>
        <w:t>信息列表说明</w:t>
      </w:r>
      <w:bookmarkEnd w:id="363"/>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3"/>
        <w:gridCol w:w="4275"/>
      </w:tblGrid>
      <w:tr w14:paraId="53D1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045437DA">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信息元素ID取值</w:t>
            </w:r>
          </w:p>
        </w:tc>
        <w:tc>
          <w:tcPr>
            <w:tcW w:w="4275" w:type="dxa"/>
            <w:tcBorders>
              <w:top w:val="single" w:color="auto" w:sz="4" w:space="0"/>
              <w:left w:val="single" w:color="auto" w:sz="4" w:space="0"/>
              <w:bottom w:val="single" w:color="auto" w:sz="4" w:space="0"/>
              <w:right w:val="single" w:color="auto" w:sz="4" w:space="0"/>
            </w:tcBorders>
            <w:vAlign w:val="center"/>
          </w:tcPr>
          <w:p w14:paraId="2DEF63B6">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说明</w:t>
            </w:r>
          </w:p>
        </w:tc>
      </w:tr>
      <w:tr w14:paraId="1181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18255E46">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0x00</w:t>
            </w:r>
          </w:p>
        </w:tc>
        <w:tc>
          <w:tcPr>
            <w:tcW w:w="4275" w:type="dxa"/>
            <w:tcBorders>
              <w:top w:val="single" w:color="auto" w:sz="4" w:space="0"/>
              <w:left w:val="single" w:color="auto" w:sz="4" w:space="0"/>
              <w:bottom w:val="single" w:color="auto" w:sz="4" w:space="0"/>
              <w:right w:val="single" w:color="auto" w:sz="4" w:space="0"/>
            </w:tcBorders>
            <w:vAlign w:val="center"/>
          </w:tcPr>
          <w:p w14:paraId="6C9E5721">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厂商代码，2字节ASCII</w:t>
            </w:r>
          </w:p>
        </w:tc>
      </w:tr>
      <w:tr w14:paraId="15B98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2E3B4EC7">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0x01</w:t>
            </w:r>
          </w:p>
        </w:tc>
        <w:tc>
          <w:tcPr>
            <w:tcW w:w="4275" w:type="dxa"/>
            <w:tcBorders>
              <w:top w:val="single" w:color="auto" w:sz="4" w:space="0"/>
              <w:left w:val="single" w:color="auto" w:sz="4" w:space="0"/>
              <w:bottom w:val="single" w:color="auto" w:sz="4" w:space="0"/>
              <w:right w:val="single" w:color="auto" w:sz="4" w:space="0"/>
            </w:tcBorders>
            <w:vAlign w:val="center"/>
          </w:tcPr>
          <w:p w14:paraId="3449FE9D">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软件版本信息（模块），2字节BCD码</w:t>
            </w:r>
          </w:p>
        </w:tc>
      </w:tr>
      <w:tr w14:paraId="6554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09F3E2B6">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0x02</w:t>
            </w:r>
          </w:p>
        </w:tc>
        <w:tc>
          <w:tcPr>
            <w:tcW w:w="4275" w:type="dxa"/>
            <w:tcBorders>
              <w:top w:val="single" w:color="auto" w:sz="4" w:space="0"/>
              <w:left w:val="single" w:color="auto" w:sz="4" w:space="0"/>
              <w:bottom w:val="single" w:color="auto" w:sz="4" w:space="0"/>
              <w:right w:val="single" w:color="auto" w:sz="4" w:space="0"/>
            </w:tcBorders>
            <w:vAlign w:val="center"/>
          </w:tcPr>
          <w:p w14:paraId="6C4D1CBB">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Bootloader版本号，1字节BIN</w:t>
            </w:r>
          </w:p>
        </w:tc>
      </w:tr>
      <w:tr w14:paraId="35CA1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69C69DE0">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0x03</w:t>
            </w:r>
          </w:p>
        </w:tc>
        <w:tc>
          <w:tcPr>
            <w:tcW w:w="4275" w:type="dxa"/>
            <w:tcBorders>
              <w:top w:val="single" w:color="auto" w:sz="4" w:space="0"/>
              <w:left w:val="single" w:color="auto" w:sz="4" w:space="0"/>
              <w:bottom w:val="single" w:color="auto" w:sz="4" w:space="0"/>
              <w:right w:val="single" w:color="auto" w:sz="4" w:space="0"/>
            </w:tcBorders>
            <w:vAlign w:val="center"/>
          </w:tcPr>
          <w:p w14:paraId="03A3964F">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升级文件CRC32，4字节BIN</w:t>
            </w:r>
          </w:p>
        </w:tc>
      </w:tr>
      <w:tr w14:paraId="6EC71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25269B50">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0x04</w:t>
            </w:r>
          </w:p>
        </w:tc>
        <w:tc>
          <w:tcPr>
            <w:tcW w:w="4275" w:type="dxa"/>
            <w:tcBorders>
              <w:top w:val="single" w:color="auto" w:sz="4" w:space="0"/>
              <w:left w:val="single" w:color="auto" w:sz="4" w:space="0"/>
              <w:bottom w:val="single" w:color="auto" w:sz="4" w:space="0"/>
              <w:right w:val="single" w:color="auto" w:sz="4" w:space="0"/>
            </w:tcBorders>
            <w:vAlign w:val="center"/>
          </w:tcPr>
          <w:p w14:paraId="552104EF">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升级文件长度，4字节BIN</w:t>
            </w:r>
          </w:p>
        </w:tc>
      </w:tr>
      <w:tr w14:paraId="6A94E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6729DA5A">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0x05</w:t>
            </w:r>
          </w:p>
        </w:tc>
        <w:tc>
          <w:tcPr>
            <w:tcW w:w="4275" w:type="dxa"/>
            <w:tcBorders>
              <w:top w:val="single" w:color="auto" w:sz="4" w:space="0"/>
              <w:left w:val="single" w:color="auto" w:sz="4" w:space="0"/>
              <w:bottom w:val="single" w:color="auto" w:sz="4" w:space="0"/>
              <w:right w:val="single" w:color="auto" w:sz="4" w:space="0"/>
            </w:tcBorders>
            <w:vAlign w:val="center"/>
          </w:tcPr>
          <w:p w14:paraId="4BAA97F8">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芯片厂商代码，2字节ASCII</w:t>
            </w:r>
          </w:p>
        </w:tc>
      </w:tr>
      <w:tr w14:paraId="068A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6D671AEA">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0x06</w:t>
            </w:r>
          </w:p>
        </w:tc>
        <w:tc>
          <w:tcPr>
            <w:tcW w:w="4275" w:type="dxa"/>
            <w:tcBorders>
              <w:top w:val="single" w:color="auto" w:sz="4" w:space="0"/>
              <w:left w:val="single" w:color="auto" w:sz="4" w:space="0"/>
              <w:bottom w:val="single" w:color="auto" w:sz="4" w:space="0"/>
              <w:right w:val="single" w:color="auto" w:sz="4" w:space="0"/>
            </w:tcBorders>
            <w:vAlign w:val="center"/>
          </w:tcPr>
          <w:p w14:paraId="2780780C">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固件发布日期（模块），3字节BIN</w:t>
            </w:r>
          </w:p>
        </w:tc>
      </w:tr>
      <w:tr w14:paraId="0296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7EEE8E4D">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0x07</w:t>
            </w:r>
          </w:p>
        </w:tc>
        <w:tc>
          <w:tcPr>
            <w:tcW w:w="4275" w:type="dxa"/>
            <w:tcBorders>
              <w:top w:val="single" w:color="auto" w:sz="4" w:space="0"/>
              <w:left w:val="single" w:color="auto" w:sz="4" w:space="0"/>
              <w:bottom w:val="single" w:color="auto" w:sz="4" w:space="0"/>
              <w:right w:val="single" w:color="auto" w:sz="4" w:space="0"/>
            </w:tcBorders>
            <w:vAlign w:val="center"/>
          </w:tcPr>
          <w:p w14:paraId="20D6213A">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文件传输扩展状态字：共8字节</w:t>
            </w:r>
          </w:p>
          <w:p w14:paraId="51C56E48">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BYTE[0] 前一次文件传输结束原因</w:t>
            </w:r>
          </w:p>
          <w:p w14:paraId="1E24B38C">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0：表示正常。（接收完成正常结束，或者从未进行过文件传输）；</w:t>
            </w:r>
          </w:p>
          <w:p w14:paraId="0108D136">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1：表示STA收到不认识的文件格式，拒收而结束；</w:t>
            </w:r>
          </w:p>
          <w:p w14:paraId="4A4EC5CE">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2：其他原因；</w:t>
            </w:r>
          </w:p>
          <w:p w14:paraId="4B074ABA">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其他值：保留；</w:t>
            </w:r>
          </w:p>
          <w:p w14:paraId="71CA8D2C">
            <w:pPr>
              <w:autoSpaceDE w:val="0"/>
              <w:autoSpaceDN w:val="0"/>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BYTE[1~7] 保留，默认0。</w:t>
            </w:r>
          </w:p>
        </w:tc>
      </w:tr>
      <w:tr w14:paraId="1984A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6AB98016">
            <w:pPr>
              <w:pStyle w:val="519"/>
              <w:rPr>
                <w:rFonts w:hint="eastAsia" w:ascii="宋体" w:hAnsi="宋体" w:cs="宋体"/>
              </w:rPr>
            </w:pPr>
            <w:r>
              <w:rPr>
                <w:rFonts w:hint="eastAsia" w:ascii="宋体" w:hAnsi="宋体" w:cs="宋体"/>
              </w:rPr>
              <w:t>0x08</w:t>
            </w:r>
          </w:p>
        </w:tc>
        <w:tc>
          <w:tcPr>
            <w:tcW w:w="4275" w:type="dxa"/>
            <w:tcBorders>
              <w:top w:val="single" w:color="auto" w:sz="4" w:space="0"/>
              <w:left w:val="single" w:color="auto" w:sz="4" w:space="0"/>
              <w:bottom w:val="single" w:color="auto" w:sz="4" w:space="0"/>
              <w:right w:val="single" w:color="auto" w:sz="4" w:space="0"/>
            </w:tcBorders>
            <w:vAlign w:val="center"/>
          </w:tcPr>
          <w:p w14:paraId="6973C620">
            <w:pPr>
              <w:pStyle w:val="519"/>
              <w:rPr>
                <w:rFonts w:hint="eastAsia" w:ascii="宋体" w:hAnsi="宋体" w:cs="宋体"/>
              </w:rPr>
            </w:pPr>
            <w:r>
              <w:rPr>
                <w:rFonts w:hint="eastAsia" w:ascii="宋体" w:hAnsi="宋体" w:cs="宋体"/>
              </w:rPr>
              <w:t>模块出厂MAC地址，6字节BIN，载波通信模块统一采用6字节MAC地址进行管理，例如：FF1010000001。当通信模块不支持模块出厂MAC地址或者读取错误时，填写全FF。</w:t>
            </w:r>
          </w:p>
        </w:tc>
      </w:tr>
      <w:tr w14:paraId="79E6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11F9C14A">
            <w:pPr>
              <w:pStyle w:val="519"/>
              <w:rPr>
                <w:rFonts w:hint="eastAsia" w:ascii="宋体" w:hAnsi="宋体" w:cs="宋体"/>
              </w:rPr>
            </w:pPr>
            <w:r>
              <w:rPr>
                <w:rFonts w:hint="eastAsia" w:ascii="宋体" w:hAnsi="宋体" w:cs="宋体"/>
              </w:rPr>
              <w:t>0x09</w:t>
            </w:r>
          </w:p>
        </w:tc>
        <w:tc>
          <w:tcPr>
            <w:tcW w:w="4275" w:type="dxa"/>
            <w:tcBorders>
              <w:top w:val="single" w:color="auto" w:sz="4" w:space="0"/>
              <w:left w:val="single" w:color="auto" w:sz="4" w:space="0"/>
              <w:bottom w:val="single" w:color="auto" w:sz="4" w:space="0"/>
              <w:right w:val="single" w:color="auto" w:sz="4" w:space="0"/>
            </w:tcBorders>
            <w:vAlign w:val="center"/>
          </w:tcPr>
          <w:p w14:paraId="3578E496">
            <w:pPr>
              <w:pStyle w:val="519"/>
              <w:rPr>
                <w:rFonts w:hint="eastAsia" w:ascii="宋体" w:hAnsi="宋体" w:cs="宋体"/>
              </w:rPr>
            </w:pPr>
            <w:r>
              <w:rPr>
                <w:rFonts w:hint="eastAsia" w:ascii="宋体" w:hAnsi="宋体" w:cs="宋体"/>
              </w:rPr>
              <w:t>硬件版本信息（模块），2字节BCD码</w:t>
            </w:r>
          </w:p>
        </w:tc>
      </w:tr>
      <w:tr w14:paraId="3160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0E07D228">
            <w:pPr>
              <w:pStyle w:val="519"/>
              <w:rPr>
                <w:rFonts w:hint="eastAsia" w:ascii="宋体" w:hAnsi="宋体" w:cs="宋体"/>
              </w:rPr>
            </w:pPr>
            <w:r>
              <w:rPr>
                <w:rFonts w:hint="eastAsia" w:ascii="宋体" w:hAnsi="宋体" w:cs="宋体"/>
              </w:rPr>
              <w:t>0x0A</w:t>
            </w:r>
          </w:p>
        </w:tc>
        <w:tc>
          <w:tcPr>
            <w:tcW w:w="4275" w:type="dxa"/>
            <w:tcBorders>
              <w:top w:val="single" w:color="auto" w:sz="4" w:space="0"/>
              <w:left w:val="single" w:color="auto" w:sz="4" w:space="0"/>
              <w:bottom w:val="single" w:color="auto" w:sz="4" w:space="0"/>
              <w:right w:val="single" w:color="auto" w:sz="4" w:space="0"/>
            </w:tcBorders>
            <w:vAlign w:val="center"/>
          </w:tcPr>
          <w:p w14:paraId="5D1608E5">
            <w:pPr>
              <w:pStyle w:val="519"/>
              <w:rPr>
                <w:rFonts w:hint="eastAsia" w:ascii="宋体" w:hAnsi="宋体" w:cs="宋体"/>
              </w:rPr>
            </w:pPr>
            <w:r>
              <w:rPr>
                <w:rFonts w:hint="eastAsia" w:ascii="宋体" w:hAnsi="宋体" w:cs="宋体"/>
              </w:rPr>
              <w:t>硬件发布日期（模块），3字节BIN</w:t>
            </w:r>
          </w:p>
        </w:tc>
      </w:tr>
      <w:tr w14:paraId="1CFC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4DF209A3">
            <w:pPr>
              <w:pStyle w:val="519"/>
              <w:rPr>
                <w:rFonts w:hint="eastAsia" w:ascii="宋体" w:hAnsi="宋体" w:cs="宋体"/>
              </w:rPr>
            </w:pPr>
            <w:r>
              <w:rPr>
                <w:rFonts w:hint="eastAsia" w:ascii="宋体" w:hAnsi="宋体" w:cs="宋体"/>
              </w:rPr>
              <w:t>0x0B</w:t>
            </w:r>
          </w:p>
        </w:tc>
        <w:tc>
          <w:tcPr>
            <w:tcW w:w="4275" w:type="dxa"/>
            <w:tcBorders>
              <w:top w:val="single" w:color="auto" w:sz="4" w:space="0"/>
              <w:left w:val="single" w:color="auto" w:sz="4" w:space="0"/>
              <w:bottom w:val="single" w:color="auto" w:sz="4" w:space="0"/>
              <w:right w:val="single" w:color="auto" w:sz="4" w:space="0"/>
            </w:tcBorders>
            <w:vAlign w:val="center"/>
          </w:tcPr>
          <w:p w14:paraId="59689A84">
            <w:pPr>
              <w:pStyle w:val="519"/>
              <w:rPr>
                <w:rFonts w:hint="eastAsia" w:ascii="宋体" w:hAnsi="宋体" w:cs="宋体"/>
              </w:rPr>
            </w:pPr>
            <w:r>
              <w:rPr>
                <w:rFonts w:hint="eastAsia" w:ascii="宋体" w:hAnsi="宋体" w:cs="宋体"/>
              </w:rPr>
              <w:t>软件版本号（芯片），2字节BCD码</w:t>
            </w:r>
          </w:p>
        </w:tc>
      </w:tr>
      <w:tr w14:paraId="070A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1FD8AEC4">
            <w:pPr>
              <w:pStyle w:val="519"/>
              <w:rPr>
                <w:rFonts w:hint="eastAsia" w:ascii="宋体" w:hAnsi="宋体" w:cs="宋体"/>
              </w:rPr>
            </w:pPr>
            <w:r>
              <w:rPr>
                <w:rFonts w:hint="eastAsia" w:ascii="宋体" w:hAnsi="宋体" w:cs="宋体"/>
              </w:rPr>
              <w:t>0x0C</w:t>
            </w:r>
          </w:p>
        </w:tc>
        <w:tc>
          <w:tcPr>
            <w:tcW w:w="4275" w:type="dxa"/>
            <w:tcBorders>
              <w:top w:val="single" w:color="auto" w:sz="4" w:space="0"/>
              <w:left w:val="single" w:color="auto" w:sz="4" w:space="0"/>
              <w:bottom w:val="single" w:color="auto" w:sz="4" w:space="0"/>
              <w:right w:val="single" w:color="auto" w:sz="4" w:space="0"/>
            </w:tcBorders>
            <w:vAlign w:val="center"/>
          </w:tcPr>
          <w:p w14:paraId="56B55F02">
            <w:pPr>
              <w:pStyle w:val="519"/>
              <w:rPr>
                <w:rFonts w:hint="eastAsia" w:ascii="宋体" w:hAnsi="宋体" w:cs="宋体"/>
              </w:rPr>
            </w:pPr>
            <w:r>
              <w:rPr>
                <w:rFonts w:hint="eastAsia" w:ascii="宋体" w:hAnsi="宋体" w:cs="宋体"/>
              </w:rPr>
              <w:t>软件发布日期（芯片），3字节BIN</w:t>
            </w:r>
          </w:p>
        </w:tc>
      </w:tr>
      <w:tr w14:paraId="4E8D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tcPr>
          <w:p w14:paraId="3E9C56E9">
            <w:pPr>
              <w:pStyle w:val="519"/>
              <w:rPr>
                <w:rFonts w:hint="eastAsia" w:ascii="宋体" w:hAnsi="宋体" w:cs="宋体"/>
              </w:rPr>
            </w:pPr>
            <w:r>
              <w:rPr>
                <w:rFonts w:hint="eastAsia" w:ascii="宋体" w:hAnsi="宋体" w:cs="宋体"/>
              </w:rPr>
              <w:t>0x0D</w:t>
            </w:r>
          </w:p>
        </w:tc>
        <w:tc>
          <w:tcPr>
            <w:tcW w:w="4275" w:type="dxa"/>
            <w:tcBorders>
              <w:top w:val="single" w:color="auto" w:sz="4" w:space="0"/>
              <w:left w:val="single" w:color="auto" w:sz="4" w:space="0"/>
              <w:bottom w:val="single" w:color="auto" w:sz="4" w:space="0"/>
              <w:right w:val="single" w:color="auto" w:sz="4" w:space="0"/>
            </w:tcBorders>
            <w:vAlign w:val="center"/>
          </w:tcPr>
          <w:p w14:paraId="0EBEF36D">
            <w:pPr>
              <w:pStyle w:val="519"/>
              <w:rPr>
                <w:rFonts w:hint="eastAsia" w:ascii="宋体" w:hAnsi="宋体" w:cs="宋体"/>
              </w:rPr>
            </w:pPr>
            <w:r>
              <w:rPr>
                <w:rFonts w:hint="eastAsia" w:ascii="宋体" w:hAnsi="宋体" w:cs="宋体"/>
              </w:rPr>
              <w:t>硬件版本号（芯片），2字节BCD码</w:t>
            </w:r>
          </w:p>
        </w:tc>
      </w:tr>
      <w:tr w14:paraId="7D7C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tcPr>
          <w:p w14:paraId="1FDDE836">
            <w:pPr>
              <w:pStyle w:val="519"/>
              <w:rPr>
                <w:rFonts w:hint="eastAsia" w:ascii="宋体" w:hAnsi="宋体" w:cs="宋体"/>
              </w:rPr>
            </w:pPr>
            <w:r>
              <w:rPr>
                <w:rFonts w:hint="eastAsia" w:ascii="宋体" w:hAnsi="宋体" w:cs="宋体"/>
              </w:rPr>
              <w:t>0x0E</w:t>
            </w:r>
          </w:p>
        </w:tc>
        <w:tc>
          <w:tcPr>
            <w:tcW w:w="4275" w:type="dxa"/>
            <w:tcBorders>
              <w:top w:val="single" w:color="auto" w:sz="4" w:space="0"/>
              <w:left w:val="single" w:color="auto" w:sz="4" w:space="0"/>
              <w:bottom w:val="single" w:color="auto" w:sz="4" w:space="0"/>
              <w:right w:val="single" w:color="auto" w:sz="4" w:space="0"/>
            </w:tcBorders>
            <w:vAlign w:val="center"/>
          </w:tcPr>
          <w:p w14:paraId="1F222F45">
            <w:pPr>
              <w:pStyle w:val="519"/>
              <w:rPr>
                <w:rFonts w:hint="eastAsia" w:ascii="宋体" w:hAnsi="宋体" w:cs="宋体"/>
              </w:rPr>
            </w:pPr>
            <w:r>
              <w:rPr>
                <w:rFonts w:hint="eastAsia" w:ascii="宋体" w:hAnsi="宋体" w:cs="宋体"/>
              </w:rPr>
              <w:t>硬件发布日期（芯片），3字节BIN</w:t>
            </w:r>
          </w:p>
        </w:tc>
      </w:tr>
      <w:tr w14:paraId="2C13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tcPr>
          <w:p w14:paraId="1E01C99C">
            <w:pPr>
              <w:pStyle w:val="519"/>
              <w:rPr>
                <w:rFonts w:hint="eastAsia" w:ascii="宋体" w:hAnsi="宋体" w:cs="宋体"/>
              </w:rPr>
            </w:pPr>
            <w:r>
              <w:rPr>
                <w:rFonts w:hint="eastAsia" w:ascii="宋体" w:hAnsi="宋体" w:cs="宋体"/>
              </w:rPr>
              <w:t>0x0F</w:t>
            </w:r>
          </w:p>
        </w:tc>
        <w:tc>
          <w:tcPr>
            <w:tcW w:w="4275" w:type="dxa"/>
            <w:tcBorders>
              <w:top w:val="single" w:color="auto" w:sz="4" w:space="0"/>
              <w:left w:val="single" w:color="auto" w:sz="4" w:space="0"/>
              <w:bottom w:val="single" w:color="auto" w:sz="4" w:space="0"/>
              <w:right w:val="single" w:color="auto" w:sz="4" w:space="0"/>
            </w:tcBorders>
            <w:vAlign w:val="center"/>
          </w:tcPr>
          <w:p w14:paraId="45A02762">
            <w:pPr>
              <w:pStyle w:val="519"/>
              <w:rPr>
                <w:rFonts w:hint="eastAsia" w:ascii="宋体" w:hAnsi="宋体" w:cs="宋体"/>
              </w:rPr>
            </w:pPr>
            <w:r>
              <w:rPr>
                <w:rFonts w:hint="eastAsia" w:ascii="宋体" w:hAnsi="宋体" w:cs="宋体"/>
              </w:rPr>
              <w:t>应用程序版本号，2字节BCD码</w:t>
            </w:r>
          </w:p>
        </w:tc>
      </w:tr>
      <w:tr w14:paraId="2D2F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tcPr>
          <w:p w14:paraId="3A6DEC21">
            <w:pPr>
              <w:pStyle w:val="519"/>
              <w:rPr>
                <w:rFonts w:hint="eastAsia" w:ascii="宋体" w:hAnsi="宋体" w:cs="宋体"/>
              </w:rPr>
            </w:pPr>
            <w:r>
              <w:rPr>
                <w:rFonts w:hint="eastAsia" w:ascii="宋体" w:hAnsi="宋体" w:cs="宋体"/>
              </w:rPr>
              <w:t>0x10</w:t>
            </w:r>
          </w:p>
        </w:tc>
        <w:tc>
          <w:tcPr>
            <w:tcW w:w="4275" w:type="dxa"/>
            <w:tcBorders>
              <w:top w:val="single" w:color="auto" w:sz="4" w:space="0"/>
              <w:left w:val="single" w:color="auto" w:sz="4" w:space="0"/>
              <w:bottom w:val="single" w:color="auto" w:sz="4" w:space="0"/>
              <w:right w:val="single" w:color="auto" w:sz="4" w:space="0"/>
            </w:tcBorders>
            <w:vAlign w:val="center"/>
          </w:tcPr>
          <w:p w14:paraId="260872F6">
            <w:pPr>
              <w:pStyle w:val="519"/>
              <w:rPr>
                <w:rFonts w:hint="eastAsia" w:ascii="宋体" w:hAnsi="宋体" w:cs="宋体"/>
              </w:rPr>
            </w:pPr>
            <w:r>
              <w:rPr>
                <w:rFonts w:hint="eastAsia" w:ascii="宋体" w:hAnsi="宋体" w:cs="宋体"/>
              </w:rPr>
              <w:t>通信模块资产编码，24字节</w:t>
            </w:r>
          </w:p>
        </w:tc>
      </w:tr>
      <w:tr w14:paraId="5192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vAlign w:val="center"/>
          </w:tcPr>
          <w:p w14:paraId="18FA6829">
            <w:pPr>
              <w:pStyle w:val="519"/>
              <w:rPr>
                <w:rFonts w:hint="eastAsia" w:ascii="宋体" w:hAnsi="宋体" w:cs="宋体"/>
                <w:color w:val="FF0000"/>
              </w:rPr>
            </w:pPr>
            <w:r>
              <w:rPr>
                <w:rFonts w:hint="eastAsia" w:ascii="宋体" w:hAnsi="宋体" w:cs="宋体"/>
                <w:color w:val="FF0000"/>
              </w:rPr>
              <w:t>0x11</w:t>
            </w:r>
          </w:p>
        </w:tc>
        <w:tc>
          <w:tcPr>
            <w:tcW w:w="4275" w:type="dxa"/>
            <w:tcBorders>
              <w:top w:val="single" w:color="auto" w:sz="4" w:space="0"/>
              <w:left w:val="single" w:color="auto" w:sz="4" w:space="0"/>
              <w:bottom w:val="single" w:color="auto" w:sz="4" w:space="0"/>
              <w:right w:val="single" w:color="auto" w:sz="4" w:space="0"/>
            </w:tcBorders>
            <w:vAlign w:val="center"/>
          </w:tcPr>
          <w:p w14:paraId="44D6BAF5">
            <w:pPr>
              <w:pStyle w:val="519"/>
              <w:rPr>
                <w:rFonts w:hint="eastAsia" w:ascii="宋体" w:hAnsi="宋体" w:cs="宋体"/>
                <w:color w:val="FF0000"/>
              </w:rPr>
            </w:pPr>
            <w:r>
              <w:rPr>
                <w:rFonts w:hint="eastAsia" w:ascii="宋体" w:hAnsi="宋体" w:cs="宋体"/>
                <w:color w:val="FF0000"/>
              </w:rPr>
              <w:t>设备信息 2字节：包含</w:t>
            </w:r>
          </w:p>
          <w:p w14:paraId="17FDF4D8">
            <w:pPr>
              <w:ind w:firstLine="0" w:firstLineChars="0"/>
              <w:jc w:val="center"/>
              <w:rPr>
                <w:rFonts w:hint="eastAsia" w:ascii="宋体" w:hAnsi="宋体" w:cs="宋体"/>
                <w:color w:val="FF0000"/>
                <w:kern w:val="0"/>
                <w:sz w:val="18"/>
                <w:szCs w:val="18"/>
              </w:rPr>
            </w:pPr>
            <w:r>
              <w:rPr>
                <w:rFonts w:hint="eastAsia" w:ascii="宋体" w:hAnsi="宋体" w:cs="宋体"/>
                <w:color w:val="FF0000"/>
                <w:kern w:val="0"/>
                <w:sz w:val="18"/>
                <w:szCs w:val="18"/>
              </w:rPr>
              <w:t>设备协议类型，1字节BIN，00H为透明传输；01H为 DL/T 645—1997；02H为 DL/T 645—2007；03H为DL/T698.45；004H~FFH保留。</w:t>
            </w:r>
          </w:p>
          <w:p w14:paraId="597AA829">
            <w:pPr>
              <w:pStyle w:val="519"/>
              <w:rPr>
                <w:rFonts w:hint="eastAsia" w:ascii="宋体" w:hAnsi="宋体" w:eastAsia="宋体" w:cs="宋体"/>
                <w:color w:val="FF0000"/>
                <w:spacing w:val="-5"/>
              </w:rPr>
            </w:pPr>
            <w:r>
              <w:rPr>
                <w:rFonts w:hint="eastAsia" w:ascii="宋体" w:hAnsi="宋体" w:cs="宋体"/>
                <w:color w:val="FF0000"/>
              </w:rPr>
              <w:t>设备类型，1字节BIN</w:t>
            </w:r>
          </w:p>
        </w:tc>
      </w:tr>
      <w:tr w14:paraId="2DDA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Borders>
              <w:top w:val="single" w:color="auto" w:sz="4" w:space="0"/>
              <w:left w:val="single" w:color="auto" w:sz="4" w:space="0"/>
              <w:bottom w:val="single" w:color="auto" w:sz="4" w:space="0"/>
              <w:right w:val="single" w:color="auto" w:sz="4" w:space="0"/>
            </w:tcBorders>
          </w:tcPr>
          <w:p w14:paraId="7BA53D4D">
            <w:pPr>
              <w:pStyle w:val="519"/>
              <w:rPr>
                <w:rFonts w:hint="eastAsia" w:ascii="宋体" w:hAnsi="宋体" w:cs="宋体"/>
                <w:color w:val="FF0000"/>
              </w:rPr>
            </w:pPr>
            <w:r>
              <w:rPr>
                <w:rFonts w:hint="eastAsia" w:ascii="宋体" w:hAnsi="宋体" w:cs="宋体"/>
                <w:color w:val="FF0000"/>
              </w:rPr>
              <w:t>0x12</w:t>
            </w:r>
          </w:p>
        </w:tc>
        <w:tc>
          <w:tcPr>
            <w:tcW w:w="4275" w:type="dxa"/>
            <w:tcBorders>
              <w:top w:val="single" w:color="auto" w:sz="4" w:space="0"/>
              <w:left w:val="single" w:color="auto" w:sz="4" w:space="0"/>
              <w:bottom w:val="single" w:color="auto" w:sz="4" w:space="0"/>
              <w:right w:val="single" w:color="auto" w:sz="4" w:space="0"/>
            </w:tcBorders>
            <w:vAlign w:val="center"/>
          </w:tcPr>
          <w:p w14:paraId="0D2DB739">
            <w:pPr>
              <w:pStyle w:val="519"/>
              <w:rPr>
                <w:rFonts w:hint="eastAsia" w:ascii="宋体" w:hAnsi="宋体" w:cs="宋体"/>
                <w:color w:val="FF0000"/>
              </w:rPr>
            </w:pPr>
            <w:r>
              <w:rPr>
                <w:rFonts w:hint="eastAsia" w:ascii="宋体" w:hAnsi="宋体" w:cs="宋体"/>
                <w:color w:val="FF0000"/>
              </w:rPr>
              <w:t>新一代特性，1字节BIN</w:t>
            </w:r>
          </w:p>
        </w:tc>
      </w:tr>
      <w:tr w14:paraId="1546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jc w:val="center"/>
        </w:trPr>
        <w:tc>
          <w:tcPr>
            <w:tcW w:w="2383" w:type="dxa"/>
            <w:tcBorders>
              <w:top w:val="single" w:color="auto" w:sz="4" w:space="0"/>
              <w:left w:val="single" w:color="auto" w:sz="4" w:space="0"/>
              <w:bottom w:val="single" w:color="auto" w:sz="4" w:space="0"/>
              <w:right w:val="single" w:color="auto" w:sz="4" w:space="0"/>
            </w:tcBorders>
            <w:vAlign w:val="center"/>
          </w:tcPr>
          <w:p w14:paraId="0CB5F0F0">
            <w:pPr>
              <w:pStyle w:val="519"/>
              <w:rPr>
                <w:rFonts w:hint="eastAsia" w:ascii="宋体" w:hAnsi="宋体" w:cs="宋体"/>
              </w:rPr>
            </w:pPr>
            <w:r>
              <w:rPr>
                <w:rFonts w:hint="eastAsia" w:ascii="宋体" w:hAnsi="宋体" w:cs="宋体"/>
              </w:rPr>
              <w:t>其它</w:t>
            </w:r>
          </w:p>
        </w:tc>
        <w:tc>
          <w:tcPr>
            <w:tcW w:w="4275" w:type="dxa"/>
            <w:tcBorders>
              <w:top w:val="single" w:color="auto" w:sz="4" w:space="0"/>
              <w:left w:val="single" w:color="auto" w:sz="4" w:space="0"/>
              <w:bottom w:val="single" w:color="auto" w:sz="4" w:space="0"/>
              <w:right w:val="single" w:color="auto" w:sz="4" w:space="0"/>
            </w:tcBorders>
            <w:vAlign w:val="center"/>
          </w:tcPr>
          <w:p w14:paraId="3AE8EFDE">
            <w:pPr>
              <w:pStyle w:val="519"/>
              <w:rPr>
                <w:rFonts w:hint="eastAsia" w:ascii="宋体" w:hAnsi="宋体" w:cs="宋体"/>
              </w:rPr>
            </w:pPr>
            <w:r>
              <w:rPr>
                <w:rFonts w:hint="eastAsia" w:ascii="宋体" w:hAnsi="宋体" w:cs="宋体"/>
              </w:rPr>
              <w:t>保留</w:t>
            </w:r>
          </w:p>
        </w:tc>
      </w:tr>
    </w:tbl>
    <w:p w14:paraId="68A9936E">
      <w:pPr>
        <w:numPr>
          <w:ilvl w:val="2"/>
          <w:numId w:val="58"/>
        </w:numPr>
        <w:adjustRightInd w:val="0"/>
        <w:snapToGrid w:val="0"/>
        <w:spacing w:before="120" w:after="120"/>
        <w:ind w:left="0" w:firstLine="0" w:firstLineChars="0"/>
        <w:outlineLvl w:val="3"/>
        <w:rPr>
          <w:rFonts w:ascii="黑体" w:eastAsia="黑体"/>
          <w:szCs w:val="21"/>
        </w:rPr>
      </w:pPr>
      <w:bookmarkStart w:id="364" w:name="_Toc219190564"/>
      <w:r>
        <w:rPr>
          <w:rFonts w:ascii="黑体" w:eastAsia="黑体"/>
          <w:szCs w:val="21"/>
        </w:rPr>
        <w:t>上行业务报文格式</w:t>
      </w:r>
      <w:bookmarkEnd w:id="364"/>
    </w:p>
    <w:p w14:paraId="2B6900CE">
      <w:pPr>
        <w:ind w:firstLine="0" w:firstLineChars="0"/>
        <w:rPr>
          <w:rFonts w:hint="eastAsia" w:ascii="宋体" w:hAnsi="宋体" w:cs="宋体"/>
          <w:szCs w:val="24"/>
        </w:rPr>
      </w:pPr>
      <w:r>
        <w:rPr>
          <w:rFonts w:hint="eastAsia" w:ascii="宋体" w:hAnsi="宋体" w:cs="宋体"/>
          <w:szCs w:val="24"/>
        </w:rPr>
        <w:t>上行业务报文数据单元格式如</w:t>
      </w:r>
      <w:r>
        <w:rPr>
          <w:rFonts w:hint="eastAsia" w:ascii="宋体" w:hAnsi="宋体" w:cs="宋体"/>
          <w:szCs w:val="24"/>
          <w:lang w:eastAsia="zh-CN"/>
        </w:rPr>
        <w:fldChar w:fldCharType="begin"/>
      </w:r>
      <w:r>
        <w:rPr>
          <w:rFonts w:hint="eastAsia" w:ascii="宋体" w:hAnsi="宋体" w:cs="宋体"/>
          <w:szCs w:val="24"/>
          <w:lang w:eastAsia="zh-CN"/>
        </w:rPr>
        <w:instrText xml:space="preserve"> REF _Ref25397 \h </w:instrText>
      </w:r>
      <w:r>
        <w:rPr>
          <w:rFonts w:hint="eastAsia" w:ascii="宋体" w:hAnsi="宋体" w:cs="宋体"/>
          <w:szCs w:val="24"/>
          <w:lang w:eastAsia="zh-CN"/>
        </w:rPr>
        <w:fldChar w:fldCharType="separate"/>
      </w:r>
      <w:r>
        <w:rPr>
          <w:rFonts w:hint="eastAsia" w:ascii="宋体" w:hAnsi="宋体" w:cs="宋体"/>
        </w:rPr>
        <w:t>表 47</w:t>
      </w:r>
      <w:r>
        <w:rPr>
          <w:rFonts w:hint="eastAsia" w:ascii="宋体" w:hAnsi="宋体" w:cs="宋体"/>
          <w:szCs w:val="24"/>
          <w:lang w:eastAsia="zh-CN"/>
        </w:rPr>
        <w:fldChar w:fldCharType="end"/>
      </w:r>
      <w:r>
        <w:rPr>
          <w:rFonts w:hint="eastAsia" w:ascii="宋体" w:hAnsi="宋体" w:cs="宋体"/>
          <w:szCs w:val="24"/>
        </w:rPr>
        <w:t>所示。</w:t>
      </w:r>
    </w:p>
    <w:p w14:paraId="57777926">
      <w:pPr>
        <w:pStyle w:val="20"/>
        <w:ind w:firstLine="0" w:firstLineChars="0"/>
        <w:rPr>
          <w:rFonts w:hint="eastAsia" w:ascii="黑体" w:hAnsi="黑体" w:cs="黑体"/>
        </w:rPr>
      </w:pPr>
      <w:bookmarkStart w:id="365" w:name="_Ref25397"/>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47</w:t>
      </w:r>
      <w:r>
        <w:rPr>
          <w:rFonts w:hint="eastAsia" w:ascii="黑体" w:hAnsi="黑体" w:cs="黑体"/>
        </w:rPr>
        <w:fldChar w:fldCharType="end"/>
      </w:r>
      <w:bookmarkEnd w:id="365"/>
      <w:r>
        <w:rPr>
          <w:rFonts w:hint="eastAsia" w:ascii="黑体" w:hAnsi="黑体" w:cs="黑体"/>
        </w:rPr>
        <w:t xml:space="preserve"> 从节点信息查询上行报文格式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99"/>
        <w:gridCol w:w="2219"/>
        <w:gridCol w:w="2219"/>
        <w:gridCol w:w="2219"/>
      </w:tblGrid>
      <w:tr w14:paraId="19107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99" w:type="dxa"/>
            <w:tcBorders>
              <w:top w:val="single" w:color="000000" w:sz="4" w:space="0"/>
              <w:left w:val="single" w:color="000000" w:sz="4" w:space="0"/>
              <w:bottom w:val="single" w:color="000000" w:sz="4" w:space="0"/>
              <w:right w:val="single" w:color="000000" w:sz="4" w:space="0"/>
            </w:tcBorders>
            <w:noWrap w:val="0"/>
            <w:vAlign w:val="center"/>
          </w:tcPr>
          <w:p w14:paraId="7678B51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字节数：1</w:t>
            </w:r>
          </w:p>
        </w:tc>
        <w:tc>
          <w:tcPr>
            <w:tcW w:w="6657" w:type="dxa"/>
            <w:gridSpan w:val="3"/>
            <w:tcBorders>
              <w:top w:val="single" w:color="000000" w:sz="4" w:space="0"/>
              <w:left w:val="single" w:color="000000" w:sz="4" w:space="0"/>
              <w:bottom w:val="single" w:color="000000" w:sz="4" w:space="0"/>
              <w:right w:val="single" w:color="000000" w:sz="4" w:space="0"/>
            </w:tcBorders>
            <w:noWrap w:val="0"/>
            <w:vAlign w:val="center"/>
          </w:tcPr>
          <w:p w14:paraId="02ABB3BA">
            <w:pPr>
              <w:widowControl w:val="0"/>
              <w:overflowPunct w:val="0"/>
              <w:adjustRightInd w:val="0"/>
              <w:snapToGrid w:val="0"/>
              <w:spacing w:line="240" w:lineRule="auto"/>
              <w:ind w:firstLine="0" w:firstLineChars="0"/>
              <w:jc w:val="center"/>
              <w:rPr>
                <w:rFonts w:hint="eastAsia" w:ascii="宋体" w:hAnsi="宋体" w:eastAsia="宋体" w:cs="宋体"/>
                <w:i/>
                <w:kern w:val="2"/>
                <w:sz w:val="18"/>
                <w:szCs w:val="18"/>
                <w:lang w:val="en-US" w:eastAsia="zh-CN" w:bidi="ar-SA"/>
              </w:rPr>
            </w:pPr>
            <w:r>
              <w:rPr>
                <w:rFonts w:hint="eastAsia" w:ascii="宋体" w:hAnsi="宋体" w:eastAsia="宋体" w:cs="宋体"/>
                <w:i/>
                <w:kern w:val="2"/>
                <w:sz w:val="18"/>
                <w:szCs w:val="18"/>
                <w:lang w:val="en-US" w:eastAsia="zh-CN" w:bidi="ar-SA"/>
              </w:rPr>
              <w:t>L</w:t>
            </w:r>
          </w:p>
        </w:tc>
      </w:tr>
      <w:tr w14:paraId="606CB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99" w:type="dxa"/>
            <w:tcBorders>
              <w:top w:val="single" w:color="000000" w:sz="4" w:space="0"/>
              <w:left w:val="single" w:color="000000" w:sz="4" w:space="0"/>
              <w:bottom w:val="single" w:color="000000" w:sz="4" w:space="0"/>
              <w:right w:val="single" w:color="000000" w:sz="4" w:space="0"/>
            </w:tcBorders>
            <w:noWrap w:val="0"/>
            <w:vAlign w:val="center"/>
          </w:tcPr>
          <w:p w14:paraId="37D62F6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信息列表元素数量</w:t>
            </w:r>
          </w:p>
        </w:tc>
        <w:tc>
          <w:tcPr>
            <w:tcW w:w="2219" w:type="dxa"/>
            <w:tcBorders>
              <w:top w:val="single" w:color="000000" w:sz="4" w:space="0"/>
              <w:left w:val="single" w:color="000000" w:sz="4" w:space="0"/>
              <w:bottom w:val="single" w:color="000000" w:sz="4" w:space="0"/>
              <w:right w:val="single" w:color="000000" w:sz="4" w:space="0"/>
            </w:tcBorders>
            <w:noWrap w:val="0"/>
            <w:vAlign w:val="center"/>
          </w:tcPr>
          <w:p w14:paraId="543B680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信息元素ID1信息</w:t>
            </w:r>
          </w:p>
        </w:tc>
        <w:tc>
          <w:tcPr>
            <w:tcW w:w="2219" w:type="dxa"/>
            <w:tcBorders>
              <w:top w:val="single" w:color="000000" w:sz="4" w:space="0"/>
              <w:left w:val="single" w:color="000000" w:sz="4" w:space="0"/>
              <w:bottom w:val="single" w:color="000000" w:sz="4" w:space="0"/>
              <w:right w:val="single" w:color="000000" w:sz="4" w:space="0"/>
            </w:tcBorders>
            <w:noWrap w:val="0"/>
            <w:vAlign w:val="center"/>
          </w:tcPr>
          <w:p w14:paraId="1353FAF2">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2219" w:type="dxa"/>
            <w:tcBorders>
              <w:top w:val="single" w:color="000000" w:sz="4" w:space="0"/>
              <w:left w:val="single" w:color="000000" w:sz="4" w:space="0"/>
              <w:bottom w:val="single" w:color="000000" w:sz="4" w:space="0"/>
              <w:right w:val="single" w:color="000000" w:sz="4" w:space="0"/>
            </w:tcBorders>
            <w:noWrap w:val="0"/>
            <w:vAlign w:val="center"/>
          </w:tcPr>
          <w:p w14:paraId="3D239759">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信息元素Id</w:t>
            </w:r>
            <w:r>
              <w:rPr>
                <w:rFonts w:hint="eastAsia" w:ascii="宋体" w:hAnsi="宋体" w:eastAsia="宋体" w:cs="宋体"/>
                <w:i/>
                <w:kern w:val="2"/>
                <w:sz w:val="18"/>
                <w:szCs w:val="18"/>
                <w:lang w:val="en-US" w:eastAsia="zh-CN" w:bidi="ar-SA"/>
              </w:rPr>
              <w:t>n</w:t>
            </w:r>
            <w:r>
              <w:rPr>
                <w:rFonts w:hint="eastAsia" w:ascii="宋体" w:hAnsi="宋体" w:eastAsia="宋体" w:cs="宋体"/>
                <w:kern w:val="2"/>
                <w:sz w:val="18"/>
                <w:szCs w:val="18"/>
                <w:lang w:val="en-US" w:eastAsia="zh-CN" w:bidi="ar-SA"/>
              </w:rPr>
              <w:t>信息</w:t>
            </w:r>
          </w:p>
        </w:tc>
      </w:tr>
      <w:tr w14:paraId="0820B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56" w:type="dxa"/>
            <w:gridSpan w:val="4"/>
            <w:tcBorders>
              <w:top w:val="single" w:color="000000" w:sz="4" w:space="0"/>
              <w:left w:val="single" w:color="000000" w:sz="4" w:space="0"/>
              <w:bottom w:val="single" w:color="000000" w:sz="4" w:space="0"/>
              <w:right w:val="single" w:color="000000" w:sz="4" w:space="0"/>
            </w:tcBorders>
            <w:noWrap w:val="0"/>
            <w:vAlign w:val="center"/>
          </w:tcPr>
          <w:p w14:paraId="52AA1A2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75673D5E">
      <w:pPr>
        <w:keepNext/>
        <w:keepLines/>
        <w:widowControl w:val="0"/>
        <w:numPr>
          <w:ilvl w:val="3"/>
          <w:numId w:val="74"/>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66" w:name="_Toc27818"/>
      <w:r>
        <w:rPr>
          <w:rFonts w:hint="eastAsia" w:ascii="黑体" w:hAnsi="黑体" w:eastAsia="黑体" w:cs="黑体"/>
          <w:kern w:val="2"/>
          <w:sz w:val="21"/>
          <w:szCs w:val="21"/>
          <w:lang w:val="en-US" w:eastAsia="zh-CN" w:bidi="ar-SA"/>
        </w:rPr>
        <w:t>信息列表元素数量</w:t>
      </w:r>
      <w:bookmarkEnd w:id="366"/>
    </w:p>
    <w:p w14:paraId="01948D35">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信息列表中元素的数量。</w:t>
      </w:r>
    </w:p>
    <w:p w14:paraId="32AEE47C">
      <w:pPr>
        <w:keepNext/>
        <w:keepLines/>
        <w:widowControl w:val="0"/>
        <w:numPr>
          <w:ilvl w:val="3"/>
          <w:numId w:val="74"/>
        </w:numPr>
        <w:bidi w:val="0"/>
        <w:adjustRightInd w:val="0"/>
        <w:snapToGrid w:val="0"/>
        <w:spacing w:before="0" w:beforeLines="0" w:beforeAutospacing="0" w:after="0" w:afterLines="0" w:afterAutospacing="0" w:line="240" w:lineRule="auto"/>
        <w:ind w:left="864" w:leftChars="0" w:hanging="864" w:firstLineChars="0"/>
        <w:jc w:val="both"/>
        <w:outlineLvl w:val="3"/>
        <w:rPr>
          <w:rFonts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信息列表</w:t>
      </w:r>
    </w:p>
    <w:p w14:paraId="77E42C24">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信息列表中包括多个信息元素的数据，每个信息元素数据单元的格式如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_Ref56514571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48</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10F47C4A">
      <w:pPr>
        <w:pStyle w:val="20"/>
        <w:ind w:firstLine="0" w:firstLineChars="0"/>
        <w:rPr>
          <w:rFonts w:hint="eastAsia" w:ascii="黑体" w:hAnsi="黑体" w:cs="黑体"/>
        </w:rPr>
      </w:pPr>
      <w:bookmarkStart w:id="367" w:name="_Ref56514571"/>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48</w:t>
      </w:r>
      <w:r>
        <w:rPr>
          <w:rFonts w:hint="eastAsia" w:ascii="黑体" w:hAnsi="黑体" w:cs="黑体"/>
        </w:rPr>
        <w:fldChar w:fldCharType="end"/>
      </w:r>
      <w:bookmarkEnd w:id="367"/>
      <w:r>
        <w:rPr>
          <w:rFonts w:hint="eastAsia" w:ascii="黑体" w:hAnsi="黑体" w:cs="黑体"/>
        </w:rPr>
        <w:t xml:space="preserve"> 信息元素数据单元格式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98"/>
        <w:gridCol w:w="1837"/>
        <w:gridCol w:w="2602"/>
      </w:tblGrid>
      <w:tr w14:paraId="53A5F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98" w:type="dxa"/>
            <w:tcBorders>
              <w:top w:val="single" w:color="000000" w:sz="4" w:space="0"/>
              <w:left w:val="single" w:color="000000" w:sz="4" w:space="0"/>
              <w:bottom w:val="single" w:color="000000" w:sz="4" w:space="0"/>
              <w:right w:val="single" w:color="000000" w:sz="4" w:space="0"/>
            </w:tcBorders>
            <w:noWrap w:val="0"/>
            <w:vAlign w:val="center"/>
          </w:tcPr>
          <w:p w14:paraId="6F1220BE">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字节数：1</w:t>
            </w:r>
          </w:p>
        </w:tc>
        <w:tc>
          <w:tcPr>
            <w:tcW w:w="1837" w:type="dxa"/>
            <w:tcBorders>
              <w:top w:val="single" w:color="000000" w:sz="4" w:space="0"/>
              <w:left w:val="single" w:color="000000" w:sz="4" w:space="0"/>
              <w:bottom w:val="single" w:color="000000" w:sz="4" w:space="0"/>
              <w:right w:val="single" w:color="000000" w:sz="4" w:space="0"/>
            </w:tcBorders>
            <w:noWrap w:val="0"/>
            <w:vAlign w:val="center"/>
          </w:tcPr>
          <w:p w14:paraId="214EE050">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w:t>
            </w:r>
          </w:p>
        </w:tc>
        <w:tc>
          <w:tcPr>
            <w:tcW w:w="2602" w:type="dxa"/>
            <w:tcBorders>
              <w:top w:val="single" w:color="000000" w:sz="4" w:space="0"/>
              <w:left w:val="single" w:color="000000" w:sz="4" w:space="0"/>
              <w:bottom w:val="single" w:color="000000" w:sz="4" w:space="0"/>
              <w:right w:val="single" w:color="000000" w:sz="4" w:space="0"/>
            </w:tcBorders>
            <w:noWrap w:val="0"/>
            <w:vAlign w:val="center"/>
          </w:tcPr>
          <w:p w14:paraId="691EAFDF">
            <w:pPr>
              <w:widowControl w:val="0"/>
              <w:overflowPunct w:val="0"/>
              <w:adjustRightInd w:val="0"/>
              <w:snapToGrid w:val="0"/>
              <w:spacing w:line="240" w:lineRule="auto"/>
              <w:ind w:firstLine="0" w:firstLineChars="0"/>
              <w:jc w:val="center"/>
              <w:rPr>
                <w:rFonts w:hint="eastAsia" w:ascii="宋体" w:hAnsi="宋体" w:eastAsia="宋体" w:cs="宋体"/>
                <w:i/>
                <w:kern w:val="2"/>
                <w:sz w:val="18"/>
                <w:szCs w:val="18"/>
                <w:lang w:val="en-US" w:eastAsia="zh-CN" w:bidi="ar-SA"/>
              </w:rPr>
            </w:pPr>
            <w:r>
              <w:rPr>
                <w:rFonts w:hint="eastAsia" w:ascii="宋体" w:hAnsi="宋体" w:eastAsia="宋体" w:cs="宋体"/>
                <w:i/>
                <w:kern w:val="2"/>
                <w:sz w:val="18"/>
                <w:szCs w:val="18"/>
                <w:lang w:val="en-US" w:eastAsia="zh-CN" w:bidi="ar-SA"/>
              </w:rPr>
              <w:t>L</w:t>
            </w:r>
          </w:p>
        </w:tc>
      </w:tr>
      <w:tr w14:paraId="68D99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98" w:type="dxa"/>
            <w:tcBorders>
              <w:top w:val="single" w:color="000000" w:sz="4" w:space="0"/>
              <w:left w:val="single" w:color="000000" w:sz="4" w:space="0"/>
              <w:bottom w:val="single" w:color="000000" w:sz="4" w:space="0"/>
              <w:right w:val="single" w:color="000000" w:sz="4" w:space="0"/>
            </w:tcBorders>
            <w:noWrap w:val="0"/>
            <w:vAlign w:val="center"/>
          </w:tcPr>
          <w:p w14:paraId="451837E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元素ID</w:t>
            </w:r>
          </w:p>
        </w:tc>
        <w:tc>
          <w:tcPr>
            <w:tcW w:w="1837" w:type="dxa"/>
            <w:tcBorders>
              <w:top w:val="single" w:color="000000" w:sz="4" w:space="0"/>
              <w:left w:val="single" w:color="000000" w:sz="4" w:space="0"/>
              <w:bottom w:val="single" w:color="000000" w:sz="4" w:space="0"/>
              <w:right w:val="single" w:color="000000" w:sz="4" w:space="0"/>
            </w:tcBorders>
            <w:noWrap w:val="0"/>
            <w:vAlign w:val="center"/>
          </w:tcPr>
          <w:p w14:paraId="21AD9AE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元素数据长度</w:t>
            </w:r>
          </w:p>
        </w:tc>
        <w:tc>
          <w:tcPr>
            <w:tcW w:w="2602" w:type="dxa"/>
            <w:tcBorders>
              <w:top w:val="single" w:color="000000" w:sz="4" w:space="0"/>
              <w:left w:val="single" w:color="000000" w:sz="4" w:space="0"/>
              <w:bottom w:val="single" w:color="000000" w:sz="4" w:space="0"/>
              <w:right w:val="single" w:color="000000" w:sz="4" w:space="0"/>
            </w:tcBorders>
            <w:noWrap w:val="0"/>
            <w:vAlign w:val="center"/>
          </w:tcPr>
          <w:p w14:paraId="2FC3EEE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信息数据</w:t>
            </w:r>
          </w:p>
        </w:tc>
      </w:tr>
      <w:tr w14:paraId="0E9E4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37" w:type="dxa"/>
            <w:gridSpan w:val="3"/>
            <w:tcBorders>
              <w:top w:val="single" w:color="000000" w:sz="4" w:space="0"/>
              <w:left w:val="single" w:color="000000" w:sz="4" w:space="0"/>
              <w:bottom w:val="single" w:color="000000" w:sz="4" w:space="0"/>
              <w:right w:val="single" w:color="000000" w:sz="4" w:space="0"/>
            </w:tcBorders>
            <w:noWrap w:val="0"/>
            <w:vAlign w:val="center"/>
          </w:tcPr>
          <w:p w14:paraId="51DC6DA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信息元素数据单元</w:t>
            </w:r>
          </w:p>
        </w:tc>
      </w:tr>
    </w:tbl>
    <w:p w14:paraId="06B29A65">
      <w:pPr>
        <w:numPr>
          <w:ilvl w:val="1"/>
          <w:numId w:val="58"/>
        </w:numPr>
        <w:adjustRightInd w:val="0"/>
        <w:snapToGrid w:val="0"/>
        <w:spacing w:before="120" w:after="120"/>
        <w:ind w:firstLineChars="0"/>
        <w:outlineLvl w:val="2"/>
        <w:rPr>
          <w:rFonts w:ascii="黑体" w:eastAsia="黑体"/>
          <w:szCs w:val="21"/>
        </w:rPr>
      </w:pPr>
      <w:bookmarkStart w:id="368" w:name="_Toc219190565"/>
      <w:r>
        <w:rPr>
          <w:rFonts w:ascii="黑体" w:eastAsia="黑体"/>
          <w:szCs w:val="21"/>
        </w:rPr>
        <w:t>0x06</w:t>
      </w:r>
      <w:r>
        <w:rPr>
          <w:rFonts w:hint="eastAsia" w:ascii="黑体" w:eastAsia="黑体"/>
          <w:szCs w:val="21"/>
        </w:rPr>
        <w:t>：</w:t>
      </w:r>
      <w:r>
        <w:rPr>
          <w:rFonts w:ascii="黑体" w:eastAsia="黑体"/>
          <w:szCs w:val="21"/>
        </w:rPr>
        <w:t>下发通信地址映射表列表</w:t>
      </w:r>
      <w:bookmarkEnd w:id="368"/>
    </w:p>
    <w:p w14:paraId="56A0006C">
      <w:pPr>
        <w:keepNext/>
        <w:keepLines/>
        <w:widowControl w:val="0"/>
        <w:numPr>
          <w:ilvl w:val="2"/>
          <w:numId w:val="75"/>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369" w:name="_Toc21794"/>
      <w:r>
        <w:rPr>
          <w:rFonts w:hint="eastAsia" w:ascii="黑体" w:hAnsi="黑体" w:eastAsia="黑体" w:cs="黑体"/>
          <w:color w:val="000000"/>
          <w:kern w:val="2"/>
          <w:sz w:val="21"/>
          <w:szCs w:val="21"/>
          <w:lang w:val="en-US" w:eastAsia="zh-CN" w:bidi="ar-SA"/>
        </w:rPr>
        <w:t>下行业务报文格式</w:t>
      </w:r>
      <w:bookmarkEnd w:id="369"/>
    </w:p>
    <w:p w14:paraId="31C0B919">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下行业务数据单元格式如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_Ref25681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49</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2E005EFA">
      <w:pPr>
        <w:pStyle w:val="20"/>
        <w:ind w:firstLine="0" w:firstLineChars="0"/>
        <w:rPr>
          <w:rFonts w:hint="eastAsia" w:ascii="黑体" w:hAnsi="黑体" w:cs="黑体"/>
        </w:rPr>
      </w:pPr>
      <w:bookmarkStart w:id="370" w:name="_Ref25681"/>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49</w:t>
      </w:r>
      <w:r>
        <w:rPr>
          <w:rFonts w:hint="eastAsia" w:ascii="黑体" w:hAnsi="黑体" w:cs="黑体"/>
        </w:rPr>
        <w:fldChar w:fldCharType="end"/>
      </w:r>
      <w:bookmarkEnd w:id="370"/>
      <w:r>
        <w:rPr>
          <w:rFonts w:hint="eastAsia" w:ascii="黑体" w:hAnsi="黑体" w:cs="黑体"/>
        </w:rPr>
        <w:t xml:space="preserve"> </w:t>
      </w:r>
      <w:r>
        <w:rPr>
          <w:rFonts w:hint="eastAsia" w:ascii="黑体" w:hAnsi="黑体" w:cs="黑体"/>
          <w:szCs w:val="22"/>
        </w:rPr>
        <w:t>下行业务数据单元格式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03"/>
        <w:gridCol w:w="674"/>
        <w:gridCol w:w="1709"/>
        <w:gridCol w:w="1726"/>
        <w:gridCol w:w="1676"/>
      </w:tblGrid>
      <w:tr w14:paraId="62D42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3" w:type="dxa"/>
            <w:tcBorders>
              <w:top w:val="single" w:color="000000" w:sz="4" w:space="0"/>
              <w:left w:val="single" w:color="000000" w:sz="4" w:space="0"/>
              <w:bottom w:val="single" w:color="000000" w:sz="4" w:space="0"/>
              <w:right w:val="single" w:color="000000" w:sz="4" w:space="0"/>
            </w:tcBorders>
            <w:noWrap w:val="0"/>
            <w:vAlign w:val="center"/>
          </w:tcPr>
          <w:p w14:paraId="625F681E">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字节数：1</w:t>
            </w:r>
          </w:p>
        </w:tc>
        <w:tc>
          <w:tcPr>
            <w:tcW w:w="674" w:type="dxa"/>
            <w:tcBorders>
              <w:top w:val="single" w:color="000000" w:sz="4" w:space="0"/>
              <w:left w:val="single" w:color="000000" w:sz="4" w:space="0"/>
              <w:bottom w:val="single" w:color="000000" w:sz="4" w:space="0"/>
              <w:right w:val="single" w:color="000000" w:sz="4" w:space="0"/>
            </w:tcBorders>
            <w:noWrap w:val="0"/>
            <w:vAlign w:val="center"/>
          </w:tcPr>
          <w:p w14:paraId="24CDEC9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3</w:t>
            </w:r>
          </w:p>
        </w:tc>
        <w:tc>
          <w:tcPr>
            <w:tcW w:w="5111" w:type="dxa"/>
            <w:gridSpan w:val="3"/>
            <w:tcBorders>
              <w:top w:val="single" w:color="000000" w:sz="4" w:space="0"/>
              <w:left w:val="single" w:color="000000" w:sz="4" w:space="0"/>
              <w:bottom w:val="single" w:color="000000" w:sz="4" w:space="0"/>
              <w:right w:val="single" w:color="000000" w:sz="4" w:space="0"/>
            </w:tcBorders>
            <w:noWrap w:val="0"/>
            <w:vAlign w:val="center"/>
          </w:tcPr>
          <w:p w14:paraId="030F18A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8*n</w:t>
            </w:r>
          </w:p>
        </w:tc>
      </w:tr>
      <w:tr w14:paraId="33213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3" w:type="dxa"/>
            <w:tcBorders>
              <w:top w:val="single" w:color="000000" w:sz="4" w:space="0"/>
              <w:left w:val="single" w:color="000000" w:sz="4" w:space="0"/>
              <w:bottom w:val="single" w:color="000000" w:sz="4" w:space="0"/>
              <w:right w:val="single" w:color="000000" w:sz="4" w:space="0"/>
            </w:tcBorders>
            <w:noWrap w:val="0"/>
            <w:vAlign w:val="center"/>
          </w:tcPr>
          <w:p w14:paraId="1121695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映射终端数量</w:t>
            </w:r>
          </w:p>
        </w:tc>
        <w:tc>
          <w:tcPr>
            <w:tcW w:w="674" w:type="dxa"/>
            <w:tcBorders>
              <w:top w:val="single" w:color="000000" w:sz="4" w:space="0"/>
              <w:left w:val="single" w:color="000000" w:sz="4" w:space="0"/>
              <w:bottom w:val="single" w:color="000000" w:sz="4" w:space="0"/>
              <w:right w:val="single" w:color="000000" w:sz="4" w:space="0"/>
            </w:tcBorders>
            <w:noWrap w:val="0"/>
            <w:vAlign w:val="center"/>
          </w:tcPr>
          <w:p w14:paraId="4A9A400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保留</w:t>
            </w:r>
          </w:p>
        </w:tc>
        <w:tc>
          <w:tcPr>
            <w:tcW w:w="1709" w:type="dxa"/>
            <w:tcBorders>
              <w:top w:val="single" w:color="000000" w:sz="4" w:space="0"/>
              <w:left w:val="single" w:color="000000" w:sz="4" w:space="0"/>
              <w:bottom w:val="single" w:color="000000" w:sz="4" w:space="0"/>
              <w:right w:val="single" w:color="000000" w:sz="4" w:space="0"/>
            </w:tcBorders>
            <w:noWrap w:val="0"/>
            <w:vAlign w:val="center"/>
          </w:tcPr>
          <w:p w14:paraId="37691280">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映射终端1信息</w:t>
            </w:r>
          </w:p>
        </w:tc>
        <w:tc>
          <w:tcPr>
            <w:tcW w:w="1726" w:type="dxa"/>
            <w:tcBorders>
              <w:top w:val="single" w:color="000000" w:sz="4" w:space="0"/>
              <w:left w:val="single" w:color="000000" w:sz="4" w:space="0"/>
              <w:bottom w:val="single" w:color="000000" w:sz="4" w:space="0"/>
              <w:right w:val="single" w:color="000000" w:sz="4" w:space="0"/>
            </w:tcBorders>
            <w:noWrap w:val="0"/>
            <w:vAlign w:val="center"/>
          </w:tcPr>
          <w:p w14:paraId="6E38D37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1676" w:type="dxa"/>
            <w:tcBorders>
              <w:top w:val="single" w:color="000000" w:sz="4" w:space="0"/>
              <w:left w:val="single" w:color="000000" w:sz="4" w:space="0"/>
              <w:bottom w:val="single" w:color="000000" w:sz="4" w:space="0"/>
              <w:right w:val="single" w:color="000000" w:sz="4" w:space="0"/>
            </w:tcBorders>
            <w:noWrap w:val="0"/>
            <w:vAlign w:val="center"/>
          </w:tcPr>
          <w:p w14:paraId="03DBF5A2">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映射终端n信息</w:t>
            </w:r>
          </w:p>
        </w:tc>
      </w:tr>
      <w:tr w14:paraId="4CD8C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88" w:type="dxa"/>
            <w:gridSpan w:val="5"/>
            <w:tcBorders>
              <w:top w:val="single" w:color="000000" w:sz="4" w:space="0"/>
              <w:left w:val="single" w:color="000000" w:sz="4" w:space="0"/>
              <w:bottom w:val="single" w:color="000000" w:sz="4" w:space="0"/>
              <w:right w:val="single" w:color="000000" w:sz="4" w:space="0"/>
            </w:tcBorders>
            <w:noWrap w:val="0"/>
            <w:vAlign w:val="center"/>
          </w:tcPr>
          <w:p w14:paraId="656CC82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23C53BAA">
      <w:pPr>
        <w:keepNext/>
        <w:keepLines/>
        <w:widowControl w:val="0"/>
        <w:numPr>
          <w:ilvl w:val="3"/>
          <w:numId w:val="75"/>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71" w:name="_Toc12249"/>
      <w:r>
        <w:rPr>
          <w:rFonts w:hint="eastAsia" w:ascii="黑体" w:hAnsi="黑体" w:eastAsia="黑体" w:cs="黑体"/>
          <w:kern w:val="2"/>
          <w:sz w:val="21"/>
          <w:szCs w:val="21"/>
          <w:lang w:val="en-US" w:eastAsia="zh-CN" w:bidi="ar-SA"/>
        </w:rPr>
        <w:t>映射表数量</w:t>
      </w:r>
      <w:bookmarkEnd w:id="371"/>
    </w:p>
    <w:p w14:paraId="1FB381A3">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映射终端数量，BIN格式。</w:t>
      </w:r>
    </w:p>
    <w:p w14:paraId="3C01EBD0">
      <w:pPr>
        <w:keepNext/>
        <w:keepLines/>
        <w:widowControl w:val="0"/>
        <w:numPr>
          <w:ilvl w:val="3"/>
          <w:numId w:val="75"/>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72" w:name="_Toc15040"/>
      <w:r>
        <w:rPr>
          <w:rFonts w:hint="eastAsia" w:ascii="黑体" w:hAnsi="黑体" w:eastAsia="黑体" w:cs="黑体"/>
          <w:kern w:val="2"/>
          <w:sz w:val="21"/>
          <w:szCs w:val="21"/>
          <w:lang w:val="en-US" w:eastAsia="zh-CN" w:bidi="ar-SA"/>
        </w:rPr>
        <w:t>保留</w:t>
      </w:r>
      <w:bookmarkEnd w:id="372"/>
    </w:p>
    <w:p w14:paraId="6D7E375F">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默认填0。</w:t>
      </w:r>
    </w:p>
    <w:p w14:paraId="6BFA5C07">
      <w:pPr>
        <w:keepNext/>
        <w:keepLines/>
        <w:widowControl w:val="0"/>
        <w:numPr>
          <w:ilvl w:val="3"/>
          <w:numId w:val="75"/>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373" w:name="_Toc20247"/>
      <w:r>
        <w:rPr>
          <w:rFonts w:hint="eastAsia" w:ascii="黑体" w:hAnsi="黑体" w:eastAsia="黑体" w:cs="黑体"/>
          <w:kern w:val="2"/>
          <w:sz w:val="21"/>
          <w:szCs w:val="21"/>
          <w:lang w:val="en-US" w:eastAsia="zh-CN" w:bidi="ar-SA"/>
        </w:rPr>
        <w:t>映射表信息</w:t>
      </w:r>
      <w:bookmarkEnd w:id="373"/>
    </w:p>
    <w:p w14:paraId="019C8C08">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映射表信息格式如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_Ref56514765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50</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725A7E6B">
      <w:pPr>
        <w:pStyle w:val="20"/>
        <w:ind w:firstLine="0" w:firstLineChars="0"/>
        <w:rPr>
          <w:rFonts w:hint="eastAsia" w:ascii="黑体" w:hAnsi="黑体" w:cs="黑体"/>
        </w:rPr>
      </w:pPr>
      <w:bookmarkStart w:id="374" w:name="_Ref56514765"/>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50</w:t>
      </w:r>
      <w:r>
        <w:rPr>
          <w:rFonts w:hint="eastAsia" w:ascii="黑体" w:hAnsi="黑体" w:cs="黑体"/>
        </w:rPr>
        <w:fldChar w:fldCharType="end"/>
      </w:r>
      <w:bookmarkEnd w:id="374"/>
      <w:r>
        <w:rPr>
          <w:rFonts w:hint="eastAsia" w:ascii="黑体" w:hAnsi="黑体" w:cs="黑体"/>
        </w:rPr>
        <w:t xml:space="preserve"> 映射表信息格式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2"/>
        <w:gridCol w:w="1736"/>
        <w:gridCol w:w="1808"/>
      </w:tblGrid>
      <w:tr w14:paraId="55509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61CDD92A">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内容</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00ECE6A7">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数据格式</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09D30F70">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字节数</w:t>
            </w:r>
          </w:p>
        </w:tc>
      </w:tr>
      <w:tr w14:paraId="616B4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72030867">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通信地址</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25CD67CE">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35426B1C">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6</w:t>
            </w:r>
          </w:p>
        </w:tc>
      </w:tr>
      <w:tr w14:paraId="546CE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02" w:type="dxa"/>
            <w:tcBorders>
              <w:top w:val="single" w:color="000000" w:sz="4" w:space="0"/>
              <w:left w:val="single" w:color="000000" w:sz="4" w:space="0"/>
              <w:bottom w:val="single" w:color="000000" w:sz="4" w:space="0"/>
              <w:right w:val="single" w:color="000000" w:sz="4" w:space="0"/>
            </w:tcBorders>
            <w:noWrap w:val="0"/>
            <w:vAlign w:val="center"/>
          </w:tcPr>
          <w:p w14:paraId="65C6AC7E">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终端地址</w:t>
            </w:r>
          </w:p>
        </w:tc>
        <w:tc>
          <w:tcPr>
            <w:tcW w:w="1736" w:type="dxa"/>
            <w:tcBorders>
              <w:top w:val="single" w:color="000000" w:sz="4" w:space="0"/>
              <w:left w:val="single" w:color="000000" w:sz="4" w:space="0"/>
              <w:bottom w:val="single" w:color="000000" w:sz="4" w:space="0"/>
              <w:right w:val="single" w:color="000000" w:sz="4" w:space="0"/>
            </w:tcBorders>
            <w:noWrap w:val="0"/>
            <w:vAlign w:val="center"/>
          </w:tcPr>
          <w:p w14:paraId="1C0492DE">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BIN</w:t>
            </w:r>
          </w:p>
        </w:tc>
        <w:tc>
          <w:tcPr>
            <w:tcW w:w="1808" w:type="dxa"/>
            <w:tcBorders>
              <w:top w:val="single" w:color="000000" w:sz="4" w:space="0"/>
              <w:left w:val="single" w:color="000000" w:sz="4" w:space="0"/>
              <w:bottom w:val="single" w:color="000000" w:sz="4" w:space="0"/>
              <w:right w:val="single" w:color="000000" w:sz="4" w:space="0"/>
            </w:tcBorders>
            <w:noWrap w:val="0"/>
            <w:vAlign w:val="center"/>
          </w:tcPr>
          <w:p w14:paraId="716BEDC5">
            <w:pPr>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12</w:t>
            </w:r>
          </w:p>
        </w:tc>
      </w:tr>
    </w:tbl>
    <w:p w14:paraId="78A5539E">
      <w:pPr>
        <w:keepNext/>
        <w:keepLines/>
        <w:widowControl w:val="0"/>
        <w:numPr>
          <w:ilvl w:val="2"/>
          <w:numId w:val="75"/>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375" w:name="_Toc8285"/>
      <w:r>
        <w:rPr>
          <w:rFonts w:hint="eastAsia" w:ascii="黑体" w:hAnsi="黑体" w:eastAsia="黑体" w:cs="黑体"/>
          <w:color w:val="000000"/>
          <w:kern w:val="2"/>
          <w:sz w:val="21"/>
          <w:szCs w:val="21"/>
          <w:lang w:val="en-US" w:eastAsia="zh-CN" w:bidi="ar-SA"/>
        </w:rPr>
        <w:t>上行业务报文格式</w:t>
      </w:r>
      <w:bookmarkEnd w:id="375"/>
    </w:p>
    <w:p w14:paraId="1F0E5E53">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上行为确认/否认帧。</w:t>
      </w:r>
    </w:p>
    <w:p w14:paraId="161A1C49">
      <w:pPr>
        <w:numPr>
          <w:ilvl w:val="1"/>
          <w:numId w:val="58"/>
        </w:numPr>
        <w:adjustRightInd w:val="0"/>
        <w:snapToGrid w:val="0"/>
        <w:spacing w:before="120" w:after="120"/>
        <w:ind w:firstLineChars="0"/>
        <w:outlineLvl w:val="2"/>
        <w:rPr>
          <w:rFonts w:ascii="黑体" w:eastAsia="黑体"/>
          <w:szCs w:val="21"/>
        </w:rPr>
      </w:pPr>
      <w:bookmarkStart w:id="376" w:name="_Toc219190566"/>
      <w:bookmarkStart w:id="377" w:name="_Ref2938"/>
      <w:r>
        <w:rPr>
          <w:rFonts w:ascii="黑体" w:eastAsia="黑体"/>
          <w:szCs w:val="21"/>
        </w:rPr>
        <w:t>0</w:t>
      </w:r>
      <w:r>
        <w:rPr>
          <w:rFonts w:hint="eastAsia" w:ascii="黑体" w:eastAsia="黑体"/>
          <w:szCs w:val="21"/>
        </w:rPr>
        <w:t>x0</w:t>
      </w:r>
      <w:r>
        <w:rPr>
          <w:rFonts w:ascii="黑体" w:eastAsia="黑体"/>
          <w:szCs w:val="21"/>
        </w:rPr>
        <w:t>7</w:t>
      </w:r>
      <w:r>
        <w:rPr>
          <w:rFonts w:hint="eastAsia" w:ascii="黑体" w:eastAsia="黑体"/>
          <w:szCs w:val="21"/>
        </w:rPr>
        <w:t>：查询从节点运行状态信息</w:t>
      </w:r>
      <w:bookmarkEnd w:id="376"/>
      <w:bookmarkEnd w:id="377"/>
    </w:p>
    <w:p w14:paraId="196DED48">
      <w:pPr>
        <w:numPr>
          <w:ilvl w:val="2"/>
          <w:numId w:val="58"/>
        </w:numPr>
        <w:adjustRightInd w:val="0"/>
        <w:snapToGrid w:val="0"/>
        <w:spacing w:before="120" w:after="120"/>
        <w:ind w:firstLineChars="0"/>
        <w:outlineLvl w:val="3"/>
        <w:rPr>
          <w:rFonts w:ascii="黑体" w:eastAsia="黑体"/>
          <w:szCs w:val="21"/>
        </w:rPr>
      </w:pPr>
      <w:bookmarkStart w:id="378" w:name="_Toc219190567"/>
      <w:r>
        <w:rPr>
          <w:rFonts w:ascii="黑体" w:eastAsia="黑体"/>
          <w:szCs w:val="21"/>
        </w:rPr>
        <w:t>下行业务报文格式</w:t>
      </w:r>
      <w:bookmarkEnd w:id="378"/>
    </w:p>
    <w:p w14:paraId="2F484069">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下行业务报文数据单元格式如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_Ref25932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51</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1FD5DB64">
      <w:pPr>
        <w:pStyle w:val="20"/>
        <w:ind w:firstLine="0" w:firstLineChars="0"/>
        <w:rPr>
          <w:rFonts w:hint="eastAsia" w:ascii="黑体" w:hAnsi="黑体" w:cs="黑体"/>
        </w:rPr>
      </w:pPr>
      <w:bookmarkStart w:id="379" w:name="_Ref25932"/>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51</w:t>
      </w:r>
      <w:r>
        <w:rPr>
          <w:rFonts w:hint="eastAsia" w:ascii="黑体" w:hAnsi="黑体" w:cs="黑体"/>
        </w:rPr>
        <w:fldChar w:fldCharType="end"/>
      </w:r>
      <w:bookmarkEnd w:id="379"/>
      <w:r>
        <w:rPr>
          <w:rFonts w:hint="eastAsia" w:ascii="黑体" w:hAnsi="黑体" w:cs="黑体"/>
        </w:rPr>
        <w:t xml:space="preserve"> 查询从节点运行状态信息报文格式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5"/>
        <w:gridCol w:w="2411"/>
        <w:gridCol w:w="1851"/>
        <w:gridCol w:w="2219"/>
      </w:tblGrid>
      <w:tr w14:paraId="79FFB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5" w:type="dxa"/>
            <w:noWrap w:val="0"/>
            <w:vAlign w:val="center"/>
          </w:tcPr>
          <w:p w14:paraId="1C487A3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字节数：1</w:t>
            </w:r>
          </w:p>
        </w:tc>
        <w:tc>
          <w:tcPr>
            <w:tcW w:w="6481" w:type="dxa"/>
            <w:gridSpan w:val="3"/>
            <w:noWrap w:val="0"/>
            <w:vAlign w:val="center"/>
          </w:tcPr>
          <w:p w14:paraId="77E621D9">
            <w:pPr>
              <w:widowControl w:val="0"/>
              <w:overflowPunct w:val="0"/>
              <w:adjustRightInd w:val="0"/>
              <w:snapToGrid w:val="0"/>
              <w:spacing w:line="240" w:lineRule="auto"/>
              <w:ind w:firstLine="0" w:firstLineChars="0"/>
              <w:jc w:val="center"/>
              <w:rPr>
                <w:rFonts w:hint="eastAsia" w:ascii="宋体" w:hAnsi="宋体" w:eastAsia="宋体" w:cs="宋体"/>
                <w:i/>
                <w:kern w:val="2"/>
                <w:sz w:val="18"/>
                <w:szCs w:val="18"/>
                <w:lang w:val="en-US" w:eastAsia="zh-CN" w:bidi="ar-SA"/>
              </w:rPr>
            </w:pPr>
            <w:r>
              <w:rPr>
                <w:rFonts w:hint="eastAsia" w:ascii="宋体" w:hAnsi="宋体" w:eastAsia="宋体" w:cs="宋体"/>
                <w:i/>
                <w:kern w:val="2"/>
                <w:sz w:val="18"/>
                <w:szCs w:val="18"/>
                <w:lang w:val="en-US" w:eastAsia="zh-CN" w:bidi="ar-SA"/>
              </w:rPr>
              <w:t>n</w:t>
            </w:r>
          </w:p>
        </w:tc>
      </w:tr>
      <w:tr w14:paraId="036B2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5" w:type="dxa"/>
            <w:noWrap w:val="0"/>
            <w:vAlign w:val="center"/>
          </w:tcPr>
          <w:p w14:paraId="2B5936CB">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运行信息列表元素数量</w:t>
            </w:r>
          </w:p>
        </w:tc>
        <w:tc>
          <w:tcPr>
            <w:tcW w:w="2411" w:type="dxa"/>
            <w:noWrap w:val="0"/>
            <w:vAlign w:val="center"/>
          </w:tcPr>
          <w:p w14:paraId="1CA43B4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信息元素ID1</w:t>
            </w:r>
          </w:p>
        </w:tc>
        <w:tc>
          <w:tcPr>
            <w:tcW w:w="1851" w:type="dxa"/>
            <w:noWrap w:val="0"/>
            <w:vAlign w:val="center"/>
          </w:tcPr>
          <w:p w14:paraId="044934D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2219" w:type="dxa"/>
            <w:noWrap w:val="0"/>
            <w:vAlign w:val="center"/>
          </w:tcPr>
          <w:p w14:paraId="7A01458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信息元素ID</w:t>
            </w:r>
            <w:r>
              <w:rPr>
                <w:rFonts w:hint="eastAsia" w:ascii="宋体" w:hAnsi="宋体" w:eastAsia="宋体" w:cs="宋体"/>
                <w:i/>
                <w:kern w:val="2"/>
                <w:sz w:val="18"/>
                <w:szCs w:val="18"/>
                <w:lang w:val="en-US" w:eastAsia="zh-CN" w:bidi="ar-SA"/>
              </w:rPr>
              <w:t>n</w:t>
            </w:r>
          </w:p>
        </w:tc>
      </w:tr>
      <w:tr w14:paraId="0283D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56" w:type="dxa"/>
            <w:gridSpan w:val="4"/>
            <w:noWrap w:val="0"/>
            <w:vAlign w:val="center"/>
          </w:tcPr>
          <w:p w14:paraId="389321A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690828A6">
      <w:pPr>
        <w:numPr>
          <w:ilvl w:val="3"/>
          <w:numId w:val="76"/>
        </w:numPr>
        <w:adjustRightInd w:val="0"/>
        <w:snapToGrid w:val="0"/>
        <w:ind w:firstLineChars="0"/>
        <w:outlineLvl w:val="4"/>
        <w:rPr>
          <w:rFonts w:ascii="黑体" w:eastAsia="黑体"/>
          <w:szCs w:val="21"/>
        </w:rPr>
      </w:pPr>
      <w:bookmarkStart w:id="380" w:name="_Toc219190568"/>
      <w:r>
        <w:rPr>
          <w:rFonts w:ascii="黑体" w:eastAsia="黑体"/>
          <w:szCs w:val="21"/>
        </w:rPr>
        <w:t>运行信息列表元素数量</w:t>
      </w:r>
      <w:bookmarkEnd w:id="380"/>
    </w:p>
    <w:p w14:paraId="21BA5ED4">
      <w:pPr>
        <w:pStyle w:val="85"/>
        <w:autoSpaceDE w:val="0"/>
        <w:autoSpaceDN w:val="0"/>
        <w:ind w:firstLine="420" w:firstLineChars="0"/>
        <w:rPr>
          <w:rFonts w:ascii="宋体"/>
          <w:iCs/>
          <w:color w:val="4472C4" w:themeColor="accent1"/>
          <w14:textFill>
            <w14:solidFill>
              <w14:schemeClr w14:val="accent1"/>
            </w14:solidFill>
          </w14:textFill>
        </w:rPr>
      </w:pPr>
      <w:r>
        <w:rPr>
          <w:rFonts w:hint="eastAsia"/>
        </w:rPr>
        <w:t>从节点运行信息列表中元素的数量。</w:t>
      </w:r>
    </w:p>
    <w:p w14:paraId="1A1F2EF2">
      <w:pPr>
        <w:numPr>
          <w:ilvl w:val="3"/>
          <w:numId w:val="76"/>
        </w:numPr>
        <w:adjustRightInd w:val="0"/>
        <w:snapToGrid w:val="0"/>
        <w:ind w:firstLineChars="0"/>
        <w:outlineLvl w:val="4"/>
        <w:rPr>
          <w:rFonts w:ascii="黑体" w:eastAsia="黑体"/>
          <w:szCs w:val="21"/>
        </w:rPr>
      </w:pPr>
      <w:bookmarkStart w:id="381" w:name="_Toc219190569"/>
      <w:r>
        <w:rPr>
          <w:rFonts w:ascii="黑体" w:eastAsia="黑体"/>
          <w:szCs w:val="21"/>
        </w:rPr>
        <w:t>运行信息列表</w:t>
      </w:r>
      <w:bookmarkEnd w:id="381"/>
    </w:p>
    <w:p w14:paraId="37441B1C">
      <w:pPr>
        <w:autoSpaceDE w:val="0"/>
        <w:autoSpaceDN w:val="0"/>
        <w:ind w:firstLine="420" w:firstLineChars="0"/>
        <w:rPr>
          <w:rFonts w:hint="eastAsia" w:ascii="宋体" w:hAnsi="宋体" w:cs="宋体"/>
          <w:iCs/>
          <w:color w:val="000000" w:themeColor="text1"/>
          <w14:textFill>
            <w14:solidFill>
              <w14:schemeClr w14:val="tx1"/>
            </w14:solidFill>
          </w14:textFill>
        </w:rPr>
      </w:pPr>
      <w:r>
        <w:rPr>
          <w:rFonts w:hint="eastAsia" w:ascii="宋体" w:hAnsi="宋体" w:cs="宋体"/>
          <w:iCs/>
          <w:color w:val="000000" w:themeColor="text1"/>
          <w14:textFill>
            <w14:solidFill>
              <w14:schemeClr w14:val="tx1"/>
            </w14:solidFill>
          </w14:textFill>
        </w:rPr>
        <w:t>从节点运行信息列表中可包含1个或多个信息元素，可同时查询1个或多个信息，信息元素ID如</w:t>
      </w:r>
      <w:r>
        <w:rPr>
          <w:rFonts w:hint="eastAsia" w:ascii="宋体" w:hAnsi="宋体" w:cs="宋体"/>
          <w:iCs/>
          <w:color w:val="000000" w:themeColor="text1"/>
          <w:lang w:eastAsia="zh-CN"/>
          <w14:textFill>
            <w14:solidFill>
              <w14:schemeClr w14:val="tx1"/>
            </w14:solidFill>
          </w14:textFill>
        </w:rPr>
        <w:fldChar w:fldCharType="begin"/>
      </w:r>
      <w:r>
        <w:rPr>
          <w:rFonts w:hint="eastAsia" w:ascii="宋体" w:hAnsi="宋体" w:cs="宋体"/>
          <w:iCs/>
          <w:color w:val="000000" w:themeColor="text1"/>
          <w:lang w:eastAsia="zh-CN"/>
          <w14:textFill>
            <w14:solidFill>
              <w14:schemeClr w14:val="tx1"/>
            </w14:solidFill>
          </w14:textFill>
        </w:rPr>
        <w:instrText xml:space="preserve"> REF _Ref26056 \h </w:instrText>
      </w:r>
      <w:r>
        <w:rPr>
          <w:rFonts w:hint="eastAsia" w:ascii="宋体" w:hAnsi="宋体" w:cs="宋体"/>
          <w:iCs/>
          <w:color w:val="000000" w:themeColor="text1"/>
          <w:lang w:eastAsia="zh-CN"/>
          <w14:textFill>
            <w14:solidFill>
              <w14:schemeClr w14:val="tx1"/>
            </w14:solidFill>
          </w14:textFill>
        </w:rPr>
        <w:fldChar w:fldCharType="separate"/>
      </w:r>
      <w:r>
        <w:rPr>
          <w:rFonts w:hint="eastAsia" w:ascii="宋体" w:hAnsi="宋体" w:cs="宋体"/>
        </w:rPr>
        <w:t>表 52</w:t>
      </w:r>
      <w:r>
        <w:rPr>
          <w:rFonts w:hint="eastAsia" w:ascii="宋体" w:hAnsi="宋体" w:cs="宋体"/>
          <w:iCs/>
          <w:color w:val="000000" w:themeColor="text1"/>
          <w:lang w:eastAsia="zh-CN"/>
          <w14:textFill>
            <w14:solidFill>
              <w14:schemeClr w14:val="tx1"/>
            </w14:solidFill>
          </w14:textFill>
        </w:rPr>
        <w:fldChar w:fldCharType="end"/>
      </w:r>
      <w:r>
        <w:rPr>
          <w:rFonts w:hint="eastAsia" w:ascii="宋体" w:hAnsi="宋体" w:cs="宋体"/>
          <w:iCs/>
          <w:color w:val="000000" w:themeColor="text1"/>
          <w14:textFill>
            <w14:solidFill>
              <w14:schemeClr w14:val="tx1"/>
            </w14:solidFill>
          </w14:textFill>
        </w:rPr>
        <w:t>所示。</w:t>
      </w:r>
    </w:p>
    <w:p w14:paraId="4B2BFCFE">
      <w:pPr>
        <w:pStyle w:val="20"/>
        <w:keepNext/>
        <w:numPr>
          <w:ilvl w:val="-1"/>
          <w:numId w:val="0"/>
        </w:numPr>
        <w:ind w:firstLine="0" w:firstLineChars="0"/>
        <w:jc w:val="center"/>
        <w:rPr>
          <w:rFonts w:hint="eastAsia" w:ascii="黑体" w:hAnsi="黑体" w:eastAsia="黑体" w:cs="黑体"/>
          <w:szCs w:val="20"/>
        </w:rPr>
      </w:pPr>
      <w:bookmarkStart w:id="382" w:name="_Ref26056"/>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52</w:t>
      </w:r>
      <w:r>
        <w:rPr>
          <w:rFonts w:hint="eastAsia" w:ascii="黑体" w:hAnsi="黑体" w:cs="黑体"/>
        </w:rPr>
        <w:fldChar w:fldCharType="end"/>
      </w:r>
      <w:bookmarkEnd w:id="382"/>
      <w:r>
        <w:rPr>
          <w:rFonts w:hint="eastAsia" w:ascii="黑体" w:hAnsi="黑体" w:eastAsia="黑体" w:cs="黑体"/>
          <w:szCs w:val="20"/>
        </w:rPr>
        <w:t xml:space="preserve"> </w:t>
      </w:r>
      <w:bookmarkStart w:id="383" w:name="_Ref219888873"/>
      <w:r>
        <w:rPr>
          <w:rFonts w:hint="eastAsia" w:ascii="黑体" w:hAnsi="黑体" w:eastAsia="黑体" w:cs="黑体"/>
          <w:szCs w:val="20"/>
        </w:rPr>
        <w:t>运行信息列表</w:t>
      </w:r>
      <w:bookmarkEnd w:id="383"/>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3492"/>
      </w:tblGrid>
      <w:tr w14:paraId="1D0F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BED9DCD">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信息元素ID取值</w:t>
            </w:r>
          </w:p>
        </w:tc>
        <w:tc>
          <w:tcPr>
            <w:tcW w:w="3492" w:type="dxa"/>
            <w:vAlign w:val="center"/>
          </w:tcPr>
          <w:p w14:paraId="75CB8DE6">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说明</w:t>
            </w:r>
          </w:p>
        </w:tc>
      </w:tr>
      <w:tr w14:paraId="14DB1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9CF8454">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0x00</w:t>
            </w:r>
          </w:p>
        </w:tc>
        <w:tc>
          <w:tcPr>
            <w:tcW w:w="3492" w:type="dxa"/>
            <w:vAlign w:val="center"/>
          </w:tcPr>
          <w:p w14:paraId="29148FBD">
            <w:pPr>
              <w:widowControl/>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kern w:val="0"/>
                <w:sz w:val="18"/>
                <w:szCs w:val="18"/>
              </w:rPr>
              <w:t>运行时长，4字节BIN</w:t>
            </w:r>
          </w:p>
        </w:tc>
      </w:tr>
      <w:tr w14:paraId="239A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51AC5C2">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0x01</w:t>
            </w:r>
          </w:p>
        </w:tc>
        <w:tc>
          <w:tcPr>
            <w:tcW w:w="3492" w:type="dxa"/>
            <w:vAlign w:val="center"/>
          </w:tcPr>
          <w:p w14:paraId="5F21828F">
            <w:pPr>
              <w:widowControl/>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kern w:val="0"/>
                <w:sz w:val="18"/>
                <w:szCs w:val="18"/>
              </w:rPr>
              <w:t>过零自检结果，1字节BIN</w:t>
            </w:r>
          </w:p>
        </w:tc>
      </w:tr>
      <w:tr w14:paraId="7EB2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C54B2D1">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0x02</w:t>
            </w:r>
          </w:p>
        </w:tc>
        <w:tc>
          <w:tcPr>
            <w:tcW w:w="3492" w:type="dxa"/>
            <w:vAlign w:val="center"/>
          </w:tcPr>
          <w:p w14:paraId="585CE460">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串口/485不通状态，1字节BIN</w:t>
            </w:r>
          </w:p>
        </w:tc>
      </w:tr>
      <w:tr w14:paraId="2BC3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16E8030">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0x03</w:t>
            </w:r>
          </w:p>
        </w:tc>
        <w:tc>
          <w:tcPr>
            <w:tcW w:w="3492" w:type="dxa"/>
            <w:vAlign w:val="center"/>
          </w:tcPr>
          <w:p w14:paraId="573873E6">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上次离网原因，1字节BIN</w:t>
            </w:r>
          </w:p>
        </w:tc>
      </w:tr>
      <w:tr w14:paraId="35E11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73544BB">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0x04</w:t>
            </w:r>
          </w:p>
        </w:tc>
        <w:tc>
          <w:tcPr>
            <w:tcW w:w="3492" w:type="dxa"/>
            <w:vAlign w:val="center"/>
          </w:tcPr>
          <w:p w14:paraId="519AACB9">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复位原因，1字节BIN</w:t>
            </w:r>
          </w:p>
        </w:tc>
      </w:tr>
      <w:tr w14:paraId="4605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B4DC02A">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0x05</w:t>
            </w:r>
          </w:p>
        </w:tc>
        <w:tc>
          <w:tcPr>
            <w:tcW w:w="3492" w:type="dxa"/>
            <w:vAlign w:val="center"/>
          </w:tcPr>
          <w:p w14:paraId="70D211E7">
            <w:pPr>
              <w:widowControl/>
              <w:tabs>
                <w:tab w:val="center" w:pos="4201"/>
                <w:tab w:val="right" w:leader="dot" w:pos="9298"/>
              </w:tabs>
              <w:adjustRightInd w:val="0"/>
              <w:snapToGrid w:val="0"/>
              <w:ind w:firstLine="0" w:firstLineChars="0"/>
              <w:jc w:val="center"/>
              <w:rPr>
                <w:rFonts w:hint="eastAsia" w:ascii="宋体" w:hAnsi="宋体" w:cs="宋体"/>
                <w:color w:val="FF0000"/>
                <w:kern w:val="0"/>
                <w:sz w:val="18"/>
                <w:szCs w:val="18"/>
              </w:rPr>
            </w:pPr>
            <w:r>
              <w:rPr>
                <w:rFonts w:hint="eastAsia" w:ascii="宋体" w:hAnsi="宋体" w:cs="宋体"/>
                <w:color w:val="FF0000"/>
                <w:kern w:val="0"/>
                <w:sz w:val="18"/>
                <w:szCs w:val="18"/>
              </w:rPr>
              <w:t>模块温度，2字节BIN</w:t>
            </w:r>
          </w:p>
        </w:tc>
      </w:tr>
      <w:tr w14:paraId="3E4A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EC82BDA">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0x06</w:t>
            </w:r>
          </w:p>
        </w:tc>
        <w:tc>
          <w:tcPr>
            <w:tcW w:w="3492" w:type="dxa"/>
            <w:vAlign w:val="center"/>
          </w:tcPr>
          <w:p w14:paraId="0046FC54">
            <w:pPr>
              <w:widowControl/>
              <w:tabs>
                <w:tab w:val="center" w:pos="4201"/>
                <w:tab w:val="right" w:leader="dot" w:pos="9298"/>
              </w:tabs>
              <w:adjustRightInd w:val="0"/>
              <w:snapToGrid w:val="0"/>
              <w:ind w:firstLine="0" w:firstLineChars="0"/>
              <w:jc w:val="center"/>
              <w:rPr>
                <w:rFonts w:hint="eastAsia" w:ascii="宋体" w:hAnsi="宋体" w:cs="宋体"/>
                <w:color w:val="FF0000"/>
                <w:kern w:val="0"/>
                <w:sz w:val="18"/>
                <w:szCs w:val="18"/>
              </w:rPr>
            </w:pPr>
            <w:r>
              <w:rPr>
                <w:rFonts w:hint="eastAsia" w:ascii="宋体" w:hAnsi="宋体" w:cs="宋体"/>
                <w:color w:val="FF0000"/>
                <w:kern w:val="0"/>
                <w:sz w:val="18"/>
                <w:szCs w:val="18"/>
              </w:rPr>
              <w:t>当前时钟，6字节BCD，年月日时分秒</w:t>
            </w:r>
          </w:p>
        </w:tc>
      </w:tr>
      <w:tr w14:paraId="5C5D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9183717">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0x07</w:t>
            </w:r>
          </w:p>
        </w:tc>
        <w:tc>
          <w:tcPr>
            <w:tcW w:w="3492" w:type="dxa"/>
            <w:vAlign w:val="center"/>
          </w:tcPr>
          <w:p w14:paraId="31065E54">
            <w:pPr>
              <w:widowControl/>
              <w:tabs>
                <w:tab w:val="center" w:pos="4201"/>
                <w:tab w:val="right" w:leader="dot" w:pos="9298"/>
              </w:tabs>
              <w:adjustRightInd w:val="0"/>
              <w:snapToGrid w:val="0"/>
              <w:ind w:firstLine="0" w:firstLineChars="0"/>
              <w:jc w:val="center"/>
              <w:rPr>
                <w:rFonts w:hint="eastAsia" w:ascii="宋体" w:hAnsi="宋体" w:cs="宋体"/>
                <w:color w:val="FF0000"/>
                <w:kern w:val="0"/>
                <w:sz w:val="18"/>
                <w:szCs w:val="18"/>
              </w:rPr>
            </w:pPr>
            <w:r>
              <w:rPr>
                <w:rFonts w:hint="eastAsia" w:ascii="宋体" w:hAnsi="宋体" w:cs="宋体"/>
                <w:color w:val="FF0000"/>
                <w:kern w:val="0"/>
                <w:sz w:val="18"/>
                <w:szCs w:val="18"/>
              </w:rPr>
              <w:t>串口配置，7字节BIN</w:t>
            </w:r>
          </w:p>
        </w:tc>
      </w:tr>
      <w:tr w14:paraId="7BF3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79D7EEE">
            <w:pPr>
              <w:widowControl/>
              <w:tabs>
                <w:tab w:val="center" w:pos="4201"/>
                <w:tab w:val="right" w:leader="dot" w:pos="9298"/>
              </w:tabs>
              <w:adjustRightInd w:val="0"/>
              <w:snapToGrid w:val="0"/>
              <w:ind w:firstLine="0" w:firstLineChars="0"/>
              <w:jc w:val="center"/>
              <w:rPr>
                <w:rFonts w:hint="eastAsia" w:ascii="宋体" w:hAnsi="宋体" w:cs="宋体"/>
                <w:kern w:val="0"/>
                <w:sz w:val="18"/>
                <w:szCs w:val="18"/>
              </w:rPr>
            </w:pPr>
            <w:r>
              <w:rPr>
                <w:rFonts w:hint="eastAsia" w:ascii="宋体" w:hAnsi="宋体" w:cs="宋体"/>
                <w:kern w:val="0"/>
                <w:sz w:val="18"/>
                <w:szCs w:val="18"/>
              </w:rPr>
              <w:t>0x08~0xFF</w:t>
            </w:r>
          </w:p>
        </w:tc>
        <w:tc>
          <w:tcPr>
            <w:tcW w:w="3492" w:type="dxa"/>
            <w:vAlign w:val="center"/>
          </w:tcPr>
          <w:p w14:paraId="101B21FE">
            <w:pPr>
              <w:widowControl/>
              <w:tabs>
                <w:tab w:val="center" w:pos="4201"/>
                <w:tab w:val="right" w:leader="dot" w:pos="9298"/>
              </w:tabs>
              <w:adjustRightInd w:val="0"/>
              <w:snapToGrid w:val="0"/>
              <w:ind w:firstLine="0" w:firstLineChars="0"/>
              <w:jc w:val="center"/>
              <w:rPr>
                <w:rFonts w:hint="eastAsia" w:ascii="宋体" w:hAnsi="宋体" w:cs="宋体"/>
                <w:sz w:val="18"/>
                <w:szCs w:val="18"/>
              </w:rPr>
            </w:pPr>
            <w:r>
              <w:rPr>
                <w:rFonts w:hint="eastAsia" w:ascii="宋体" w:hAnsi="宋体" w:cs="宋体"/>
                <w:kern w:val="0"/>
                <w:sz w:val="18"/>
                <w:szCs w:val="18"/>
              </w:rPr>
              <w:t>保留</w:t>
            </w:r>
          </w:p>
        </w:tc>
      </w:tr>
    </w:tbl>
    <w:p w14:paraId="25C8FD18">
      <w:pPr>
        <w:autoSpaceDE w:val="0"/>
        <w:autoSpaceDN w:val="0"/>
        <w:ind w:firstLine="0" w:firstLineChars="0"/>
        <w:rPr>
          <w:rFonts w:ascii="宋体"/>
        </w:rPr>
      </w:pPr>
    </w:p>
    <w:p w14:paraId="68D7F745">
      <w:pPr>
        <w:numPr>
          <w:ilvl w:val="2"/>
          <w:numId w:val="58"/>
        </w:numPr>
        <w:adjustRightInd w:val="0"/>
        <w:snapToGrid w:val="0"/>
        <w:spacing w:before="120" w:after="120"/>
        <w:ind w:left="0" w:firstLine="0" w:firstLineChars="0"/>
        <w:outlineLvl w:val="3"/>
        <w:rPr>
          <w:rFonts w:ascii="黑体" w:eastAsia="黑体"/>
          <w:szCs w:val="21"/>
        </w:rPr>
      </w:pPr>
      <w:bookmarkStart w:id="384" w:name="_Toc219190570"/>
      <w:r>
        <w:rPr>
          <w:rFonts w:ascii="黑体" w:eastAsia="黑体"/>
          <w:szCs w:val="21"/>
        </w:rPr>
        <w:t>上行业务报文格式</w:t>
      </w:r>
      <w:bookmarkEnd w:id="384"/>
    </w:p>
    <w:p w14:paraId="5D387782">
      <w:pPr>
        <w:pStyle w:val="85"/>
        <w:ind w:firstLine="420"/>
      </w:pPr>
      <w:r>
        <w:rPr>
          <w:rFonts w:hint="eastAsia"/>
        </w:rPr>
        <w:t>上行业务报文数据单元格式如</w:t>
      </w:r>
      <w:r>
        <w:rPr>
          <w:rFonts w:hint="eastAsia"/>
          <w:lang w:eastAsia="zh-CN"/>
        </w:rPr>
        <w:fldChar w:fldCharType="begin"/>
      </w:r>
      <w:r>
        <w:rPr>
          <w:rFonts w:hint="eastAsia"/>
          <w:lang w:eastAsia="zh-CN"/>
        </w:rPr>
        <w:instrText xml:space="preserve"> REF _Ref26229 \h </w:instrText>
      </w:r>
      <w:r>
        <w:rPr>
          <w:rFonts w:hint="eastAsia"/>
          <w:lang w:eastAsia="zh-CN"/>
        </w:rPr>
        <w:fldChar w:fldCharType="separate"/>
      </w:r>
      <w:r>
        <w:t>表 53</w:t>
      </w:r>
      <w:r>
        <w:rPr>
          <w:rFonts w:hint="eastAsia"/>
          <w:lang w:eastAsia="zh-CN"/>
        </w:rPr>
        <w:fldChar w:fldCharType="end"/>
      </w:r>
      <w:r>
        <w:rPr>
          <w:rFonts w:hint="eastAsia"/>
        </w:rPr>
        <w:t>所示。</w:t>
      </w:r>
    </w:p>
    <w:p w14:paraId="6F813413">
      <w:pPr>
        <w:pStyle w:val="20"/>
        <w:rPr>
          <w:rFonts w:hint="eastAsia" w:ascii="黑体" w:hAnsi="黑体" w:cs="黑体"/>
        </w:rPr>
      </w:pPr>
      <w:bookmarkStart w:id="385" w:name="_Ref26229"/>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53</w:t>
      </w:r>
      <w:r>
        <w:rPr>
          <w:rFonts w:hint="eastAsia" w:ascii="黑体" w:hAnsi="黑体" w:cs="黑体"/>
        </w:rPr>
        <w:fldChar w:fldCharType="end"/>
      </w:r>
      <w:bookmarkEnd w:id="385"/>
      <w:r>
        <w:rPr>
          <w:rFonts w:hint="eastAsia" w:ascii="黑体" w:hAnsi="黑体" w:cs="黑体"/>
        </w:rPr>
        <w:t xml:space="preserve"> 运行信息上行业务报文格式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5"/>
        <w:gridCol w:w="2267"/>
        <w:gridCol w:w="1993"/>
        <w:gridCol w:w="2221"/>
      </w:tblGrid>
      <w:tr w14:paraId="24E4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5" w:type="dxa"/>
            <w:noWrap w:val="0"/>
            <w:vAlign w:val="center"/>
          </w:tcPr>
          <w:p w14:paraId="29344CB6">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字节数：1</w:t>
            </w:r>
          </w:p>
        </w:tc>
        <w:tc>
          <w:tcPr>
            <w:tcW w:w="6481" w:type="dxa"/>
            <w:gridSpan w:val="3"/>
            <w:noWrap w:val="0"/>
            <w:vAlign w:val="center"/>
          </w:tcPr>
          <w:p w14:paraId="30F1E5D0">
            <w:pPr>
              <w:pStyle w:val="254"/>
              <w:adjustRightInd w:val="0"/>
              <w:spacing w:line="240" w:lineRule="auto"/>
              <w:ind w:firstLine="0" w:firstLineChars="0"/>
              <w:jc w:val="center"/>
              <w:rPr>
                <w:rFonts w:hint="eastAsia" w:ascii="宋体" w:hAnsi="宋体"/>
                <w:i/>
                <w:sz w:val="18"/>
                <w:szCs w:val="18"/>
              </w:rPr>
            </w:pPr>
            <w:r>
              <w:rPr>
                <w:rFonts w:hint="eastAsia" w:ascii="宋体" w:hAnsi="宋体"/>
                <w:i/>
                <w:sz w:val="18"/>
                <w:szCs w:val="18"/>
              </w:rPr>
              <w:t>L</w:t>
            </w:r>
          </w:p>
        </w:tc>
      </w:tr>
      <w:tr w14:paraId="1C98B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5" w:type="dxa"/>
            <w:noWrap w:val="0"/>
            <w:vAlign w:val="center"/>
          </w:tcPr>
          <w:p w14:paraId="0B62863B">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运行信息列表元素数量</w:t>
            </w:r>
          </w:p>
        </w:tc>
        <w:tc>
          <w:tcPr>
            <w:tcW w:w="2267" w:type="dxa"/>
            <w:noWrap w:val="0"/>
            <w:vAlign w:val="center"/>
          </w:tcPr>
          <w:p w14:paraId="20938533">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信息元素ID1信息</w:t>
            </w:r>
          </w:p>
        </w:tc>
        <w:tc>
          <w:tcPr>
            <w:tcW w:w="1993" w:type="dxa"/>
            <w:noWrap w:val="0"/>
            <w:vAlign w:val="center"/>
          </w:tcPr>
          <w:p w14:paraId="082351B0">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w:t>
            </w:r>
          </w:p>
        </w:tc>
        <w:tc>
          <w:tcPr>
            <w:tcW w:w="2221" w:type="dxa"/>
            <w:noWrap w:val="0"/>
            <w:vAlign w:val="center"/>
          </w:tcPr>
          <w:p w14:paraId="3D8B87F7">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信息元素Id</w:t>
            </w:r>
            <w:r>
              <w:rPr>
                <w:rFonts w:hint="eastAsia" w:ascii="宋体" w:hAnsi="宋体"/>
                <w:i/>
                <w:sz w:val="18"/>
                <w:szCs w:val="18"/>
              </w:rPr>
              <w:t>n</w:t>
            </w:r>
            <w:r>
              <w:rPr>
                <w:rFonts w:hint="eastAsia" w:ascii="宋体" w:hAnsi="宋体"/>
                <w:sz w:val="18"/>
                <w:szCs w:val="18"/>
              </w:rPr>
              <w:t>信息</w:t>
            </w:r>
          </w:p>
        </w:tc>
      </w:tr>
      <w:tr w14:paraId="28841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56" w:type="dxa"/>
            <w:gridSpan w:val="4"/>
            <w:noWrap w:val="0"/>
            <w:vAlign w:val="center"/>
          </w:tcPr>
          <w:p w14:paraId="47E53B9D">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业务数据单元</w:t>
            </w:r>
          </w:p>
        </w:tc>
      </w:tr>
    </w:tbl>
    <w:p w14:paraId="6D56FA9C">
      <w:pPr>
        <w:numPr>
          <w:ilvl w:val="3"/>
          <w:numId w:val="77"/>
        </w:numPr>
        <w:adjustRightInd w:val="0"/>
        <w:snapToGrid w:val="0"/>
        <w:ind w:firstLineChars="0"/>
        <w:outlineLvl w:val="4"/>
        <w:rPr>
          <w:rFonts w:ascii="黑体" w:eastAsia="黑体"/>
          <w:szCs w:val="21"/>
        </w:rPr>
      </w:pPr>
      <w:bookmarkStart w:id="386" w:name="_Toc219190571"/>
      <w:r>
        <w:rPr>
          <w:rFonts w:ascii="黑体" w:eastAsia="黑体"/>
          <w:szCs w:val="21"/>
        </w:rPr>
        <w:t>运行信息列表元素数量</w:t>
      </w:r>
      <w:bookmarkEnd w:id="386"/>
    </w:p>
    <w:p w14:paraId="60E47F68">
      <w:pPr>
        <w:pStyle w:val="85"/>
        <w:autoSpaceDE w:val="0"/>
        <w:autoSpaceDN w:val="0"/>
        <w:ind w:firstLine="420" w:firstLineChars="0"/>
        <w:rPr>
          <w:rFonts w:ascii="宋体"/>
          <w:iCs/>
          <w:color w:val="4472C4" w:themeColor="accent1"/>
          <w14:textFill>
            <w14:solidFill>
              <w14:schemeClr w14:val="accent1"/>
            </w14:solidFill>
          </w14:textFill>
        </w:rPr>
      </w:pPr>
      <w:r>
        <w:rPr>
          <w:rFonts w:hint="eastAsia"/>
        </w:rPr>
        <w:t>从节点运行信息列表中元素的数量。</w:t>
      </w:r>
    </w:p>
    <w:p w14:paraId="479B3018">
      <w:pPr>
        <w:numPr>
          <w:ilvl w:val="3"/>
          <w:numId w:val="77"/>
        </w:numPr>
        <w:adjustRightInd w:val="0"/>
        <w:snapToGrid w:val="0"/>
        <w:ind w:firstLineChars="0"/>
        <w:outlineLvl w:val="4"/>
        <w:rPr>
          <w:rFonts w:ascii="黑体" w:eastAsia="黑体"/>
          <w:szCs w:val="21"/>
        </w:rPr>
      </w:pPr>
      <w:bookmarkStart w:id="387" w:name="_Toc219190572"/>
      <w:r>
        <w:rPr>
          <w:rFonts w:ascii="黑体" w:eastAsia="黑体"/>
          <w:szCs w:val="21"/>
        </w:rPr>
        <w:t>运行信息列表</w:t>
      </w:r>
      <w:bookmarkEnd w:id="387"/>
    </w:p>
    <w:p w14:paraId="4DE521FA">
      <w:pPr>
        <w:pStyle w:val="85"/>
        <w:ind w:firstLine="420"/>
      </w:pPr>
      <w:r>
        <w:rPr>
          <w:rFonts w:hint="eastAsia"/>
        </w:rPr>
        <w:t>运行信息列表中，包括多个信息元素的数据，每个信息元素数据单元的格式如</w:t>
      </w:r>
      <w:r>
        <w:rPr>
          <w:rFonts w:hint="eastAsia"/>
          <w:lang w:eastAsia="zh-CN"/>
        </w:rPr>
        <w:fldChar w:fldCharType="begin"/>
      </w:r>
      <w:r>
        <w:rPr>
          <w:rFonts w:hint="eastAsia"/>
          <w:lang w:eastAsia="zh-CN"/>
        </w:rPr>
        <w:instrText xml:space="preserve"> REF _Ref26363 \h </w:instrText>
      </w:r>
      <w:r>
        <w:rPr>
          <w:rFonts w:hint="eastAsia"/>
          <w:lang w:eastAsia="zh-CN"/>
        </w:rPr>
        <w:fldChar w:fldCharType="separate"/>
      </w:r>
      <w:r>
        <w:t>表 54</w:t>
      </w:r>
      <w:r>
        <w:rPr>
          <w:rFonts w:hint="eastAsia"/>
          <w:lang w:eastAsia="zh-CN"/>
        </w:rPr>
        <w:fldChar w:fldCharType="end"/>
      </w:r>
      <w:r>
        <w:rPr>
          <w:rFonts w:hint="eastAsia"/>
        </w:rPr>
        <w:t>所示。</w:t>
      </w:r>
    </w:p>
    <w:p w14:paraId="2DF08026">
      <w:pPr>
        <w:pStyle w:val="20"/>
        <w:rPr>
          <w:rFonts w:hint="eastAsia" w:ascii="黑体" w:hAnsi="黑体" w:cs="黑体"/>
        </w:rPr>
      </w:pPr>
      <w:bookmarkStart w:id="388" w:name="_Ref26363"/>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54</w:t>
      </w:r>
      <w:r>
        <w:rPr>
          <w:rFonts w:hint="eastAsia" w:ascii="黑体" w:hAnsi="黑体" w:cs="黑体"/>
        </w:rPr>
        <w:fldChar w:fldCharType="end"/>
      </w:r>
      <w:bookmarkEnd w:id="388"/>
      <w:r>
        <w:rPr>
          <w:rFonts w:hint="eastAsia" w:ascii="黑体" w:hAnsi="黑体" w:cs="黑体"/>
        </w:rPr>
        <w:t xml:space="preserve"> 运行信息列表信息元素数据单元格式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68"/>
        <w:gridCol w:w="2646"/>
        <w:gridCol w:w="3752"/>
      </w:tblGrid>
      <w:tr w14:paraId="74A2F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68" w:type="dxa"/>
            <w:noWrap w:val="0"/>
            <w:vAlign w:val="center"/>
          </w:tcPr>
          <w:p w14:paraId="0149914D">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字节数：1</w:t>
            </w:r>
          </w:p>
        </w:tc>
        <w:tc>
          <w:tcPr>
            <w:tcW w:w="2646" w:type="dxa"/>
            <w:noWrap w:val="0"/>
            <w:vAlign w:val="center"/>
          </w:tcPr>
          <w:p w14:paraId="4BD9EF1C">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1</w:t>
            </w:r>
          </w:p>
        </w:tc>
        <w:tc>
          <w:tcPr>
            <w:tcW w:w="3752" w:type="dxa"/>
            <w:noWrap w:val="0"/>
            <w:vAlign w:val="center"/>
          </w:tcPr>
          <w:p w14:paraId="2422B3A8">
            <w:pPr>
              <w:pStyle w:val="254"/>
              <w:adjustRightInd w:val="0"/>
              <w:spacing w:line="240" w:lineRule="auto"/>
              <w:ind w:firstLine="0" w:firstLineChars="0"/>
              <w:jc w:val="center"/>
              <w:rPr>
                <w:rFonts w:hint="eastAsia" w:ascii="宋体" w:hAnsi="宋体"/>
                <w:i/>
                <w:sz w:val="18"/>
                <w:szCs w:val="18"/>
              </w:rPr>
            </w:pPr>
            <w:r>
              <w:rPr>
                <w:rFonts w:hint="eastAsia" w:ascii="宋体" w:hAnsi="宋体"/>
                <w:i/>
                <w:sz w:val="18"/>
                <w:szCs w:val="18"/>
              </w:rPr>
              <w:t>L</w:t>
            </w:r>
          </w:p>
        </w:tc>
      </w:tr>
      <w:tr w14:paraId="1AF70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68" w:type="dxa"/>
            <w:noWrap w:val="0"/>
            <w:vAlign w:val="center"/>
          </w:tcPr>
          <w:p w14:paraId="4F0C9DE0">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元素ID</w:t>
            </w:r>
          </w:p>
        </w:tc>
        <w:tc>
          <w:tcPr>
            <w:tcW w:w="2646" w:type="dxa"/>
            <w:noWrap w:val="0"/>
            <w:vAlign w:val="center"/>
          </w:tcPr>
          <w:p w14:paraId="01461F90">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元素数据长度</w:t>
            </w:r>
          </w:p>
        </w:tc>
        <w:tc>
          <w:tcPr>
            <w:tcW w:w="3752" w:type="dxa"/>
            <w:noWrap w:val="0"/>
            <w:vAlign w:val="center"/>
          </w:tcPr>
          <w:p w14:paraId="027BD452">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运行信息数据</w:t>
            </w:r>
          </w:p>
        </w:tc>
      </w:tr>
      <w:tr w14:paraId="00973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66" w:type="dxa"/>
            <w:gridSpan w:val="3"/>
            <w:noWrap w:val="0"/>
            <w:vAlign w:val="center"/>
          </w:tcPr>
          <w:p w14:paraId="1132925A">
            <w:pPr>
              <w:pStyle w:val="254"/>
              <w:adjustRightInd w:val="0"/>
              <w:spacing w:line="240" w:lineRule="auto"/>
              <w:ind w:firstLine="0" w:firstLineChars="0"/>
              <w:jc w:val="center"/>
              <w:rPr>
                <w:rFonts w:hint="eastAsia" w:ascii="宋体" w:hAnsi="宋体"/>
                <w:sz w:val="18"/>
                <w:szCs w:val="18"/>
              </w:rPr>
            </w:pPr>
            <w:r>
              <w:rPr>
                <w:rFonts w:hint="eastAsia" w:ascii="宋体" w:hAnsi="宋体"/>
                <w:sz w:val="18"/>
                <w:szCs w:val="18"/>
              </w:rPr>
              <w:t>信息元素数据单元</w:t>
            </w:r>
          </w:p>
        </w:tc>
      </w:tr>
    </w:tbl>
    <w:p w14:paraId="3C99B995">
      <w:pPr>
        <w:numPr>
          <w:ilvl w:val="3"/>
          <w:numId w:val="77"/>
        </w:numPr>
        <w:adjustRightInd w:val="0"/>
        <w:snapToGrid w:val="0"/>
        <w:ind w:firstLineChars="0"/>
        <w:outlineLvl w:val="4"/>
        <w:rPr>
          <w:rFonts w:ascii="黑体" w:eastAsia="黑体"/>
          <w:szCs w:val="21"/>
        </w:rPr>
      </w:pPr>
      <w:bookmarkStart w:id="389" w:name="_Toc219190573"/>
      <w:r>
        <w:rPr>
          <w:rFonts w:ascii="黑体" w:eastAsia="黑体"/>
          <w:szCs w:val="21"/>
        </w:rPr>
        <w:t>运行时长</w:t>
      </w:r>
      <w:bookmarkEnd w:id="389"/>
    </w:p>
    <w:p w14:paraId="1C401D77">
      <w:pPr>
        <w:autoSpaceDE w:val="0"/>
        <w:autoSpaceDN w:val="0"/>
        <w:ind w:firstLine="420" w:firstLineChars="0"/>
        <w:rPr>
          <w:rFonts w:ascii="宋体"/>
          <w:iCs/>
          <w:color w:val="4472C4" w:themeColor="accent1"/>
          <w14:textFill>
            <w14:solidFill>
              <w14:schemeClr w14:val="accent1"/>
            </w14:solidFill>
          </w14:textFill>
        </w:rPr>
      </w:pPr>
      <w:r>
        <w:rPr>
          <w:rFonts w:hint="eastAsia" w:ascii="宋体"/>
          <w:iCs/>
          <w:color w:val="4472C4" w:themeColor="accent1"/>
          <w14:textFill>
            <w14:solidFill>
              <w14:schemeClr w14:val="accent1"/>
            </w14:solidFill>
          </w14:textFill>
        </w:rPr>
        <w:t>从节点从上电运行到现在的时间，单位：秒。</w:t>
      </w:r>
    </w:p>
    <w:p w14:paraId="146923FF">
      <w:pPr>
        <w:numPr>
          <w:ilvl w:val="3"/>
          <w:numId w:val="77"/>
        </w:numPr>
        <w:adjustRightInd w:val="0"/>
        <w:snapToGrid w:val="0"/>
        <w:ind w:firstLineChars="0"/>
        <w:outlineLvl w:val="4"/>
        <w:rPr>
          <w:rFonts w:ascii="黑体" w:eastAsia="黑体"/>
          <w:szCs w:val="21"/>
        </w:rPr>
      </w:pPr>
      <w:bookmarkStart w:id="390" w:name="_Toc219190574"/>
      <w:r>
        <w:rPr>
          <w:rFonts w:ascii="黑体" w:eastAsia="黑体"/>
          <w:szCs w:val="21"/>
        </w:rPr>
        <w:t>过零自检结果</w:t>
      </w:r>
      <w:bookmarkEnd w:id="390"/>
    </w:p>
    <w:p w14:paraId="20762806">
      <w:pPr>
        <w:autoSpaceDE w:val="0"/>
        <w:autoSpaceDN w:val="0"/>
        <w:ind w:firstLine="420" w:firstLineChars="0"/>
        <w:rPr>
          <w:rFonts w:ascii="宋体"/>
          <w:iCs/>
          <w:color w:val="4472C4" w:themeColor="accent1"/>
          <w14:textFill>
            <w14:solidFill>
              <w14:schemeClr w14:val="accent1"/>
            </w14:solidFill>
          </w14:textFill>
        </w:rPr>
      </w:pPr>
      <w:r>
        <w:rPr>
          <w:rFonts w:hint="eastAsia" w:ascii="宋体"/>
          <w:iCs/>
          <w:color w:val="4472C4" w:themeColor="accent1"/>
          <w14:textFill>
            <w14:solidFill>
              <w14:schemeClr w14:val="accent1"/>
            </w14:solidFill>
          </w14:textFill>
        </w:rPr>
        <w:t>当从节点为三相表模块时，取值0：未知；1： 三相相序为ABC；2：三相相序为ACB；3：存在断相；4：存在相同相位。</w:t>
      </w:r>
    </w:p>
    <w:p w14:paraId="2096AE87">
      <w:pPr>
        <w:numPr>
          <w:ilvl w:val="3"/>
          <w:numId w:val="77"/>
        </w:numPr>
        <w:adjustRightInd w:val="0"/>
        <w:snapToGrid w:val="0"/>
        <w:ind w:firstLineChars="0"/>
        <w:outlineLvl w:val="4"/>
        <w:rPr>
          <w:rFonts w:ascii="黑体" w:eastAsia="黑体"/>
          <w:szCs w:val="21"/>
        </w:rPr>
      </w:pPr>
      <w:bookmarkStart w:id="391" w:name="_Toc219190575"/>
      <w:r>
        <w:rPr>
          <w:rFonts w:ascii="黑体" w:eastAsia="黑体"/>
          <w:szCs w:val="21"/>
        </w:rPr>
        <w:t>串口</w:t>
      </w:r>
      <w:r>
        <w:rPr>
          <w:rFonts w:hint="eastAsia" w:ascii="黑体" w:eastAsia="黑体"/>
          <w:szCs w:val="21"/>
        </w:rPr>
        <w:t>/</w:t>
      </w:r>
      <w:r>
        <w:rPr>
          <w:rFonts w:ascii="黑体" w:eastAsia="黑体"/>
          <w:szCs w:val="21"/>
        </w:rPr>
        <w:t>485不通状态</w:t>
      </w:r>
      <w:bookmarkEnd w:id="391"/>
    </w:p>
    <w:p w14:paraId="08446BBA">
      <w:pPr>
        <w:autoSpaceDE w:val="0"/>
        <w:autoSpaceDN w:val="0"/>
        <w:ind w:firstLine="420" w:firstLineChars="0"/>
        <w:rPr>
          <w:rFonts w:ascii="宋体"/>
          <w:iCs/>
          <w:color w:val="4472C4" w:themeColor="accent1"/>
          <w14:textFill>
            <w14:solidFill>
              <w14:schemeClr w14:val="accent1"/>
            </w14:solidFill>
          </w14:textFill>
        </w:rPr>
      </w:pPr>
      <w:r>
        <w:rPr>
          <w:rFonts w:hint="eastAsia" w:ascii="宋体"/>
          <w:iCs/>
          <w:color w:val="4472C4" w:themeColor="accent1"/>
          <w14:textFill>
            <w14:solidFill>
              <w14:schemeClr w14:val="accent1"/>
            </w14:solidFill>
          </w14:textFill>
        </w:rPr>
        <w:t>串口/485不通状态，取值0：正常；1：历史上出现过不通现象；2.目前不通。</w:t>
      </w:r>
    </w:p>
    <w:p w14:paraId="01EA8014">
      <w:pPr>
        <w:numPr>
          <w:ilvl w:val="3"/>
          <w:numId w:val="77"/>
        </w:numPr>
        <w:adjustRightInd w:val="0"/>
        <w:snapToGrid w:val="0"/>
        <w:ind w:firstLineChars="0"/>
        <w:outlineLvl w:val="4"/>
        <w:rPr>
          <w:rFonts w:ascii="黑体" w:eastAsia="黑体"/>
          <w:szCs w:val="21"/>
        </w:rPr>
      </w:pPr>
      <w:bookmarkStart w:id="392" w:name="_Toc219190576"/>
      <w:r>
        <w:rPr>
          <w:rFonts w:ascii="黑体" w:eastAsia="黑体"/>
          <w:szCs w:val="21"/>
        </w:rPr>
        <w:t>上次离网原因</w:t>
      </w:r>
      <w:bookmarkEnd w:id="392"/>
    </w:p>
    <w:p w14:paraId="4FB2300F">
      <w:pPr>
        <w:autoSpaceDE w:val="0"/>
        <w:autoSpaceDN w:val="0"/>
        <w:ind w:firstLine="420" w:firstLineChars="0"/>
        <w:rPr>
          <w:rFonts w:ascii="宋体"/>
          <w:iCs/>
          <w:color w:val="4472C4" w:themeColor="accent1"/>
          <w14:textFill>
            <w14:solidFill>
              <w14:schemeClr w14:val="accent1"/>
            </w14:solidFill>
          </w14:textFill>
        </w:rPr>
      </w:pPr>
      <w:r>
        <w:rPr>
          <w:rFonts w:hint="eastAsia" w:ascii="宋体"/>
          <w:iCs/>
          <w:color w:val="4472C4" w:themeColor="accent1"/>
          <w14:textFill>
            <w14:solidFill>
              <w14:schemeClr w14:val="accent1"/>
            </w14:solidFill>
          </w14:textFill>
        </w:rPr>
        <w:t>0：未知；1：组网序列号变化；2：2个路由周期收不到信标帧；3：与代理节点连续四个路由周期的通信成功率都是0；4：站点所在层级超过15级；5：收到离线指示；0x80-0xEF:厂家自定义；0xF0-0xFF:保留。</w:t>
      </w:r>
    </w:p>
    <w:p w14:paraId="12A4D8D3">
      <w:pPr>
        <w:numPr>
          <w:ilvl w:val="3"/>
          <w:numId w:val="77"/>
        </w:numPr>
        <w:adjustRightInd w:val="0"/>
        <w:snapToGrid w:val="0"/>
        <w:ind w:firstLineChars="0"/>
        <w:outlineLvl w:val="4"/>
        <w:rPr>
          <w:rFonts w:ascii="黑体" w:eastAsia="黑体"/>
          <w:szCs w:val="21"/>
        </w:rPr>
      </w:pPr>
      <w:bookmarkStart w:id="393" w:name="_Toc219190577"/>
      <w:r>
        <w:rPr>
          <w:rFonts w:hint="eastAsia" w:ascii="黑体" w:eastAsia="黑体"/>
          <w:szCs w:val="21"/>
        </w:rPr>
        <w:t>复位</w:t>
      </w:r>
      <w:r>
        <w:rPr>
          <w:rFonts w:ascii="黑体" w:eastAsia="黑体"/>
          <w:szCs w:val="21"/>
        </w:rPr>
        <w:t>原因</w:t>
      </w:r>
      <w:bookmarkEnd w:id="393"/>
    </w:p>
    <w:p w14:paraId="374BB803">
      <w:pPr>
        <w:autoSpaceDE w:val="0"/>
        <w:autoSpaceDN w:val="0"/>
        <w:ind w:firstLine="420" w:firstLineChars="0"/>
        <w:rPr>
          <w:rFonts w:ascii="宋体"/>
          <w:iCs/>
          <w:color w:val="4472C4" w:themeColor="accent1"/>
          <w14:textFill>
            <w14:solidFill>
              <w14:schemeClr w14:val="accent1"/>
            </w14:solidFill>
          </w14:textFill>
        </w:rPr>
      </w:pPr>
      <w:r>
        <w:rPr>
          <w:rFonts w:hint="eastAsia" w:ascii="宋体"/>
          <w:iCs/>
          <w:color w:val="4472C4" w:themeColor="accent1"/>
          <w14:textFill>
            <w14:solidFill>
              <w14:schemeClr w14:val="accent1"/>
            </w14:solidFill>
          </w14:textFill>
        </w:rPr>
        <w:t>0：掉电复位；1：复位引脚复位；2：升级完成复位；3：CCO控制从节点重启；0x80-0xEF:厂家自定义；0xF0-0xFF：保留。</w:t>
      </w:r>
    </w:p>
    <w:p w14:paraId="7FE10302">
      <w:pPr>
        <w:numPr>
          <w:ilvl w:val="3"/>
          <w:numId w:val="77"/>
        </w:numPr>
        <w:adjustRightInd w:val="0"/>
        <w:snapToGrid w:val="0"/>
        <w:ind w:firstLineChars="0"/>
        <w:outlineLvl w:val="4"/>
        <w:rPr>
          <w:rFonts w:ascii="黑体" w:eastAsia="黑体"/>
          <w:color w:val="FF0000"/>
          <w:szCs w:val="21"/>
        </w:rPr>
      </w:pPr>
      <w:bookmarkStart w:id="394" w:name="_Toc219190578"/>
      <w:r>
        <w:rPr>
          <w:rFonts w:ascii="黑体" w:eastAsia="黑体"/>
          <w:color w:val="FF0000"/>
          <w:szCs w:val="21"/>
        </w:rPr>
        <w:t>模块温度</w:t>
      </w:r>
      <w:bookmarkEnd w:id="394"/>
    </w:p>
    <w:p w14:paraId="7C2B65A9">
      <w:pPr>
        <w:autoSpaceDE w:val="0"/>
        <w:autoSpaceDN w:val="0"/>
        <w:ind w:firstLine="420"/>
        <w:rPr>
          <w:rFonts w:ascii="宋体"/>
          <w:color w:val="FF0000"/>
        </w:rPr>
      </w:pPr>
      <w:r>
        <w:rPr>
          <w:rFonts w:hint="eastAsia" w:ascii="宋体"/>
          <w:color w:val="FF0000"/>
        </w:rPr>
        <w:t>模块当前的温度，</w:t>
      </w:r>
      <w:r>
        <w:rPr>
          <w:rFonts w:ascii="宋体"/>
          <w:color w:val="FF0000"/>
        </w:rPr>
        <w:t>有符号数</w:t>
      </w:r>
      <w:r>
        <w:rPr>
          <w:rFonts w:hint="eastAsia" w:ascii="宋体"/>
          <w:color w:val="FF0000"/>
        </w:rPr>
        <w:t>，单位：摄氏度。</w:t>
      </w:r>
    </w:p>
    <w:p w14:paraId="763D6E91">
      <w:pPr>
        <w:numPr>
          <w:ilvl w:val="3"/>
          <w:numId w:val="77"/>
        </w:numPr>
        <w:adjustRightInd w:val="0"/>
        <w:snapToGrid w:val="0"/>
        <w:ind w:firstLineChars="0"/>
        <w:outlineLvl w:val="4"/>
        <w:rPr>
          <w:rFonts w:ascii="黑体" w:eastAsia="黑体"/>
          <w:color w:val="FF0000"/>
          <w:szCs w:val="21"/>
        </w:rPr>
      </w:pPr>
      <w:bookmarkStart w:id="395" w:name="_Toc219190579"/>
      <w:r>
        <w:rPr>
          <w:rFonts w:ascii="黑体" w:eastAsia="黑体"/>
          <w:color w:val="FF0000"/>
          <w:szCs w:val="21"/>
        </w:rPr>
        <w:t>当前时钟</w:t>
      </w:r>
      <w:bookmarkEnd w:id="395"/>
    </w:p>
    <w:p w14:paraId="2A6D9E52">
      <w:pPr>
        <w:autoSpaceDE w:val="0"/>
        <w:autoSpaceDN w:val="0"/>
        <w:ind w:firstLine="420"/>
        <w:rPr>
          <w:rFonts w:ascii="宋体"/>
          <w:color w:val="FF0000"/>
        </w:rPr>
      </w:pPr>
      <w:r>
        <w:rPr>
          <w:rFonts w:hint="eastAsia" w:ascii="宋体"/>
          <w:color w:val="FF0000"/>
        </w:rPr>
        <w:t>模块当前的日历时间，6字节BCD，年月日时分秒，秒在低位。</w:t>
      </w:r>
    </w:p>
    <w:p w14:paraId="2DC7A0D8">
      <w:pPr>
        <w:numPr>
          <w:ilvl w:val="3"/>
          <w:numId w:val="77"/>
        </w:numPr>
        <w:adjustRightInd w:val="0"/>
        <w:snapToGrid w:val="0"/>
        <w:ind w:firstLineChars="0"/>
        <w:outlineLvl w:val="4"/>
        <w:rPr>
          <w:rFonts w:ascii="黑体" w:eastAsia="黑体"/>
          <w:color w:val="FF0000"/>
          <w:szCs w:val="21"/>
        </w:rPr>
      </w:pPr>
      <w:bookmarkStart w:id="396" w:name="_Toc219190580"/>
      <w:r>
        <w:rPr>
          <w:rFonts w:hint="eastAsia" w:ascii="黑体" w:eastAsia="黑体"/>
          <w:color w:val="FF0000"/>
          <w:szCs w:val="21"/>
        </w:rPr>
        <w:t>串口配置</w:t>
      </w:r>
      <w:bookmarkEnd w:id="396"/>
    </w:p>
    <w:p w14:paraId="5693503C">
      <w:pPr>
        <w:autoSpaceDE w:val="0"/>
        <w:autoSpaceDN w:val="0"/>
        <w:ind w:firstLine="420"/>
        <w:rPr>
          <w:rFonts w:hint="eastAsia" w:ascii="宋体" w:hAnsi="宋体" w:cs="宋体"/>
        </w:rPr>
      </w:pPr>
      <w:r>
        <w:rPr>
          <w:rFonts w:hint="eastAsia" w:ascii="宋体" w:hAnsi="宋体" w:cs="宋体"/>
          <w:color w:val="FF0000"/>
        </w:rPr>
        <w:t>探测到主设备的串口配置参数。具体格式如</w:t>
      </w:r>
      <w:r>
        <w:rPr>
          <w:rFonts w:hint="eastAsia" w:ascii="宋体" w:hAnsi="宋体" w:cs="宋体"/>
          <w:color w:val="FF0000"/>
          <w:lang w:eastAsia="zh-CN"/>
        </w:rPr>
        <w:fldChar w:fldCharType="begin"/>
      </w:r>
      <w:r>
        <w:rPr>
          <w:rFonts w:hint="eastAsia" w:ascii="宋体" w:hAnsi="宋体" w:cs="宋体"/>
          <w:color w:val="FF0000"/>
          <w:lang w:eastAsia="zh-CN"/>
        </w:rPr>
        <w:instrText xml:space="preserve"> REF _Ref26608 \h </w:instrText>
      </w:r>
      <w:r>
        <w:rPr>
          <w:rFonts w:hint="eastAsia" w:ascii="宋体" w:hAnsi="宋体" w:cs="宋体"/>
          <w:color w:val="FF0000"/>
          <w:lang w:eastAsia="zh-CN"/>
        </w:rPr>
        <w:fldChar w:fldCharType="separate"/>
      </w:r>
      <w:r>
        <w:rPr>
          <w:rFonts w:hint="eastAsia" w:ascii="宋体" w:hAnsi="宋体" w:cs="宋体"/>
        </w:rPr>
        <w:t>表 55</w:t>
      </w:r>
      <w:r>
        <w:rPr>
          <w:rFonts w:hint="eastAsia" w:ascii="宋体" w:hAnsi="宋体" w:cs="宋体"/>
          <w:color w:val="FF0000"/>
          <w:lang w:eastAsia="zh-CN"/>
        </w:rPr>
        <w:fldChar w:fldCharType="end"/>
      </w:r>
      <w:r>
        <w:rPr>
          <w:rFonts w:hint="eastAsia" w:ascii="宋体" w:hAnsi="宋体" w:cs="宋体"/>
          <w:color w:val="FF0000"/>
        </w:rPr>
        <w:t>所示。</w:t>
      </w:r>
    </w:p>
    <w:p w14:paraId="0125C1C3">
      <w:pPr>
        <w:pStyle w:val="20"/>
        <w:keepNext/>
        <w:numPr>
          <w:ilvl w:val="-1"/>
          <w:numId w:val="0"/>
        </w:numPr>
        <w:ind w:firstLine="0" w:firstLineChars="0"/>
        <w:jc w:val="center"/>
        <w:rPr>
          <w:rFonts w:hint="eastAsia" w:ascii="黑体" w:hAnsi="黑体" w:eastAsia="黑体" w:cs="黑体"/>
          <w:color w:val="EE0000"/>
          <w:szCs w:val="20"/>
        </w:rPr>
      </w:pPr>
      <w:bookmarkStart w:id="397" w:name="_Ref26608"/>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55</w:t>
      </w:r>
      <w:r>
        <w:rPr>
          <w:rFonts w:hint="eastAsia" w:ascii="黑体" w:hAnsi="黑体" w:cs="黑体"/>
        </w:rPr>
        <w:fldChar w:fldCharType="end"/>
      </w:r>
      <w:bookmarkEnd w:id="397"/>
      <w:r>
        <w:rPr>
          <w:rFonts w:hint="eastAsia" w:ascii="黑体" w:hAnsi="黑体" w:eastAsia="黑体" w:cs="黑体"/>
          <w:color w:val="EE0000"/>
          <w:szCs w:val="20"/>
        </w:rPr>
        <w:t xml:space="preserve"> </w:t>
      </w:r>
      <w:bookmarkStart w:id="398" w:name="_Ref219893683"/>
      <w:r>
        <w:rPr>
          <w:rFonts w:hint="eastAsia" w:ascii="黑体" w:hAnsi="黑体" w:eastAsia="黑体" w:cs="黑体"/>
          <w:color w:val="EE0000"/>
          <w:szCs w:val="20"/>
        </w:rPr>
        <w:t>串口配置参数格式</w:t>
      </w:r>
      <w:bookmarkEnd w:id="398"/>
    </w:p>
    <w:tbl>
      <w:tblPr>
        <w:tblStyle w:val="520"/>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5972"/>
      </w:tblGrid>
      <w:tr w14:paraId="0CE7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47" w:type="dxa"/>
            <w:vAlign w:val="center"/>
          </w:tcPr>
          <w:p w14:paraId="0F90F735">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配置参数内容</w:t>
            </w:r>
          </w:p>
        </w:tc>
        <w:tc>
          <w:tcPr>
            <w:tcW w:w="5972" w:type="dxa"/>
            <w:vAlign w:val="center"/>
          </w:tcPr>
          <w:p w14:paraId="476871F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说明</w:t>
            </w:r>
          </w:p>
        </w:tc>
      </w:tr>
      <w:tr w14:paraId="129B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35D04921">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通信速率</w:t>
            </w:r>
          </w:p>
        </w:tc>
        <w:tc>
          <w:tcPr>
            <w:tcW w:w="5972" w:type="dxa"/>
            <w:vAlign w:val="center"/>
          </w:tcPr>
          <w:p w14:paraId="12925387">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4字节BIN，单位：bps</w:t>
            </w:r>
          </w:p>
        </w:tc>
      </w:tr>
      <w:tr w14:paraId="7B6BE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64756B64">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奇偶位</w:t>
            </w:r>
          </w:p>
        </w:tc>
        <w:tc>
          <w:tcPr>
            <w:tcW w:w="5972" w:type="dxa"/>
            <w:vAlign w:val="center"/>
          </w:tcPr>
          <w:p w14:paraId="07A5B70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1字节BIN，0：无校验，1：偶校验，2：奇校验</w:t>
            </w:r>
          </w:p>
        </w:tc>
      </w:tr>
      <w:tr w14:paraId="731C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74A5E1E6">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数据位</w:t>
            </w:r>
          </w:p>
        </w:tc>
        <w:tc>
          <w:tcPr>
            <w:tcW w:w="5972" w:type="dxa"/>
            <w:vAlign w:val="center"/>
          </w:tcPr>
          <w:p w14:paraId="1AD832A9">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1字节BIN，数据位个数</w:t>
            </w:r>
          </w:p>
        </w:tc>
      </w:tr>
      <w:tr w14:paraId="7B0B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1F967E21">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停止位</w:t>
            </w:r>
          </w:p>
        </w:tc>
        <w:tc>
          <w:tcPr>
            <w:tcW w:w="5972" w:type="dxa"/>
            <w:vAlign w:val="center"/>
          </w:tcPr>
          <w:p w14:paraId="6B7177C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1字节BIN，1：1停止位，2：1.5停止位，3：2停止位</w:t>
            </w:r>
          </w:p>
        </w:tc>
      </w:tr>
    </w:tbl>
    <w:p w14:paraId="401A0246">
      <w:pPr>
        <w:numPr>
          <w:ilvl w:val="1"/>
          <w:numId w:val="58"/>
        </w:numPr>
        <w:adjustRightInd w:val="0"/>
        <w:snapToGrid w:val="0"/>
        <w:spacing w:before="120" w:after="120"/>
        <w:ind w:firstLineChars="0"/>
        <w:outlineLvl w:val="2"/>
        <w:rPr>
          <w:rFonts w:ascii="黑体" w:eastAsia="黑体"/>
          <w:szCs w:val="21"/>
        </w:rPr>
      </w:pPr>
      <w:bookmarkStart w:id="399" w:name="_Toc219190581"/>
      <w:bookmarkStart w:id="400" w:name="_Ref2990"/>
      <w:r>
        <w:rPr>
          <w:rFonts w:ascii="黑体" w:eastAsia="黑体"/>
          <w:szCs w:val="21"/>
        </w:rPr>
        <w:t>0</w:t>
      </w:r>
      <w:r>
        <w:rPr>
          <w:rFonts w:hint="eastAsia" w:ascii="黑体" w:eastAsia="黑体"/>
          <w:szCs w:val="21"/>
        </w:rPr>
        <w:t>x0</w:t>
      </w:r>
      <w:r>
        <w:rPr>
          <w:rFonts w:ascii="黑体" w:eastAsia="黑体"/>
          <w:szCs w:val="21"/>
        </w:rPr>
        <w:t>8</w:t>
      </w:r>
      <w:r>
        <w:rPr>
          <w:rFonts w:hint="eastAsia" w:ascii="黑体" w:eastAsia="黑体"/>
          <w:szCs w:val="21"/>
        </w:rPr>
        <w:t>：查询从节点信道信息</w:t>
      </w:r>
      <w:bookmarkEnd w:id="399"/>
      <w:bookmarkEnd w:id="400"/>
    </w:p>
    <w:p w14:paraId="2AC39097">
      <w:pPr>
        <w:keepNext/>
        <w:keepLines/>
        <w:widowControl w:val="0"/>
        <w:numPr>
          <w:ilvl w:val="2"/>
          <w:numId w:val="78"/>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01" w:name="_Toc20845"/>
      <w:r>
        <w:rPr>
          <w:rFonts w:hint="eastAsia" w:ascii="黑体" w:hAnsi="黑体" w:eastAsia="黑体" w:cs="黑体"/>
          <w:color w:val="000000"/>
          <w:kern w:val="2"/>
          <w:sz w:val="21"/>
          <w:szCs w:val="21"/>
          <w:lang w:val="en-US" w:eastAsia="zh-CN" w:bidi="ar-SA"/>
        </w:rPr>
        <w:t>下行业务报文格式</w:t>
      </w:r>
      <w:bookmarkEnd w:id="401"/>
    </w:p>
    <w:p w14:paraId="2FC51D24">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下行业务报文数据单元格式如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_Ref26958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56</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6AF89A83">
      <w:pPr>
        <w:pStyle w:val="20"/>
        <w:ind w:firstLine="0" w:firstLineChars="0"/>
        <w:rPr>
          <w:rFonts w:hint="eastAsia" w:ascii="黑体" w:hAnsi="黑体" w:cs="黑体"/>
        </w:rPr>
      </w:pPr>
      <w:bookmarkStart w:id="402" w:name="_Ref26958"/>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56</w:t>
      </w:r>
      <w:r>
        <w:rPr>
          <w:rFonts w:hint="eastAsia" w:ascii="黑体" w:hAnsi="黑体" w:cs="黑体"/>
        </w:rPr>
        <w:fldChar w:fldCharType="end"/>
      </w:r>
      <w:bookmarkEnd w:id="402"/>
      <w:r>
        <w:rPr>
          <w:rFonts w:hint="eastAsia" w:ascii="黑体" w:hAnsi="黑体" w:cs="黑体"/>
        </w:rPr>
        <w:t xml:space="preserve"> 查询从节点信道信息下行数据单元格式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2"/>
        <w:gridCol w:w="4466"/>
      </w:tblGrid>
      <w:tr w14:paraId="659B0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02" w:type="dxa"/>
            <w:noWrap w:val="0"/>
            <w:vAlign w:val="center"/>
          </w:tcPr>
          <w:p w14:paraId="04FBA169">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字节数：2</w:t>
            </w:r>
          </w:p>
        </w:tc>
        <w:tc>
          <w:tcPr>
            <w:tcW w:w="4466" w:type="dxa"/>
            <w:noWrap w:val="0"/>
            <w:vAlign w:val="center"/>
          </w:tcPr>
          <w:p w14:paraId="3C559410">
            <w:pPr>
              <w:widowControl w:val="0"/>
              <w:overflowPunct w:val="0"/>
              <w:adjustRightInd w:val="0"/>
              <w:snapToGrid w:val="0"/>
              <w:spacing w:line="240" w:lineRule="auto"/>
              <w:ind w:firstLine="0" w:firstLineChars="0"/>
              <w:jc w:val="center"/>
              <w:rPr>
                <w:rFonts w:hint="eastAsia" w:ascii="宋体" w:hAnsi="宋体" w:eastAsia="宋体" w:cs="宋体"/>
                <w:i/>
                <w:kern w:val="2"/>
                <w:sz w:val="18"/>
                <w:szCs w:val="18"/>
                <w:lang w:val="en-US" w:eastAsia="zh-CN" w:bidi="ar-SA"/>
              </w:rPr>
            </w:pPr>
            <w:r>
              <w:rPr>
                <w:rFonts w:hint="eastAsia" w:ascii="宋体" w:hAnsi="宋体" w:eastAsia="宋体" w:cs="宋体"/>
                <w:kern w:val="2"/>
                <w:sz w:val="18"/>
                <w:szCs w:val="18"/>
                <w:lang w:val="en-US" w:eastAsia="zh-CN" w:bidi="ar-SA"/>
              </w:rPr>
              <w:t>1</w:t>
            </w:r>
          </w:p>
        </w:tc>
      </w:tr>
      <w:tr w14:paraId="1B6A3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02" w:type="dxa"/>
            <w:noWrap w:val="0"/>
            <w:vAlign w:val="center"/>
          </w:tcPr>
          <w:p w14:paraId="32D3040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周边节点起始序号</w:t>
            </w:r>
          </w:p>
        </w:tc>
        <w:tc>
          <w:tcPr>
            <w:tcW w:w="4466" w:type="dxa"/>
            <w:noWrap w:val="0"/>
            <w:vAlign w:val="center"/>
          </w:tcPr>
          <w:p w14:paraId="2220873B">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查询数量</w:t>
            </w:r>
          </w:p>
        </w:tc>
      </w:tr>
      <w:tr w14:paraId="1DFAA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68" w:type="dxa"/>
            <w:gridSpan w:val="2"/>
            <w:noWrap w:val="0"/>
            <w:vAlign w:val="center"/>
          </w:tcPr>
          <w:p w14:paraId="6810558B">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4940EC60">
      <w:pPr>
        <w:keepNext/>
        <w:keepLines/>
        <w:widowControl w:val="0"/>
        <w:numPr>
          <w:ilvl w:val="3"/>
          <w:numId w:val="7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03" w:name="_Toc21041"/>
      <w:r>
        <w:rPr>
          <w:rFonts w:hint="eastAsia" w:ascii="黑体" w:hAnsi="黑体" w:eastAsia="黑体" w:cs="黑体"/>
          <w:kern w:val="2"/>
          <w:sz w:val="21"/>
          <w:szCs w:val="21"/>
          <w:lang w:val="en-US" w:eastAsia="zh-CN" w:bidi="ar-SA"/>
        </w:rPr>
        <w:t>周边节点起始序号</w:t>
      </w:r>
      <w:bookmarkEnd w:id="403"/>
    </w:p>
    <w:p w14:paraId="0B59DB17">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在周边节点列表中的第 m 个从节点，序号从 0 开始。</w:t>
      </w:r>
    </w:p>
    <w:p w14:paraId="1EE4B22E">
      <w:pPr>
        <w:keepNext/>
        <w:keepLines/>
        <w:widowControl w:val="0"/>
        <w:numPr>
          <w:ilvl w:val="3"/>
          <w:numId w:val="7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04" w:name="_Toc4782"/>
      <w:r>
        <w:rPr>
          <w:rFonts w:hint="eastAsia" w:ascii="黑体" w:hAnsi="黑体" w:eastAsia="黑体" w:cs="黑体"/>
          <w:kern w:val="2"/>
          <w:sz w:val="21"/>
          <w:szCs w:val="21"/>
          <w:lang w:val="en-US" w:eastAsia="zh-CN" w:bidi="ar-SA"/>
        </w:rPr>
        <w:t>查询数量</w:t>
      </w:r>
      <w:bookmarkEnd w:id="404"/>
    </w:p>
    <w:p w14:paraId="67F9BEFC">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周边节点起始序号为 m， 节点数量为 n，表示查询周边节点列表中的第m,m+1， ……， m+n-1 个从节点， 6≥n≥1。</w:t>
      </w:r>
    </w:p>
    <w:p w14:paraId="2958C25F">
      <w:pPr>
        <w:keepNext/>
        <w:keepLines/>
        <w:widowControl w:val="0"/>
        <w:numPr>
          <w:ilvl w:val="2"/>
          <w:numId w:val="78"/>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05" w:name="_Toc31882"/>
      <w:r>
        <w:rPr>
          <w:rFonts w:hint="eastAsia" w:ascii="黑体" w:hAnsi="黑体" w:eastAsia="黑体" w:cs="黑体"/>
          <w:color w:val="000000"/>
          <w:kern w:val="2"/>
          <w:sz w:val="21"/>
          <w:szCs w:val="21"/>
          <w:lang w:val="en-US" w:eastAsia="zh-CN" w:bidi="ar-SA"/>
        </w:rPr>
        <w:t>上行业务报文格式</w:t>
      </w:r>
      <w:bookmarkEnd w:id="405"/>
    </w:p>
    <w:p w14:paraId="0A16FD6F">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上行业务报文数据单元格式如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_Ref56515803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57</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000CADDF">
      <w:pPr>
        <w:pStyle w:val="20"/>
        <w:ind w:firstLine="0" w:firstLineChars="0"/>
        <w:rPr>
          <w:rFonts w:hint="eastAsia" w:ascii="黑体" w:hAnsi="黑体" w:cs="黑体"/>
        </w:rPr>
      </w:pPr>
      <w:bookmarkStart w:id="406" w:name="_Ref56515803"/>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57</w:t>
      </w:r>
      <w:r>
        <w:rPr>
          <w:rFonts w:hint="eastAsia" w:ascii="黑体" w:hAnsi="黑体" w:cs="黑体"/>
        </w:rPr>
        <w:fldChar w:fldCharType="end"/>
      </w:r>
      <w:bookmarkEnd w:id="406"/>
      <w:r>
        <w:rPr>
          <w:rFonts w:hint="eastAsia" w:ascii="黑体" w:hAnsi="黑体" w:cs="黑体"/>
        </w:rPr>
        <w:t xml:space="preserve"> 查询从节点信道信息上行数据单元格式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0"/>
        <w:gridCol w:w="1986"/>
        <w:gridCol w:w="1844"/>
        <w:gridCol w:w="1698"/>
        <w:gridCol w:w="1844"/>
      </w:tblGrid>
      <w:tr w14:paraId="414BE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0" w:type="dxa"/>
            <w:noWrap w:val="0"/>
            <w:vAlign w:val="center"/>
          </w:tcPr>
          <w:p w14:paraId="31AC4C33">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字节数：2</w:t>
            </w:r>
          </w:p>
        </w:tc>
        <w:tc>
          <w:tcPr>
            <w:tcW w:w="1986" w:type="dxa"/>
            <w:tcBorders>
              <w:right w:val="single" w:color="auto" w:sz="4" w:space="0"/>
            </w:tcBorders>
            <w:noWrap w:val="0"/>
            <w:vAlign w:val="center"/>
          </w:tcPr>
          <w:p w14:paraId="0BD2FB26">
            <w:pPr>
              <w:widowControl w:val="0"/>
              <w:overflowPunct w:val="0"/>
              <w:adjustRightInd w:val="0"/>
              <w:snapToGrid w:val="0"/>
              <w:spacing w:line="240" w:lineRule="auto"/>
              <w:ind w:firstLine="0" w:firstLineChars="0"/>
              <w:jc w:val="center"/>
              <w:rPr>
                <w:rFonts w:hint="eastAsia" w:ascii="宋体" w:hAnsi="宋体" w:eastAsia="宋体" w:cs="宋体"/>
                <w:i/>
                <w:kern w:val="2"/>
                <w:sz w:val="18"/>
                <w:szCs w:val="18"/>
                <w:lang w:val="en-US" w:eastAsia="zh-CN" w:bidi="ar-SA"/>
              </w:rPr>
            </w:pPr>
            <w:r>
              <w:rPr>
                <w:rFonts w:hint="eastAsia" w:ascii="宋体" w:hAnsi="宋体" w:eastAsia="宋体" w:cs="宋体"/>
                <w:kern w:val="2"/>
                <w:sz w:val="18"/>
                <w:szCs w:val="18"/>
                <w:lang w:val="en-US" w:eastAsia="zh-CN" w:bidi="ar-SA"/>
              </w:rPr>
              <w:t>1</w:t>
            </w:r>
          </w:p>
        </w:tc>
        <w:tc>
          <w:tcPr>
            <w:tcW w:w="5386" w:type="dxa"/>
            <w:gridSpan w:val="3"/>
            <w:tcBorders>
              <w:left w:val="single" w:color="auto" w:sz="4" w:space="0"/>
            </w:tcBorders>
            <w:noWrap w:val="0"/>
            <w:vAlign w:val="center"/>
          </w:tcPr>
          <w:p w14:paraId="1A693A30">
            <w:pPr>
              <w:widowControl w:val="0"/>
              <w:overflowPunct w:val="0"/>
              <w:adjustRightInd w:val="0"/>
              <w:snapToGrid w:val="0"/>
              <w:spacing w:line="240" w:lineRule="auto"/>
              <w:ind w:firstLine="0" w:firstLineChars="0"/>
              <w:jc w:val="center"/>
              <w:rPr>
                <w:rFonts w:hint="eastAsia" w:ascii="宋体" w:hAnsi="宋体" w:eastAsia="宋体" w:cs="宋体"/>
                <w:i/>
                <w:kern w:val="2"/>
                <w:sz w:val="18"/>
                <w:szCs w:val="18"/>
                <w:lang w:val="en-US" w:eastAsia="zh-CN" w:bidi="ar-SA"/>
              </w:rPr>
            </w:pPr>
            <w:r>
              <w:rPr>
                <w:rFonts w:hint="eastAsia" w:ascii="宋体" w:hAnsi="宋体" w:eastAsia="宋体" w:cs="宋体"/>
                <w:i/>
                <w:kern w:val="2"/>
                <w:sz w:val="18"/>
                <w:szCs w:val="18"/>
                <w:lang w:val="en-US" w:eastAsia="zh-CN" w:bidi="ar-SA"/>
              </w:rPr>
              <w:t>L</w:t>
            </w:r>
          </w:p>
        </w:tc>
      </w:tr>
      <w:tr w14:paraId="307A5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0" w:type="dxa"/>
            <w:noWrap w:val="0"/>
            <w:vAlign w:val="center"/>
          </w:tcPr>
          <w:p w14:paraId="2719C68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周边节点总数量</w:t>
            </w:r>
          </w:p>
        </w:tc>
        <w:tc>
          <w:tcPr>
            <w:tcW w:w="1986" w:type="dxa"/>
            <w:tcBorders>
              <w:right w:val="single" w:color="auto" w:sz="4" w:space="0"/>
            </w:tcBorders>
            <w:noWrap w:val="0"/>
            <w:vAlign w:val="center"/>
          </w:tcPr>
          <w:p w14:paraId="662E829D">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本次上报的周边节点数量</w:t>
            </w:r>
          </w:p>
        </w:tc>
        <w:tc>
          <w:tcPr>
            <w:tcW w:w="1844" w:type="dxa"/>
            <w:tcBorders>
              <w:left w:val="single" w:color="auto" w:sz="4" w:space="0"/>
              <w:right w:val="single" w:color="auto" w:sz="4" w:space="0"/>
            </w:tcBorders>
            <w:noWrap w:val="0"/>
            <w:vAlign w:val="center"/>
          </w:tcPr>
          <w:p w14:paraId="63BEDBB9">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周边节点1信道信息</w:t>
            </w:r>
          </w:p>
        </w:tc>
        <w:tc>
          <w:tcPr>
            <w:tcW w:w="1698" w:type="dxa"/>
            <w:tcBorders>
              <w:left w:val="single" w:color="auto" w:sz="4" w:space="0"/>
              <w:right w:val="single" w:color="auto" w:sz="4" w:space="0"/>
            </w:tcBorders>
            <w:noWrap w:val="0"/>
            <w:vAlign w:val="center"/>
          </w:tcPr>
          <w:p w14:paraId="1B9FADBD">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1844" w:type="dxa"/>
            <w:tcBorders>
              <w:left w:val="single" w:color="auto" w:sz="4" w:space="0"/>
            </w:tcBorders>
            <w:noWrap w:val="0"/>
            <w:vAlign w:val="center"/>
          </w:tcPr>
          <w:p w14:paraId="1578AAA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周边节点n信道信息</w:t>
            </w:r>
          </w:p>
        </w:tc>
      </w:tr>
      <w:tr w14:paraId="6BEE6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22" w:type="dxa"/>
            <w:gridSpan w:val="5"/>
            <w:noWrap w:val="0"/>
            <w:vAlign w:val="center"/>
          </w:tcPr>
          <w:p w14:paraId="748D13D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7FEB0BF4">
      <w:pPr>
        <w:keepNext/>
        <w:keepLines/>
        <w:widowControl w:val="0"/>
        <w:numPr>
          <w:ilvl w:val="3"/>
          <w:numId w:val="7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07" w:name="_Toc8681"/>
      <w:r>
        <w:rPr>
          <w:rFonts w:hint="eastAsia" w:ascii="黑体" w:hAnsi="黑体" w:eastAsia="黑体" w:cs="黑体"/>
          <w:kern w:val="2"/>
          <w:sz w:val="21"/>
          <w:szCs w:val="21"/>
          <w:lang w:val="en-US" w:eastAsia="zh-CN" w:bidi="ar-SA"/>
        </w:rPr>
        <w:t>周边节点总数量</w:t>
      </w:r>
      <w:bookmarkEnd w:id="407"/>
    </w:p>
    <w:p w14:paraId="0182BF1F">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信息列表中元素的数量。</w:t>
      </w:r>
    </w:p>
    <w:p w14:paraId="146A6F71">
      <w:pPr>
        <w:keepNext/>
        <w:keepLines/>
        <w:widowControl w:val="0"/>
        <w:numPr>
          <w:ilvl w:val="3"/>
          <w:numId w:val="78"/>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08" w:name="_Toc6694"/>
      <w:r>
        <w:rPr>
          <w:rFonts w:hint="eastAsia" w:ascii="黑体" w:hAnsi="黑体" w:eastAsia="黑体" w:cs="黑体"/>
          <w:kern w:val="2"/>
          <w:sz w:val="21"/>
          <w:szCs w:val="21"/>
          <w:lang w:val="en-US" w:eastAsia="zh-CN" w:bidi="ar-SA"/>
        </w:rPr>
        <w:t>周边节点信道信息</w:t>
      </w:r>
      <w:bookmarkEnd w:id="408"/>
    </w:p>
    <w:p w14:paraId="1EFE4FAA">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周边节点信道信息中，包括多个信息数据，如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_Ref56515889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58</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3D870DE4">
      <w:pPr>
        <w:pStyle w:val="20"/>
        <w:ind w:firstLine="0" w:firstLineChars="0"/>
        <w:rPr>
          <w:rFonts w:hint="eastAsia" w:ascii="黑体" w:hAnsi="黑体" w:cs="黑体"/>
        </w:rPr>
      </w:pPr>
      <w:bookmarkStart w:id="409" w:name="_Ref56515889"/>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58</w:t>
      </w:r>
      <w:r>
        <w:rPr>
          <w:rFonts w:hint="eastAsia" w:ascii="黑体" w:hAnsi="黑体" w:cs="黑体"/>
        </w:rPr>
        <w:fldChar w:fldCharType="end"/>
      </w:r>
      <w:bookmarkEnd w:id="409"/>
      <w:r>
        <w:rPr>
          <w:rFonts w:hint="eastAsia" w:ascii="黑体" w:hAnsi="黑体" w:cs="黑体"/>
        </w:rPr>
        <w:t xml:space="preserve"> 查询周边节点信道信息数据单元格式</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4"/>
        <w:gridCol w:w="7038"/>
      </w:tblGrid>
      <w:tr w14:paraId="15F4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4" w:type="dxa"/>
            <w:noWrap w:val="0"/>
            <w:vAlign w:val="center"/>
          </w:tcPr>
          <w:p w14:paraId="0228B12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周边节点信道信息</w:t>
            </w:r>
          </w:p>
        </w:tc>
        <w:tc>
          <w:tcPr>
            <w:tcW w:w="7038" w:type="dxa"/>
            <w:noWrap w:val="0"/>
            <w:vAlign w:val="center"/>
          </w:tcPr>
          <w:p w14:paraId="26CC81E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说明</w:t>
            </w:r>
          </w:p>
        </w:tc>
      </w:tr>
      <w:tr w14:paraId="1504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4" w:type="dxa"/>
            <w:noWrap w:val="0"/>
            <w:vAlign w:val="center"/>
          </w:tcPr>
          <w:p w14:paraId="690705C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节点m地址</w:t>
            </w:r>
          </w:p>
        </w:tc>
        <w:tc>
          <w:tcPr>
            <w:tcW w:w="7038" w:type="dxa"/>
            <w:noWrap w:val="0"/>
            <w:vAlign w:val="center"/>
          </w:tcPr>
          <w:p w14:paraId="4537AC28">
            <w:pPr>
              <w:tabs>
                <w:tab w:val="center" w:pos="4201"/>
                <w:tab w:val="right" w:leader="dot" w:pos="9298"/>
              </w:tabs>
              <w:adjustRightInd w:val="0"/>
              <w:snapToGrid w:val="0"/>
              <w:ind w:firstLine="0" w:firstLineChars="0"/>
              <w:jc w:val="left"/>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bidi="ar-SA"/>
              </w:rPr>
              <w:t>MAC地址，6字节BIN</w:t>
            </w:r>
          </w:p>
        </w:tc>
      </w:tr>
      <w:tr w14:paraId="64CFB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4" w:type="dxa"/>
            <w:noWrap w:val="0"/>
            <w:vAlign w:val="center"/>
          </w:tcPr>
          <w:p w14:paraId="484C2CB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节点m标识</w:t>
            </w:r>
          </w:p>
        </w:tc>
        <w:tc>
          <w:tcPr>
            <w:tcW w:w="7038" w:type="dxa"/>
            <w:noWrap w:val="0"/>
            <w:vAlign w:val="center"/>
          </w:tcPr>
          <w:p w14:paraId="0C1EF27A">
            <w:pPr>
              <w:tabs>
                <w:tab w:val="center" w:pos="4201"/>
                <w:tab w:val="right" w:leader="dot" w:pos="9298"/>
              </w:tabs>
              <w:adjustRightInd w:val="0"/>
              <w:snapToGrid w:val="0"/>
              <w:ind w:firstLine="0" w:firstLineChars="0"/>
              <w:jc w:val="left"/>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bidi="ar-SA"/>
              </w:rPr>
              <w:t>TEI，2字节BIN</w:t>
            </w:r>
          </w:p>
        </w:tc>
      </w:tr>
      <w:tr w14:paraId="39C2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4" w:type="dxa"/>
            <w:noWrap w:val="0"/>
            <w:vAlign w:val="center"/>
          </w:tcPr>
          <w:p w14:paraId="5DC37AE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节点m的代理节点标识</w:t>
            </w:r>
          </w:p>
        </w:tc>
        <w:tc>
          <w:tcPr>
            <w:tcW w:w="7038" w:type="dxa"/>
            <w:noWrap w:val="0"/>
            <w:vAlign w:val="center"/>
          </w:tcPr>
          <w:p w14:paraId="1CD089D5">
            <w:pPr>
              <w:tabs>
                <w:tab w:val="center" w:pos="4201"/>
                <w:tab w:val="right" w:leader="dot" w:pos="9298"/>
              </w:tabs>
              <w:adjustRightInd w:val="0"/>
              <w:snapToGrid w:val="0"/>
              <w:ind w:firstLine="0" w:firstLineChars="0"/>
              <w:jc w:val="left"/>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bidi="ar-SA"/>
              </w:rPr>
              <w:t>代理TEI，2字节BIN</w:t>
            </w:r>
          </w:p>
        </w:tc>
      </w:tr>
      <w:tr w14:paraId="6C39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4" w:type="dxa"/>
            <w:noWrap w:val="0"/>
            <w:vAlign w:val="center"/>
          </w:tcPr>
          <w:p w14:paraId="57F5A4B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节点m层级</w:t>
            </w:r>
          </w:p>
        </w:tc>
        <w:tc>
          <w:tcPr>
            <w:tcW w:w="7038" w:type="dxa"/>
            <w:noWrap w:val="0"/>
            <w:vAlign w:val="center"/>
          </w:tcPr>
          <w:p w14:paraId="67FEE686">
            <w:pPr>
              <w:tabs>
                <w:tab w:val="center" w:pos="4201"/>
                <w:tab w:val="right" w:leader="dot" w:pos="9298"/>
              </w:tabs>
              <w:adjustRightInd w:val="0"/>
              <w:snapToGrid w:val="0"/>
              <w:ind w:firstLine="0" w:firstLineChars="0"/>
              <w:jc w:val="left"/>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bidi="ar-SA"/>
              </w:rPr>
              <w:t>层级，1字节BIN</w:t>
            </w:r>
          </w:p>
        </w:tc>
      </w:tr>
      <w:tr w14:paraId="7104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4" w:type="dxa"/>
            <w:noWrap w:val="0"/>
            <w:vAlign w:val="center"/>
          </w:tcPr>
          <w:p w14:paraId="67F45FD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上行通信成功率</w:t>
            </w:r>
          </w:p>
        </w:tc>
        <w:tc>
          <w:tcPr>
            <w:tcW w:w="7038" w:type="dxa"/>
            <w:noWrap w:val="0"/>
            <w:vAlign w:val="center"/>
          </w:tcPr>
          <w:p w14:paraId="6B16A51E">
            <w:pPr>
              <w:tabs>
                <w:tab w:val="center" w:pos="4201"/>
                <w:tab w:val="right" w:leader="dot" w:pos="9298"/>
              </w:tabs>
              <w:adjustRightInd w:val="0"/>
              <w:snapToGrid w:val="0"/>
              <w:ind w:firstLine="0" w:firstLineChars="0"/>
              <w:jc w:val="left"/>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bidi="ar-SA"/>
              </w:rPr>
              <w:t>本节点与节点m的上行通信成功率，1字节BIN</w:t>
            </w:r>
          </w:p>
        </w:tc>
      </w:tr>
      <w:tr w14:paraId="2A267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4" w:type="dxa"/>
            <w:noWrap w:val="0"/>
            <w:vAlign w:val="center"/>
          </w:tcPr>
          <w:p w14:paraId="37D3318F">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下行通信成功率</w:t>
            </w:r>
          </w:p>
        </w:tc>
        <w:tc>
          <w:tcPr>
            <w:tcW w:w="7038" w:type="dxa"/>
            <w:noWrap w:val="0"/>
            <w:vAlign w:val="center"/>
          </w:tcPr>
          <w:p w14:paraId="12B94E89">
            <w:pPr>
              <w:tabs>
                <w:tab w:val="center" w:pos="4201"/>
                <w:tab w:val="right" w:leader="dot" w:pos="9298"/>
              </w:tabs>
              <w:adjustRightInd w:val="0"/>
              <w:snapToGrid w:val="0"/>
              <w:ind w:firstLine="0" w:firstLineChars="0"/>
              <w:jc w:val="left"/>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bidi="ar-SA"/>
              </w:rPr>
              <w:t>本节点与节点m的下行通信成功率，1字节BIN</w:t>
            </w:r>
          </w:p>
        </w:tc>
      </w:tr>
      <w:tr w14:paraId="565C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4" w:type="dxa"/>
            <w:noWrap w:val="0"/>
            <w:vAlign w:val="center"/>
          </w:tcPr>
          <w:p w14:paraId="78B1060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上下行通信成功率</w:t>
            </w:r>
          </w:p>
        </w:tc>
        <w:tc>
          <w:tcPr>
            <w:tcW w:w="7038" w:type="dxa"/>
            <w:noWrap w:val="0"/>
            <w:vAlign w:val="center"/>
          </w:tcPr>
          <w:p w14:paraId="00913525">
            <w:pPr>
              <w:tabs>
                <w:tab w:val="center" w:pos="4201"/>
                <w:tab w:val="right" w:leader="dot" w:pos="9298"/>
              </w:tabs>
              <w:adjustRightInd w:val="0"/>
              <w:snapToGrid w:val="0"/>
              <w:ind w:firstLine="0" w:firstLineChars="0"/>
              <w:jc w:val="left"/>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bidi="ar-SA"/>
              </w:rPr>
              <w:t>本节点与节点m的上下行通信成功率，1字节BIN</w:t>
            </w:r>
          </w:p>
        </w:tc>
      </w:tr>
      <w:tr w14:paraId="1D02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4" w:type="dxa"/>
            <w:noWrap w:val="0"/>
            <w:vAlign w:val="center"/>
          </w:tcPr>
          <w:p w14:paraId="5D2BF32E">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信噪比</w:t>
            </w:r>
          </w:p>
        </w:tc>
        <w:tc>
          <w:tcPr>
            <w:tcW w:w="7038" w:type="dxa"/>
            <w:noWrap w:val="0"/>
            <w:vAlign w:val="center"/>
          </w:tcPr>
          <w:p w14:paraId="2229CD9B">
            <w:pPr>
              <w:tabs>
                <w:tab w:val="center" w:pos="4201"/>
                <w:tab w:val="right" w:leader="dot" w:pos="9298"/>
              </w:tabs>
              <w:adjustRightInd w:val="0"/>
              <w:snapToGrid w:val="0"/>
              <w:ind w:firstLine="0" w:firstLineChars="0"/>
              <w:jc w:val="left"/>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本节点与节点m的信噪比SNR，1字节BIN，取值范围（有符号）：-20~80，单位dB</w:t>
            </w:r>
          </w:p>
        </w:tc>
      </w:tr>
      <w:tr w14:paraId="5D3A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4" w:type="dxa"/>
            <w:noWrap w:val="0"/>
            <w:vAlign w:val="center"/>
          </w:tcPr>
          <w:p w14:paraId="105BCFC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衰减</w:t>
            </w:r>
          </w:p>
        </w:tc>
        <w:tc>
          <w:tcPr>
            <w:tcW w:w="7038" w:type="dxa"/>
            <w:noWrap w:val="0"/>
            <w:vAlign w:val="center"/>
          </w:tcPr>
          <w:p w14:paraId="10261726">
            <w:pPr>
              <w:tabs>
                <w:tab w:val="center" w:pos="4201"/>
                <w:tab w:val="right" w:leader="dot" w:pos="9298"/>
              </w:tabs>
              <w:adjustRightInd w:val="0"/>
              <w:snapToGrid w:val="0"/>
              <w:ind w:firstLine="0" w:firstLineChars="0"/>
              <w:jc w:val="left"/>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本节点与节点m的衰减，1字节BIN，取值范围0~150，单位dB</w:t>
            </w:r>
          </w:p>
        </w:tc>
      </w:tr>
    </w:tbl>
    <w:p w14:paraId="51ADCEAA">
      <w:pPr>
        <w:pStyle w:val="2"/>
        <w:ind w:firstLine="0" w:firstLineChars="0"/>
        <w:jc w:val="both"/>
      </w:pPr>
    </w:p>
    <w:p w14:paraId="40D6164A">
      <w:pPr>
        <w:numPr>
          <w:ilvl w:val="1"/>
          <w:numId w:val="58"/>
        </w:numPr>
        <w:adjustRightInd w:val="0"/>
        <w:snapToGrid w:val="0"/>
        <w:spacing w:before="120" w:after="120"/>
        <w:ind w:firstLineChars="0"/>
        <w:outlineLvl w:val="2"/>
        <w:rPr>
          <w:rFonts w:ascii="黑体" w:eastAsia="黑体"/>
          <w:color w:val="FF0000"/>
          <w:szCs w:val="21"/>
        </w:rPr>
      </w:pPr>
      <w:bookmarkStart w:id="410" w:name="_Toc219190582"/>
      <w:r>
        <w:rPr>
          <w:rFonts w:ascii="黑体" w:eastAsia="黑体"/>
          <w:color w:val="FF0000"/>
          <w:szCs w:val="21"/>
        </w:rPr>
        <w:t>0</w:t>
      </w:r>
      <w:r>
        <w:rPr>
          <w:rFonts w:hint="eastAsia" w:ascii="黑体" w:eastAsia="黑体"/>
          <w:color w:val="FF0000"/>
          <w:szCs w:val="21"/>
        </w:rPr>
        <w:t>x0</w:t>
      </w:r>
      <w:r>
        <w:rPr>
          <w:rFonts w:ascii="黑体" w:eastAsia="黑体"/>
          <w:color w:val="FF0000"/>
          <w:szCs w:val="21"/>
        </w:rPr>
        <w:t>9</w:t>
      </w:r>
      <w:r>
        <w:rPr>
          <w:rFonts w:hint="eastAsia" w:ascii="黑体" w:eastAsia="黑体"/>
          <w:color w:val="FF0000"/>
          <w:szCs w:val="21"/>
        </w:rPr>
        <w:t>：查询模块运行参数</w:t>
      </w:r>
      <w:bookmarkEnd w:id="410"/>
    </w:p>
    <w:p w14:paraId="63D1C055">
      <w:pPr>
        <w:numPr>
          <w:ilvl w:val="2"/>
          <w:numId w:val="58"/>
        </w:numPr>
        <w:adjustRightInd w:val="0"/>
        <w:snapToGrid w:val="0"/>
        <w:spacing w:before="120" w:after="120"/>
        <w:ind w:firstLineChars="0"/>
        <w:outlineLvl w:val="3"/>
        <w:rPr>
          <w:rFonts w:ascii="黑体" w:eastAsia="黑体"/>
          <w:color w:val="FF0000"/>
          <w:szCs w:val="21"/>
        </w:rPr>
      </w:pPr>
      <w:bookmarkStart w:id="411" w:name="_Toc219190583"/>
      <w:r>
        <w:rPr>
          <w:rFonts w:ascii="黑体" w:eastAsia="黑体"/>
          <w:color w:val="FF0000"/>
          <w:szCs w:val="21"/>
        </w:rPr>
        <w:t>下行业务报文格式</w:t>
      </w:r>
      <w:bookmarkEnd w:id="411"/>
    </w:p>
    <w:p w14:paraId="5382DA68">
      <w:pPr>
        <w:autoSpaceDE w:val="0"/>
        <w:autoSpaceDN w:val="0"/>
        <w:ind w:firstLine="420"/>
        <w:rPr>
          <w:rFonts w:hint="eastAsia" w:ascii="宋体" w:hAnsi="宋体" w:cs="宋体"/>
          <w:color w:val="FF0000"/>
        </w:rPr>
      </w:pPr>
      <w:r>
        <w:rPr>
          <w:rFonts w:hint="eastAsia" w:ascii="宋体" w:hAnsi="宋体" w:cs="宋体"/>
          <w:color w:val="FF0000"/>
        </w:rPr>
        <w:t>下行业务数据单元格式如</w:t>
      </w:r>
      <w:r>
        <w:rPr>
          <w:rFonts w:hint="eastAsia" w:ascii="宋体" w:hAnsi="宋体" w:cs="宋体"/>
          <w:color w:val="FF0000"/>
          <w:lang w:val="en-US"/>
        </w:rPr>
        <w:fldChar w:fldCharType="begin"/>
      </w:r>
      <w:r>
        <w:rPr>
          <w:rFonts w:hint="eastAsia" w:ascii="宋体" w:hAnsi="宋体" w:cs="宋体"/>
          <w:color w:val="FF0000"/>
          <w:lang w:val="en-US"/>
        </w:rPr>
        <w:instrText xml:space="preserve"> REF _Ref27363 \h </w:instrText>
      </w:r>
      <w:r>
        <w:rPr>
          <w:rFonts w:hint="eastAsia" w:ascii="宋体" w:hAnsi="宋体" w:cs="宋体"/>
          <w:color w:val="FF0000"/>
          <w:lang w:val="en-US"/>
        </w:rPr>
        <w:fldChar w:fldCharType="separate"/>
      </w:r>
      <w:r>
        <w:rPr>
          <w:rFonts w:hint="eastAsia" w:ascii="宋体" w:hAnsi="宋体" w:cs="宋体"/>
          <w:color w:val="FF0000"/>
        </w:rPr>
        <w:t>表 59</w:t>
      </w:r>
      <w:r>
        <w:rPr>
          <w:rFonts w:hint="eastAsia" w:ascii="宋体" w:hAnsi="宋体" w:cs="宋体"/>
          <w:color w:val="FF0000"/>
          <w:lang w:val="en-US"/>
        </w:rPr>
        <w:fldChar w:fldCharType="end"/>
      </w:r>
      <w:r>
        <w:rPr>
          <w:rFonts w:hint="eastAsia" w:ascii="宋体" w:hAnsi="宋体" w:cs="宋体"/>
          <w:color w:val="FF0000"/>
        </w:rPr>
        <w:t>所示。</w:t>
      </w:r>
    </w:p>
    <w:p w14:paraId="624C165A">
      <w:pPr>
        <w:pStyle w:val="20"/>
        <w:keepNext/>
        <w:numPr>
          <w:ilvl w:val="-1"/>
          <w:numId w:val="0"/>
        </w:numPr>
        <w:ind w:firstLine="0" w:firstLineChars="0"/>
        <w:jc w:val="center"/>
        <w:rPr>
          <w:rFonts w:hint="eastAsia" w:ascii="黑体" w:hAnsi="黑体" w:eastAsia="黑体" w:cs="黑体"/>
          <w:color w:val="FF0000"/>
          <w:szCs w:val="20"/>
        </w:rPr>
      </w:pPr>
      <w:bookmarkStart w:id="412" w:name="_Ref27363"/>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59</w:t>
      </w:r>
      <w:r>
        <w:rPr>
          <w:rFonts w:hint="eastAsia" w:ascii="黑体" w:hAnsi="黑体" w:cs="黑体"/>
        </w:rPr>
        <w:fldChar w:fldCharType="end"/>
      </w:r>
      <w:bookmarkEnd w:id="412"/>
      <w:r>
        <w:rPr>
          <w:rFonts w:hint="eastAsia" w:ascii="黑体" w:hAnsi="黑体" w:eastAsia="黑体" w:cs="黑体"/>
          <w:color w:val="FF0000"/>
          <w:szCs w:val="20"/>
        </w:rPr>
        <w:t xml:space="preserve"> </w:t>
      </w:r>
      <w:bookmarkStart w:id="413" w:name="_Ref219893767"/>
      <w:r>
        <w:rPr>
          <w:rFonts w:hint="eastAsia" w:ascii="黑体" w:hAnsi="黑体" w:eastAsia="黑体" w:cs="黑体"/>
          <w:color w:val="FF0000"/>
          <w:szCs w:val="20"/>
        </w:rPr>
        <w:t>模块运行参数下行业务格式</w:t>
      </w:r>
      <w:bookmarkEnd w:id="413"/>
    </w:p>
    <w:tbl>
      <w:tblPr>
        <w:tblStyle w:val="5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2694"/>
        <w:gridCol w:w="2772"/>
      </w:tblGrid>
      <w:tr w14:paraId="016D9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748C7E75">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数据内容</w:t>
            </w:r>
          </w:p>
        </w:tc>
        <w:tc>
          <w:tcPr>
            <w:tcW w:w="2694" w:type="dxa"/>
            <w:vAlign w:val="center"/>
          </w:tcPr>
          <w:p w14:paraId="4CDC496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数据格式</w:t>
            </w:r>
          </w:p>
        </w:tc>
        <w:tc>
          <w:tcPr>
            <w:tcW w:w="2772" w:type="dxa"/>
            <w:vAlign w:val="center"/>
          </w:tcPr>
          <w:p w14:paraId="39F8309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字节数</w:t>
            </w:r>
          </w:p>
        </w:tc>
      </w:tr>
      <w:tr w14:paraId="2C49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64FCEEBD">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周边节点起始序号</w:t>
            </w:r>
          </w:p>
        </w:tc>
        <w:tc>
          <w:tcPr>
            <w:tcW w:w="2694" w:type="dxa"/>
            <w:vAlign w:val="center"/>
          </w:tcPr>
          <w:p w14:paraId="565FA845">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2EC73BA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2</w:t>
            </w:r>
          </w:p>
        </w:tc>
      </w:tr>
      <w:tr w14:paraId="060D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1288D0FD">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查询数量</w:t>
            </w:r>
          </w:p>
        </w:tc>
        <w:tc>
          <w:tcPr>
            <w:tcW w:w="2694" w:type="dxa"/>
            <w:vAlign w:val="center"/>
          </w:tcPr>
          <w:p w14:paraId="25C62FA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3F1E3CC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1</w:t>
            </w:r>
          </w:p>
        </w:tc>
      </w:tr>
      <w:tr w14:paraId="45EB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560BDC9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信息列表元素数量</w:t>
            </w:r>
          </w:p>
        </w:tc>
        <w:tc>
          <w:tcPr>
            <w:tcW w:w="2694" w:type="dxa"/>
            <w:vAlign w:val="center"/>
          </w:tcPr>
          <w:p w14:paraId="201B6E9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576E84D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1</w:t>
            </w:r>
          </w:p>
        </w:tc>
      </w:tr>
      <w:tr w14:paraId="47D02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7389B73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信息元素 ID1</w:t>
            </w:r>
          </w:p>
        </w:tc>
        <w:tc>
          <w:tcPr>
            <w:tcW w:w="2694" w:type="dxa"/>
            <w:vAlign w:val="center"/>
          </w:tcPr>
          <w:p w14:paraId="0546C5A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07183C5B">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1</w:t>
            </w:r>
          </w:p>
        </w:tc>
      </w:tr>
      <w:tr w14:paraId="67772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1CBC783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w:t>
            </w:r>
          </w:p>
        </w:tc>
        <w:tc>
          <w:tcPr>
            <w:tcW w:w="2694" w:type="dxa"/>
            <w:vAlign w:val="center"/>
          </w:tcPr>
          <w:p w14:paraId="055D5BB5">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75B6235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1</w:t>
            </w:r>
          </w:p>
        </w:tc>
      </w:tr>
      <w:tr w14:paraId="447C5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61A1C0A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信息元素 IDn</w:t>
            </w:r>
          </w:p>
        </w:tc>
        <w:tc>
          <w:tcPr>
            <w:tcW w:w="2694" w:type="dxa"/>
            <w:vAlign w:val="center"/>
          </w:tcPr>
          <w:p w14:paraId="1568925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67C32557">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1</w:t>
            </w:r>
          </w:p>
        </w:tc>
      </w:tr>
    </w:tbl>
    <w:p w14:paraId="0D6B206D">
      <w:pPr>
        <w:numPr>
          <w:ilvl w:val="3"/>
          <w:numId w:val="79"/>
        </w:numPr>
        <w:adjustRightInd w:val="0"/>
        <w:snapToGrid w:val="0"/>
        <w:ind w:firstLineChars="0"/>
        <w:outlineLvl w:val="4"/>
        <w:rPr>
          <w:rFonts w:ascii="黑体" w:eastAsia="黑体"/>
          <w:color w:val="FF0000"/>
          <w:szCs w:val="21"/>
        </w:rPr>
      </w:pPr>
      <w:bookmarkStart w:id="414" w:name="_Toc219190584"/>
      <w:r>
        <w:rPr>
          <w:rFonts w:ascii="黑体" w:eastAsia="黑体"/>
          <w:color w:val="FF0000"/>
          <w:szCs w:val="21"/>
        </w:rPr>
        <w:t>周边节点起始序号</w:t>
      </w:r>
      <w:bookmarkEnd w:id="414"/>
    </w:p>
    <w:p w14:paraId="3FC949D0">
      <w:pPr>
        <w:autoSpaceDE w:val="0"/>
        <w:autoSpaceDN w:val="0"/>
        <w:ind w:firstLine="420"/>
        <w:rPr>
          <w:rFonts w:ascii="宋体"/>
          <w:color w:val="FF0000"/>
        </w:rPr>
      </w:pPr>
      <w:r>
        <w:rPr>
          <w:rFonts w:ascii="宋体"/>
          <w:color w:val="FF0000"/>
        </w:rPr>
        <w:t>本次查询的周边节点的起始</w:t>
      </w:r>
      <w:r>
        <w:rPr>
          <w:rFonts w:hint="eastAsia" w:ascii="宋体"/>
          <w:color w:val="FF0000"/>
        </w:rPr>
        <w:t>序号</w:t>
      </w:r>
      <w:r>
        <w:rPr>
          <w:rFonts w:ascii="宋体"/>
          <w:color w:val="FF0000"/>
        </w:rPr>
        <w:t>。</w:t>
      </w:r>
    </w:p>
    <w:p w14:paraId="106B1EAC">
      <w:pPr>
        <w:numPr>
          <w:ilvl w:val="3"/>
          <w:numId w:val="79"/>
        </w:numPr>
        <w:adjustRightInd w:val="0"/>
        <w:snapToGrid w:val="0"/>
        <w:ind w:firstLineChars="0"/>
        <w:outlineLvl w:val="4"/>
        <w:rPr>
          <w:rFonts w:ascii="黑体" w:eastAsia="黑体"/>
          <w:color w:val="FF0000"/>
          <w:szCs w:val="21"/>
        </w:rPr>
      </w:pPr>
      <w:bookmarkStart w:id="415" w:name="_Toc219190585"/>
      <w:r>
        <w:rPr>
          <w:rFonts w:ascii="黑体" w:eastAsia="黑体"/>
          <w:color w:val="FF0000"/>
          <w:szCs w:val="21"/>
        </w:rPr>
        <w:t>查询数量</w:t>
      </w:r>
      <w:bookmarkEnd w:id="415"/>
    </w:p>
    <w:p w14:paraId="2CE75300">
      <w:pPr>
        <w:autoSpaceDE w:val="0"/>
        <w:autoSpaceDN w:val="0"/>
        <w:ind w:firstLine="420" w:firstLineChars="0"/>
        <w:rPr>
          <w:rFonts w:ascii="宋体"/>
          <w:color w:val="FF0000"/>
        </w:rPr>
      </w:pPr>
      <w:r>
        <w:rPr>
          <w:rFonts w:ascii="宋体"/>
          <w:color w:val="FF0000"/>
        </w:rPr>
        <w:t>本次查询的周边节点的数量。</w:t>
      </w:r>
    </w:p>
    <w:p w14:paraId="7B34AEC8">
      <w:pPr>
        <w:numPr>
          <w:ilvl w:val="3"/>
          <w:numId w:val="79"/>
        </w:numPr>
        <w:adjustRightInd w:val="0"/>
        <w:snapToGrid w:val="0"/>
        <w:ind w:firstLineChars="0"/>
        <w:outlineLvl w:val="4"/>
        <w:rPr>
          <w:rFonts w:ascii="黑体" w:eastAsia="黑体"/>
          <w:color w:val="FF0000"/>
          <w:szCs w:val="21"/>
        </w:rPr>
      </w:pPr>
      <w:bookmarkStart w:id="416" w:name="_Toc219190586"/>
      <w:r>
        <w:rPr>
          <w:rFonts w:ascii="黑体" w:eastAsia="黑体"/>
          <w:color w:val="FF0000"/>
          <w:szCs w:val="21"/>
        </w:rPr>
        <w:t>信息列表元素数量</w:t>
      </w:r>
      <w:bookmarkEnd w:id="416"/>
    </w:p>
    <w:p w14:paraId="471DBDF5">
      <w:pPr>
        <w:autoSpaceDE w:val="0"/>
        <w:autoSpaceDN w:val="0"/>
        <w:ind w:firstLine="420"/>
        <w:rPr>
          <w:rFonts w:ascii="宋体"/>
          <w:color w:val="FF0000"/>
        </w:rPr>
      </w:pPr>
      <w:r>
        <w:rPr>
          <w:rFonts w:ascii="宋体"/>
          <w:color w:val="FF0000"/>
        </w:rPr>
        <w:t>本次查询</w:t>
      </w:r>
      <w:bookmarkStart w:id="417" w:name="_Hlk219798114"/>
      <w:r>
        <w:rPr>
          <w:rFonts w:ascii="宋体"/>
          <w:color w:val="FF0000"/>
        </w:rPr>
        <w:t>的单个节点</w:t>
      </w:r>
      <w:bookmarkEnd w:id="417"/>
      <w:r>
        <w:rPr>
          <w:rFonts w:ascii="宋体"/>
          <w:color w:val="FF0000"/>
        </w:rPr>
        <w:t>信息列表元素数量。</w:t>
      </w:r>
    </w:p>
    <w:p w14:paraId="6F77DF36">
      <w:pPr>
        <w:numPr>
          <w:ilvl w:val="3"/>
          <w:numId w:val="79"/>
        </w:numPr>
        <w:adjustRightInd w:val="0"/>
        <w:snapToGrid w:val="0"/>
        <w:ind w:firstLineChars="0"/>
        <w:outlineLvl w:val="4"/>
        <w:rPr>
          <w:rFonts w:ascii="黑体" w:eastAsia="黑体"/>
          <w:color w:val="FF0000"/>
          <w:szCs w:val="21"/>
        </w:rPr>
      </w:pPr>
      <w:bookmarkStart w:id="418" w:name="_Toc219190587"/>
      <w:r>
        <w:rPr>
          <w:rFonts w:ascii="黑体" w:eastAsia="黑体"/>
          <w:color w:val="FF0000"/>
          <w:szCs w:val="21"/>
        </w:rPr>
        <w:t>信息元素</w:t>
      </w:r>
      <w:bookmarkEnd w:id="418"/>
    </w:p>
    <w:p w14:paraId="41956891">
      <w:pPr>
        <w:autoSpaceDE w:val="0"/>
        <w:autoSpaceDN w:val="0"/>
        <w:ind w:firstLineChars="0"/>
        <w:jc w:val="both"/>
        <w:rPr>
          <w:rFonts w:hint="eastAsia" w:ascii="黑体" w:hAnsi="黑体" w:eastAsia="黑体" w:cs="黑体"/>
          <w:color w:val="FF0000"/>
          <w:sz w:val="21"/>
        </w:rPr>
      </w:pPr>
      <w:r>
        <w:rPr>
          <w:rFonts w:hint="eastAsia" w:ascii="宋体" w:hAnsi="宋体" w:cs="宋体"/>
          <w:color w:val="FF0000"/>
          <w:sz w:val="21"/>
        </w:rPr>
        <w:t>模块运行参数信息列表可包含1个或多个信息元素，可同时查询1个或多个信息，信息元素ID如</w:t>
      </w:r>
      <w:r>
        <w:rPr>
          <w:rFonts w:hint="eastAsia" w:ascii="宋体" w:hAnsi="宋体" w:cs="宋体"/>
          <w:color w:val="FF0000"/>
          <w:sz w:val="21"/>
          <w:lang w:eastAsia="zh-CN"/>
        </w:rPr>
        <w:fldChar w:fldCharType="begin"/>
      </w:r>
      <w:r>
        <w:rPr>
          <w:rFonts w:hint="eastAsia" w:ascii="宋体" w:hAnsi="宋体" w:cs="宋体"/>
          <w:color w:val="FF0000"/>
          <w:sz w:val="21"/>
          <w:lang w:eastAsia="zh-CN"/>
        </w:rPr>
        <w:instrText xml:space="preserve"> REF _Ref27382 \h </w:instrText>
      </w:r>
      <w:r>
        <w:rPr>
          <w:rFonts w:hint="eastAsia" w:ascii="宋体" w:hAnsi="宋体" w:cs="宋体"/>
          <w:color w:val="FF0000"/>
          <w:sz w:val="21"/>
          <w:lang w:eastAsia="zh-CN"/>
        </w:rPr>
        <w:fldChar w:fldCharType="separate"/>
      </w:r>
      <w:r>
        <w:rPr>
          <w:rFonts w:hint="eastAsia" w:ascii="宋体" w:hAnsi="宋体" w:cs="宋体"/>
          <w:color w:val="FF0000"/>
        </w:rPr>
        <w:t>表 60</w:t>
      </w:r>
      <w:r>
        <w:rPr>
          <w:rFonts w:hint="eastAsia" w:ascii="宋体" w:hAnsi="宋体" w:cs="宋体"/>
          <w:color w:val="FF0000"/>
          <w:sz w:val="21"/>
          <w:lang w:eastAsia="zh-CN"/>
        </w:rPr>
        <w:fldChar w:fldCharType="end"/>
      </w:r>
      <w:r>
        <w:rPr>
          <w:rFonts w:hint="eastAsia" w:ascii="宋体" w:hAnsi="宋体" w:cs="宋体"/>
          <w:color w:val="FF0000"/>
          <w:sz w:val="21"/>
        </w:rPr>
        <w:t>所示。</w:t>
      </w:r>
    </w:p>
    <w:p w14:paraId="45916060">
      <w:pPr>
        <w:pStyle w:val="20"/>
        <w:keepNext/>
        <w:numPr>
          <w:ilvl w:val="-1"/>
          <w:numId w:val="0"/>
        </w:numPr>
        <w:ind w:firstLine="0" w:firstLineChars="0"/>
        <w:jc w:val="center"/>
        <w:rPr>
          <w:rFonts w:hint="eastAsia" w:ascii="黑体" w:hAnsi="黑体" w:eastAsia="黑体" w:cs="黑体"/>
          <w:color w:val="EE0000"/>
          <w:szCs w:val="20"/>
        </w:rPr>
      </w:pPr>
      <w:bookmarkStart w:id="419" w:name="_Ref27382"/>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60</w:t>
      </w:r>
      <w:r>
        <w:rPr>
          <w:rFonts w:hint="eastAsia" w:ascii="黑体" w:hAnsi="黑体" w:cs="黑体"/>
        </w:rPr>
        <w:fldChar w:fldCharType="end"/>
      </w:r>
      <w:bookmarkEnd w:id="419"/>
      <w:r>
        <w:rPr>
          <w:rFonts w:hint="eastAsia" w:ascii="黑体" w:hAnsi="黑体" w:eastAsia="黑体" w:cs="黑体"/>
          <w:color w:val="EE0000"/>
          <w:szCs w:val="20"/>
        </w:rPr>
        <w:t xml:space="preserve"> </w:t>
      </w:r>
      <w:bookmarkStart w:id="420" w:name="_Ref219893788"/>
      <w:r>
        <w:rPr>
          <w:rFonts w:hint="eastAsia" w:ascii="黑体" w:hAnsi="黑体" w:eastAsia="黑体" w:cs="黑体"/>
          <w:color w:val="EE0000"/>
          <w:szCs w:val="20"/>
        </w:rPr>
        <w:t>信息元素列表</w:t>
      </w:r>
      <w:bookmarkEnd w:id="420"/>
    </w:p>
    <w:tbl>
      <w:tblPr>
        <w:tblStyle w:val="5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559"/>
        <w:gridCol w:w="5103"/>
      </w:tblGrid>
      <w:tr w14:paraId="52BE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vAlign w:val="center"/>
          </w:tcPr>
          <w:p w14:paraId="69F81F27">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信息元素 ID 取值</w:t>
            </w:r>
          </w:p>
        </w:tc>
        <w:tc>
          <w:tcPr>
            <w:tcW w:w="1559" w:type="dxa"/>
            <w:vAlign w:val="center"/>
          </w:tcPr>
          <w:p w14:paraId="6ED0003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信息元素名</w:t>
            </w:r>
          </w:p>
        </w:tc>
        <w:tc>
          <w:tcPr>
            <w:tcW w:w="5103" w:type="dxa"/>
            <w:vAlign w:val="center"/>
          </w:tcPr>
          <w:p w14:paraId="3CA64C0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说明</w:t>
            </w:r>
          </w:p>
        </w:tc>
      </w:tr>
      <w:tr w14:paraId="7569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F03930D">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0x01</w:t>
            </w:r>
          </w:p>
        </w:tc>
        <w:tc>
          <w:tcPr>
            <w:tcW w:w="1559" w:type="dxa"/>
            <w:vAlign w:val="center"/>
          </w:tcPr>
          <w:p w14:paraId="772D54AD">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节点m地址</w:t>
            </w:r>
          </w:p>
        </w:tc>
        <w:tc>
          <w:tcPr>
            <w:tcW w:w="5103" w:type="dxa"/>
            <w:vAlign w:val="center"/>
          </w:tcPr>
          <w:p w14:paraId="211673E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MAC地址，6字节BIN</w:t>
            </w:r>
          </w:p>
        </w:tc>
      </w:tr>
      <w:tr w14:paraId="63CC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A1380C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0x02</w:t>
            </w:r>
          </w:p>
        </w:tc>
        <w:tc>
          <w:tcPr>
            <w:tcW w:w="1559" w:type="dxa"/>
            <w:vAlign w:val="center"/>
          </w:tcPr>
          <w:p w14:paraId="3940EA7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节点m标识</w:t>
            </w:r>
          </w:p>
        </w:tc>
        <w:tc>
          <w:tcPr>
            <w:tcW w:w="5103" w:type="dxa"/>
            <w:vAlign w:val="center"/>
          </w:tcPr>
          <w:p w14:paraId="0A6F1D8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TEI，2字节BIN</w:t>
            </w:r>
          </w:p>
        </w:tc>
      </w:tr>
      <w:tr w14:paraId="1E7F7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1838" w:type="dxa"/>
            <w:vAlign w:val="center"/>
          </w:tcPr>
          <w:p w14:paraId="481A6B4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0x03</w:t>
            </w:r>
          </w:p>
        </w:tc>
        <w:tc>
          <w:tcPr>
            <w:tcW w:w="1559" w:type="dxa"/>
            <w:vAlign w:val="center"/>
          </w:tcPr>
          <w:p w14:paraId="3892E1B5">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PLC通信成功率</w:t>
            </w:r>
          </w:p>
        </w:tc>
        <w:tc>
          <w:tcPr>
            <w:tcW w:w="5103" w:type="dxa"/>
            <w:vAlign w:val="center"/>
          </w:tcPr>
          <w:p w14:paraId="75E99ED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本节点与节点m的PLC通信成功率，1字节BIN</w:t>
            </w:r>
          </w:p>
        </w:tc>
      </w:tr>
      <w:tr w14:paraId="1980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2BA042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0x04</w:t>
            </w:r>
          </w:p>
        </w:tc>
        <w:tc>
          <w:tcPr>
            <w:tcW w:w="1559" w:type="dxa"/>
            <w:vAlign w:val="center"/>
          </w:tcPr>
          <w:p w14:paraId="053F1AB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PLC信噪比</w:t>
            </w:r>
          </w:p>
        </w:tc>
        <w:tc>
          <w:tcPr>
            <w:tcW w:w="5103" w:type="dxa"/>
            <w:vAlign w:val="center"/>
          </w:tcPr>
          <w:p w14:paraId="60F10605">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本节点与节点m的PLC信噪比SNR，1字节BIN，单位dB</w:t>
            </w:r>
          </w:p>
        </w:tc>
      </w:tr>
      <w:tr w14:paraId="50914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A625177">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0x05</w:t>
            </w:r>
          </w:p>
        </w:tc>
        <w:tc>
          <w:tcPr>
            <w:tcW w:w="1559" w:type="dxa"/>
            <w:vAlign w:val="center"/>
          </w:tcPr>
          <w:p w14:paraId="18DC0BA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PLC衰减</w:t>
            </w:r>
          </w:p>
        </w:tc>
        <w:tc>
          <w:tcPr>
            <w:tcW w:w="5103" w:type="dxa"/>
            <w:vAlign w:val="center"/>
          </w:tcPr>
          <w:p w14:paraId="4CB82C8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本节点与节点m的PLC衰减，1字节BIN，单位dB</w:t>
            </w:r>
          </w:p>
        </w:tc>
      </w:tr>
      <w:tr w14:paraId="38CD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C5A02F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0x06</w:t>
            </w:r>
          </w:p>
        </w:tc>
        <w:tc>
          <w:tcPr>
            <w:tcW w:w="1559" w:type="dxa"/>
            <w:vAlign w:val="center"/>
          </w:tcPr>
          <w:p w14:paraId="44301C2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RF通信成功率</w:t>
            </w:r>
          </w:p>
        </w:tc>
        <w:tc>
          <w:tcPr>
            <w:tcW w:w="5103" w:type="dxa"/>
            <w:vAlign w:val="center"/>
          </w:tcPr>
          <w:p w14:paraId="04B542B7">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本节点与节点m的PLC通信成功率，1字节BIN</w:t>
            </w:r>
          </w:p>
        </w:tc>
      </w:tr>
      <w:tr w14:paraId="0C123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1838" w:type="dxa"/>
            <w:vAlign w:val="center"/>
          </w:tcPr>
          <w:p w14:paraId="2EE8437F">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0x07</w:t>
            </w:r>
          </w:p>
        </w:tc>
        <w:tc>
          <w:tcPr>
            <w:tcW w:w="1559" w:type="dxa"/>
            <w:vAlign w:val="center"/>
          </w:tcPr>
          <w:p w14:paraId="1F72322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RF信噪比</w:t>
            </w:r>
          </w:p>
        </w:tc>
        <w:tc>
          <w:tcPr>
            <w:tcW w:w="5103" w:type="dxa"/>
            <w:vAlign w:val="center"/>
          </w:tcPr>
          <w:p w14:paraId="7AFB0C4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本节点与节点m的RF信噪比SNR，1字节BIN，单位dB</w:t>
            </w:r>
          </w:p>
        </w:tc>
      </w:tr>
      <w:tr w14:paraId="24600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1D9262F">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0x08</w:t>
            </w:r>
          </w:p>
        </w:tc>
        <w:tc>
          <w:tcPr>
            <w:tcW w:w="1559" w:type="dxa"/>
            <w:vAlign w:val="center"/>
          </w:tcPr>
          <w:p w14:paraId="729A99F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RF衰减</w:t>
            </w:r>
          </w:p>
        </w:tc>
        <w:tc>
          <w:tcPr>
            <w:tcW w:w="5103" w:type="dxa"/>
            <w:vAlign w:val="center"/>
          </w:tcPr>
          <w:p w14:paraId="301157BF">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本节点与节点m的RF衰减，1字节BIN，单位dB</w:t>
            </w:r>
          </w:p>
        </w:tc>
      </w:tr>
      <w:tr w14:paraId="6681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838" w:type="dxa"/>
            <w:vAlign w:val="center"/>
          </w:tcPr>
          <w:p w14:paraId="1396168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0x09</w:t>
            </w:r>
          </w:p>
        </w:tc>
        <w:tc>
          <w:tcPr>
            <w:tcW w:w="1559" w:type="dxa"/>
            <w:vAlign w:val="center"/>
          </w:tcPr>
          <w:p w14:paraId="7FEAC9C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电气线路距离</w:t>
            </w:r>
          </w:p>
        </w:tc>
        <w:tc>
          <w:tcPr>
            <w:tcW w:w="5103" w:type="dxa"/>
            <w:vAlign w:val="center"/>
          </w:tcPr>
          <w:p w14:paraId="6D4AB7F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本节点与节点m的电气线路(PLC)距离，2字节HEX，单位m</w:t>
            </w:r>
          </w:p>
        </w:tc>
      </w:tr>
      <w:tr w14:paraId="61FA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1DF23EF">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0x0A</w:t>
            </w:r>
          </w:p>
        </w:tc>
        <w:tc>
          <w:tcPr>
            <w:tcW w:w="1559" w:type="dxa"/>
            <w:vAlign w:val="center"/>
          </w:tcPr>
          <w:p w14:paraId="387242B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空间距离</w:t>
            </w:r>
          </w:p>
        </w:tc>
        <w:tc>
          <w:tcPr>
            <w:tcW w:w="5103" w:type="dxa"/>
            <w:vAlign w:val="center"/>
          </w:tcPr>
          <w:p w14:paraId="12765DD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本节点与节点m的空间(RF)距离，2字节HEX，单位m</w:t>
            </w:r>
          </w:p>
        </w:tc>
      </w:tr>
    </w:tbl>
    <w:p w14:paraId="696552C8">
      <w:pPr>
        <w:numPr>
          <w:ilvl w:val="2"/>
          <w:numId w:val="58"/>
        </w:numPr>
        <w:adjustRightInd w:val="0"/>
        <w:snapToGrid w:val="0"/>
        <w:spacing w:before="120" w:after="120"/>
        <w:ind w:left="0" w:firstLine="0" w:firstLineChars="0"/>
        <w:outlineLvl w:val="3"/>
        <w:rPr>
          <w:rFonts w:ascii="黑体" w:eastAsia="黑体"/>
          <w:color w:val="FF0000"/>
          <w:szCs w:val="21"/>
        </w:rPr>
      </w:pPr>
      <w:bookmarkStart w:id="421" w:name="_Toc219190588"/>
      <w:r>
        <w:rPr>
          <w:rFonts w:hint="eastAsia" w:ascii="黑体" w:eastAsia="黑体"/>
          <w:color w:val="FF0000"/>
          <w:szCs w:val="21"/>
        </w:rPr>
        <w:t>上</w:t>
      </w:r>
      <w:r>
        <w:rPr>
          <w:rFonts w:ascii="黑体" w:eastAsia="黑体"/>
          <w:color w:val="FF0000"/>
          <w:szCs w:val="21"/>
        </w:rPr>
        <w:t>行业务报文格式</w:t>
      </w:r>
      <w:bookmarkEnd w:id="421"/>
    </w:p>
    <w:p w14:paraId="69B2310F">
      <w:pPr>
        <w:autoSpaceDE w:val="0"/>
        <w:autoSpaceDN w:val="0"/>
        <w:ind w:firstLine="420" w:firstLineChars="0"/>
        <w:rPr>
          <w:rFonts w:hint="eastAsia" w:ascii="宋体" w:hAnsi="宋体" w:cs="宋体"/>
          <w:color w:val="FF0000"/>
        </w:rPr>
      </w:pPr>
      <w:r>
        <w:rPr>
          <w:rFonts w:hint="eastAsia" w:ascii="宋体" w:hAnsi="宋体" w:cs="宋体"/>
          <w:color w:val="FF0000"/>
        </w:rPr>
        <w:t>上行业务数据单元格式如</w:t>
      </w:r>
      <w:r>
        <w:rPr>
          <w:rFonts w:hint="eastAsia" w:ascii="宋体" w:hAnsi="宋体" w:cs="宋体"/>
          <w:color w:val="FF0000"/>
          <w:lang w:eastAsia="zh-CN"/>
        </w:rPr>
        <w:fldChar w:fldCharType="begin"/>
      </w:r>
      <w:r>
        <w:rPr>
          <w:rFonts w:hint="eastAsia" w:ascii="宋体" w:hAnsi="宋体" w:cs="宋体"/>
          <w:color w:val="FF0000"/>
          <w:lang w:eastAsia="zh-CN"/>
        </w:rPr>
        <w:instrText xml:space="preserve"> REF _Ref27402 \h </w:instrText>
      </w:r>
      <w:r>
        <w:rPr>
          <w:rFonts w:hint="eastAsia" w:ascii="宋体" w:hAnsi="宋体" w:cs="宋体"/>
          <w:color w:val="FF0000"/>
          <w:lang w:eastAsia="zh-CN"/>
        </w:rPr>
        <w:fldChar w:fldCharType="separate"/>
      </w:r>
      <w:r>
        <w:rPr>
          <w:rFonts w:hint="eastAsia" w:ascii="宋体" w:hAnsi="宋体" w:cs="宋体"/>
          <w:color w:val="FF0000"/>
        </w:rPr>
        <w:t>表 61</w:t>
      </w:r>
      <w:r>
        <w:rPr>
          <w:rFonts w:hint="eastAsia" w:ascii="宋体" w:hAnsi="宋体" w:cs="宋体"/>
          <w:color w:val="FF0000"/>
          <w:lang w:eastAsia="zh-CN"/>
        </w:rPr>
        <w:fldChar w:fldCharType="end"/>
      </w:r>
      <w:r>
        <w:rPr>
          <w:rFonts w:hint="eastAsia" w:ascii="宋体" w:hAnsi="宋体" w:cs="宋体"/>
          <w:color w:val="FF0000"/>
        </w:rPr>
        <w:t>所示。</w:t>
      </w:r>
    </w:p>
    <w:p w14:paraId="223D11B3">
      <w:pPr>
        <w:pStyle w:val="20"/>
        <w:keepNext/>
        <w:numPr>
          <w:ilvl w:val="-1"/>
          <w:numId w:val="0"/>
        </w:numPr>
        <w:ind w:firstLine="0" w:firstLineChars="0"/>
        <w:jc w:val="center"/>
        <w:rPr>
          <w:rFonts w:hint="eastAsia" w:ascii="黑体" w:hAnsi="黑体" w:eastAsia="黑体" w:cs="黑体"/>
          <w:color w:val="FF0000"/>
          <w:szCs w:val="20"/>
        </w:rPr>
      </w:pPr>
      <w:bookmarkStart w:id="422" w:name="_Ref27402"/>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61</w:t>
      </w:r>
      <w:r>
        <w:rPr>
          <w:rFonts w:hint="eastAsia" w:ascii="黑体" w:hAnsi="黑体" w:cs="黑体"/>
        </w:rPr>
        <w:fldChar w:fldCharType="end"/>
      </w:r>
      <w:bookmarkEnd w:id="422"/>
      <w:r>
        <w:rPr>
          <w:rFonts w:hint="eastAsia" w:ascii="黑体" w:hAnsi="黑体" w:eastAsia="黑体" w:cs="黑体"/>
          <w:color w:val="FF0000"/>
          <w:szCs w:val="20"/>
        </w:rPr>
        <w:t xml:space="preserve"> </w:t>
      </w:r>
      <w:bookmarkStart w:id="423" w:name="_Ref219893804"/>
      <w:r>
        <w:rPr>
          <w:rFonts w:hint="eastAsia" w:ascii="黑体" w:hAnsi="黑体" w:eastAsia="黑体" w:cs="黑体"/>
          <w:color w:val="FF0000"/>
          <w:szCs w:val="20"/>
        </w:rPr>
        <w:t>模块运行参数上行数据格式</w:t>
      </w:r>
      <w:bookmarkEnd w:id="423"/>
    </w:p>
    <w:tbl>
      <w:tblPr>
        <w:tblStyle w:val="5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2694"/>
        <w:gridCol w:w="2772"/>
      </w:tblGrid>
      <w:tr w14:paraId="71D8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0" w:type="dxa"/>
            <w:vAlign w:val="center"/>
          </w:tcPr>
          <w:p w14:paraId="538D158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数据内容</w:t>
            </w:r>
          </w:p>
        </w:tc>
        <w:tc>
          <w:tcPr>
            <w:tcW w:w="2694" w:type="dxa"/>
            <w:vAlign w:val="center"/>
          </w:tcPr>
          <w:p w14:paraId="667F215F">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数据格式</w:t>
            </w:r>
          </w:p>
        </w:tc>
        <w:tc>
          <w:tcPr>
            <w:tcW w:w="2772" w:type="dxa"/>
            <w:vAlign w:val="center"/>
          </w:tcPr>
          <w:p w14:paraId="3630311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字节数</w:t>
            </w:r>
          </w:p>
        </w:tc>
      </w:tr>
      <w:tr w14:paraId="7A62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1535672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周边节点总数量</w:t>
            </w:r>
          </w:p>
        </w:tc>
        <w:tc>
          <w:tcPr>
            <w:tcW w:w="2694" w:type="dxa"/>
            <w:vAlign w:val="center"/>
          </w:tcPr>
          <w:p w14:paraId="3CC24D0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05110E6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2</w:t>
            </w:r>
          </w:p>
        </w:tc>
      </w:tr>
      <w:tr w14:paraId="2378D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31C6A9C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本次上报的起始序号</w:t>
            </w:r>
          </w:p>
        </w:tc>
        <w:tc>
          <w:tcPr>
            <w:tcW w:w="2694" w:type="dxa"/>
            <w:vAlign w:val="center"/>
          </w:tcPr>
          <w:p w14:paraId="2D6B630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0BC1C395">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2</w:t>
            </w:r>
          </w:p>
        </w:tc>
      </w:tr>
      <w:tr w14:paraId="740F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698FD3E8">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本次上报的周边节点数量</w:t>
            </w:r>
          </w:p>
        </w:tc>
        <w:tc>
          <w:tcPr>
            <w:tcW w:w="2694" w:type="dxa"/>
            <w:vAlign w:val="center"/>
          </w:tcPr>
          <w:p w14:paraId="4DC166FD">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0F98CD7B">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1</w:t>
            </w:r>
          </w:p>
        </w:tc>
      </w:tr>
      <w:tr w14:paraId="399A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183E68D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节点1信息数据数量</w:t>
            </w:r>
          </w:p>
        </w:tc>
        <w:tc>
          <w:tcPr>
            <w:tcW w:w="2694" w:type="dxa"/>
            <w:vAlign w:val="center"/>
          </w:tcPr>
          <w:p w14:paraId="2D4978CB">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76ABD86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1</w:t>
            </w:r>
          </w:p>
        </w:tc>
      </w:tr>
      <w:tr w14:paraId="22E2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6D4CBB4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节点1信息元素 1</w:t>
            </w:r>
          </w:p>
        </w:tc>
        <w:tc>
          <w:tcPr>
            <w:tcW w:w="2694" w:type="dxa"/>
            <w:vAlign w:val="center"/>
          </w:tcPr>
          <w:p w14:paraId="33B90169">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5B77ED9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变长</w:t>
            </w:r>
          </w:p>
        </w:tc>
      </w:tr>
      <w:tr w14:paraId="685E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3B68594B">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w:t>
            </w:r>
          </w:p>
        </w:tc>
        <w:tc>
          <w:tcPr>
            <w:tcW w:w="2694" w:type="dxa"/>
            <w:vAlign w:val="center"/>
          </w:tcPr>
          <w:p w14:paraId="2D36681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30487FD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w:t>
            </w:r>
          </w:p>
        </w:tc>
      </w:tr>
      <w:tr w14:paraId="4A9B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7F0F579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节点1信息元素 n</w:t>
            </w:r>
          </w:p>
        </w:tc>
        <w:tc>
          <w:tcPr>
            <w:tcW w:w="2694" w:type="dxa"/>
            <w:vAlign w:val="center"/>
          </w:tcPr>
          <w:p w14:paraId="0AA0A78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5046E3B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变长</w:t>
            </w:r>
          </w:p>
        </w:tc>
      </w:tr>
      <w:tr w14:paraId="3119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7F056EE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w:t>
            </w:r>
          </w:p>
        </w:tc>
        <w:tc>
          <w:tcPr>
            <w:tcW w:w="2694" w:type="dxa"/>
            <w:vAlign w:val="center"/>
          </w:tcPr>
          <w:p w14:paraId="0E7D452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76D3A97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w:t>
            </w:r>
          </w:p>
        </w:tc>
      </w:tr>
      <w:tr w14:paraId="62BD6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jc w:val="center"/>
        </w:trPr>
        <w:tc>
          <w:tcPr>
            <w:tcW w:w="2830" w:type="dxa"/>
            <w:vAlign w:val="center"/>
          </w:tcPr>
          <w:p w14:paraId="3296F05D">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节点m信息数据数量</w:t>
            </w:r>
          </w:p>
        </w:tc>
        <w:tc>
          <w:tcPr>
            <w:tcW w:w="2694" w:type="dxa"/>
            <w:vAlign w:val="center"/>
          </w:tcPr>
          <w:p w14:paraId="638FF73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250C44F0">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1</w:t>
            </w:r>
          </w:p>
        </w:tc>
      </w:tr>
      <w:tr w14:paraId="1EB51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5B82F12F">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节点m信息元素1</w:t>
            </w:r>
          </w:p>
        </w:tc>
        <w:tc>
          <w:tcPr>
            <w:tcW w:w="2694" w:type="dxa"/>
            <w:vAlign w:val="center"/>
          </w:tcPr>
          <w:p w14:paraId="496B782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3AEC84F2">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变长</w:t>
            </w:r>
          </w:p>
        </w:tc>
      </w:tr>
      <w:tr w14:paraId="2B376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56B03A1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w:t>
            </w:r>
          </w:p>
        </w:tc>
        <w:tc>
          <w:tcPr>
            <w:tcW w:w="2694" w:type="dxa"/>
            <w:vAlign w:val="center"/>
          </w:tcPr>
          <w:p w14:paraId="41B0D4B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37DCC326">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w:t>
            </w:r>
          </w:p>
        </w:tc>
      </w:tr>
      <w:tr w14:paraId="0D940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3307AE44">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节点m信息元素n</w:t>
            </w:r>
          </w:p>
        </w:tc>
        <w:tc>
          <w:tcPr>
            <w:tcW w:w="2694" w:type="dxa"/>
            <w:vAlign w:val="center"/>
          </w:tcPr>
          <w:p w14:paraId="48B54603">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2772" w:type="dxa"/>
            <w:vAlign w:val="center"/>
          </w:tcPr>
          <w:p w14:paraId="6D4BBCBA">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变长</w:t>
            </w:r>
          </w:p>
        </w:tc>
      </w:tr>
    </w:tbl>
    <w:p w14:paraId="5B0D2F0D">
      <w:pPr>
        <w:numPr>
          <w:ilvl w:val="3"/>
          <w:numId w:val="80"/>
        </w:numPr>
        <w:adjustRightInd w:val="0"/>
        <w:snapToGrid w:val="0"/>
        <w:ind w:firstLineChars="0"/>
        <w:outlineLvl w:val="4"/>
        <w:rPr>
          <w:rFonts w:ascii="黑体" w:eastAsia="黑体"/>
          <w:color w:val="FF0000"/>
          <w:szCs w:val="21"/>
        </w:rPr>
      </w:pPr>
      <w:bookmarkStart w:id="424" w:name="_Toc219190589"/>
      <w:r>
        <w:rPr>
          <w:rFonts w:ascii="黑体" w:eastAsia="黑体"/>
          <w:color w:val="FF0000"/>
          <w:szCs w:val="21"/>
        </w:rPr>
        <w:t>周边节点总数量</w:t>
      </w:r>
      <w:bookmarkEnd w:id="424"/>
    </w:p>
    <w:p w14:paraId="33B449DD">
      <w:pPr>
        <w:autoSpaceDE w:val="0"/>
        <w:autoSpaceDN w:val="0"/>
        <w:ind w:firstLine="420" w:firstLineChars="0"/>
        <w:rPr>
          <w:rFonts w:ascii="宋体"/>
          <w:color w:val="FF0000"/>
        </w:rPr>
      </w:pPr>
      <w:r>
        <w:rPr>
          <w:rFonts w:ascii="宋体"/>
          <w:color w:val="FF0000"/>
        </w:rPr>
        <w:t>周边节点总数量</w:t>
      </w:r>
      <w:r>
        <w:rPr>
          <w:rFonts w:hint="eastAsia" w:ascii="宋体"/>
          <w:color w:val="FF0000"/>
        </w:rPr>
        <w:t>。</w:t>
      </w:r>
    </w:p>
    <w:p w14:paraId="09AAFBC6">
      <w:pPr>
        <w:numPr>
          <w:ilvl w:val="3"/>
          <w:numId w:val="80"/>
        </w:numPr>
        <w:adjustRightInd w:val="0"/>
        <w:snapToGrid w:val="0"/>
        <w:ind w:firstLineChars="0"/>
        <w:outlineLvl w:val="4"/>
        <w:rPr>
          <w:rFonts w:ascii="黑体" w:eastAsia="黑体"/>
          <w:color w:val="FF0000"/>
          <w:szCs w:val="21"/>
        </w:rPr>
      </w:pPr>
      <w:bookmarkStart w:id="425" w:name="_Toc219190590"/>
      <w:r>
        <w:rPr>
          <w:rFonts w:ascii="黑体" w:eastAsia="黑体"/>
          <w:color w:val="FF0000"/>
          <w:szCs w:val="21"/>
        </w:rPr>
        <w:t>本次上报的起始序号</w:t>
      </w:r>
      <w:bookmarkEnd w:id="425"/>
    </w:p>
    <w:p w14:paraId="69BCAFF9">
      <w:pPr>
        <w:autoSpaceDE w:val="0"/>
        <w:autoSpaceDN w:val="0"/>
        <w:ind w:firstLine="420"/>
        <w:rPr>
          <w:rFonts w:ascii="宋体"/>
          <w:color w:val="FF0000"/>
        </w:rPr>
      </w:pPr>
      <w:r>
        <w:rPr>
          <w:rFonts w:hint="eastAsia" w:ascii="宋体"/>
          <w:color w:val="FF0000"/>
        </w:rPr>
        <w:t>本次上报的周边节点的起始序号。</w:t>
      </w:r>
    </w:p>
    <w:p w14:paraId="415D6DAC">
      <w:pPr>
        <w:numPr>
          <w:ilvl w:val="3"/>
          <w:numId w:val="80"/>
        </w:numPr>
        <w:adjustRightInd w:val="0"/>
        <w:snapToGrid w:val="0"/>
        <w:ind w:firstLineChars="0"/>
        <w:outlineLvl w:val="4"/>
        <w:rPr>
          <w:rFonts w:ascii="黑体" w:eastAsia="黑体"/>
          <w:color w:val="FF0000"/>
          <w:szCs w:val="21"/>
        </w:rPr>
      </w:pPr>
      <w:bookmarkStart w:id="426" w:name="_Toc219190591"/>
      <w:r>
        <w:rPr>
          <w:rFonts w:ascii="黑体" w:eastAsia="黑体"/>
          <w:color w:val="FF0000"/>
          <w:szCs w:val="21"/>
        </w:rPr>
        <w:t>本次上报的周边节点数量</w:t>
      </w:r>
      <w:bookmarkEnd w:id="426"/>
    </w:p>
    <w:p w14:paraId="4CAF74D4">
      <w:pPr>
        <w:autoSpaceDE w:val="0"/>
        <w:autoSpaceDN w:val="0"/>
        <w:ind w:firstLine="420"/>
        <w:rPr>
          <w:rFonts w:ascii="宋体"/>
          <w:color w:val="FF0000"/>
        </w:rPr>
      </w:pPr>
      <w:r>
        <w:rPr>
          <w:rFonts w:ascii="宋体"/>
          <w:color w:val="FF0000"/>
        </w:rPr>
        <w:t>本次上报的周边节点数量</w:t>
      </w:r>
      <w:r>
        <w:rPr>
          <w:rFonts w:hint="eastAsia" w:ascii="宋体"/>
          <w:color w:val="FF0000"/>
        </w:rPr>
        <w:t>。</w:t>
      </w:r>
    </w:p>
    <w:p w14:paraId="1A7DDCC6">
      <w:pPr>
        <w:numPr>
          <w:ilvl w:val="3"/>
          <w:numId w:val="80"/>
        </w:numPr>
        <w:adjustRightInd w:val="0"/>
        <w:snapToGrid w:val="0"/>
        <w:ind w:firstLineChars="0"/>
        <w:outlineLvl w:val="4"/>
        <w:rPr>
          <w:rFonts w:ascii="黑体" w:eastAsia="黑体"/>
          <w:color w:val="FF0000"/>
          <w:szCs w:val="21"/>
        </w:rPr>
      </w:pPr>
      <w:bookmarkStart w:id="427" w:name="_Toc219190592"/>
      <w:r>
        <w:rPr>
          <w:rFonts w:ascii="黑体" w:eastAsia="黑体"/>
          <w:color w:val="FF0000"/>
          <w:szCs w:val="21"/>
        </w:rPr>
        <w:t>信息数据数量</w:t>
      </w:r>
      <w:bookmarkEnd w:id="427"/>
    </w:p>
    <w:p w14:paraId="48A46754">
      <w:pPr>
        <w:autoSpaceDE w:val="0"/>
        <w:autoSpaceDN w:val="0"/>
        <w:ind w:firstLine="420"/>
        <w:rPr>
          <w:rFonts w:ascii="宋体"/>
          <w:color w:val="FF0000"/>
        </w:rPr>
      </w:pPr>
      <w:r>
        <w:rPr>
          <w:rFonts w:ascii="宋体"/>
          <w:color w:val="FF0000"/>
        </w:rPr>
        <w:t>本次上报的节点对应的信息元素数量</w:t>
      </w:r>
      <w:r>
        <w:rPr>
          <w:rFonts w:hint="eastAsia" w:ascii="宋体"/>
          <w:color w:val="FF0000"/>
        </w:rPr>
        <w:t>。</w:t>
      </w:r>
    </w:p>
    <w:p w14:paraId="3020A8C9">
      <w:pPr>
        <w:numPr>
          <w:ilvl w:val="3"/>
          <w:numId w:val="80"/>
        </w:numPr>
        <w:adjustRightInd w:val="0"/>
        <w:snapToGrid w:val="0"/>
        <w:ind w:firstLineChars="0"/>
        <w:outlineLvl w:val="4"/>
        <w:rPr>
          <w:rFonts w:ascii="黑体" w:eastAsia="黑体"/>
          <w:color w:val="FF0000"/>
          <w:szCs w:val="21"/>
        </w:rPr>
      </w:pPr>
      <w:bookmarkStart w:id="428" w:name="_Toc219190593"/>
      <w:r>
        <w:rPr>
          <w:rFonts w:ascii="黑体" w:eastAsia="黑体"/>
          <w:color w:val="FF0000"/>
          <w:szCs w:val="21"/>
        </w:rPr>
        <w:t>信息元素</w:t>
      </w:r>
      <w:bookmarkEnd w:id="428"/>
    </w:p>
    <w:p w14:paraId="1D8F23B6">
      <w:pPr>
        <w:autoSpaceDE w:val="0"/>
        <w:autoSpaceDN w:val="0"/>
        <w:ind w:firstLine="420" w:firstLineChars="0"/>
        <w:rPr>
          <w:rFonts w:hint="eastAsia" w:ascii="宋体" w:hAnsi="宋体" w:cs="宋体"/>
          <w:color w:val="FF0000"/>
        </w:rPr>
      </w:pPr>
      <w:r>
        <w:rPr>
          <w:rFonts w:hint="eastAsia" w:ascii="宋体" w:hAnsi="宋体" w:cs="宋体"/>
          <w:color w:val="FF0000"/>
        </w:rPr>
        <w:t>信息元素单元内容格式如</w:t>
      </w:r>
      <w:r>
        <w:rPr>
          <w:rFonts w:hint="eastAsia" w:ascii="宋体" w:hAnsi="宋体" w:cs="宋体"/>
          <w:color w:val="FF0000"/>
          <w:lang w:eastAsia="zh-CN"/>
        </w:rPr>
        <w:fldChar w:fldCharType="begin"/>
      </w:r>
      <w:r>
        <w:rPr>
          <w:rFonts w:hint="eastAsia" w:ascii="宋体" w:hAnsi="宋体" w:cs="宋体"/>
          <w:color w:val="FF0000"/>
          <w:lang w:eastAsia="zh-CN"/>
        </w:rPr>
        <w:instrText xml:space="preserve"> REF _Ref27421 \h </w:instrText>
      </w:r>
      <w:r>
        <w:rPr>
          <w:rFonts w:hint="eastAsia" w:ascii="宋体" w:hAnsi="宋体" w:cs="宋体"/>
          <w:color w:val="FF0000"/>
          <w:lang w:eastAsia="zh-CN"/>
        </w:rPr>
        <w:fldChar w:fldCharType="separate"/>
      </w:r>
      <w:r>
        <w:rPr>
          <w:rFonts w:hint="eastAsia" w:ascii="宋体" w:hAnsi="宋体" w:cs="宋体"/>
        </w:rPr>
        <w:t>表 62</w:t>
      </w:r>
      <w:r>
        <w:rPr>
          <w:rFonts w:hint="eastAsia" w:ascii="宋体" w:hAnsi="宋体" w:cs="宋体"/>
          <w:color w:val="FF0000"/>
          <w:lang w:eastAsia="zh-CN"/>
        </w:rPr>
        <w:fldChar w:fldCharType="end"/>
      </w:r>
      <w:r>
        <w:rPr>
          <w:rFonts w:hint="eastAsia" w:ascii="宋体" w:hAnsi="宋体" w:cs="宋体"/>
          <w:color w:val="FF0000"/>
        </w:rPr>
        <w:t>所示。</w:t>
      </w:r>
    </w:p>
    <w:p w14:paraId="5838327B">
      <w:pPr>
        <w:pStyle w:val="20"/>
        <w:keepNext/>
        <w:numPr>
          <w:ilvl w:val="-1"/>
          <w:numId w:val="0"/>
        </w:numPr>
        <w:ind w:firstLine="0" w:firstLineChars="0"/>
        <w:jc w:val="center"/>
        <w:rPr>
          <w:rFonts w:hint="eastAsia" w:ascii="黑体" w:hAnsi="黑体" w:cs="黑体"/>
          <w:color w:val="FF0000"/>
        </w:rPr>
      </w:pPr>
      <w:bookmarkStart w:id="429" w:name="_Ref27421"/>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62</w:t>
      </w:r>
      <w:r>
        <w:rPr>
          <w:rFonts w:hint="eastAsia" w:ascii="黑体" w:hAnsi="黑体" w:cs="黑体"/>
        </w:rPr>
        <w:fldChar w:fldCharType="end"/>
      </w:r>
      <w:bookmarkEnd w:id="429"/>
      <w:r>
        <w:rPr>
          <w:rFonts w:hint="eastAsia" w:ascii="黑体" w:hAnsi="黑体" w:eastAsia="黑体" w:cs="黑体"/>
          <w:color w:val="FF0000"/>
          <w:szCs w:val="20"/>
        </w:rPr>
        <w:t xml:space="preserve"> </w:t>
      </w:r>
      <w:bookmarkStart w:id="430" w:name="_Ref219893822"/>
      <w:r>
        <w:rPr>
          <w:rFonts w:hint="eastAsia" w:ascii="黑体" w:hAnsi="黑体" w:eastAsia="黑体" w:cs="黑体"/>
          <w:color w:val="FF0000"/>
          <w:szCs w:val="20"/>
        </w:rPr>
        <w:t>信息元素单元内容格式</w:t>
      </w:r>
      <w:bookmarkEnd w:id="430"/>
    </w:p>
    <w:tbl>
      <w:tblPr>
        <w:tblStyle w:val="52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98"/>
        <w:gridCol w:w="1838"/>
        <w:gridCol w:w="2601"/>
      </w:tblGrid>
      <w:tr w14:paraId="3F39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jc w:val="center"/>
        </w:trPr>
        <w:tc>
          <w:tcPr>
            <w:tcW w:w="2198" w:type="dxa"/>
            <w:vAlign w:val="center"/>
          </w:tcPr>
          <w:p w14:paraId="4779E484">
            <w:pPr>
              <w:autoSpaceDE w:val="0"/>
              <w:autoSpaceDN w:val="0"/>
              <w:spacing w:line="215" w:lineRule="exact"/>
              <w:ind w:right="2" w:firstLine="0" w:firstLineChars="0"/>
              <w:jc w:val="center"/>
              <w:rPr>
                <w:rFonts w:hint="eastAsia" w:ascii="宋体" w:hAnsi="宋体" w:eastAsia="宋体" w:cs="宋体"/>
                <w:color w:val="FF0000"/>
                <w:spacing w:val="-2"/>
                <w:kern w:val="0"/>
                <w:sz w:val="18"/>
                <w:szCs w:val="21"/>
                <w:lang w:eastAsia="en-US"/>
              </w:rPr>
            </w:pPr>
            <w:r>
              <w:rPr>
                <w:rFonts w:hint="eastAsia" w:ascii="宋体" w:hAnsi="宋体" w:eastAsia="宋体" w:cs="宋体"/>
                <w:color w:val="FF0000"/>
                <w:spacing w:val="-2"/>
                <w:kern w:val="0"/>
                <w:sz w:val="18"/>
                <w:szCs w:val="21"/>
                <w:lang w:eastAsia="en-US"/>
              </w:rPr>
              <w:t>字节数：</w:t>
            </w:r>
            <w:r>
              <w:rPr>
                <w:rFonts w:hint="eastAsia" w:ascii="宋体" w:hAnsi="宋体" w:eastAsia="宋体" w:cs="宋体"/>
                <w:color w:val="FF0000"/>
                <w:spacing w:val="-5"/>
                <w:kern w:val="0"/>
                <w:sz w:val="18"/>
                <w:szCs w:val="21"/>
                <w:lang w:eastAsia="en-US"/>
              </w:rPr>
              <w:t>1</w:t>
            </w:r>
          </w:p>
        </w:tc>
        <w:tc>
          <w:tcPr>
            <w:tcW w:w="1838" w:type="dxa"/>
            <w:vAlign w:val="center"/>
          </w:tcPr>
          <w:p w14:paraId="2A408754">
            <w:pPr>
              <w:autoSpaceDE w:val="0"/>
              <w:autoSpaceDN w:val="0"/>
              <w:spacing w:line="215" w:lineRule="exact"/>
              <w:ind w:left="14" w:right="2" w:firstLine="0" w:firstLineChars="0"/>
              <w:jc w:val="center"/>
              <w:rPr>
                <w:rFonts w:hint="eastAsia" w:ascii="宋体" w:hAnsi="宋体" w:eastAsia="宋体" w:cs="宋体"/>
                <w:color w:val="FF0000"/>
                <w:spacing w:val="-2"/>
                <w:kern w:val="0"/>
                <w:sz w:val="18"/>
                <w:szCs w:val="21"/>
                <w:lang w:eastAsia="en-US"/>
              </w:rPr>
            </w:pPr>
            <w:r>
              <w:rPr>
                <w:rFonts w:hint="eastAsia" w:ascii="宋体" w:hAnsi="宋体" w:eastAsia="宋体" w:cs="宋体"/>
                <w:color w:val="FF0000"/>
                <w:spacing w:val="-2"/>
                <w:kern w:val="0"/>
                <w:sz w:val="18"/>
                <w:szCs w:val="21"/>
                <w:lang w:eastAsia="en-US"/>
              </w:rPr>
              <w:t>1</w:t>
            </w:r>
          </w:p>
        </w:tc>
        <w:tc>
          <w:tcPr>
            <w:tcW w:w="2601" w:type="dxa"/>
            <w:vAlign w:val="center"/>
          </w:tcPr>
          <w:p w14:paraId="08946029">
            <w:pPr>
              <w:autoSpaceDE w:val="0"/>
              <w:autoSpaceDN w:val="0"/>
              <w:spacing w:line="215" w:lineRule="exact"/>
              <w:ind w:left="14" w:right="2" w:firstLine="0" w:firstLineChars="0"/>
              <w:jc w:val="center"/>
              <w:rPr>
                <w:rFonts w:hint="eastAsia" w:ascii="宋体" w:hAnsi="宋体" w:eastAsia="宋体" w:cs="宋体"/>
                <w:color w:val="FF0000"/>
                <w:spacing w:val="-2"/>
                <w:kern w:val="0"/>
                <w:sz w:val="18"/>
                <w:szCs w:val="21"/>
                <w:lang w:eastAsia="en-US"/>
              </w:rPr>
            </w:pPr>
            <w:r>
              <w:rPr>
                <w:rFonts w:hint="eastAsia" w:ascii="宋体" w:hAnsi="宋体" w:eastAsia="宋体" w:cs="宋体"/>
                <w:color w:val="FF0000"/>
                <w:spacing w:val="-2"/>
                <w:kern w:val="0"/>
                <w:sz w:val="18"/>
                <w:szCs w:val="21"/>
                <w:lang w:eastAsia="en-US"/>
              </w:rPr>
              <w:t>L</w:t>
            </w:r>
          </w:p>
        </w:tc>
      </w:tr>
      <w:tr w14:paraId="23421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jc w:val="center"/>
        </w:trPr>
        <w:tc>
          <w:tcPr>
            <w:tcW w:w="2198" w:type="dxa"/>
            <w:vAlign w:val="center"/>
          </w:tcPr>
          <w:p w14:paraId="23887004">
            <w:pPr>
              <w:autoSpaceDE w:val="0"/>
              <w:autoSpaceDN w:val="0"/>
              <w:spacing w:line="215" w:lineRule="exact"/>
              <w:ind w:right="2" w:firstLine="0" w:firstLineChars="0"/>
              <w:jc w:val="center"/>
              <w:rPr>
                <w:rFonts w:hint="eastAsia" w:ascii="宋体" w:hAnsi="宋体" w:eastAsia="宋体" w:cs="宋体"/>
                <w:color w:val="FF0000"/>
                <w:spacing w:val="-2"/>
                <w:kern w:val="0"/>
                <w:sz w:val="18"/>
                <w:szCs w:val="21"/>
                <w:lang w:eastAsia="en-US"/>
              </w:rPr>
            </w:pPr>
            <w:r>
              <w:rPr>
                <w:rFonts w:hint="eastAsia" w:ascii="宋体" w:hAnsi="宋体" w:eastAsia="宋体" w:cs="宋体"/>
                <w:color w:val="FF0000"/>
                <w:spacing w:val="-2"/>
                <w:kern w:val="0"/>
                <w:sz w:val="18"/>
                <w:szCs w:val="21"/>
                <w:lang w:eastAsia="en-US"/>
              </w:rPr>
              <w:t xml:space="preserve">元素 </w:t>
            </w:r>
            <w:r>
              <w:rPr>
                <w:rFonts w:hint="eastAsia" w:ascii="宋体" w:hAnsi="宋体" w:eastAsia="宋体" w:cs="宋体"/>
                <w:color w:val="FF0000"/>
                <w:spacing w:val="-5"/>
                <w:kern w:val="0"/>
                <w:sz w:val="18"/>
                <w:szCs w:val="21"/>
                <w:lang w:eastAsia="en-US"/>
              </w:rPr>
              <w:t>ID</w:t>
            </w:r>
          </w:p>
        </w:tc>
        <w:tc>
          <w:tcPr>
            <w:tcW w:w="1838" w:type="dxa"/>
            <w:vAlign w:val="center"/>
          </w:tcPr>
          <w:p w14:paraId="443E02C6">
            <w:pPr>
              <w:autoSpaceDE w:val="0"/>
              <w:autoSpaceDN w:val="0"/>
              <w:spacing w:line="215" w:lineRule="exact"/>
              <w:ind w:left="14" w:right="2" w:firstLine="0" w:firstLineChars="0"/>
              <w:jc w:val="center"/>
              <w:rPr>
                <w:rFonts w:hint="eastAsia" w:ascii="宋体" w:hAnsi="宋体" w:eastAsia="宋体" w:cs="宋体"/>
                <w:color w:val="FF0000"/>
                <w:spacing w:val="-2"/>
                <w:kern w:val="0"/>
                <w:sz w:val="18"/>
                <w:szCs w:val="21"/>
                <w:lang w:eastAsia="en-US"/>
              </w:rPr>
            </w:pPr>
            <w:r>
              <w:rPr>
                <w:rFonts w:hint="eastAsia" w:ascii="宋体" w:hAnsi="宋体" w:eastAsia="宋体" w:cs="宋体"/>
                <w:color w:val="FF0000"/>
                <w:spacing w:val="-2"/>
                <w:kern w:val="0"/>
                <w:sz w:val="18"/>
                <w:szCs w:val="21"/>
                <w:lang w:eastAsia="en-US"/>
              </w:rPr>
              <w:t>元素数据长度</w:t>
            </w:r>
          </w:p>
        </w:tc>
        <w:tc>
          <w:tcPr>
            <w:tcW w:w="2601" w:type="dxa"/>
            <w:vAlign w:val="center"/>
          </w:tcPr>
          <w:p w14:paraId="19FD3E0C">
            <w:pPr>
              <w:autoSpaceDE w:val="0"/>
              <w:autoSpaceDN w:val="0"/>
              <w:spacing w:line="215" w:lineRule="exact"/>
              <w:ind w:left="14" w:right="2" w:firstLine="0" w:firstLineChars="0"/>
              <w:jc w:val="center"/>
              <w:rPr>
                <w:rFonts w:hint="eastAsia" w:ascii="宋体" w:hAnsi="宋体" w:eastAsia="宋体" w:cs="宋体"/>
                <w:color w:val="FF0000"/>
                <w:spacing w:val="-2"/>
                <w:kern w:val="0"/>
                <w:sz w:val="18"/>
                <w:szCs w:val="21"/>
                <w:lang w:eastAsia="en-US"/>
              </w:rPr>
            </w:pPr>
            <w:r>
              <w:rPr>
                <w:rFonts w:hint="eastAsia" w:ascii="宋体" w:hAnsi="宋体" w:eastAsia="宋体" w:cs="宋体"/>
                <w:color w:val="FF0000"/>
                <w:spacing w:val="-2"/>
                <w:kern w:val="0"/>
                <w:sz w:val="18"/>
                <w:szCs w:val="21"/>
                <w:lang w:eastAsia="en-US"/>
              </w:rPr>
              <w:t>信息数据</w:t>
            </w:r>
          </w:p>
        </w:tc>
      </w:tr>
      <w:tr w14:paraId="31752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jc w:val="center"/>
        </w:trPr>
        <w:tc>
          <w:tcPr>
            <w:tcW w:w="6637" w:type="dxa"/>
            <w:gridSpan w:val="3"/>
            <w:vAlign w:val="center"/>
          </w:tcPr>
          <w:p w14:paraId="3A678C11">
            <w:pPr>
              <w:autoSpaceDE w:val="0"/>
              <w:autoSpaceDN w:val="0"/>
              <w:spacing w:line="215" w:lineRule="exact"/>
              <w:ind w:right="2" w:firstLine="0" w:firstLineChars="0"/>
              <w:jc w:val="center"/>
              <w:rPr>
                <w:rFonts w:hint="eastAsia" w:ascii="宋体" w:hAnsi="宋体" w:eastAsia="宋体" w:cs="宋体"/>
                <w:color w:val="FF0000"/>
                <w:spacing w:val="-2"/>
                <w:kern w:val="0"/>
                <w:sz w:val="18"/>
                <w:szCs w:val="21"/>
                <w:lang w:eastAsia="en-US"/>
              </w:rPr>
            </w:pPr>
            <w:r>
              <w:rPr>
                <w:rFonts w:hint="eastAsia" w:ascii="宋体" w:hAnsi="宋体" w:eastAsia="宋体" w:cs="宋体"/>
                <w:color w:val="FF0000"/>
                <w:spacing w:val="-2"/>
                <w:kern w:val="0"/>
                <w:sz w:val="18"/>
                <w:szCs w:val="21"/>
                <w:lang w:eastAsia="en-US"/>
              </w:rPr>
              <w:t>信息元素单元</w:t>
            </w:r>
          </w:p>
        </w:tc>
      </w:tr>
    </w:tbl>
    <w:p w14:paraId="0F9405EB">
      <w:pPr>
        <w:autoSpaceDE w:val="0"/>
        <w:autoSpaceDN w:val="0"/>
        <w:ind w:firstLine="0" w:firstLineChars="0"/>
        <w:rPr>
          <w:rFonts w:ascii="宋体"/>
        </w:rPr>
      </w:pPr>
    </w:p>
    <w:p w14:paraId="10F48BDE">
      <w:pPr>
        <w:numPr>
          <w:ilvl w:val="1"/>
          <w:numId w:val="58"/>
        </w:numPr>
        <w:adjustRightInd w:val="0"/>
        <w:snapToGrid w:val="0"/>
        <w:spacing w:before="120" w:after="120"/>
        <w:ind w:firstLineChars="0"/>
        <w:outlineLvl w:val="2"/>
        <w:rPr>
          <w:rFonts w:ascii="黑体" w:eastAsia="黑体"/>
          <w:szCs w:val="21"/>
        </w:rPr>
      </w:pPr>
      <w:bookmarkStart w:id="431" w:name="_Toc219190594"/>
      <w:r>
        <w:rPr>
          <w:rFonts w:ascii="黑体" w:eastAsia="黑体"/>
          <w:szCs w:val="21"/>
        </w:rPr>
        <w:t>0</w:t>
      </w:r>
      <w:r>
        <w:rPr>
          <w:rFonts w:hint="eastAsia" w:ascii="黑体" w:eastAsia="黑体"/>
          <w:szCs w:val="21"/>
        </w:rPr>
        <w:t>x</w:t>
      </w:r>
      <w:r>
        <w:rPr>
          <w:rFonts w:ascii="黑体" w:eastAsia="黑体"/>
          <w:szCs w:val="21"/>
        </w:rPr>
        <w:t>1</w:t>
      </w:r>
      <w:r>
        <w:rPr>
          <w:rFonts w:hint="eastAsia" w:ascii="黑体" w:eastAsia="黑体"/>
          <w:szCs w:val="21"/>
        </w:rPr>
        <w:t>0：台区户变关系/相位识别</w:t>
      </w:r>
      <w:bookmarkEnd w:id="431"/>
    </w:p>
    <w:p w14:paraId="640AA4AE">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台区户变关系识别，主要是对各类台区特征信息采集分析的过程，相关的报文格式，根据特征类型、采集类型的不同各有区别，报文的上下关系在不同的识别模式下也各有区别，报文格式如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_Ref29025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图 5</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19300B84">
      <w:pPr>
        <w:pStyle w:val="20"/>
        <w:numPr>
          <w:ilvl w:val="0"/>
          <w:numId w:val="0"/>
        </w:numPr>
        <w:ind w:firstLine="420" w:firstLineChars="200"/>
        <w:jc w:val="center"/>
        <w:rPr>
          <w:rFonts w:hint="eastAsia" w:ascii="黑体" w:hAnsi="黑体" w:eastAsia="黑体" w:cs="黑体"/>
          <w:sz w:val="21"/>
          <w:lang w:val="en-US" w:eastAsia="zh-CN" w:bidi="ar-SA"/>
        </w:rPr>
      </w:pPr>
      <w:r>
        <w:rPr>
          <w:rFonts w:ascii="宋体" w:hAnsi="Times New Roman" w:eastAsia="宋体" w:cs="Times New Roman"/>
          <w:sz w:val="21"/>
          <w:lang w:val="en-US" w:eastAsia="zh-CN" w:bidi="ar-SA"/>
        </w:rPr>
        <w:object>
          <v:shape id="_x0000_i1028" o:spt="75" type="#_x0000_t75" style="height:83.25pt;width:466.5pt;" o:ole="t" filled="f" o:preferrelative="t" stroked="f" coordsize="21600,21600">
            <v:path/>
            <v:fill on="f" focussize="0,0"/>
            <v:stroke on="f" joinstyle="miter"/>
            <v:imagedata r:id="rId31" o:title=""/>
            <o:lock v:ext="edit" aspectratio="t"/>
            <w10:wrap type="none"/>
            <w10:anchorlock/>
          </v:shape>
          <o:OLEObject Type="Embed" ProgID="Visio.Drawing.11" ShapeID="_x0000_i1028" DrawAspect="Content" ObjectID="_1468075728" r:id="rId30">
            <o:LockedField>false</o:LockedField>
          </o:OLEObject>
        </w:object>
      </w:r>
      <w:bookmarkStart w:id="432" w:name="_Ref29025"/>
      <w:r>
        <w:rPr>
          <w:rFonts w:hint="eastAsia" w:ascii="黑体" w:hAnsi="黑体" w:cs="黑体"/>
        </w:rPr>
        <w:t xml:space="preserve">图 </w:t>
      </w:r>
      <w:bookmarkEnd w:id="432"/>
      <w:r>
        <w:rPr>
          <w:rFonts w:hint="eastAsia" w:ascii="黑体" w:hAnsi="黑体" w:cs="黑体"/>
          <w:lang w:val="en-US" w:eastAsia="zh-CN"/>
        </w:rPr>
        <w:t xml:space="preserve">5 </w:t>
      </w:r>
      <w:r>
        <w:rPr>
          <w:rFonts w:hint="eastAsia" w:ascii="黑体" w:hAnsi="黑体" w:eastAsia="黑体" w:cs="黑体"/>
          <w:sz w:val="21"/>
          <w:lang w:val="en-US" w:eastAsia="zh-CN" w:bidi="ar-SA"/>
        </w:rPr>
        <w:t>台区户变关系\相位识别报文头</w:t>
      </w:r>
    </w:p>
    <w:p w14:paraId="5A98B7DD">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台区户变关系识别报文，其格式定义如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_Ref56516389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63</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5A9D1233">
      <w:pPr>
        <w:pStyle w:val="20"/>
        <w:ind w:firstLine="0" w:firstLineChars="0"/>
        <w:rPr>
          <w:rFonts w:hint="eastAsia" w:ascii="黑体" w:hAnsi="黑体" w:cs="黑体"/>
        </w:rPr>
      </w:pPr>
      <w:bookmarkStart w:id="433" w:name="_Ref56516389"/>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63</w:t>
      </w:r>
      <w:r>
        <w:rPr>
          <w:rFonts w:hint="eastAsia" w:ascii="黑体" w:hAnsi="黑体" w:cs="黑体"/>
        </w:rPr>
        <w:fldChar w:fldCharType="end"/>
      </w:r>
      <w:bookmarkEnd w:id="433"/>
      <w:r>
        <w:rPr>
          <w:rFonts w:hint="eastAsia" w:ascii="黑体" w:hAnsi="黑体" w:cs="黑体"/>
        </w:rPr>
        <w:t>台区户变关系识别报文格式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38"/>
        <w:gridCol w:w="1791"/>
        <w:gridCol w:w="2249"/>
        <w:gridCol w:w="2394"/>
      </w:tblGrid>
      <w:tr w14:paraId="71A5F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8" w:type="dxa"/>
            <w:noWrap w:val="0"/>
            <w:vAlign w:val="center"/>
          </w:tcPr>
          <w:p w14:paraId="4ED60DA4">
            <w:pPr>
              <w:adjustRightInd w:val="0"/>
              <w:snapToGrid w:val="0"/>
              <w:ind w:firstLine="0" w:firstLineChars="0"/>
              <w:jc w:val="center"/>
              <w:rPr>
                <w:rFonts w:ascii="宋体" w:hAnsi="宋体" w:cs="宋体"/>
                <w:sz w:val="18"/>
                <w:szCs w:val="18"/>
              </w:rPr>
            </w:pPr>
            <w:r>
              <w:rPr>
                <w:rFonts w:hint="eastAsia" w:ascii="宋体" w:hAnsi="宋体" w:cs="宋体"/>
                <w:sz w:val="18"/>
                <w:szCs w:val="18"/>
              </w:rPr>
              <w:t>域</w:t>
            </w:r>
          </w:p>
        </w:tc>
        <w:tc>
          <w:tcPr>
            <w:tcW w:w="1791" w:type="dxa"/>
            <w:noWrap w:val="0"/>
            <w:vAlign w:val="center"/>
          </w:tcPr>
          <w:p w14:paraId="6800A342">
            <w:pPr>
              <w:adjustRightInd w:val="0"/>
              <w:snapToGrid w:val="0"/>
              <w:ind w:firstLine="0" w:firstLineChars="0"/>
              <w:jc w:val="center"/>
              <w:rPr>
                <w:rFonts w:ascii="宋体" w:hAnsi="宋体" w:cs="宋体"/>
                <w:sz w:val="18"/>
                <w:szCs w:val="18"/>
              </w:rPr>
            </w:pPr>
            <w:r>
              <w:rPr>
                <w:rFonts w:hint="eastAsia" w:ascii="宋体" w:hAnsi="宋体" w:cs="宋体"/>
                <w:sz w:val="18"/>
                <w:szCs w:val="18"/>
              </w:rPr>
              <w:t>字节号</w:t>
            </w:r>
          </w:p>
        </w:tc>
        <w:tc>
          <w:tcPr>
            <w:tcW w:w="2249" w:type="dxa"/>
            <w:noWrap w:val="0"/>
            <w:vAlign w:val="center"/>
          </w:tcPr>
          <w:p w14:paraId="319E2403">
            <w:pPr>
              <w:adjustRightInd w:val="0"/>
              <w:snapToGrid w:val="0"/>
              <w:ind w:firstLine="0" w:firstLineChars="0"/>
              <w:jc w:val="center"/>
              <w:rPr>
                <w:rFonts w:ascii="宋体" w:hAnsi="宋体" w:cs="宋体"/>
                <w:sz w:val="18"/>
                <w:szCs w:val="18"/>
              </w:rPr>
            </w:pPr>
            <w:r>
              <w:rPr>
                <w:rFonts w:hint="eastAsia" w:ascii="宋体" w:hAnsi="宋体" w:cs="宋体"/>
                <w:sz w:val="18"/>
                <w:szCs w:val="18"/>
              </w:rPr>
              <w:t>比特位</w:t>
            </w:r>
          </w:p>
        </w:tc>
        <w:tc>
          <w:tcPr>
            <w:tcW w:w="2394" w:type="dxa"/>
            <w:noWrap w:val="0"/>
            <w:vAlign w:val="center"/>
          </w:tcPr>
          <w:p w14:paraId="4CD0F90F">
            <w:pPr>
              <w:adjustRightInd w:val="0"/>
              <w:snapToGrid w:val="0"/>
              <w:ind w:firstLine="0" w:firstLineChars="0"/>
              <w:jc w:val="center"/>
              <w:rPr>
                <w:rFonts w:ascii="宋体" w:hAnsi="宋体" w:cs="宋体"/>
                <w:sz w:val="18"/>
                <w:szCs w:val="18"/>
              </w:rPr>
            </w:pPr>
            <w:r>
              <w:rPr>
                <w:rFonts w:hint="eastAsia" w:ascii="宋体" w:hAnsi="宋体" w:cs="宋体"/>
                <w:sz w:val="18"/>
                <w:szCs w:val="18"/>
              </w:rPr>
              <w:t>域大小(比特)</w:t>
            </w:r>
          </w:p>
        </w:tc>
      </w:tr>
      <w:tr w14:paraId="16215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38" w:type="dxa"/>
            <w:noWrap w:val="0"/>
            <w:vAlign w:val="center"/>
          </w:tcPr>
          <w:p w14:paraId="710596DB">
            <w:pPr>
              <w:adjustRightInd w:val="0"/>
              <w:snapToGrid w:val="0"/>
              <w:ind w:firstLine="0" w:firstLineChars="0"/>
              <w:jc w:val="center"/>
              <w:rPr>
                <w:rFonts w:ascii="宋体" w:hAnsi="宋体" w:cs="宋体"/>
                <w:sz w:val="18"/>
                <w:szCs w:val="18"/>
              </w:rPr>
            </w:pPr>
            <w:r>
              <w:rPr>
                <w:rFonts w:hint="eastAsia" w:ascii="宋体" w:hAnsi="宋体" w:cs="宋体"/>
                <w:sz w:val="18"/>
                <w:szCs w:val="18"/>
              </w:rPr>
              <w:t>报文头长度</w:t>
            </w:r>
          </w:p>
        </w:tc>
        <w:tc>
          <w:tcPr>
            <w:tcW w:w="1791" w:type="dxa"/>
            <w:vMerge w:val="restart"/>
            <w:noWrap w:val="0"/>
            <w:vAlign w:val="center"/>
          </w:tcPr>
          <w:p w14:paraId="7555905C">
            <w:pPr>
              <w:adjustRightInd w:val="0"/>
              <w:snapToGrid w:val="0"/>
              <w:ind w:firstLine="0" w:firstLineChars="0"/>
              <w:jc w:val="center"/>
              <w:rPr>
                <w:rFonts w:ascii="宋体" w:hAnsi="宋体" w:cs="宋体"/>
                <w:sz w:val="18"/>
                <w:szCs w:val="18"/>
              </w:rPr>
            </w:pPr>
            <w:r>
              <w:rPr>
                <w:rFonts w:hint="eastAsia" w:ascii="宋体" w:hAnsi="宋体" w:cs="宋体"/>
                <w:sz w:val="18"/>
                <w:szCs w:val="18"/>
              </w:rPr>
              <w:t>0</w:t>
            </w:r>
          </w:p>
        </w:tc>
        <w:tc>
          <w:tcPr>
            <w:tcW w:w="2249" w:type="dxa"/>
            <w:noWrap w:val="0"/>
            <w:vAlign w:val="center"/>
          </w:tcPr>
          <w:p w14:paraId="002A0996">
            <w:pPr>
              <w:adjustRightInd w:val="0"/>
              <w:snapToGrid w:val="0"/>
              <w:ind w:firstLine="0" w:firstLineChars="0"/>
              <w:jc w:val="center"/>
              <w:rPr>
                <w:rFonts w:ascii="宋体" w:hAnsi="宋体" w:cs="宋体"/>
                <w:sz w:val="18"/>
                <w:szCs w:val="18"/>
              </w:rPr>
            </w:pPr>
            <w:r>
              <w:rPr>
                <w:rFonts w:hint="eastAsia" w:ascii="宋体" w:hAnsi="宋体" w:cs="宋体"/>
                <w:sz w:val="18"/>
                <w:szCs w:val="18"/>
              </w:rPr>
              <w:t>0-5</w:t>
            </w:r>
          </w:p>
        </w:tc>
        <w:tc>
          <w:tcPr>
            <w:tcW w:w="2394" w:type="dxa"/>
            <w:noWrap w:val="0"/>
            <w:vAlign w:val="center"/>
          </w:tcPr>
          <w:p w14:paraId="2F8AF019">
            <w:pPr>
              <w:adjustRightInd w:val="0"/>
              <w:snapToGrid w:val="0"/>
              <w:ind w:firstLine="0" w:firstLineChars="0"/>
              <w:jc w:val="center"/>
              <w:rPr>
                <w:rFonts w:ascii="宋体" w:hAnsi="宋体" w:cs="宋体"/>
                <w:sz w:val="18"/>
                <w:szCs w:val="18"/>
              </w:rPr>
            </w:pPr>
            <w:r>
              <w:rPr>
                <w:rFonts w:hint="eastAsia" w:ascii="宋体" w:hAnsi="宋体" w:cs="宋体"/>
                <w:sz w:val="18"/>
                <w:szCs w:val="18"/>
              </w:rPr>
              <w:t>6</w:t>
            </w:r>
          </w:p>
        </w:tc>
      </w:tr>
      <w:tr w14:paraId="111EA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0" w:hRule="atLeast"/>
          <w:jc w:val="center"/>
        </w:trPr>
        <w:tc>
          <w:tcPr>
            <w:tcW w:w="3138" w:type="dxa"/>
            <w:noWrap w:val="0"/>
            <w:vAlign w:val="center"/>
          </w:tcPr>
          <w:p w14:paraId="4F208370">
            <w:pPr>
              <w:adjustRightInd w:val="0"/>
              <w:snapToGrid w:val="0"/>
              <w:ind w:firstLine="0" w:firstLineChars="0"/>
              <w:jc w:val="center"/>
              <w:rPr>
                <w:rFonts w:ascii="宋体" w:hAnsi="宋体" w:cs="宋体"/>
                <w:sz w:val="18"/>
                <w:szCs w:val="18"/>
              </w:rPr>
            </w:pPr>
            <w:r>
              <w:rPr>
                <w:rFonts w:hint="eastAsia" w:ascii="宋体" w:hAnsi="宋体" w:cs="宋体"/>
                <w:sz w:val="18"/>
                <w:szCs w:val="18"/>
              </w:rPr>
              <w:t>采集相位</w:t>
            </w:r>
          </w:p>
        </w:tc>
        <w:tc>
          <w:tcPr>
            <w:tcW w:w="1791" w:type="dxa"/>
            <w:vMerge w:val="continue"/>
            <w:tcBorders>
              <w:bottom w:val="single" w:color="auto" w:sz="4" w:space="0"/>
            </w:tcBorders>
            <w:noWrap w:val="0"/>
            <w:vAlign w:val="center"/>
          </w:tcPr>
          <w:p w14:paraId="4B77FBD2">
            <w:pPr>
              <w:adjustRightInd w:val="0"/>
              <w:snapToGrid w:val="0"/>
              <w:ind w:firstLine="0" w:firstLineChars="0"/>
              <w:jc w:val="center"/>
              <w:rPr>
                <w:rFonts w:ascii="宋体" w:hAnsi="宋体" w:cs="宋体"/>
                <w:sz w:val="18"/>
                <w:szCs w:val="18"/>
              </w:rPr>
            </w:pPr>
          </w:p>
        </w:tc>
        <w:tc>
          <w:tcPr>
            <w:tcW w:w="2249" w:type="dxa"/>
            <w:tcBorders>
              <w:bottom w:val="single" w:color="auto" w:sz="4" w:space="0"/>
            </w:tcBorders>
            <w:noWrap w:val="0"/>
            <w:vAlign w:val="center"/>
          </w:tcPr>
          <w:p w14:paraId="3FF56EB3">
            <w:pPr>
              <w:adjustRightInd w:val="0"/>
              <w:snapToGrid w:val="0"/>
              <w:ind w:firstLine="0" w:firstLineChars="0"/>
              <w:jc w:val="center"/>
              <w:rPr>
                <w:rFonts w:ascii="宋体" w:hAnsi="宋体" w:cs="宋体"/>
                <w:sz w:val="18"/>
                <w:szCs w:val="18"/>
              </w:rPr>
            </w:pPr>
            <w:r>
              <w:rPr>
                <w:rFonts w:hint="eastAsia" w:ascii="宋体" w:hAnsi="宋体" w:cs="宋体"/>
                <w:sz w:val="18"/>
                <w:szCs w:val="18"/>
              </w:rPr>
              <w:t>6-7</w:t>
            </w:r>
          </w:p>
        </w:tc>
        <w:tc>
          <w:tcPr>
            <w:tcW w:w="2394" w:type="dxa"/>
            <w:noWrap w:val="0"/>
            <w:vAlign w:val="center"/>
          </w:tcPr>
          <w:p w14:paraId="50B94651">
            <w:pPr>
              <w:adjustRightInd w:val="0"/>
              <w:snapToGrid w:val="0"/>
              <w:ind w:firstLine="0" w:firstLineChars="0"/>
              <w:jc w:val="center"/>
              <w:rPr>
                <w:rFonts w:ascii="宋体" w:hAnsi="宋体" w:cs="宋体"/>
                <w:sz w:val="18"/>
                <w:szCs w:val="18"/>
              </w:rPr>
            </w:pPr>
            <w:r>
              <w:rPr>
                <w:rFonts w:hint="eastAsia" w:ascii="宋体" w:hAnsi="宋体" w:cs="宋体"/>
                <w:sz w:val="18"/>
                <w:szCs w:val="18"/>
              </w:rPr>
              <w:t>2</w:t>
            </w:r>
          </w:p>
        </w:tc>
      </w:tr>
      <w:tr w14:paraId="0FB2C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3138" w:type="dxa"/>
            <w:noWrap w:val="0"/>
            <w:vAlign w:val="center"/>
          </w:tcPr>
          <w:p w14:paraId="6ACC7F1B">
            <w:pPr>
              <w:adjustRightInd w:val="0"/>
              <w:snapToGrid w:val="0"/>
              <w:ind w:firstLine="0" w:firstLineChars="0"/>
              <w:jc w:val="center"/>
              <w:rPr>
                <w:rFonts w:ascii="宋体" w:hAnsi="宋体" w:cs="宋体"/>
                <w:sz w:val="18"/>
                <w:szCs w:val="18"/>
              </w:rPr>
            </w:pPr>
            <w:r>
              <w:rPr>
                <w:rFonts w:hint="eastAsia" w:ascii="宋体" w:hAnsi="宋体" w:cs="宋体"/>
                <w:sz w:val="18"/>
                <w:szCs w:val="18"/>
              </w:rPr>
              <w:t>保留</w:t>
            </w:r>
          </w:p>
        </w:tc>
        <w:tc>
          <w:tcPr>
            <w:tcW w:w="1791" w:type="dxa"/>
            <w:tcBorders>
              <w:top w:val="single" w:color="auto" w:sz="4" w:space="0"/>
              <w:right w:val="single" w:color="auto" w:sz="4" w:space="0"/>
            </w:tcBorders>
            <w:noWrap w:val="0"/>
            <w:vAlign w:val="center"/>
          </w:tcPr>
          <w:p w14:paraId="7F543EB6">
            <w:pPr>
              <w:adjustRightInd w:val="0"/>
              <w:snapToGrid w:val="0"/>
              <w:ind w:firstLine="0" w:firstLineChars="0"/>
              <w:jc w:val="center"/>
              <w:rPr>
                <w:rFonts w:ascii="宋体" w:hAnsi="宋体" w:cs="宋体"/>
                <w:sz w:val="18"/>
                <w:szCs w:val="18"/>
              </w:rPr>
            </w:pPr>
            <w:r>
              <w:rPr>
                <w:rFonts w:hint="eastAsia" w:ascii="宋体" w:hAnsi="宋体" w:cs="宋体"/>
                <w:sz w:val="18"/>
                <w:szCs w:val="18"/>
              </w:rPr>
              <w:t>1</w:t>
            </w:r>
          </w:p>
        </w:tc>
        <w:tc>
          <w:tcPr>
            <w:tcW w:w="2249" w:type="dxa"/>
            <w:tcBorders>
              <w:top w:val="single" w:color="auto" w:sz="4" w:space="0"/>
              <w:left w:val="single" w:color="auto" w:sz="4" w:space="0"/>
            </w:tcBorders>
            <w:noWrap w:val="0"/>
            <w:vAlign w:val="center"/>
          </w:tcPr>
          <w:p w14:paraId="540153CA">
            <w:pPr>
              <w:adjustRightInd w:val="0"/>
              <w:snapToGrid w:val="0"/>
              <w:ind w:firstLine="0" w:firstLineChars="0"/>
              <w:jc w:val="center"/>
              <w:rPr>
                <w:rFonts w:ascii="宋体" w:hAnsi="宋体" w:cs="宋体"/>
                <w:sz w:val="18"/>
                <w:szCs w:val="18"/>
              </w:rPr>
            </w:pPr>
            <w:r>
              <w:rPr>
                <w:rFonts w:hint="eastAsia" w:ascii="宋体" w:hAnsi="宋体" w:cs="宋体"/>
                <w:sz w:val="18"/>
                <w:szCs w:val="18"/>
              </w:rPr>
              <w:t>0-7</w:t>
            </w:r>
          </w:p>
        </w:tc>
        <w:tc>
          <w:tcPr>
            <w:tcW w:w="2394" w:type="dxa"/>
            <w:noWrap w:val="0"/>
            <w:vAlign w:val="center"/>
          </w:tcPr>
          <w:p w14:paraId="337AC8F7">
            <w:pPr>
              <w:adjustRightInd w:val="0"/>
              <w:snapToGrid w:val="0"/>
              <w:ind w:firstLine="0" w:firstLineChars="0"/>
              <w:jc w:val="center"/>
              <w:rPr>
                <w:rFonts w:ascii="宋体" w:hAnsi="宋体" w:cs="宋体"/>
                <w:sz w:val="18"/>
                <w:szCs w:val="18"/>
              </w:rPr>
            </w:pPr>
            <w:r>
              <w:rPr>
                <w:rFonts w:hint="eastAsia" w:ascii="宋体" w:hAnsi="宋体" w:cs="宋体"/>
                <w:sz w:val="18"/>
                <w:szCs w:val="18"/>
              </w:rPr>
              <w:t>8</w:t>
            </w:r>
          </w:p>
        </w:tc>
      </w:tr>
      <w:tr w14:paraId="04BD1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2" w:hRule="atLeast"/>
          <w:jc w:val="center"/>
        </w:trPr>
        <w:tc>
          <w:tcPr>
            <w:tcW w:w="3138" w:type="dxa"/>
            <w:tcBorders>
              <w:top w:val="single" w:color="auto" w:sz="4" w:space="0"/>
            </w:tcBorders>
            <w:noWrap w:val="0"/>
            <w:vAlign w:val="center"/>
          </w:tcPr>
          <w:p w14:paraId="323C50CB">
            <w:pPr>
              <w:adjustRightInd w:val="0"/>
              <w:snapToGrid w:val="0"/>
              <w:ind w:firstLine="0" w:firstLineChars="0"/>
              <w:jc w:val="center"/>
              <w:rPr>
                <w:rFonts w:ascii="宋体" w:hAnsi="宋体" w:cs="宋体"/>
                <w:sz w:val="18"/>
                <w:szCs w:val="18"/>
              </w:rPr>
            </w:pPr>
            <w:r>
              <w:rPr>
                <w:rFonts w:hint="eastAsia" w:ascii="宋体" w:hAnsi="宋体" w:cs="宋体"/>
                <w:sz w:val="18"/>
                <w:szCs w:val="18"/>
              </w:rPr>
              <w:t>保留</w:t>
            </w:r>
          </w:p>
        </w:tc>
        <w:tc>
          <w:tcPr>
            <w:tcW w:w="1791" w:type="dxa"/>
            <w:tcBorders>
              <w:bottom w:val="single" w:color="auto" w:sz="4" w:space="0"/>
              <w:right w:val="single" w:color="auto" w:sz="4" w:space="0"/>
            </w:tcBorders>
            <w:noWrap w:val="0"/>
            <w:vAlign w:val="center"/>
          </w:tcPr>
          <w:p w14:paraId="78B4CE06">
            <w:pPr>
              <w:adjustRightInd w:val="0"/>
              <w:snapToGrid w:val="0"/>
              <w:ind w:firstLine="0" w:firstLineChars="0"/>
              <w:jc w:val="center"/>
              <w:rPr>
                <w:rFonts w:ascii="宋体" w:hAnsi="宋体" w:cs="宋体"/>
                <w:sz w:val="18"/>
                <w:szCs w:val="18"/>
              </w:rPr>
            </w:pPr>
            <w:r>
              <w:rPr>
                <w:rFonts w:hint="eastAsia" w:ascii="宋体" w:hAnsi="宋体" w:cs="宋体"/>
                <w:sz w:val="18"/>
                <w:szCs w:val="18"/>
              </w:rPr>
              <w:t>2-3</w:t>
            </w:r>
          </w:p>
        </w:tc>
        <w:tc>
          <w:tcPr>
            <w:tcW w:w="2249" w:type="dxa"/>
            <w:tcBorders>
              <w:top w:val="single" w:color="auto" w:sz="4" w:space="0"/>
              <w:left w:val="single" w:color="auto" w:sz="4" w:space="0"/>
              <w:bottom w:val="single" w:color="auto" w:sz="4" w:space="0"/>
            </w:tcBorders>
            <w:noWrap w:val="0"/>
            <w:vAlign w:val="center"/>
          </w:tcPr>
          <w:p w14:paraId="41AA9F47">
            <w:pPr>
              <w:adjustRightInd w:val="0"/>
              <w:snapToGrid w:val="0"/>
              <w:ind w:firstLine="0" w:firstLineChars="0"/>
              <w:jc w:val="center"/>
              <w:rPr>
                <w:rFonts w:ascii="宋体" w:hAnsi="宋体" w:cs="宋体"/>
                <w:sz w:val="18"/>
                <w:szCs w:val="18"/>
              </w:rPr>
            </w:pPr>
            <w:r>
              <w:rPr>
                <w:rFonts w:hint="eastAsia" w:ascii="宋体" w:hAnsi="宋体" w:cs="宋体"/>
                <w:sz w:val="18"/>
                <w:szCs w:val="18"/>
              </w:rPr>
              <w:t>0-15</w:t>
            </w:r>
          </w:p>
        </w:tc>
        <w:tc>
          <w:tcPr>
            <w:tcW w:w="2394" w:type="dxa"/>
            <w:tcBorders>
              <w:top w:val="single" w:color="auto" w:sz="4" w:space="0"/>
            </w:tcBorders>
            <w:noWrap w:val="0"/>
            <w:vAlign w:val="center"/>
          </w:tcPr>
          <w:p w14:paraId="5D77AEB1">
            <w:pPr>
              <w:adjustRightInd w:val="0"/>
              <w:snapToGrid w:val="0"/>
              <w:ind w:firstLine="0" w:firstLineChars="0"/>
              <w:jc w:val="center"/>
              <w:rPr>
                <w:rFonts w:ascii="宋体" w:hAnsi="宋体" w:cs="宋体"/>
                <w:sz w:val="18"/>
                <w:szCs w:val="18"/>
              </w:rPr>
            </w:pPr>
            <w:r>
              <w:rPr>
                <w:rFonts w:hint="eastAsia" w:ascii="宋体" w:hAnsi="宋体" w:cs="宋体"/>
                <w:sz w:val="18"/>
                <w:szCs w:val="18"/>
              </w:rPr>
              <w:t>16</w:t>
            </w:r>
          </w:p>
        </w:tc>
      </w:tr>
      <w:tr w14:paraId="6B80D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5" w:hRule="atLeast"/>
          <w:jc w:val="center"/>
        </w:trPr>
        <w:tc>
          <w:tcPr>
            <w:tcW w:w="3138" w:type="dxa"/>
            <w:tcBorders>
              <w:top w:val="single" w:color="auto" w:sz="4" w:space="0"/>
            </w:tcBorders>
            <w:noWrap w:val="0"/>
            <w:vAlign w:val="center"/>
          </w:tcPr>
          <w:p w14:paraId="32185824">
            <w:pPr>
              <w:adjustRightInd w:val="0"/>
              <w:snapToGrid w:val="0"/>
              <w:ind w:firstLine="0" w:firstLineChars="0"/>
              <w:jc w:val="center"/>
              <w:rPr>
                <w:rFonts w:ascii="宋体" w:hAnsi="宋体" w:cs="宋体"/>
                <w:sz w:val="18"/>
                <w:szCs w:val="18"/>
              </w:rPr>
            </w:pPr>
            <w:r>
              <w:rPr>
                <w:rFonts w:hint="eastAsia" w:ascii="宋体" w:hAnsi="宋体" w:cs="宋体"/>
                <w:sz w:val="18"/>
                <w:szCs w:val="18"/>
              </w:rPr>
              <w:t>MAC地址</w:t>
            </w:r>
          </w:p>
        </w:tc>
        <w:tc>
          <w:tcPr>
            <w:tcW w:w="1791" w:type="dxa"/>
            <w:tcBorders>
              <w:bottom w:val="single" w:color="auto" w:sz="4" w:space="0"/>
              <w:right w:val="single" w:color="auto" w:sz="4" w:space="0"/>
            </w:tcBorders>
            <w:noWrap w:val="0"/>
            <w:vAlign w:val="center"/>
          </w:tcPr>
          <w:p w14:paraId="1FFAA67F">
            <w:pPr>
              <w:adjustRightInd w:val="0"/>
              <w:snapToGrid w:val="0"/>
              <w:ind w:firstLine="0" w:firstLineChars="0"/>
              <w:jc w:val="center"/>
              <w:rPr>
                <w:rFonts w:ascii="宋体" w:hAnsi="宋体" w:cs="宋体"/>
                <w:sz w:val="18"/>
                <w:szCs w:val="18"/>
              </w:rPr>
            </w:pPr>
            <w:r>
              <w:rPr>
                <w:rFonts w:hint="eastAsia" w:ascii="宋体" w:hAnsi="宋体" w:cs="宋体"/>
                <w:sz w:val="18"/>
                <w:szCs w:val="18"/>
              </w:rPr>
              <w:t>4-9</w:t>
            </w:r>
          </w:p>
        </w:tc>
        <w:tc>
          <w:tcPr>
            <w:tcW w:w="2249" w:type="dxa"/>
            <w:tcBorders>
              <w:top w:val="single" w:color="auto" w:sz="4" w:space="0"/>
              <w:left w:val="single" w:color="auto" w:sz="4" w:space="0"/>
              <w:bottom w:val="single" w:color="auto" w:sz="4" w:space="0"/>
            </w:tcBorders>
            <w:noWrap w:val="0"/>
            <w:vAlign w:val="center"/>
          </w:tcPr>
          <w:p w14:paraId="5EC539A3">
            <w:pPr>
              <w:adjustRightInd w:val="0"/>
              <w:snapToGrid w:val="0"/>
              <w:ind w:firstLine="0" w:firstLineChars="0"/>
              <w:jc w:val="center"/>
              <w:rPr>
                <w:rFonts w:ascii="宋体" w:hAnsi="宋体" w:cs="宋体"/>
                <w:sz w:val="18"/>
                <w:szCs w:val="18"/>
              </w:rPr>
            </w:pPr>
            <w:r>
              <w:rPr>
                <w:rFonts w:hint="eastAsia" w:ascii="宋体" w:hAnsi="宋体" w:cs="宋体"/>
                <w:sz w:val="18"/>
                <w:szCs w:val="18"/>
              </w:rPr>
              <w:t>0-7</w:t>
            </w:r>
          </w:p>
        </w:tc>
        <w:tc>
          <w:tcPr>
            <w:tcW w:w="2394" w:type="dxa"/>
            <w:tcBorders>
              <w:top w:val="single" w:color="auto" w:sz="4" w:space="0"/>
            </w:tcBorders>
            <w:noWrap w:val="0"/>
            <w:vAlign w:val="center"/>
          </w:tcPr>
          <w:p w14:paraId="172E3DC8">
            <w:pPr>
              <w:adjustRightInd w:val="0"/>
              <w:snapToGrid w:val="0"/>
              <w:ind w:firstLine="0" w:firstLineChars="0"/>
              <w:jc w:val="center"/>
              <w:rPr>
                <w:rFonts w:ascii="宋体" w:hAnsi="宋体" w:cs="宋体"/>
                <w:sz w:val="18"/>
                <w:szCs w:val="18"/>
              </w:rPr>
            </w:pPr>
            <w:r>
              <w:rPr>
                <w:rFonts w:hint="eastAsia" w:ascii="宋体" w:hAnsi="宋体" w:cs="宋体"/>
                <w:sz w:val="18"/>
                <w:szCs w:val="18"/>
              </w:rPr>
              <w:t>48</w:t>
            </w:r>
          </w:p>
        </w:tc>
      </w:tr>
      <w:tr w14:paraId="74995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5" w:hRule="atLeast"/>
          <w:jc w:val="center"/>
        </w:trPr>
        <w:tc>
          <w:tcPr>
            <w:tcW w:w="3138" w:type="dxa"/>
            <w:noWrap w:val="0"/>
            <w:vAlign w:val="center"/>
          </w:tcPr>
          <w:p w14:paraId="18DAB98B">
            <w:pPr>
              <w:adjustRightInd w:val="0"/>
              <w:snapToGrid w:val="0"/>
              <w:ind w:firstLine="0" w:firstLineChars="0"/>
              <w:jc w:val="center"/>
              <w:rPr>
                <w:rFonts w:ascii="宋体" w:hAnsi="宋体" w:cs="宋体"/>
                <w:sz w:val="18"/>
                <w:szCs w:val="18"/>
              </w:rPr>
            </w:pPr>
            <w:r>
              <w:rPr>
                <w:rFonts w:hint="eastAsia" w:ascii="宋体" w:hAnsi="宋体" w:cs="宋体"/>
                <w:sz w:val="18"/>
                <w:szCs w:val="18"/>
              </w:rPr>
              <w:t>特征类型</w:t>
            </w:r>
          </w:p>
        </w:tc>
        <w:tc>
          <w:tcPr>
            <w:tcW w:w="1791" w:type="dxa"/>
            <w:tcBorders>
              <w:top w:val="single" w:color="auto" w:sz="4" w:space="0"/>
              <w:bottom w:val="single" w:color="auto" w:sz="4" w:space="0"/>
              <w:right w:val="single" w:color="auto" w:sz="4" w:space="0"/>
            </w:tcBorders>
            <w:noWrap w:val="0"/>
            <w:vAlign w:val="center"/>
          </w:tcPr>
          <w:p w14:paraId="450AA7A1">
            <w:pPr>
              <w:adjustRightInd w:val="0"/>
              <w:snapToGrid w:val="0"/>
              <w:ind w:firstLine="0" w:firstLineChars="0"/>
              <w:jc w:val="center"/>
              <w:rPr>
                <w:rFonts w:ascii="宋体" w:hAnsi="宋体" w:cs="宋体"/>
                <w:sz w:val="18"/>
                <w:szCs w:val="18"/>
              </w:rPr>
            </w:pPr>
            <w:r>
              <w:rPr>
                <w:rFonts w:hint="eastAsia" w:ascii="宋体" w:hAnsi="宋体" w:cs="宋体"/>
                <w:sz w:val="18"/>
                <w:szCs w:val="18"/>
              </w:rPr>
              <w:t>10</w:t>
            </w:r>
          </w:p>
        </w:tc>
        <w:tc>
          <w:tcPr>
            <w:tcW w:w="2249" w:type="dxa"/>
            <w:tcBorders>
              <w:top w:val="single" w:color="auto" w:sz="4" w:space="0"/>
              <w:left w:val="single" w:color="auto" w:sz="4" w:space="0"/>
              <w:bottom w:val="single" w:color="auto" w:sz="4" w:space="0"/>
            </w:tcBorders>
            <w:noWrap w:val="0"/>
            <w:vAlign w:val="center"/>
          </w:tcPr>
          <w:p w14:paraId="77295DD2">
            <w:pPr>
              <w:adjustRightInd w:val="0"/>
              <w:snapToGrid w:val="0"/>
              <w:ind w:firstLine="0" w:firstLineChars="0"/>
              <w:jc w:val="center"/>
              <w:rPr>
                <w:rFonts w:ascii="宋体" w:hAnsi="宋体" w:cs="宋体"/>
                <w:sz w:val="18"/>
                <w:szCs w:val="18"/>
              </w:rPr>
            </w:pPr>
            <w:r>
              <w:rPr>
                <w:rFonts w:hint="eastAsia" w:ascii="宋体" w:hAnsi="宋体" w:cs="宋体"/>
                <w:sz w:val="18"/>
                <w:szCs w:val="18"/>
              </w:rPr>
              <w:t>0-7</w:t>
            </w:r>
          </w:p>
        </w:tc>
        <w:tc>
          <w:tcPr>
            <w:tcW w:w="2394" w:type="dxa"/>
            <w:tcBorders>
              <w:bottom w:val="single" w:color="auto" w:sz="4" w:space="0"/>
            </w:tcBorders>
            <w:noWrap w:val="0"/>
            <w:vAlign w:val="center"/>
          </w:tcPr>
          <w:p w14:paraId="1301FF5F">
            <w:pPr>
              <w:adjustRightInd w:val="0"/>
              <w:snapToGrid w:val="0"/>
              <w:ind w:firstLine="0" w:firstLineChars="0"/>
              <w:jc w:val="center"/>
              <w:rPr>
                <w:rFonts w:ascii="宋体" w:hAnsi="宋体" w:cs="宋体"/>
                <w:sz w:val="18"/>
                <w:szCs w:val="18"/>
              </w:rPr>
            </w:pPr>
            <w:r>
              <w:rPr>
                <w:rFonts w:hint="eastAsia" w:ascii="宋体" w:hAnsi="宋体" w:cs="宋体"/>
                <w:sz w:val="18"/>
                <w:szCs w:val="18"/>
              </w:rPr>
              <w:t>8</w:t>
            </w:r>
          </w:p>
        </w:tc>
      </w:tr>
      <w:tr w14:paraId="15F9A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 w:hRule="atLeast"/>
          <w:jc w:val="center"/>
        </w:trPr>
        <w:tc>
          <w:tcPr>
            <w:tcW w:w="3138" w:type="dxa"/>
            <w:noWrap w:val="0"/>
            <w:vAlign w:val="center"/>
          </w:tcPr>
          <w:p w14:paraId="5E4FCF02">
            <w:pPr>
              <w:adjustRightInd w:val="0"/>
              <w:snapToGrid w:val="0"/>
              <w:ind w:firstLine="0" w:firstLineChars="0"/>
              <w:jc w:val="center"/>
              <w:rPr>
                <w:rFonts w:ascii="宋体" w:hAnsi="宋体" w:cs="宋体"/>
                <w:sz w:val="18"/>
                <w:szCs w:val="18"/>
              </w:rPr>
            </w:pPr>
            <w:r>
              <w:rPr>
                <w:rFonts w:hint="eastAsia" w:ascii="宋体" w:hAnsi="宋体" w:cs="宋体"/>
                <w:sz w:val="18"/>
                <w:szCs w:val="18"/>
              </w:rPr>
              <w:t>采集类型</w:t>
            </w:r>
          </w:p>
        </w:tc>
        <w:tc>
          <w:tcPr>
            <w:tcW w:w="1791" w:type="dxa"/>
            <w:tcBorders>
              <w:top w:val="single" w:color="auto" w:sz="4" w:space="0"/>
              <w:bottom w:val="single" w:color="auto" w:sz="4" w:space="0"/>
            </w:tcBorders>
            <w:noWrap w:val="0"/>
            <w:vAlign w:val="center"/>
          </w:tcPr>
          <w:p w14:paraId="6CC34FBD">
            <w:pPr>
              <w:adjustRightInd w:val="0"/>
              <w:snapToGrid w:val="0"/>
              <w:ind w:firstLine="0" w:firstLineChars="0"/>
              <w:jc w:val="center"/>
              <w:rPr>
                <w:rFonts w:ascii="宋体" w:hAnsi="宋体" w:cs="宋体"/>
                <w:sz w:val="18"/>
                <w:szCs w:val="18"/>
              </w:rPr>
            </w:pPr>
            <w:r>
              <w:rPr>
                <w:rFonts w:hint="eastAsia" w:ascii="宋体" w:hAnsi="宋体" w:cs="宋体"/>
                <w:sz w:val="18"/>
                <w:szCs w:val="18"/>
              </w:rPr>
              <w:t>11</w:t>
            </w:r>
          </w:p>
        </w:tc>
        <w:tc>
          <w:tcPr>
            <w:tcW w:w="2249" w:type="dxa"/>
            <w:tcBorders>
              <w:top w:val="single" w:color="auto" w:sz="4" w:space="0"/>
              <w:bottom w:val="single" w:color="auto" w:sz="4" w:space="0"/>
            </w:tcBorders>
            <w:noWrap w:val="0"/>
            <w:vAlign w:val="center"/>
          </w:tcPr>
          <w:p w14:paraId="7BBA1AAC">
            <w:pPr>
              <w:adjustRightInd w:val="0"/>
              <w:snapToGrid w:val="0"/>
              <w:ind w:firstLine="0" w:firstLineChars="0"/>
              <w:jc w:val="center"/>
              <w:rPr>
                <w:rFonts w:ascii="宋体" w:hAnsi="宋体" w:cs="宋体"/>
                <w:sz w:val="18"/>
                <w:szCs w:val="18"/>
              </w:rPr>
            </w:pPr>
            <w:r>
              <w:rPr>
                <w:rFonts w:hint="eastAsia" w:ascii="宋体" w:hAnsi="宋体" w:cs="宋体"/>
                <w:sz w:val="18"/>
                <w:szCs w:val="18"/>
              </w:rPr>
              <w:t>0-7</w:t>
            </w:r>
          </w:p>
        </w:tc>
        <w:tc>
          <w:tcPr>
            <w:tcW w:w="2394" w:type="dxa"/>
            <w:noWrap w:val="0"/>
            <w:vAlign w:val="center"/>
          </w:tcPr>
          <w:p w14:paraId="3CEFF4CD">
            <w:pPr>
              <w:adjustRightInd w:val="0"/>
              <w:snapToGrid w:val="0"/>
              <w:ind w:firstLine="0" w:firstLineChars="0"/>
              <w:jc w:val="center"/>
              <w:rPr>
                <w:rFonts w:ascii="宋体" w:hAnsi="宋体" w:cs="宋体"/>
                <w:sz w:val="18"/>
                <w:szCs w:val="18"/>
              </w:rPr>
            </w:pPr>
            <w:r>
              <w:rPr>
                <w:rFonts w:hint="eastAsia" w:ascii="宋体" w:hAnsi="宋体" w:cs="宋体"/>
                <w:sz w:val="18"/>
                <w:szCs w:val="18"/>
              </w:rPr>
              <w:t>8</w:t>
            </w:r>
          </w:p>
        </w:tc>
      </w:tr>
      <w:tr w14:paraId="220B3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2" w:hRule="atLeast"/>
          <w:jc w:val="center"/>
        </w:trPr>
        <w:tc>
          <w:tcPr>
            <w:tcW w:w="3138" w:type="dxa"/>
            <w:noWrap w:val="0"/>
            <w:vAlign w:val="center"/>
          </w:tcPr>
          <w:p w14:paraId="32114D44">
            <w:pPr>
              <w:adjustRightInd w:val="0"/>
              <w:snapToGrid w:val="0"/>
              <w:ind w:firstLine="0" w:firstLineChars="0"/>
              <w:jc w:val="center"/>
              <w:rPr>
                <w:rFonts w:ascii="宋体" w:hAnsi="宋体" w:cs="宋体"/>
                <w:sz w:val="18"/>
                <w:szCs w:val="18"/>
              </w:rPr>
            </w:pPr>
            <w:r>
              <w:rPr>
                <w:rFonts w:hint="eastAsia" w:ascii="宋体" w:hAnsi="宋体" w:cs="宋体"/>
                <w:sz w:val="18"/>
                <w:szCs w:val="18"/>
              </w:rPr>
              <w:t>数据（DATA）</w:t>
            </w:r>
          </w:p>
        </w:tc>
        <w:tc>
          <w:tcPr>
            <w:tcW w:w="1791" w:type="dxa"/>
            <w:tcBorders>
              <w:top w:val="single" w:color="auto" w:sz="4" w:space="0"/>
              <w:bottom w:val="single" w:color="auto" w:sz="4" w:space="0"/>
            </w:tcBorders>
            <w:noWrap w:val="0"/>
            <w:vAlign w:val="center"/>
          </w:tcPr>
          <w:p w14:paraId="65A2B9F1">
            <w:pPr>
              <w:adjustRightInd w:val="0"/>
              <w:snapToGrid w:val="0"/>
              <w:ind w:firstLine="0" w:firstLineChars="0"/>
              <w:jc w:val="center"/>
              <w:rPr>
                <w:rFonts w:ascii="宋体" w:hAnsi="宋体" w:cs="宋体"/>
                <w:sz w:val="18"/>
                <w:szCs w:val="18"/>
              </w:rPr>
            </w:pPr>
            <w:r>
              <w:rPr>
                <w:rFonts w:hint="eastAsia" w:ascii="宋体" w:hAnsi="宋体" w:cs="宋体"/>
                <w:sz w:val="18"/>
                <w:szCs w:val="18"/>
              </w:rPr>
              <w:t>12-N</w:t>
            </w:r>
          </w:p>
        </w:tc>
        <w:tc>
          <w:tcPr>
            <w:tcW w:w="2249" w:type="dxa"/>
            <w:tcBorders>
              <w:top w:val="single" w:color="auto" w:sz="4" w:space="0"/>
              <w:bottom w:val="single" w:color="auto" w:sz="4" w:space="0"/>
            </w:tcBorders>
            <w:noWrap w:val="0"/>
            <w:vAlign w:val="center"/>
          </w:tcPr>
          <w:p w14:paraId="4468B8DE">
            <w:pPr>
              <w:adjustRightInd w:val="0"/>
              <w:snapToGrid w:val="0"/>
              <w:ind w:firstLine="0" w:firstLineChars="0"/>
              <w:jc w:val="center"/>
              <w:rPr>
                <w:rFonts w:ascii="宋体" w:hAnsi="宋体" w:cs="宋体"/>
                <w:sz w:val="18"/>
                <w:szCs w:val="18"/>
              </w:rPr>
            </w:pPr>
            <w:r>
              <w:rPr>
                <w:rFonts w:hint="eastAsia" w:ascii="宋体" w:hAnsi="宋体" w:cs="宋体"/>
                <w:sz w:val="18"/>
                <w:szCs w:val="18"/>
              </w:rPr>
              <w:t>0-7</w:t>
            </w:r>
          </w:p>
        </w:tc>
        <w:tc>
          <w:tcPr>
            <w:tcW w:w="2394" w:type="dxa"/>
            <w:noWrap w:val="0"/>
            <w:vAlign w:val="center"/>
          </w:tcPr>
          <w:p w14:paraId="60C3D7D4">
            <w:pPr>
              <w:adjustRightInd w:val="0"/>
              <w:snapToGrid w:val="0"/>
              <w:ind w:firstLine="0" w:firstLineChars="0"/>
              <w:jc w:val="center"/>
              <w:rPr>
                <w:rFonts w:ascii="宋体" w:hAnsi="宋体" w:cs="宋体"/>
                <w:sz w:val="18"/>
                <w:szCs w:val="18"/>
              </w:rPr>
            </w:pPr>
            <w:r>
              <w:rPr>
                <w:rFonts w:hint="eastAsia" w:ascii="宋体" w:hAnsi="宋体" w:cs="宋体"/>
                <w:sz w:val="18"/>
                <w:szCs w:val="18"/>
              </w:rPr>
              <w:t>变长</w:t>
            </w:r>
          </w:p>
        </w:tc>
      </w:tr>
    </w:tbl>
    <w:p w14:paraId="795AE93D">
      <w:pPr>
        <w:keepNext/>
        <w:keepLines/>
        <w:widowControl w:val="0"/>
        <w:numPr>
          <w:ilvl w:val="2"/>
          <w:numId w:val="81"/>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34" w:name="_Toc25928"/>
      <w:r>
        <w:rPr>
          <w:rFonts w:hint="eastAsia" w:ascii="黑体" w:hAnsi="黑体" w:eastAsia="黑体" w:cs="黑体"/>
          <w:color w:val="000000"/>
          <w:kern w:val="2"/>
          <w:sz w:val="21"/>
          <w:szCs w:val="21"/>
          <w:lang w:val="en-US" w:eastAsia="zh-CN" w:bidi="ar-SA"/>
        </w:rPr>
        <w:t>报文头长度</w:t>
      </w:r>
      <w:bookmarkEnd w:id="434"/>
    </w:p>
    <w:p w14:paraId="0B9341D6">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报文头长度是6比特的字段，由发送方给定，描述报文头（除数据（DATA）长度外）的长度，用于接收方从报文头偏移报文头长度找到数据（DATA）的位置。</w:t>
      </w:r>
    </w:p>
    <w:p w14:paraId="47D0F656">
      <w:pPr>
        <w:keepNext/>
        <w:keepLines/>
        <w:widowControl w:val="0"/>
        <w:numPr>
          <w:ilvl w:val="2"/>
          <w:numId w:val="81"/>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35" w:name="_Toc21098"/>
      <w:r>
        <w:rPr>
          <w:rFonts w:hint="eastAsia" w:ascii="黑体" w:hAnsi="黑体" w:eastAsia="黑体" w:cs="黑体"/>
          <w:color w:val="000000"/>
          <w:kern w:val="2"/>
          <w:sz w:val="21"/>
          <w:szCs w:val="21"/>
          <w:lang w:val="en-US" w:eastAsia="zh-CN" w:bidi="ar-SA"/>
        </w:rPr>
        <w:t>采集相位</w:t>
      </w:r>
      <w:bookmarkEnd w:id="435"/>
    </w:p>
    <w:p w14:paraId="673BA43A">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采集相位是2比特的字段，指示当前报文相关的特征所对应的相位信息，具体定义如下表所示：</w:t>
      </w:r>
    </w:p>
    <w:p w14:paraId="2219976B">
      <w:pPr>
        <w:pStyle w:val="20"/>
        <w:ind w:firstLine="0" w:firstLineChars="0"/>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64</w:t>
      </w:r>
      <w:r>
        <w:rPr>
          <w:rFonts w:hint="eastAsia" w:ascii="黑体" w:hAnsi="黑体" w:cs="黑体"/>
        </w:rPr>
        <w:fldChar w:fldCharType="end"/>
      </w:r>
      <w:r>
        <w:rPr>
          <w:rFonts w:hint="eastAsia" w:ascii="黑体" w:hAnsi="黑体" w:cs="黑体"/>
        </w:rPr>
        <w:t xml:space="preserve"> 采集相位含义</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8"/>
        <w:gridCol w:w="2482"/>
      </w:tblGrid>
      <w:tr w14:paraId="784FB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067A2E2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采集相位取值</w:t>
            </w:r>
          </w:p>
        </w:tc>
        <w:tc>
          <w:tcPr>
            <w:tcW w:w="2482" w:type="dxa"/>
            <w:noWrap w:val="0"/>
            <w:vAlign w:val="center"/>
          </w:tcPr>
          <w:p w14:paraId="08C4960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含义</w:t>
            </w:r>
          </w:p>
        </w:tc>
      </w:tr>
      <w:tr w14:paraId="4933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26B80E4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w:t>
            </w:r>
          </w:p>
        </w:tc>
        <w:tc>
          <w:tcPr>
            <w:tcW w:w="2482" w:type="dxa"/>
            <w:noWrap w:val="0"/>
            <w:vAlign w:val="center"/>
          </w:tcPr>
          <w:p w14:paraId="6648073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默认相位</w:t>
            </w:r>
          </w:p>
        </w:tc>
      </w:tr>
      <w:tr w14:paraId="0280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0A77E2A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2482" w:type="dxa"/>
            <w:noWrap w:val="0"/>
            <w:vAlign w:val="center"/>
          </w:tcPr>
          <w:p w14:paraId="7DE5F16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第一出线相位</w:t>
            </w:r>
          </w:p>
        </w:tc>
      </w:tr>
      <w:tr w14:paraId="7B55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7A95189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2482" w:type="dxa"/>
            <w:noWrap w:val="0"/>
            <w:vAlign w:val="center"/>
          </w:tcPr>
          <w:p w14:paraId="7FFBACB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第二出线相位</w:t>
            </w:r>
          </w:p>
        </w:tc>
      </w:tr>
      <w:tr w14:paraId="184F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7BFC193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w:t>
            </w:r>
          </w:p>
        </w:tc>
        <w:tc>
          <w:tcPr>
            <w:tcW w:w="2482" w:type="dxa"/>
            <w:noWrap w:val="0"/>
            <w:vAlign w:val="center"/>
          </w:tcPr>
          <w:p w14:paraId="184FCA2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第三出线相位</w:t>
            </w:r>
          </w:p>
        </w:tc>
      </w:tr>
    </w:tbl>
    <w:p w14:paraId="5867DE3B">
      <w:pPr>
        <w:widowControl w:val="0"/>
        <w:numPr>
          <w:ilvl w:val="0"/>
          <w:numId w:val="21"/>
        </w:numPr>
        <w:autoSpaceDE w:val="0"/>
        <w:autoSpaceDN w:val="0"/>
        <w:jc w:val="both"/>
        <w:rPr>
          <w:rFonts w:ascii="宋体" w:hAnsi="Times New Roman" w:eastAsia="宋体" w:cs="Times New Roman"/>
          <w:sz w:val="18"/>
          <w:szCs w:val="18"/>
          <w:lang w:val="en-US" w:eastAsia="zh-CN" w:bidi="ar-SA"/>
        </w:rPr>
      </w:pPr>
      <w:r>
        <w:rPr>
          <w:rFonts w:hint="eastAsia" w:ascii="宋体" w:hAnsi="Times New Roman" w:eastAsia="宋体" w:cs="Times New Roman"/>
          <w:sz w:val="18"/>
          <w:szCs w:val="18"/>
          <w:lang w:val="en-US" w:eastAsia="zh-CN" w:bidi="ar-SA"/>
        </w:rPr>
        <w:t>取值为0时，下行CCO发的报文表示三相，上行单相STA发的报文表示站点所在相位，上行三相STA发的台区特征报文表示第一有效相位，相位特征报文表示三相。主要在下行告知台区特征时使用，允许CCO在一帧报文中携带三个相位的台区特征信息，以及在上行三相 STA 告知相位特征时， 允许三相 STA 在一帧报文中携带三个相位的相位特征信息。</w:t>
      </w:r>
    </w:p>
    <w:p w14:paraId="496EA0E9">
      <w:pPr>
        <w:keepNext/>
        <w:keepLines/>
        <w:widowControl w:val="0"/>
        <w:numPr>
          <w:ilvl w:val="2"/>
          <w:numId w:val="81"/>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36" w:name="_Toc20409"/>
      <w:r>
        <w:rPr>
          <w:rFonts w:hint="eastAsia" w:ascii="黑体" w:hAnsi="黑体" w:eastAsia="黑体" w:cs="黑体"/>
          <w:color w:val="000000"/>
          <w:kern w:val="2"/>
          <w:sz w:val="21"/>
          <w:szCs w:val="21"/>
          <w:lang w:val="en-US" w:eastAsia="zh-CN" w:bidi="ar-SA"/>
        </w:rPr>
        <w:t>MAC地址</w:t>
      </w:r>
      <w:bookmarkEnd w:id="436"/>
    </w:p>
    <w:p w14:paraId="5390EF7D">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标记后续台区特征相关命令和信息相关联的MAC地址，是48比特的字段。</w:t>
      </w:r>
    </w:p>
    <w:p w14:paraId="00775EC7">
      <w:pPr>
        <w:pStyle w:val="20"/>
        <w:ind w:firstLine="0" w:firstLineChars="0"/>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65</w:t>
      </w:r>
      <w:r>
        <w:rPr>
          <w:rFonts w:hint="eastAsia" w:ascii="黑体" w:hAnsi="黑体" w:cs="黑体"/>
        </w:rPr>
        <w:fldChar w:fldCharType="end"/>
      </w:r>
      <w:r>
        <w:rPr>
          <w:rFonts w:hint="eastAsia" w:ascii="黑体" w:hAnsi="黑体" w:cs="黑体"/>
        </w:rPr>
        <w:t xml:space="preserve"> 台区识别报文传送方向</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4"/>
        <w:gridCol w:w="2104"/>
        <w:gridCol w:w="1928"/>
        <w:gridCol w:w="3156"/>
      </w:tblGrid>
      <w:tr w14:paraId="0DF2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noWrap w:val="0"/>
            <w:vAlign w:val="center"/>
          </w:tcPr>
          <w:p w14:paraId="0E10C10E">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台区特征采集类型</w:t>
            </w:r>
          </w:p>
        </w:tc>
        <w:tc>
          <w:tcPr>
            <w:tcW w:w="2104" w:type="dxa"/>
            <w:noWrap w:val="0"/>
            <w:vAlign w:val="center"/>
          </w:tcPr>
          <w:p w14:paraId="2B9B8E9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报文发送方向</w:t>
            </w:r>
          </w:p>
        </w:tc>
        <w:tc>
          <w:tcPr>
            <w:tcW w:w="1928" w:type="dxa"/>
            <w:noWrap w:val="0"/>
            <w:vAlign w:val="center"/>
          </w:tcPr>
          <w:p w14:paraId="1C78829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报文类型</w:t>
            </w:r>
          </w:p>
        </w:tc>
        <w:tc>
          <w:tcPr>
            <w:tcW w:w="3156" w:type="dxa"/>
            <w:noWrap w:val="0"/>
            <w:vAlign w:val="center"/>
          </w:tcPr>
          <w:p w14:paraId="4B7A7BF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MAC地址内容</w:t>
            </w:r>
          </w:p>
        </w:tc>
      </w:tr>
      <w:tr w14:paraId="22AFD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noWrap w:val="0"/>
            <w:vAlign w:val="center"/>
          </w:tcPr>
          <w:p w14:paraId="6007417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台区特征采集启动</w:t>
            </w:r>
          </w:p>
        </w:tc>
        <w:tc>
          <w:tcPr>
            <w:tcW w:w="2104" w:type="dxa"/>
            <w:noWrap w:val="0"/>
            <w:vAlign w:val="center"/>
          </w:tcPr>
          <w:p w14:paraId="38B02A9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CCO→STA</w:t>
            </w:r>
          </w:p>
        </w:tc>
        <w:tc>
          <w:tcPr>
            <w:tcW w:w="1928" w:type="dxa"/>
            <w:noWrap w:val="0"/>
            <w:vAlign w:val="center"/>
          </w:tcPr>
          <w:p w14:paraId="6481FFB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全网广播</w:t>
            </w:r>
          </w:p>
        </w:tc>
        <w:tc>
          <w:tcPr>
            <w:tcW w:w="3156" w:type="dxa"/>
            <w:noWrap w:val="0"/>
            <w:vAlign w:val="center"/>
          </w:tcPr>
          <w:p w14:paraId="32D85F2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CCO主节点地址</w:t>
            </w:r>
          </w:p>
        </w:tc>
      </w:tr>
      <w:tr w14:paraId="058C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noWrap w:val="0"/>
            <w:vAlign w:val="center"/>
          </w:tcPr>
          <w:p w14:paraId="32B12EA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台区特征信息收集</w:t>
            </w:r>
          </w:p>
        </w:tc>
        <w:tc>
          <w:tcPr>
            <w:tcW w:w="2104" w:type="dxa"/>
            <w:noWrap w:val="0"/>
            <w:vAlign w:val="center"/>
          </w:tcPr>
          <w:p w14:paraId="0B8D10AF">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CCO→STA</w:t>
            </w:r>
          </w:p>
        </w:tc>
        <w:tc>
          <w:tcPr>
            <w:tcW w:w="1928" w:type="dxa"/>
            <w:noWrap w:val="0"/>
            <w:vAlign w:val="center"/>
          </w:tcPr>
          <w:p w14:paraId="58C992A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单播</w:t>
            </w:r>
          </w:p>
        </w:tc>
        <w:tc>
          <w:tcPr>
            <w:tcW w:w="3156" w:type="dxa"/>
            <w:noWrap w:val="0"/>
            <w:vAlign w:val="center"/>
          </w:tcPr>
          <w:p w14:paraId="5654317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STA MAC地址</w:t>
            </w:r>
          </w:p>
        </w:tc>
      </w:tr>
      <w:tr w14:paraId="3170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noWrap w:val="0"/>
            <w:vAlign w:val="center"/>
          </w:tcPr>
          <w:p w14:paraId="2A0B95C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台区特征信息告知</w:t>
            </w:r>
          </w:p>
        </w:tc>
        <w:tc>
          <w:tcPr>
            <w:tcW w:w="2104" w:type="dxa"/>
            <w:noWrap w:val="0"/>
            <w:vAlign w:val="center"/>
          </w:tcPr>
          <w:p w14:paraId="5D637E0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CCO→STA</w:t>
            </w:r>
          </w:p>
        </w:tc>
        <w:tc>
          <w:tcPr>
            <w:tcW w:w="1928" w:type="dxa"/>
            <w:noWrap w:val="0"/>
            <w:vAlign w:val="center"/>
          </w:tcPr>
          <w:p w14:paraId="2622E97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全网广播</w:t>
            </w:r>
          </w:p>
        </w:tc>
        <w:tc>
          <w:tcPr>
            <w:tcW w:w="3156" w:type="dxa"/>
            <w:noWrap w:val="0"/>
            <w:vAlign w:val="center"/>
          </w:tcPr>
          <w:p w14:paraId="5AABC5C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CCO主节点地址</w:t>
            </w:r>
          </w:p>
        </w:tc>
      </w:tr>
      <w:tr w14:paraId="609C5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noWrap w:val="0"/>
            <w:vAlign w:val="center"/>
          </w:tcPr>
          <w:p w14:paraId="5F7D5CA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台区特征信息告知</w:t>
            </w:r>
          </w:p>
        </w:tc>
        <w:tc>
          <w:tcPr>
            <w:tcW w:w="2104" w:type="dxa"/>
            <w:noWrap w:val="0"/>
            <w:vAlign w:val="center"/>
          </w:tcPr>
          <w:p w14:paraId="743A7ED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STA→CCO</w:t>
            </w:r>
          </w:p>
        </w:tc>
        <w:tc>
          <w:tcPr>
            <w:tcW w:w="1928" w:type="dxa"/>
            <w:noWrap w:val="0"/>
            <w:vAlign w:val="center"/>
          </w:tcPr>
          <w:p w14:paraId="12F476D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单播</w:t>
            </w:r>
          </w:p>
        </w:tc>
        <w:tc>
          <w:tcPr>
            <w:tcW w:w="3156" w:type="dxa"/>
            <w:noWrap w:val="0"/>
            <w:vAlign w:val="center"/>
          </w:tcPr>
          <w:p w14:paraId="04014A6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STA MAC地址</w:t>
            </w:r>
          </w:p>
        </w:tc>
      </w:tr>
      <w:tr w14:paraId="0227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noWrap w:val="0"/>
            <w:vAlign w:val="center"/>
          </w:tcPr>
          <w:p w14:paraId="6337A09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台区判别结果查询</w:t>
            </w:r>
          </w:p>
        </w:tc>
        <w:tc>
          <w:tcPr>
            <w:tcW w:w="2104" w:type="dxa"/>
            <w:noWrap w:val="0"/>
            <w:vAlign w:val="center"/>
          </w:tcPr>
          <w:p w14:paraId="40859FF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CCO→STA</w:t>
            </w:r>
          </w:p>
        </w:tc>
        <w:tc>
          <w:tcPr>
            <w:tcW w:w="1928" w:type="dxa"/>
            <w:noWrap w:val="0"/>
            <w:vAlign w:val="center"/>
          </w:tcPr>
          <w:p w14:paraId="7637375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单播</w:t>
            </w:r>
          </w:p>
        </w:tc>
        <w:tc>
          <w:tcPr>
            <w:tcW w:w="3156" w:type="dxa"/>
            <w:noWrap w:val="0"/>
            <w:vAlign w:val="center"/>
          </w:tcPr>
          <w:p w14:paraId="1C48210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STA MAC地址</w:t>
            </w:r>
          </w:p>
        </w:tc>
      </w:tr>
      <w:tr w14:paraId="6E36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84" w:type="dxa"/>
            <w:noWrap w:val="0"/>
            <w:vAlign w:val="center"/>
          </w:tcPr>
          <w:p w14:paraId="17F862E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台区判别结果信息</w:t>
            </w:r>
          </w:p>
        </w:tc>
        <w:tc>
          <w:tcPr>
            <w:tcW w:w="2104" w:type="dxa"/>
            <w:noWrap w:val="0"/>
            <w:vAlign w:val="center"/>
          </w:tcPr>
          <w:p w14:paraId="40A545E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STA→CCO</w:t>
            </w:r>
          </w:p>
        </w:tc>
        <w:tc>
          <w:tcPr>
            <w:tcW w:w="1928" w:type="dxa"/>
            <w:noWrap w:val="0"/>
            <w:vAlign w:val="center"/>
          </w:tcPr>
          <w:p w14:paraId="77F07EA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单播</w:t>
            </w:r>
          </w:p>
        </w:tc>
        <w:tc>
          <w:tcPr>
            <w:tcW w:w="3156" w:type="dxa"/>
            <w:noWrap w:val="0"/>
            <w:vAlign w:val="center"/>
          </w:tcPr>
          <w:p w14:paraId="0EE0380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STA MAC地址</w:t>
            </w:r>
          </w:p>
        </w:tc>
      </w:tr>
      <w:tr w14:paraId="3D1B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noWrap w:val="0"/>
            <w:vAlign w:val="center"/>
          </w:tcPr>
          <w:p w14:paraId="5FF3830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相位特征采集指示</w:t>
            </w:r>
          </w:p>
        </w:tc>
        <w:tc>
          <w:tcPr>
            <w:tcW w:w="2104" w:type="dxa"/>
            <w:noWrap w:val="0"/>
            <w:vAlign w:val="center"/>
          </w:tcPr>
          <w:p w14:paraId="698752D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CCO→STA</w:t>
            </w:r>
          </w:p>
        </w:tc>
        <w:tc>
          <w:tcPr>
            <w:tcW w:w="1928" w:type="dxa"/>
            <w:noWrap w:val="0"/>
            <w:vAlign w:val="center"/>
          </w:tcPr>
          <w:p w14:paraId="3C10E3D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单播/广播</w:t>
            </w:r>
          </w:p>
        </w:tc>
        <w:tc>
          <w:tcPr>
            <w:tcW w:w="3156" w:type="dxa"/>
            <w:noWrap w:val="0"/>
            <w:vAlign w:val="center"/>
          </w:tcPr>
          <w:p w14:paraId="68160F0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CCO主节点地址</w:t>
            </w:r>
          </w:p>
        </w:tc>
      </w:tr>
      <w:tr w14:paraId="2BE8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noWrap w:val="0"/>
            <w:vAlign w:val="center"/>
          </w:tcPr>
          <w:p w14:paraId="1D8E2D7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相位特征信息告知</w:t>
            </w:r>
          </w:p>
        </w:tc>
        <w:tc>
          <w:tcPr>
            <w:tcW w:w="2104" w:type="dxa"/>
            <w:noWrap w:val="0"/>
            <w:vAlign w:val="center"/>
          </w:tcPr>
          <w:p w14:paraId="633423B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STA→CCO</w:t>
            </w:r>
          </w:p>
        </w:tc>
        <w:tc>
          <w:tcPr>
            <w:tcW w:w="1928" w:type="dxa"/>
            <w:noWrap w:val="0"/>
            <w:vAlign w:val="center"/>
          </w:tcPr>
          <w:p w14:paraId="1F5BDE9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单播</w:t>
            </w:r>
          </w:p>
        </w:tc>
        <w:tc>
          <w:tcPr>
            <w:tcW w:w="3156" w:type="dxa"/>
            <w:noWrap w:val="0"/>
            <w:vAlign w:val="center"/>
          </w:tcPr>
          <w:p w14:paraId="39EE049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STA MAC地址</w:t>
            </w:r>
          </w:p>
        </w:tc>
      </w:tr>
    </w:tbl>
    <w:p w14:paraId="52EFD29D">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MAC地址字节传输均按照“大端”序列。</w:t>
      </w:r>
    </w:p>
    <w:p w14:paraId="09B4BD8F">
      <w:pPr>
        <w:keepNext/>
        <w:keepLines/>
        <w:widowControl w:val="0"/>
        <w:numPr>
          <w:ilvl w:val="2"/>
          <w:numId w:val="81"/>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37" w:name="_Toc31005"/>
      <w:r>
        <w:rPr>
          <w:rFonts w:hint="eastAsia" w:ascii="黑体" w:hAnsi="黑体" w:eastAsia="黑体" w:cs="黑体"/>
          <w:color w:val="000000"/>
          <w:kern w:val="2"/>
          <w:sz w:val="21"/>
          <w:szCs w:val="21"/>
          <w:lang w:val="en-US" w:eastAsia="zh-CN" w:bidi="ar-SA"/>
        </w:rPr>
        <w:t>特征类型</w:t>
      </w:r>
      <w:bookmarkEnd w:id="437"/>
    </w:p>
    <w:p w14:paraId="7AB4BABC">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特征类型定义该报文相关的台区特征信息的类型，具体类型定义如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_Ref56518841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66</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647C4E69">
      <w:pPr>
        <w:pStyle w:val="20"/>
        <w:ind w:firstLine="0" w:firstLineChars="0"/>
        <w:rPr>
          <w:rFonts w:hint="eastAsia" w:ascii="黑体" w:hAnsi="黑体" w:cs="黑体"/>
        </w:rPr>
      </w:pPr>
      <w:bookmarkStart w:id="438" w:name="_Ref56518841"/>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66</w:t>
      </w:r>
      <w:r>
        <w:rPr>
          <w:rFonts w:hint="eastAsia" w:ascii="黑体" w:hAnsi="黑体" w:cs="黑体"/>
        </w:rPr>
        <w:fldChar w:fldCharType="end"/>
      </w:r>
      <w:bookmarkEnd w:id="438"/>
      <w:r>
        <w:rPr>
          <w:rFonts w:hint="eastAsia" w:ascii="黑体" w:hAnsi="黑体" w:cs="黑体"/>
        </w:rPr>
        <w:t xml:space="preserve"> 台区特征类型识别表</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8"/>
        <w:gridCol w:w="2482"/>
      </w:tblGrid>
      <w:tr w14:paraId="7A91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79DEE2E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台区特征类型</w:t>
            </w:r>
          </w:p>
        </w:tc>
        <w:tc>
          <w:tcPr>
            <w:tcW w:w="2482" w:type="dxa"/>
            <w:noWrap w:val="0"/>
            <w:vAlign w:val="center"/>
          </w:tcPr>
          <w:p w14:paraId="75EA939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类型标识</w:t>
            </w:r>
          </w:p>
        </w:tc>
      </w:tr>
      <w:tr w14:paraId="4C60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247E004F">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工频电压特征</w:t>
            </w:r>
          </w:p>
        </w:tc>
        <w:tc>
          <w:tcPr>
            <w:tcW w:w="2482" w:type="dxa"/>
            <w:noWrap w:val="0"/>
            <w:vAlign w:val="center"/>
          </w:tcPr>
          <w:p w14:paraId="547B9C5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r w14:paraId="08F1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170D314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工频频率特征</w:t>
            </w:r>
          </w:p>
        </w:tc>
        <w:tc>
          <w:tcPr>
            <w:tcW w:w="2482" w:type="dxa"/>
            <w:noWrap w:val="0"/>
            <w:vAlign w:val="center"/>
          </w:tcPr>
          <w:p w14:paraId="78FEF73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r w14:paraId="298D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20326CE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工频周期特征</w:t>
            </w:r>
          </w:p>
        </w:tc>
        <w:tc>
          <w:tcPr>
            <w:tcW w:w="2482" w:type="dxa"/>
            <w:noWrap w:val="0"/>
            <w:vAlign w:val="center"/>
          </w:tcPr>
          <w:p w14:paraId="7F78C2F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3</w:t>
            </w:r>
          </w:p>
        </w:tc>
      </w:tr>
      <w:tr w14:paraId="0218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602D7A8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其它特征</w:t>
            </w:r>
          </w:p>
        </w:tc>
        <w:tc>
          <w:tcPr>
            <w:tcW w:w="2482" w:type="dxa"/>
            <w:noWrap w:val="0"/>
            <w:vAlign w:val="center"/>
          </w:tcPr>
          <w:p w14:paraId="5437698E">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r>
    </w:tbl>
    <w:p w14:paraId="77AFDAB5">
      <w:pPr>
        <w:keepNext/>
        <w:keepLines/>
        <w:widowControl w:val="0"/>
        <w:numPr>
          <w:ilvl w:val="2"/>
          <w:numId w:val="81"/>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39" w:name="_Toc2735"/>
      <w:r>
        <w:rPr>
          <w:rFonts w:hint="eastAsia" w:ascii="黑体" w:hAnsi="黑体" w:eastAsia="黑体" w:cs="黑体"/>
          <w:color w:val="000000"/>
          <w:kern w:val="2"/>
          <w:sz w:val="21"/>
          <w:szCs w:val="21"/>
          <w:lang w:val="en-US" w:eastAsia="zh-CN" w:bidi="ar-SA"/>
        </w:rPr>
        <w:t>采集类型</w:t>
      </w:r>
      <w:bookmarkEnd w:id="439"/>
    </w:p>
    <w:p w14:paraId="1D564C89">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采集类型定义采集行为的类型，具体类型定义如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_Ref56518874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67</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4754A65E">
      <w:pPr>
        <w:pStyle w:val="20"/>
        <w:ind w:firstLine="0" w:firstLineChars="0"/>
        <w:rPr>
          <w:rFonts w:hint="eastAsia" w:ascii="黑体" w:hAnsi="黑体" w:cs="黑体"/>
        </w:rPr>
      </w:pPr>
      <w:bookmarkStart w:id="440" w:name="_Ref56518874"/>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67</w:t>
      </w:r>
      <w:r>
        <w:rPr>
          <w:rFonts w:hint="eastAsia" w:ascii="黑体" w:hAnsi="黑体" w:cs="黑体"/>
        </w:rPr>
        <w:fldChar w:fldCharType="end"/>
      </w:r>
      <w:bookmarkEnd w:id="440"/>
      <w:r>
        <w:rPr>
          <w:rFonts w:hint="eastAsia" w:ascii="黑体" w:hAnsi="黑体" w:cs="黑体"/>
        </w:rPr>
        <w:t xml:space="preserve"> 台区特征采集行为类型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8"/>
        <w:gridCol w:w="2482"/>
      </w:tblGrid>
      <w:tr w14:paraId="5174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6F2DD6E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台区特征采集类型</w:t>
            </w:r>
          </w:p>
        </w:tc>
        <w:tc>
          <w:tcPr>
            <w:tcW w:w="2482" w:type="dxa"/>
            <w:noWrap w:val="0"/>
            <w:vAlign w:val="center"/>
          </w:tcPr>
          <w:p w14:paraId="29F35A2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类型标识</w:t>
            </w:r>
          </w:p>
        </w:tc>
      </w:tr>
      <w:tr w14:paraId="423FE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425DDAC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台区特征采集启动</w:t>
            </w:r>
          </w:p>
        </w:tc>
        <w:tc>
          <w:tcPr>
            <w:tcW w:w="2482" w:type="dxa"/>
            <w:noWrap w:val="0"/>
            <w:vAlign w:val="center"/>
          </w:tcPr>
          <w:p w14:paraId="7C5A72A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r w14:paraId="4D90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848" w:type="dxa"/>
            <w:noWrap w:val="0"/>
            <w:vAlign w:val="center"/>
          </w:tcPr>
          <w:p w14:paraId="47491F8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台区特征信息收集</w:t>
            </w:r>
          </w:p>
        </w:tc>
        <w:tc>
          <w:tcPr>
            <w:tcW w:w="2482" w:type="dxa"/>
            <w:noWrap w:val="0"/>
            <w:vAlign w:val="center"/>
          </w:tcPr>
          <w:p w14:paraId="4F0702A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2</w:t>
            </w:r>
          </w:p>
        </w:tc>
      </w:tr>
      <w:tr w14:paraId="077E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3A9B1FF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台区特征信息告知</w:t>
            </w:r>
          </w:p>
        </w:tc>
        <w:tc>
          <w:tcPr>
            <w:tcW w:w="2482" w:type="dxa"/>
            <w:noWrap w:val="0"/>
            <w:vAlign w:val="center"/>
          </w:tcPr>
          <w:p w14:paraId="432B6FB1">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3</w:t>
            </w:r>
          </w:p>
        </w:tc>
      </w:tr>
      <w:tr w14:paraId="0F372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02E202F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台区判别结果查询</w:t>
            </w:r>
          </w:p>
        </w:tc>
        <w:tc>
          <w:tcPr>
            <w:tcW w:w="2482" w:type="dxa"/>
            <w:noWrap w:val="0"/>
            <w:vAlign w:val="center"/>
          </w:tcPr>
          <w:p w14:paraId="01F193F1">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6F2A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1C09CD2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台区判别结果信息</w:t>
            </w:r>
          </w:p>
        </w:tc>
        <w:tc>
          <w:tcPr>
            <w:tcW w:w="2482" w:type="dxa"/>
            <w:noWrap w:val="0"/>
            <w:vAlign w:val="center"/>
          </w:tcPr>
          <w:p w14:paraId="3956678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5</w:t>
            </w:r>
          </w:p>
        </w:tc>
      </w:tr>
      <w:tr w14:paraId="6D49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3A3BB40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相位特征采集指示</w:t>
            </w:r>
          </w:p>
        </w:tc>
        <w:tc>
          <w:tcPr>
            <w:tcW w:w="2482" w:type="dxa"/>
            <w:noWrap w:val="0"/>
            <w:vAlign w:val="center"/>
          </w:tcPr>
          <w:p w14:paraId="0D306B3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6</w:t>
            </w:r>
          </w:p>
        </w:tc>
      </w:tr>
      <w:tr w14:paraId="1080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144A29BF">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相位特征采集告知</w:t>
            </w:r>
          </w:p>
        </w:tc>
        <w:tc>
          <w:tcPr>
            <w:tcW w:w="2482" w:type="dxa"/>
            <w:noWrap w:val="0"/>
            <w:vAlign w:val="center"/>
          </w:tcPr>
          <w:p w14:paraId="7DEA1F6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7</w:t>
            </w:r>
          </w:p>
        </w:tc>
      </w:tr>
      <w:tr w14:paraId="36BE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noWrap w:val="0"/>
            <w:vAlign w:val="center"/>
          </w:tcPr>
          <w:p w14:paraId="2E8AEF3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其它</w:t>
            </w:r>
          </w:p>
        </w:tc>
        <w:tc>
          <w:tcPr>
            <w:tcW w:w="2482" w:type="dxa"/>
            <w:noWrap w:val="0"/>
            <w:vAlign w:val="center"/>
          </w:tcPr>
          <w:p w14:paraId="0C248E8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r>
    </w:tbl>
    <w:p w14:paraId="4B6A990E">
      <w:pPr>
        <w:keepNext/>
        <w:keepLines/>
        <w:widowControl w:val="0"/>
        <w:numPr>
          <w:ilvl w:val="2"/>
          <w:numId w:val="81"/>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41" w:name="_Toc6063"/>
      <w:r>
        <w:rPr>
          <w:rFonts w:hint="eastAsia" w:ascii="黑体" w:hAnsi="黑体" w:eastAsia="黑体" w:cs="黑体"/>
          <w:color w:val="000000"/>
          <w:kern w:val="2"/>
          <w:sz w:val="21"/>
          <w:szCs w:val="21"/>
          <w:lang w:val="en-US" w:eastAsia="zh-CN" w:bidi="ar-SA"/>
        </w:rPr>
        <w:t>数据（DATA）</w:t>
      </w:r>
      <w:bookmarkEnd w:id="441"/>
    </w:p>
    <w:p w14:paraId="4B539D73">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10.11.6.1～10.11.6.3为支持</w:t>
      </w:r>
      <w:r>
        <w:rPr>
          <w:rFonts w:ascii="宋体" w:hAnsi="Times New Roman" w:eastAsia="宋体" w:cs="Times New Roman"/>
          <w:sz w:val="21"/>
          <w:lang w:val="en-US" w:eastAsia="zh-CN" w:bidi="ar-SA"/>
        </w:rPr>
        <w:t>台区</w:t>
      </w:r>
      <w:r>
        <w:rPr>
          <w:rFonts w:hint="eastAsia" w:ascii="宋体" w:hAnsi="Times New Roman" w:eastAsia="宋体" w:cs="Times New Roman"/>
          <w:sz w:val="21"/>
          <w:lang w:val="en-US" w:eastAsia="zh-CN" w:bidi="ar-SA"/>
        </w:rPr>
        <w:t>识别</w:t>
      </w:r>
      <w:r>
        <w:rPr>
          <w:rFonts w:ascii="宋体" w:hAnsi="Times New Roman" w:eastAsia="宋体" w:cs="Times New Roman"/>
          <w:sz w:val="21"/>
          <w:lang w:val="en-US" w:eastAsia="zh-CN" w:bidi="ar-SA"/>
        </w:rPr>
        <w:t>协议帧，</w:t>
      </w:r>
      <w:r>
        <w:rPr>
          <w:rFonts w:hint="eastAsia" w:ascii="宋体" w:hAnsi="Times New Roman" w:eastAsia="宋体" w:cs="Times New Roman"/>
          <w:sz w:val="21"/>
          <w:lang w:val="en-US" w:eastAsia="zh-CN" w:bidi="ar-SA"/>
        </w:rPr>
        <w:t>10.11.6.4～10.11.6.5为</w:t>
      </w:r>
      <w:r>
        <w:rPr>
          <w:rFonts w:ascii="宋体" w:hAnsi="Times New Roman" w:eastAsia="宋体" w:cs="Times New Roman"/>
          <w:sz w:val="21"/>
          <w:lang w:val="en-US" w:eastAsia="zh-CN" w:bidi="ar-SA"/>
        </w:rPr>
        <w:t>支持相位识别协议帧格式。</w:t>
      </w:r>
    </w:p>
    <w:p w14:paraId="74469176">
      <w:pPr>
        <w:keepNext/>
        <w:keepLines/>
        <w:widowControl w:val="0"/>
        <w:numPr>
          <w:ilvl w:val="3"/>
          <w:numId w:val="8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2"/>
          <w:lang w:val="en-US" w:eastAsia="zh-CN" w:bidi="ar-SA"/>
        </w:rPr>
      </w:pPr>
      <w:bookmarkStart w:id="442" w:name="_Toc10940"/>
      <w:bookmarkStart w:id="443" w:name="_Ref56519775"/>
      <w:r>
        <w:rPr>
          <w:rFonts w:hint="eastAsia" w:ascii="黑体" w:hAnsi="黑体" w:eastAsia="黑体" w:cs="黑体"/>
          <w:kern w:val="2"/>
          <w:sz w:val="21"/>
          <w:szCs w:val="21"/>
          <w:lang w:val="en-US" w:eastAsia="zh-CN" w:bidi="ar-SA"/>
        </w:rPr>
        <w:t>台区特征采集启动命令数据（DATA）格式</w:t>
      </w:r>
      <w:bookmarkEnd w:id="442"/>
      <w:bookmarkEnd w:id="443"/>
    </w:p>
    <w:p w14:paraId="06ED20B3">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当报文是台区特征采集启动命令时，数据（DATA）域的定义如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_Ref56519212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68</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3BAE8B38">
      <w:pPr>
        <w:pStyle w:val="20"/>
        <w:ind w:firstLine="0" w:firstLineChars="0"/>
        <w:rPr>
          <w:rFonts w:hint="eastAsia" w:ascii="黑体" w:hAnsi="黑体" w:cs="黑体"/>
          <w:szCs w:val="22"/>
        </w:rPr>
      </w:pPr>
      <w:bookmarkStart w:id="444" w:name="_Ref56519212"/>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68</w:t>
      </w:r>
      <w:r>
        <w:rPr>
          <w:rFonts w:hint="eastAsia" w:ascii="黑体" w:hAnsi="黑体" w:cs="黑体"/>
        </w:rPr>
        <w:fldChar w:fldCharType="end"/>
      </w:r>
      <w:bookmarkEnd w:id="444"/>
      <w:r>
        <w:rPr>
          <w:rFonts w:hint="eastAsia" w:ascii="黑体" w:hAnsi="黑体" w:cs="黑体"/>
        </w:rPr>
        <w:t xml:space="preserve"> 台区特征采集启动命令报文</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6"/>
        <w:gridCol w:w="1844"/>
        <w:gridCol w:w="1602"/>
        <w:gridCol w:w="1705"/>
      </w:tblGrid>
      <w:tr w14:paraId="43295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dxa"/>
            <w:noWrap w:val="0"/>
            <w:vAlign w:val="center"/>
          </w:tcPr>
          <w:p w14:paraId="4962170F">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字段</w:t>
            </w:r>
          </w:p>
        </w:tc>
        <w:tc>
          <w:tcPr>
            <w:tcW w:w="1844" w:type="dxa"/>
            <w:noWrap w:val="0"/>
            <w:vAlign w:val="center"/>
          </w:tcPr>
          <w:p w14:paraId="4ABC1CF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字节号</w:t>
            </w:r>
          </w:p>
        </w:tc>
        <w:tc>
          <w:tcPr>
            <w:tcW w:w="1602" w:type="dxa"/>
            <w:noWrap w:val="0"/>
            <w:vAlign w:val="center"/>
          </w:tcPr>
          <w:p w14:paraId="3D5D7878">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比特位</w:t>
            </w:r>
          </w:p>
        </w:tc>
        <w:tc>
          <w:tcPr>
            <w:tcW w:w="1705" w:type="dxa"/>
            <w:noWrap w:val="0"/>
            <w:vAlign w:val="center"/>
          </w:tcPr>
          <w:p w14:paraId="09644D5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域大小(字节)</w:t>
            </w:r>
          </w:p>
        </w:tc>
      </w:tr>
      <w:tr w14:paraId="63ACD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dxa"/>
            <w:noWrap w:val="0"/>
            <w:vAlign w:val="center"/>
          </w:tcPr>
          <w:p w14:paraId="6D276711">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起始NTB</w:t>
            </w:r>
          </w:p>
        </w:tc>
        <w:tc>
          <w:tcPr>
            <w:tcW w:w="1844" w:type="dxa"/>
            <w:noWrap w:val="0"/>
            <w:vAlign w:val="center"/>
          </w:tcPr>
          <w:p w14:paraId="3AF4836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0-3</w:t>
            </w:r>
          </w:p>
        </w:tc>
        <w:tc>
          <w:tcPr>
            <w:tcW w:w="1602" w:type="dxa"/>
            <w:noWrap w:val="0"/>
            <w:vAlign w:val="center"/>
          </w:tcPr>
          <w:p w14:paraId="742E25C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0-31</w:t>
            </w:r>
          </w:p>
        </w:tc>
        <w:tc>
          <w:tcPr>
            <w:tcW w:w="1705" w:type="dxa"/>
            <w:noWrap w:val="0"/>
            <w:vAlign w:val="center"/>
          </w:tcPr>
          <w:p w14:paraId="6FFC34D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r>
      <w:tr w14:paraId="73207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dxa"/>
            <w:noWrap w:val="0"/>
            <w:vAlign w:val="center"/>
          </w:tcPr>
          <w:p w14:paraId="19F73C5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采集周期</w:t>
            </w:r>
          </w:p>
        </w:tc>
        <w:tc>
          <w:tcPr>
            <w:tcW w:w="1844" w:type="dxa"/>
            <w:noWrap w:val="0"/>
            <w:vAlign w:val="center"/>
          </w:tcPr>
          <w:p w14:paraId="69C93E41">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4</w:t>
            </w:r>
          </w:p>
        </w:tc>
        <w:tc>
          <w:tcPr>
            <w:tcW w:w="1602" w:type="dxa"/>
            <w:noWrap w:val="0"/>
            <w:vAlign w:val="center"/>
          </w:tcPr>
          <w:p w14:paraId="3A1EEB1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0-7</w:t>
            </w:r>
          </w:p>
        </w:tc>
        <w:tc>
          <w:tcPr>
            <w:tcW w:w="1705" w:type="dxa"/>
            <w:noWrap w:val="0"/>
            <w:vAlign w:val="center"/>
          </w:tcPr>
          <w:p w14:paraId="05197E7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r w14:paraId="5FA5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dxa"/>
            <w:noWrap w:val="0"/>
            <w:vAlign w:val="center"/>
          </w:tcPr>
          <w:p w14:paraId="7D2E13E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采集数量</w:t>
            </w:r>
          </w:p>
        </w:tc>
        <w:tc>
          <w:tcPr>
            <w:tcW w:w="1844" w:type="dxa"/>
            <w:noWrap w:val="0"/>
            <w:vAlign w:val="center"/>
          </w:tcPr>
          <w:p w14:paraId="3418D3B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5</w:t>
            </w:r>
          </w:p>
        </w:tc>
        <w:tc>
          <w:tcPr>
            <w:tcW w:w="1602" w:type="dxa"/>
            <w:noWrap w:val="0"/>
            <w:vAlign w:val="center"/>
          </w:tcPr>
          <w:p w14:paraId="0616E931">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0-7</w:t>
            </w:r>
          </w:p>
        </w:tc>
        <w:tc>
          <w:tcPr>
            <w:tcW w:w="1705" w:type="dxa"/>
            <w:noWrap w:val="0"/>
            <w:vAlign w:val="center"/>
          </w:tcPr>
          <w:p w14:paraId="0130875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r w14:paraId="58261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dxa"/>
            <w:noWrap w:val="0"/>
            <w:vAlign w:val="center"/>
          </w:tcPr>
          <w:p w14:paraId="342C358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采集序列号</w:t>
            </w:r>
          </w:p>
        </w:tc>
        <w:tc>
          <w:tcPr>
            <w:tcW w:w="1844" w:type="dxa"/>
            <w:noWrap w:val="0"/>
            <w:vAlign w:val="center"/>
          </w:tcPr>
          <w:p w14:paraId="01CA145F">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6</w:t>
            </w:r>
          </w:p>
        </w:tc>
        <w:tc>
          <w:tcPr>
            <w:tcW w:w="1602" w:type="dxa"/>
            <w:noWrap w:val="0"/>
            <w:vAlign w:val="center"/>
          </w:tcPr>
          <w:p w14:paraId="5B8D867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0-7</w:t>
            </w:r>
          </w:p>
        </w:tc>
        <w:tc>
          <w:tcPr>
            <w:tcW w:w="1705" w:type="dxa"/>
            <w:noWrap w:val="0"/>
            <w:vAlign w:val="center"/>
          </w:tcPr>
          <w:p w14:paraId="3D45DB6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r w14:paraId="74E59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dxa"/>
            <w:noWrap w:val="0"/>
            <w:vAlign w:val="center"/>
          </w:tcPr>
          <w:p w14:paraId="5CF3D35E">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c>
          <w:tcPr>
            <w:tcW w:w="1844" w:type="dxa"/>
            <w:noWrap w:val="0"/>
            <w:vAlign w:val="center"/>
          </w:tcPr>
          <w:p w14:paraId="6A7F6A8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7</w:t>
            </w:r>
          </w:p>
        </w:tc>
        <w:tc>
          <w:tcPr>
            <w:tcW w:w="1602" w:type="dxa"/>
            <w:noWrap w:val="0"/>
            <w:vAlign w:val="center"/>
          </w:tcPr>
          <w:p w14:paraId="609C925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0-7</w:t>
            </w:r>
          </w:p>
        </w:tc>
        <w:tc>
          <w:tcPr>
            <w:tcW w:w="1705" w:type="dxa"/>
            <w:noWrap w:val="0"/>
            <w:vAlign w:val="center"/>
          </w:tcPr>
          <w:p w14:paraId="7174110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1</w:t>
            </w:r>
          </w:p>
        </w:tc>
      </w:tr>
    </w:tbl>
    <w:p w14:paraId="72B8D275">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起始NTB</w:t>
      </w:r>
    </w:p>
    <w:p w14:paraId="7BB6214E">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全网开始采集时刻的NTB。</w:t>
      </w:r>
    </w:p>
    <w:p w14:paraId="654B3668">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采集周期</w:t>
      </w:r>
    </w:p>
    <w:p w14:paraId="7FA43F47">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对于采集特征为“工频周期特征”的命令，该域忽略，站点按其支持的沿采集数据，其它采集特征，该域有意义，单位秒，指示每隔此周期采集一次特征信息。</w:t>
      </w:r>
    </w:p>
    <w:p w14:paraId="64980327">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采集数量</w:t>
      </w:r>
    </w:p>
    <w:p w14:paraId="5FF6E7C9">
      <w:pPr>
        <w:tabs>
          <w:tab w:val="center" w:pos="4201"/>
          <w:tab w:val="right" w:leader="dot" w:pos="9298"/>
        </w:tabs>
        <w:ind w:firstLine="420" w:firstLineChars="200"/>
        <w:jc w:val="left"/>
        <w:rPr>
          <w:rFonts w:ascii="Times New Roman" w:hAnsi="Times New Roman" w:eastAsia="宋体" w:cs="Times New Roman"/>
          <w:sz w:val="21"/>
          <w:szCs w:val="22"/>
          <w:lang w:val="en-US" w:eastAsia="zh-CN" w:bidi="ar-SA"/>
        </w:rPr>
      </w:pPr>
      <w:r>
        <w:rPr>
          <w:rFonts w:ascii="Times New Roman" w:hAnsi="Times New Roman" w:eastAsia="宋体" w:cs="Times New Roman"/>
          <w:sz w:val="21"/>
          <w:szCs w:val="22"/>
          <w:lang w:val="en-US" w:eastAsia="zh-CN" w:bidi="ar-SA"/>
        </w:rPr>
        <w:t>连续采集特征信息的数量。</w:t>
      </w:r>
    </w:p>
    <w:p w14:paraId="5914E252">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采集序列号</w:t>
      </w:r>
    </w:p>
    <w:p w14:paraId="57FF0F3F">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整个网络第几次启动采集，CCO每启动一次采集累加一次，取值范围为0-255，循环使用。</w:t>
      </w:r>
    </w:p>
    <w:p w14:paraId="71919F01">
      <w:pPr>
        <w:numPr>
          <w:ilvl w:val="0"/>
          <w:numId w:val="82"/>
        </w:numPr>
        <w:tabs>
          <w:tab w:val="left" w:pos="420"/>
        </w:tabs>
        <w:adjustRightInd w:val="0"/>
        <w:snapToGrid w:val="0"/>
        <w:spacing w:before="0" w:beforeLines="0" w:after="0" w:afterLines="0"/>
        <w:ind w:left="845" w:leftChars="0" w:hanging="425" w:firstLineChars="0"/>
        <w:outlineLvl w:val="6"/>
        <w:rPr>
          <w:rFonts w:hint="eastAsia"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台区特征信息收集命令数据（DATA）格式</w:t>
      </w:r>
    </w:p>
    <w:p w14:paraId="722ED462">
      <w:pPr>
        <w:tabs>
          <w:tab w:val="center" w:pos="4201"/>
          <w:tab w:val="right" w:leader="dot" w:pos="9298"/>
        </w:tabs>
        <w:ind w:firstLine="420" w:firstLineChars="200"/>
        <w:jc w:val="left"/>
        <w:rPr>
          <w:rFonts w:ascii="宋体" w:hAnsi="Times New Roman" w:eastAsia="宋体" w:cs="Times New Roman"/>
          <w:sz w:val="21"/>
          <w:szCs w:val="22"/>
          <w:lang w:val="en-US" w:eastAsia="zh-CN" w:bidi="ar-SA"/>
        </w:rPr>
      </w:pPr>
      <w:r>
        <w:rPr>
          <w:rFonts w:ascii="宋体" w:hAnsi="Times New Roman" w:eastAsia="宋体" w:cs="Times New Roman"/>
          <w:sz w:val="21"/>
          <w:szCs w:val="22"/>
          <w:lang w:val="en-US" w:eastAsia="zh-CN" w:bidi="ar-SA"/>
        </w:rPr>
        <w:t>该命令的采集类型</w:t>
      </w:r>
      <w:r>
        <w:rPr>
          <w:rFonts w:ascii="Times New Roman" w:hAnsi="Times New Roman" w:eastAsia="宋体" w:cs="Times New Roman"/>
          <w:sz w:val="21"/>
          <w:szCs w:val="22"/>
          <w:lang w:val="en-US" w:eastAsia="zh-CN" w:bidi="ar-SA"/>
        </w:rPr>
        <w:t>标识</w:t>
      </w:r>
      <w:r>
        <w:rPr>
          <w:rFonts w:ascii="宋体" w:hAnsi="Times New Roman" w:eastAsia="宋体" w:cs="Times New Roman"/>
          <w:sz w:val="21"/>
          <w:szCs w:val="22"/>
          <w:lang w:val="en-US" w:eastAsia="zh-CN" w:bidi="ar-SA"/>
        </w:rPr>
        <w:t>为0x02，数据（DATA）域为空。</w:t>
      </w:r>
    </w:p>
    <w:p w14:paraId="19C64D3C">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2"/>
          <w:lang w:val="en-US" w:eastAsia="zh-CN" w:bidi="ar-SA"/>
        </w:rPr>
      </w:pPr>
      <w:r>
        <w:rPr>
          <w:rFonts w:hint="eastAsia" w:ascii="黑体" w:hAnsi="Times New Roman" w:eastAsia="黑体" w:cs="Times New Roman"/>
          <w:sz w:val="21"/>
          <w:szCs w:val="21"/>
          <w:lang w:val="en-US" w:eastAsia="zh-CN" w:bidi="ar-SA"/>
        </w:rPr>
        <w:t>台区特征信息告知报文数据（DATA）格式</w:t>
      </w:r>
    </w:p>
    <w:p w14:paraId="0E1307E5">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该命令的采集类型标识为0x03,数据域的格式定义如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_Ref56519261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69</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21CA9A03">
      <w:pPr>
        <w:pStyle w:val="20"/>
        <w:ind w:firstLine="0" w:firstLineChars="0"/>
        <w:rPr>
          <w:rFonts w:hint="eastAsia" w:ascii="黑体" w:hAnsi="黑体" w:cs="黑体"/>
          <w:szCs w:val="22"/>
        </w:rPr>
      </w:pPr>
      <w:bookmarkStart w:id="445" w:name="_Ref56519261"/>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69</w:t>
      </w:r>
      <w:r>
        <w:rPr>
          <w:rFonts w:hint="eastAsia" w:ascii="黑体" w:hAnsi="黑体" w:cs="黑体"/>
        </w:rPr>
        <w:fldChar w:fldCharType="end"/>
      </w:r>
      <w:bookmarkEnd w:id="445"/>
      <w:r>
        <w:rPr>
          <w:rFonts w:hint="eastAsia" w:ascii="黑体" w:hAnsi="黑体" w:cs="黑体"/>
        </w:rPr>
        <w:t xml:space="preserve"> 台区特征信息告知报文</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43"/>
        <w:gridCol w:w="1932"/>
        <w:gridCol w:w="1985"/>
        <w:gridCol w:w="2112"/>
      </w:tblGrid>
      <w:tr w14:paraId="3CD3F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43" w:type="dxa"/>
            <w:noWrap w:val="0"/>
            <w:vAlign w:val="center"/>
          </w:tcPr>
          <w:p w14:paraId="62BA543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定义字段</w:t>
            </w:r>
          </w:p>
        </w:tc>
        <w:tc>
          <w:tcPr>
            <w:tcW w:w="1932" w:type="dxa"/>
            <w:noWrap w:val="0"/>
            <w:vAlign w:val="center"/>
          </w:tcPr>
          <w:p w14:paraId="18D81A1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字节号</w:t>
            </w:r>
          </w:p>
        </w:tc>
        <w:tc>
          <w:tcPr>
            <w:tcW w:w="1985" w:type="dxa"/>
            <w:noWrap w:val="0"/>
            <w:vAlign w:val="center"/>
          </w:tcPr>
          <w:p w14:paraId="03259DC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比特位</w:t>
            </w:r>
          </w:p>
        </w:tc>
        <w:tc>
          <w:tcPr>
            <w:tcW w:w="2112" w:type="dxa"/>
            <w:noWrap w:val="0"/>
            <w:vAlign w:val="center"/>
          </w:tcPr>
          <w:p w14:paraId="58F1919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域大小(比特)</w:t>
            </w:r>
          </w:p>
        </w:tc>
      </w:tr>
      <w:tr w14:paraId="32A35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43" w:type="dxa"/>
            <w:noWrap w:val="0"/>
            <w:vAlign w:val="center"/>
          </w:tcPr>
          <w:p w14:paraId="6106A01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TEI</w:t>
            </w:r>
          </w:p>
        </w:tc>
        <w:tc>
          <w:tcPr>
            <w:tcW w:w="1932" w:type="dxa"/>
            <w:noWrap w:val="0"/>
            <w:vAlign w:val="center"/>
          </w:tcPr>
          <w:p w14:paraId="45988C9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w:t>
            </w:r>
          </w:p>
        </w:tc>
        <w:tc>
          <w:tcPr>
            <w:tcW w:w="1985" w:type="dxa"/>
            <w:noWrap w:val="0"/>
            <w:vAlign w:val="center"/>
          </w:tcPr>
          <w:p w14:paraId="6E707A2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0-11</w:t>
            </w:r>
          </w:p>
        </w:tc>
        <w:tc>
          <w:tcPr>
            <w:tcW w:w="2112" w:type="dxa"/>
            <w:noWrap w:val="0"/>
            <w:vAlign w:val="center"/>
          </w:tcPr>
          <w:p w14:paraId="6B4F942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12</w:t>
            </w:r>
          </w:p>
        </w:tc>
      </w:tr>
      <w:tr w14:paraId="69A46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43" w:type="dxa"/>
            <w:noWrap w:val="0"/>
            <w:vAlign w:val="center"/>
          </w:tcPr>
          <w:p w14:paraId="1B11A95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采集方式</w:t>
            </w:r>
          </w:p>
        </w:tc>
        <w:tc>
          <w:tcPr>
            <w:tcW w:w="1932" w:type="dxa"/>
            <w:noWrap w:val="0"/>
            <w:vAlign w:val="center"/>
          </w:tcPr>
          <w:p w14:paraId="615CE09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1985" w:type="dxa"/>
            <w:noWrap w:val="0"/>
            <w:vAlign w:val="center"/>
          </w:tcPr>
          <w:p w14:paraId="25816AC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12-13</w:t>
            </w:r>
          </w:p>
        </w:tc>
        <w:tc>
          <w:tcPr>
            <w:tcW w:w="2112" w:type="dxa"/>
            <w:noWrap w:val="0"/>
            <w:vAlign w:val="center"/>
          </w:tcPr>
          <w:p w14:paraId="3928892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11E13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43" w:type="dxa"/>
            <w:noWrap w:val="0"/>
            <w:vAlign w:val="center"/>
          </w:tcPr>
          <w:p w14:paraId="4362C16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1932" w:type="dxa"/>
            <w:noWrap w:val="0"/>
            <w:vAlign w:val="center"/>
          </w:tcPr>
          <w:p w14:paraId="044FEA2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1985" w:type="dxa"/>
            <w:noWrap w:val="0"/>
            <w:vAlign w:val="center"/>
          </w:tcPr>
          <w:p w14:paraId="78EE147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14-15</w:t>
            </w:r>
          </w:p>
        </w:tc>
        <w:tc>
          <w:tcPr>
            <w:tcW w:w="2112" w:type="dxa"/>
            <w:noWrap w:val="0"/>
            <w:vAlign w:val="center"/>
          </w:tcPr>
          <w:p w14:paraId="46E7159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3EE87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43" w:type="dxa"/>
            <w:noWrap w:val="0"/>
            <w:vAlign w:val="center"/>
          </w:tcPr>
          <w:p w14:paraId="7239F11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采集序列号</w:t>
            </w:r>
          </w:p>
        </w:tc>
        <w:tc>
          <w:tcPr>
            <w:tcW w:w="1932" w:type="dxa"/>
            <w:noWrap w:val="0"/>
            <w:vAlign w:val="center"/>
          </w:tcPr>
          <w:p w14:paraId="3494F84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1985" w:type="dxa"/>
            <w:noWrap w:val="0"/>
            <w:vAlign w:val="center"/>
          </w:tcPr>
          <w:p w14:paraId="6FF7141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12" w:type="dxa"/>
            <w:noWrap w:val="0"/>
            <w:vAlign w:val="center"/>
          </w:tcPr>
          <w:p w14:paraId="7710CC4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4F4A8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43" w:type="dxa"/>
            <w:noWrap w:val="0"/>
            <w:vAlign w:val="center"/>
          </w:tcPr>
          <w:p w14:paraId="39A5686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告知总数量</w:t>
            </w:r>
          </w:p>
        </w:tc>
        <w:tc>
          <w:tcPr>
            <w:tcW w:w="1932" w:type="dxa"/>
            <w:noWrap w:val="0"/>
            <w:vAlign w:val="center"/>
          </w:tcPr>
          <w:p w14:paraId="33203F5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w:t>
            </w:r>
          </w:p>
        </w:tc>
        <w:tc>
          <w:tcPr>
            <w:tcW w:w="1985" w:type="dxa"/>
            <w:noWrap w:val="0"/>
            <w:vAlign w:val="center"/>
          </w:tcPr>
          <w:p w14:paraId="1641B50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12" w:type="dxa"/>
            <w:noWrap w:val="0"/>
            <w:vAlign w:val="center"/>
          </w:tcPr>
          <w:p w14:paraId="074E59C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6F881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43" w:type="dxa"/>
            <w:noWrap w:val="0"/>
            <w:vAlign w:val="center"/>
          </w:tcPr>
          <w:p w14:paraId="10ECEE3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起始采集NTB1</w:t>
            </w:r>
          </w:p>
        </w:tc>
        <w:tc>
          <w:tcPr>
            <w:tcW w:w="1932" w:type="dxa"/>
            <w:noWrap w:val="0"/>
            <w:vAlign w:val="center"/>
          </w:tcPr>
          <w:p w14:paraId="7F0045F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4-7</w:t>
            </w:r>
          </w:p>
        </w:tc>
        <w:tc>
          <w:tcPr>
            <w:tcW w:w="1985" w:type="dxa"/>
            <w:noWrap w:val="0"/>
            <w:vAlign w:val="center"/>
          </w:tcPr>
          <w:p w14:paraId="1A96797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0-31</w:t>
            </w:r>
          </w:p>
        </w:tc>
        <w:tc>
          <w:tcPr>
            <w:tcW w:w="2112" w:type="dxa"/>
            <w:noWrap w:val="0"/>
            <w:vAlign w:val="center"/>
          </w:tcPr>
          <w:p w14:paraId="7A08B40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32</w:t>
            </w:r>
          </w:p>
        </w:tc>
      </w:tr>
      <w:tr w14:paraId="6CB12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43" w:type="dxa"/>
            <w:noWrap w:val="0"/>
            <w:vAlign w:val="center"/>
          </w:tcPr>
          <w:p w14:paraId="563A70A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台区特征信息序列1</w:t>
            </w:r>
          </w:p>
        </w:tc>
        <w:tc>
          <w:tcPr>
            <w:tcW w:w="1932" w:type="dxa"/>
            <w:noWrap w:val="0"/>
            <w:vAlign w:val="center"/>
          </w:tcPr>
          <w:p w14:paraId="4970C2E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8-N</w:t>
            </w:r>
          </w:p>
        </w:tc>
        <w:tc>
          <w:tcPr>
            <w:tcW w:w="1985" w:type="dxa"/>
            <w:noWrap w:val="0"/>
            <w:vAlign w:val="center"/>
          </w:tcPr>
          <w:p w14:paraId="350DBB6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12" w:type="dxa"/>
            <w:noWrap w:val="0"/>
            <w:vAlign w:val="center"/>
          </w:tcPr>
          <w:p w14:paraId="1B8F08A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(N-7)*8</w:t>
            </w:r>
          </w:p>
        </w:tc>
      </w:tr>
      <w:tr w14:paraId="4FEC6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43" w:type="dxa"/>
            <w:noWrap w:val="0"/>
            <w:vAlign w:val="center"/>
          </w:tcPr>
          <w:p w14:paraId="279453E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起始采集NTB2（可选）</w:t>
            </w:r>
          </w:p>
        </w:tc>
        <w:tc>
          <w:tcPr>
            <w:tcW w:w="1932" w:type="dxa"/>
            <w:noWrap w:val="0"/>
            <w:vAlign w:val="center"/>
          </w:tcPr>
          <w:p w14:paraId="588F544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N+1-N+4</w:t>
            </w:r>
          </w:p>
        </w:tc>
        <w:tc>
          <w:tcPr>
            <w:tcW w:w="1985" w:type="dxa"/>
            <w:noWrap w:val="0"/>
            <w:vAlign w:val="center"/>
          </w:tcPr>
          <w:p w14:paraId="414B9E6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0-31</w:t>
            </w:r>
          </w:p>
        </w:tc>
        <w:tc>
          <w:tcPr>
            <w:tcW w:w="2112" w:type="dxa"/>
            <w:noWrap w:val="0"/>
            <w:vAlign w:val="center"/>
          </w:tcPr>
          <w:p w14:paraId="09EA00D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32</w:t>
            </w:r>
          </w:p>
        </w:tc>
      </w:tr>
      <w:tr w14:paraId="2D69F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43" w:type="dxa"/>
            <w:noWrap w:val="0"/>
            <w:vAlign w:val="center"/>
          </w:tcPr>
          <w:p w14:paraId="5FF03CD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台区特征信息序列2（可选）</w:t>
            </w:r>
          </w:p>
        </w:tc>
        <w:tc>
          <w:tcPr>
            <w:tcW w:w="1932" w:type="dxa"/>
            <w:noWrap w:val="0"/>
            <w:vAlign w:val="center"/>
          </w:tcPr>
          <w:p w14:paraId="656FD7A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N+5-M</w:t>
            </w:r>
          </w:p>
        </w:tc>
        <w:tc>
          <w:tcPr>
            <w:tcW w:w="1985" w:type="dxa"/>
            <w:noWrap w:val="0"/>
            <w:vAlign w:val="center"/>
          </w:tcPr>
          <w:p w14:paraId="7719059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12" w:type="dxa"/>
            <w:noWrap w:val="0"/>
            <w:vAlign w:val="center"/>
          </w:tcPr>
          <w:p w14:paraId="7616C37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(M-N-4)*8</w:t>
            </w:r>
          </w:p>
        </w:tc>
      </w:tr>
    </w:tbl>
    <w:p w14:paraId="44CFC1EB">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TEI域</w:t>
      </w:r>
    </w:p>
    <w:p w14:paraId="3469554D">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如果报文为CCO向STA通知自身台区特征时，TEI为1，代表CCO发出；当报文是STA向CCO发送的台区特征信息时，TEI为STA的地址。</w:t>
      </w:r>
    </w:p>
    <w:p w14:paraId="3DAD8988">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采集方式</w:t>
      </w:r>
    </w:p>
    <w:p w14:paraId="463A2D45">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本字段仅在特征类型为“工频周期”特征时有效。0保留，1下降沿采集，2上升沿采集，3双沿采集。当采集方式为上升沿或者下降沿时，不填写“起始采集NTB2”和“台区特征信息序列2”字段；当为采集方式为双沿时，“起始采集NTB1”和“台区特征信息序列1”为下降沿数据，“起始采集NTB2”和“台区特征信息序列2”为上升沿数据。</w:t>
      </w:r>
    </w:p>
    <w:p w14:paraId="1711393D">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采集序列号</w:t>
      </w:r>
    </w:p>
    <w:p w14:paraId="5CB669C1">
      <w:pPr>
        <w:tabs>
          <w:tab w:val="center" w:pos="4201"/>
          <w:tab w:val="right" w:leader="dot" w:pos="9298"/>
        </w:tabs>
        <w:ind w:firstLine="420" w:firstLineChars="200"/>
        <w:jc w:val="left"/>
        <w:rPr>
          <w:rFonts w:ascii="Times New Roman" w:hAnsi="Times New Roman" w:eastAsia="宋体" w:cs="Times New Roman"/>
          <w:sz w:val="21"/>
          <w:szCs w:val="22"/>
          <w:lang w:val="en-US" w:eastAsia="zh-CN" w:bidi="ar-SA"/>
        </w:rPr>
      </w:pPr>
      <w:r>
        <w:rPr>
          <w:rFonts w:ascii="Times New Roman" w:hAnsi="Times New Roman" w:eastAsia="宋体" w:cs="Times New Roman"/>
          <w:sz w:val="21"/>
          <w:szCs w:val="22"/>
          <w:lang w:val="en-US" w:eastAsia="zh-CN" w:bidi="ar-SA"/>
        </w:rPr>
        <w:t>代表第几次采集活动。</w:t>
      </w:r>
    </w:p>
    <w:p w14:paraId="2E9C6682">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告知总数量</w:t>
      </w:r>
    </w:p>
    <w:p w14:paraId="5B5B2765">
      <w:pPr>
        <w:tabs>
          <w:tab w:val="center" w:pos="4201"/>
          <w:tab w:val="right" w:leader="dot" w:pos="9298"/>
        </w:tabs>
        <w:ind w:firstLine="420" w:firstLineChars="200"/>
        <w:jc w:val="left"/>
        <w:rPr>
          <w:rFonts w:ascii="Times New Roman" w:hAnsi="Times New Roman" w:eastAsia="宋体" w:cs="Times New Roman"/>
          <w:sz w:val="21"/>
          <w:szCs w:val="22"/>
          <w:lang w:val="en-US" w:eastAsia="zh-CN" w:bidi="ar-SA"/>
        </w:rPr>
      </w:pPr>
      <w:r>
        <w:rPr>
          <w:rFonts w:ascii="Times New Roman" w:hAnsi="Times New Roman" w:eastAsia="宋体" w:cs="Times New Roman"/>
          <w:sz w:val="21"/>
          <w:szCs w:val="22"/>
          <w:lang w:val="en-US" w:eastAsia="zh-CN" w:bidi="ar-SA"/>
        </w:rPr>
        <w:t>代表台区特征信息序列包含的数据个数。</w:t>
      </w:r>
    </w:p>
    <w:p w14:paraId="49D1B60E">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起始采集NTB1</w:t>
      </w:r>
    </w:p>
    <w:p w14:paraId="48EB2376">
      <w:pPr>
        <w:tabs>
          <w:tab w:val="center" w:pos="4201"/>
          <w:tab w:val="right" w:leader="dot" w:pos="9298"/>
        </w:tabs>
        <w:ind w:firstLine="420" w:firstLineChars="200"/>
        <w:jc w:val="left"/>
        <w:rPr>
          <w:rFonts w:ascii="Times New Roman" w:hAnsi="Times New Roman" w:eastAsia="宋体" w:cs="Times New Roman"/>
          <w:sz w:val="21"/>
          <w:szCs w:val="22"/>
          <w:lang w:val="en-US" w:eastAsia="zh-CN" w:bidi="ar-SA"/>
        </w:rPr>
      </w:pPr>
      <w:r>
        <w:rPr>
          <w:rFonts w:ascii="Times New Roman" w:hAnsi="Times New Roman" w:eastAsia="宋体" w:cs="Times New Roman"/>
          <w:sz w:val="21"/>
          <w:szCs w:val="22"/>
          <w:lang w:val="en-US" w:eastAsia="zh-CN" w:bidi="ar-SA"/>
        </w:rPr>
        <w:t>代表本次采集过零点的起始时刻，即第一个特征数据的采集时刻，和启动采集命令中的起始时刻有一定的差别。</w:t>
      </w:r>
    </w:p>
    <w:p w14:paraId="0E9DB731">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台区特征信息序列1</w:t>
      </w:r>
    </w:p>
    <w:p w14:paraId="37C0FF73">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根据台区特征信息的不同“台区特征信息序列的”内容定义略有不同。</w:t>
      </w:r>
    </w:p>
    <w:p w14:paraId="2616747C">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起始采集NTB2</w:t>
      </w:r>
    </w:p>
    <w:p w14:paraId="7AE78269">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本字段仅在特征类型为“工频周期”特征时使用。定义同起始采集NTB1。</w:t>
      </w:r>
    </w:p>
    <w:p w14:paraId="30179B97">
      <w:pPr>
        <w:numPr>
          <w:ilvl w:val="0"/>
          <w:numId w:val="82"/>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台区特征信息序列2</w:t>
      </w:r>
    </w:p>
    <w:p w14:paraId="464E1EF3">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本字段仅在特征类型为“工频周期”特征时使用。定义同台区特征信息序列1。</w:t>
      </w:r>
    </w:p>
    <w:p w14:paraId="118FDCB4">
      <w:pPr>
        <w:keepNext/>
        <w:keepLines/>
        <w:widowControl w:val="0"/>
        <w:numPr>
          <w:ilvl w:val="3"/>
          <w:numId w:val="8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r>
        <w:rPr>
          <w:rFonts w:ascii="黑体" w:hAnsi="黑体" w:eastAsia="黑体" w:cs="黑体"/>
          <w:kern w:val="2"/>
          <w:sz w:val="21"/>
          <w:szCs w:val="21"/>
          <w:lang w:val="en-US" w:eastAsia="zh-CN" w:bidi="ar-SA"/>
        </w:rPr>
        <w:t>不同类型“台区特征信息序列”定义</w:t>
      </w:r>
    </w:p>
    <w:p w14:paraId="59219BA6">
      <w:pPr>
        <w:numPr>
          <w:ilvl w:val="0"/>
          <w:numId w:val="83"/>
        </w:numPr>
        <w:ind w:left="839" w:hanging="419"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当特征类型为“工频电压时”，特征序列定义如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_Ref56519372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70</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0CAFF7CC">
      <w:pPr>
        <w:pStyle w:val="20"/>
        <w:ind w:firstLine="0" w:firstLineChars="0"/>
        <w:rPr>
          <w:rFonts w:hint="eastAsia" w:ascii="黑体" w:hAnsi="黑体" w:cs="黑体"/>
          <w:szCs w:val="22"/>
        </w:rPr>
      </w:pPr>
      <w:bookmarkStart w:id="446" w:name="_Ref56519372"/>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70</w:t>
      </w:r>
      <w:r>
        <w:rPr>
          <w:rFonts w:hint="eastAsia" w:ascii="黑体" w:hAnsi="黑体" w:cs="黑体"/>
        </w:rPr>
        <w:fldChar w:fldCharType="end"/>
      </w:r>
      <w:bookmarkEnd w:id="446"/>
      <w:r>
        <w:rPr>
          <w:rFonts w:hint="eastAsia" w:ascii="黑体" w:hAnsi="黑体" w:cs="黑体"/>
        </w:rPr>
        <w:t xml:space="preserve"> 台区特征“工频电压”报文定义</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38"/>
        <w:gridCol w:w="2191"/>
        <w:gridCol w:w="2249"/>
        <w:gridCol w:w="2394"/>
      </w:tblGrid>
      <w:tr w14:paraId="6A7DD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8" w:type="dxa"/>
            <w:noWrap w:val="0"/>
            <w:vAlign w:val="center"/>
          </w:tcPr>
          <w:p w14:paraId="70B83F8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字段</w:t>
            </w:r>
          </w:p>
        </w:tc>
        <w:tc>
          <w:tcPr>
            <w:tcW w:w="2191" w:type="dxa"/>
            <w:noWrap w:val="0"/>
            <w:vAlign w:val="center"/>
          </w:tcPr>
          <w:p w14:paraId="26C2160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字节号</w:t>
            </w:r>
          </w:p>
        </w:tc>
        <w:tc>
          <w:tcPr>
            <w:tcW w:w="2249" w:type="dxa"/>
            <w:noWrap w:val="0"/>
            <w:vAlign w:val="center"/>
          </w:tcPr>
          <w:p w14:paraId="20387E0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比特位</w:t>
            </w:r>
          </w:p>
        </w:tc>
        <w:tc>
          <w:tcPr>
            <w:tcW w:w="2394" w:type="dxa"/>
            <w:noWrap w:val="0"/>
            <w:vAlign w:val="center"/>
          </w:tcPr>
          <w:p w14:paraId="34BFB51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域大小(字节)</w:t>
            </w:r>
          </w:p>
        </w:tc>
      </w:tr>
      <w:tr w14:paraId="2682B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738" w:type="dxa"/>
            <w:noWrap w:val="0"/>
            <w:vAlign w:val="center"/>
          </w:tcPr>
          <w:p w14:paraId="64F5477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2191" w:type="dxa"/>
            <w:noWrap w:val="0"/>
            <w:vAlign w:val="center"/>
          </w:tcPr>
          <w:p w14:paraId="4080F28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w:t>
            </w:r>
          </w:p>
        </w:tc>
        <w:tc>
          <w:tcPr>
            <w:tcW w:w="2249" w:type="dxa"/>
            <w:noWrap w:val="0"/>
            <w:vAlign w:val="center"/>
          </w:tcPr>
          <w:p w14:paraId="3F6C97B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394" w:type="dxa"/>
            <w:noWrap w:val="0"/>
            <w:vAlign w:val="center"/>
          </w:tcPr>
          <w:p w14:paraId="0173B60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5FD3D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8" w:type="dxa"/>
            <w:noWrap w:val="0"/>
            <w:vAlign w:val="center"/>
          </w:tcPr>
          <w:p w14:paraId="6269130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第一出线报告数量</w:t>
            </w:r>
          </w:p>
        </w:tc>
        <w:tc>
          <w:tcPr>
            <w:tcW w:w="2191" w:type="dxa"/>
            <w:noWrap w:val="0"/>
            <w:vAlign w:val="center"/>
          </w:tcPr>
          <w:p w14:paraId="709E5C7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2249" w:type="dxa"/>
            <w:noWrap w:val="0"/>
            <w:vAlign w:val="center"/>
          </w:tcPr>
          <w:p w14:paraId="2248A5E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394" w:type="dxa"/>
            <w:noWrap w:val="0"/>
            <w:vAlign w:val="center"/>
          </w:tcPr>
          <w:p w14:paraId="0E4BEB9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5B849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8" w:type="dxa"/>
            <w:noWrap w:val="0"/>
            <w:vAlign w:val="center"/>
          </w:tcPr>
          <w:p w14:paraId="224B45E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第二出线报告数量</w:t>
            </w:r>
          </w:p>
        </w:tc>
        <w:tc>
          <w:tcPr>
            <w:tcW w:w="2191" w:type="dxa"/>
            <w:noWrap w:val="0"/>
            <w:vAlign w:val="center"/>
          </w:tcPr>
          <w:p w14:paraId="686A111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2249" w:type="dxa"/>
            <w:noWrap w:val="0"/>
            <w:vAlign w:val="center"/>
          </w:tcPr>
          <w:p w14:paraId="53A2879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394" w:type="dxa"/>
            <w:noWrap w:val="0"/>
            <w:vAlign w:val="center"/>
          </w:tcPr>
          <w:p w14:paraId="56877F5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4A103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8" w:type="dxa"/>
            <w:noWrap w:val="0"/>
            <w:vAlign w:val="center"/>
          </w:tcPr>
          <w:p w14:paraId="0BC01F0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第三出线报告数量</w:t>
            </w:r>
          </w:p>
        </w:tc>
        <w:tc>
          <w:tcPr>
            <w:tcW w:w="2191" w:type="dxa"/>
            <w:noWrap w:val="0"/>
            <w:vAlign w:val="center"/>
          </w:tcPr>
          <w:p w14:paraId="79B2BD9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w:t>
            </w:r>
          </w:p>
        </w:tc>
        <w:tc>
          <w:tcPr>
            <w:tcW w:w="2249" w:type="dxa"/>
            <w:noWrap w:val="0"/>
            <w:vAlign w:val="center"/>
          </w:tcPr>
          <w:p w14:paraId="7D3F050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394" w:type="dxa"/>
            <w:noWrap w:val="0"/>
            <w:vAlign w:val="center"/>
          </w:tcPr>
          <w:p w14:paraId="679AB47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09260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8" w:type="dxa"/>
            <w:noWrap w:val="0"/>
            <w:vAlign w:val="center"/>
          </w:tcPr>
          <w:p w14:paraId="7C1EC97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V1（第一个电压值）</w:t>
            </w:r>
          </w:p>
        </w:tc>
        <w:tc>
          <w:tcPr>
            <w:tcW w:w="2191" w:type="dxa"/>
            <w:noWrap w:val="0"/>
            <w:vAlign w:val="center"/>
          </w:tcPr>
          <w:p w14:paraId="4EE591B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4-5</w:t>
            </w:r>
          </w:p>
        </w:tc>
        <w:tc>
          <w:tcPr>
            <w:tcW w:w="2249" w:type="dxa"/>
            <w:noWrap w:val="0"/>
            <w:vAlign w:val="center"/>
          </w:tcPr>
          <w:p w14:paraId="231E23B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0-15</w:t>
            </w:r>
          </w:p>
        </w:tc>
        <w:tc>
          <w:tcPr>
            <w:tcW w:w="2394" w:type="dxa"/>
            <w:noWrap w:val="0"/>
            <w:vAlign w:val="center"/>
          </w:tcPr>
          <w:p w14:paraId="3339AEB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1533C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8" w:type="dxa"/>
            <w:noWrap w:val="0"/>
            <w:vAlign w:val="center"/>
          </w:tcPr>
          <w:p w14:paraId="7392E55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V2（第二个电压值）</w:t>
            </w:r>
          </w:p>
        </w:tc>
        <w:tc>
          <w:tcPr>
            <w:tcW w:w="2191" w:type="dxa"/>
            <w:noWrap w:val="0"/>
            <w:vAlign w:val="center"/>
          </w:tcPr>
          <w:p w14:paraId="009DA51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6-7</w:t>
            </w:r>
          </w:p>
        </w:tc>
        <w:tc>
          <w:tcPr>
            <w:tcW w:w="2249" w:type="dxa"/>
            <w:noWrap w:val="0"/>
            <w:vAlign w:val="center"/>
          </w:tcPr>
          <w:p w14:paraId="3A2B31F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0-15</w:t>
            </w:r>
          </w:p>
        </w:tc>
        <w:tc>
          <w:tcPr>
            <w:tcW w:w="2394" w:type="dxa"/>
            <w:noWrap w:val="0"/>
            <w:vAlign w:val="center"/>
          </w:tcPr>
          <w:p w14:paraId="6CA10CB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346B7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8" w:type="dxa"/>
            <w:noWrap w:val="0"/>
            <w:vAlign w:val="center"/>
          </w:tcPr>
          <w:p w14:paraId="4B0AA66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191" w:type="dxa"/>
            <w:noWrap w:val="0"/>
            <w:vAlign w:val="center"/>
          </w:tcPr>
          <w:p w14:paraId="68759D9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249" w:type="dxa"/>
            <w:noWrap w:val="0"/>
            <w:vAlign w:val="center"/>
          </w:tcPr>
          <w:p w14:paraId="6010370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0-15</w:t>
            </w:r>
          </w:p>
        </w:tc>
        <w:tc>
          <w:tcPr>
            <w:tcW w:w="2394" w:type="dxa"/>
            <w:noWrap w:val="0"/>
            <w:vAlign w:val="center"/>
          </w:tcPr>
          <w:p w14:paraId="6124FA2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049D1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8" w:type="dxa"/>
            <w:noWrap w:val="0"/>
            <w:vAlign w:val="center"/>
          </w:tcPr>
          <w:p w14:paraId="399BAF8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Vn（第n个电压值）</w:t>
            </w:r>
          </w:p>
        </w:tc>
        <w:tc>
          <w:tcPr>
            <w:tcW w:w="2191" w:type="dxa"/>
            <w:noWrap w:val="0"/>
            <w:vAlign w:val="center"/>
          </w:tcPr>
          <w:p w14:paraId="27957CF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249" w:type="dxa"/>
            <w:noWrap w:val="0"/>
            <w:vAlign w:val="center"/>
          </w:tcPr>
          <w:p w14:paraId="6776482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0-15</w:t>
            </w:r>
          </w:p>
        </w:tc>
        <w:tc>
          <w:tcPr>
            <w:tcW w:w="2394" w:type="dxa"/>
            <w:noWrap w:val="0"/>
            <w:vAlign w:val="center"/>
          </w:tcPr>
          <w:p w14:paraId="5E9FEDC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025FB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8" w:type="dxa"/>
            <w:noWrap w:val="0"/>
            <w:vAlign w:val="center"/>
          </w:tcPr>
          <w:p w14:paraId="6664C10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第二出线V1~Vn</w:t>
            </w:r>
          </w:p>
        </w:tc>
        <w:tc>
          <w:tcPr>
            <w:tcW w:w="2191" w:type="dxa"/>
            <w:noWrap w:val="0"/>
            <w:vAlign w:val="center"/>
          </w:tcPr>
          <w:p w14:paraId="06760B0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249" w:type="dxa"/>
            <w:noWrap w:val="0"/>
            <w:vAlign w:val="center"/>
          </w:tcPr>
          <w:p w14:paraId="6E165E0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394" w:type="dxa"/>
            <w:noWrap w:val="0"/>
            <w:vAlign w:val="center"/>
          </w:tcPr>
          <w:p w14:paraId="08F687A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r>
      <w:tr w14:paraId="034B9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8" w:type="dxa"/>
            <w:noWrap w:val="0"/>
            <w:vAlign w:val="center"/>
          </w:tcPr>
          <w:p w14:paraId="78EE08B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第三出线V1-Vn</w:t>
            </w:r>
          </w:p>
        </w:tc>
        <w:tc>
          <w:tcPr>
            <w:tcW w:w="2191" w:type="dxa"/>
            <w:noWrap w:val="0"/>
            <w:vAlign w:val="center"/>
          </w:tcPr>
          <w:p w14:paraId="28898F5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249" w:type="dxa"/>
            <w:noWrap w:val="0"/>
            <w:vAlign w:val="center"/>
          </w:tcPr>
          <w:p w14:paraId="196C3D9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394" w:type="dxa"/>
            <w:noWrap w:val="0"/>
            <w:vAlign w:val="center"/>
          </w:tcPr>
          <w:p w14:paraId="4C58FA7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r>
    </w:tbl>
    <w:p w14:paraId="78C5BB33">
      <w:pPr>
        <w:numPr>
          <w:ilvl w:val="0"/>
          <w:numId w:val="84"/>
        </w:numPr>
        <w:tabs>
          <w:tab w:val="clear" w:pos="840"/>
        </w:tabs>
        <w:ind w:left="1475" w:hanging="425" w:firstLineChars="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第i出线报告数量：表示该相线告知的电压特征信息数量。</w:t>
      </w:r>
    </w:p>
    <w:p w14:paraId="1313F16A">
      <w:pPr>
        <w:numPr>
          <w:ilvl w:val="0"/>
          <w:numId w:val="84"/>
        </w:numPr>
        <w:tabs>
          <w:tab w:val="clear" w:pos="840"/>
        </w:tabs>
        <w:ind w:left="1475" w:hanging="425" w:firstLineChars="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Vi为第i次采集的电压值，采用BCD编码，两个字节表示，数据格式为“XXX.X”，保留一位小数。</w:t>
      </w:r>
    </w:p>
    <w:p w14:paraId="256D835D">
      <w:pPr>
        <w:numPr>
          <w:ilvl w:val="0"/>
          <w:numId w:val="83"/>
        </w:numPr>
        <w:ind w:left="839" w:hanging="419"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当特征类型为“工频频率”时，特征序列定义如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_Ref56519497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71</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523DA262">
      <w:pPr>
        <w:pStyle w:val="20"/>
        <w:ind w:firstLine="0" w:firstLineChars="0"/>
        <w:rPr>
          <w:rFonts w:hint="eastAsia" w:ascii="黑体" w:hAnsi="黑体" w:cs="黑体"/>
          <w:szCs w:val="22"/>
        </w:rPr>
      </w:pPr>
      <w:bookmarkStart w:id="447" w:name="_Ref56519497"/>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71</w:t>
      </w:r>
      <w:r>
        <w:rPr>
          <w:rFonts w:hint="eastAsia" w:ascii="黑体" w:hAnsi="黑体" w:cs="黑体"/>
        </w:rPr>
        <w:fldChar w:fldCharType="end"/>
      </w:r>
      <w:bookmarkEnd w:id="447"/>
      <w:r>
        <w:rPr>
          <w:rFonts w:hint="eastAsia" w:ascii="黑体" w:hAnsi="黑体" w:cs="黑体"/>
        </w:rPr>
        <w:t xml:space="preserve"> 台区特征“工频频率”报文定义</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07"/>
        <w:gridCol w:w="2008"/>
        <w:gridCol w:w="2062"/>
        <w:gridCol w:w="2195"/>
      </w:tblGrid>
      <w:tr w14:paraId="2901F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24899A6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字段</w:t>
            </w:r>
          </w:p>
        </w:tc>
        <w:tc>
          <w:tcPr>
            <w:tcW w:w="2008" w:type="dxa"/>
            <w:noWrap w:val="0"/>
            <w:vAlign w:val="center"/>
          </w:tcPr>
          <w:p w14:paraId="53C0C38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字节号</w:t>
            </w:r>
          </w:p>
        </w:tc>
        <w:tc>
          <w:tcPr>
            <w:tcW w:w="2062" w:type="dxa"/>
            <w:noWrap w:val="0"/>
            <w:vAlign w:val="center"/>
          </w:tcPr>
          <w:p w14:paraId="0D462C5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比特位</w:t>
            </w:r>
          </w:p>
        </w:tc>
        <w:tc>
          <w:tcPr>
            <w:tcW w:w="2195" w:type="dxa"/>
            <w:noWrap w:val="0"/>
            <w:vAlign w:val="center"/>
          </w:tcPr>
          <w:p w14:paraId="2EAB402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域大小(字节)</w:t>
            </w:r>
          </w:p>
        </w:tc>
      </w:tr>
      <w:tr w14:paraId="70B38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0B256DD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2008" w:type="dxa"/>
            <w:noWrap w:val="0"/>
            <w:vAlign w:val="center"/>
          </w:tcPr>
          <w:p w14:paraId="3813F4D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w:t>
            </w:r>
          </w:p>
        </w:tc>
        <w:tc>
          <w:tcPr>
            <w:tcW w:w="2062" w:type="dxa"/>
            <w:noWrap w:val="0"/>
            <w:vAlign w:val="center"/>
          </w:tcPr>
          <w:p w14:paraId="7EE6372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43B8E0C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04889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172E062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第一出线报告数量</w:t>
            </w:r>
          </w:p>
        </w:tc>
        <w:tc>
          <w:tcPr>
            <w:tcW w:w="2008" w:type="dxa"/>
            <w:noWrap w:val="0"/>
            <w:vAlign w:val="center"/>
          </w:tcPr>
          <w:p w14:paraId="746863F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2062" w:type="dxa"/>
            <w:noWrap w:val="0"/>
            <w:vAlign w:val="center"/>
          </w:tcPr>
          <w:p w14:paraId="5FC7946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0938A4A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3AE2B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5A4C477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第二出线报告数量</w:t>
            </w:r>
          </w:p>
        </w:tc>
        <w:tc>
          <w:tcPr>
            <w:tcW w:w="2008" w:type="dxa"/>
            <w:noWrap w:val="0"/>
            <w:vAlign w:val="center"/>
          </w:tcPr>
          <w:p w14:paraId="1D50179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2062" w:type="dxa"/>
            <w:noWrap w:val="0"/>
            <w:vAlign w:val="center"/>
          </w:tcPr>
          <w:p w14:paraId="1C3412F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402626E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2939C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4546AF9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第三出线报告数量</w:t>
            </w:r>
          </w:p>
        </w:tc>
        <w:tc>
          <w:tcPr>
            <w:tcW w:w="2008" w:type="dxa"/>
            <w:noWrap w:val="0"/>
            <w:vAlign w:val="center"/>
          </w:tcPr>
          <w:p w14:paraId="2299912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w:t>
            </w:r>
          </w:p>
        </w:tc>
        <w:tc>
          <w:tcPr>
            <w:tcW w:w="2062" w:type="dxa"/>
            <w:noWrap w:val="0"/>
            <w:vAlign w:val="center"/>
          </w:tcPr>
          <w:p w14:paraId="3AA5B35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194A1A8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4B65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7D469B3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F1（第一个工频频率值）</w:t>
            </w:r>
          </w:p>
        </w:tc>
        <w:tc>
          <w:tcPr>
            <w:tcW w:w="2008" w:type="dxa"/>
            <w:noWrap w:val="0"/>
            <w:vAlign w:val="center"/>
          </w:tcPr>
          <w:p w14:paraId="5E8C658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4-5</w:t>
            </w:r>
          </w:p>
        </w:tc>
        <w:tc>
          <w:tcPr>
            <w:tcW w:w="2062" w:type="dxa"/>
            <w:noWrap w:val="0"/>
            <w:vAlign w:val="center"/>
          </w:tcPr>
          <w:p w14:paraId="32EA5C6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0-15</w:t>
            </w:r>
          </w:p>
        </w:tc>
        <w:tc>
          <w:tcPr>
            <w:tcW w:w="2195" w:type="dxa"/>
            <w:noWrap w:val="0"/>
            <w:vAlign w:val="center"/>
          </w:tcPr>
          <w:p w14:paraId="6185163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2B381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71A5025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F2（第二个工频频率值）</w:t>
            </w:r>
          </w:p>
        </w:tc>
        <w:tc>
          <w:tcPr>
            <w:tcW w:w="2008" w:type="dxa"/>
            <w:noWrap w:val="0"/>
            <w:vAlign w:val="center"/>
          </w:tcPr>
          <w:p w14:paraId="29E2F2D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6-7</w:t>
            </w:r>
          </w:p>
        </w:tc>
        <w:tc>
          <w:tcPr>
            <w:tcW w:w="2062" w:type="dxa"/>
            <w:noWrap w:val="0"/>
            <w:vAlign w:val="center"/>
          </w:tcPr>
          <w:p w14:paraId="56BFAE4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0-15</w:t>
            </w:r>
          </w:p>
        </w:tc>
        <w:tc>
          <w:tcPr>
            <w:tcW w:w="2195" w:type="dxa"/>
            <w:noWrap w:val="0"/>
            <w:vAlign w:val="center"/>
          </w:tcPr>
          <w:p w14:paraId="6733465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24C84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74E0D16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008" w:type="dxa"/>
            <w:noWrap w:val="0"/>
            <w:vAlign w:val="center"/>
          </w:tcPr>
          <w:p w14:paraId="0784DF1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062" w:type="dxa"/>
            <w:noWrap w:val="0"/>
            <w:vAlign w:val="center"/>
          </w:tcPr>
          <w:p w14:paraId="1B266B6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0-15</w:t>
            </w:r>
          </w:p>
        </w:tc>
        <w:tc>
          <w:tcPr>
            <w:tcW w:w="2195" w:type="dxa"/>
            <w:noWrap w:val="0"/>
            <w:vAlign w:val="center"/>
          </w:tcPr>
          <w:p w14:paraId="0623B9F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61F98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6BB1D7A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Fn（第n个工频频率值）</w:t>
            </w:r>
          </w:p>
        </w:tc>
        <w:tc>
          <w:tcPr>
            <w:tcW w:w="2008" w:type="dxa"/>
            <w:noWrap w:val="0"/>
            <w:vAlign w:val="center"/>
          </w:tcPr>
          <w:p w14:paraId="05C5C72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062" w:type="dxa"/>
            <w:noWrap w:val="0"/>
            <w:vAlign w:val="center"/>
          </w:tcPr>
          <w:p w14:paraId="14E971E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0-15</w:t>
            </w:r>
          </w:p>
        </w:tc>
        <w:tc>
          <w:tcPr>
            <w:tcW w:w="2195" w:type="dxa"/>
            <w:noWrap w:val="0"/>
            <w:vAlign w:val="center"/>
          </w:tcPr>
          <w:p w14:paraId="00BAE09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61FF2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4229D51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第二出线F1~Fn</w:t>
            </w:r>
          </w:p>
        </w:tc>
        <w:tc>
          <w:tcPr>
            <w:tcW w:w="2008" w:type="dxa"/>
            <w:noWrap w:val="0"/>
            <w:vAlign w:val="center"/>
          </w:tcPr>
          <w:p w14:paraId="0B25583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062" w:type="dxa"/>
            <w:noWrap w:val="0"/>
            <w:vAlign w:val="center"/>
          </w:tcPr>
          <w:p w14:paraId="29506E6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195" w:type="dxa"/>
            <w:noWrap w:val="0"/>
            <w:vAlign w:val="center"/>
          </w:tcPr>
          <w:p w14:paraId="30C1491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r>
      <w:tr w14:paraId="6D028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19A7CDF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第三出线F1~Fn</w:t>
            </w:r>
          </w:p>
        </w:tc>
        <w:tc>
          <w:tcPr>
            <w:tcW w:w="2008" w:type="dxa"/>
            <w:noWrap w:val="0"/>
            <w:vAlign w:val="center"/>
          </w:tcPr>
          <w:p w14:paraId="25C6624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062" w:type="dxa"/>
            <w:noWrap w:val="0"/>
            <w:vAlign w:val="center"/>
          </w:tcPr>
          <w:p w14:paraId="7E410DF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195" w:type="dxa"/>
            <w:noWrap w:val="0"/>
            <w:vAlign w:val="center"/>
          </w:tcPr>
          <w:p w14:paraId="376FC49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r>
    </w:tbl>
    <w:p w14:paraId="0251BF34">
      <w:pPr>
        <w:numPr>
          <w:ilvl w:val="0"/>
          <w:numId w:val="85"/>
        </w:numPr>
        <w:tabs>
          <w:tab w:val="clear" w:pos="840"/>
        </w:tabs>
        <w:ind w:left="1475" w:hanging="425" w:firstLineChars="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第i出线报告数量：表示该相线告知的工频频率信息数量。</w:t>
      </w:r>
    </w:p>
    <w:p w14:paraId="5A8C8A09">
      <w:pPr>
        <w:numPr>
          <w:ilvl w:val="0"/>
          <w:numId w:val="85"/>
        </w:numPr>
        <w:tabs>
          <w:tab w:val="clear" w:pos="840"/>
        </w:tabs>
        <w:ind w:left="1475" w:hanging="425" w:firstLineChars="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Fi为第i次采集的工频频率值，采用BCD编码，两个字节表示，数据格式为“XX.XX”，保留两位小数。</w:t>
      </w:r>
    </w:p>
    <w:p w14:paraId="45A84484">
      <w:pPr>
        <w:numPr>
          <w:ilvl w:val="0"/>
          <w:numId w:val="83"/>
        </w:numPr>
        <w:ind w:left="839" w:hanging="419"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当特征类型为“工频周期”时，特征序列定义如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_Ref56519503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72</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1E0E0912">
      <w:pPr>
        <w:pStyle w:val="20"/>
        <w:ind w:firstLine="0" w:firstLineChars="0"/>
        <w:rPr>
          <w:rFonts w:hint="eastAsia" w:ascii="黑体" w:hAnsi="黑体" w:cs="黑体"/>
          <w:szCs w:val="22"/>
        </w:rPr>
      </w:pPr>
      <w:bookmarkStart w:id="448" w:name="_Ref56519503"/>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72</w:t>
      </w:r>
      <w:r>
        <w:rPr>
          <w:rFonts w:hint="eastAsia" w:ascii="黑体" w:hAnsi="黑体" w:cs="黑体"/>
        </w:rPr>
        <w:fldChar w:fldCharType="end"/>
      </w:r>
      <w:bookmarkEnd w:id="448"/>
      <w:r>
        <w:rPr>
          <w:rFonts w:hint="eastAsia" w:ascii="黑体" w:hAnsi="黑体" w:cs="黑体"/>
        </w:rPr>
        <w:t xml:space="preserve"> 台区特征“工频周期”报文定义</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07"/>
        <w:gridCol w:w="2008"/>
        <w:gridCol w:w="2062"/>
        <w:gridCol w:w="2195"/>
      </w:tblGrid>
      <w:tr w14:paraId="3F66E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60F630B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字段</w:t>
            </w:r>
          </w:p>
        </w:tc>
        <w:tc>
          <w:tcPr>
            <w:tcW w:w="2008" w:type="dxa"/>
            <w:noWrap w:val="0"/>
            <w:vAlign w:val="center"/>
          </w:tcPr>
          <w:p w14:paraId="1CD4C12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字节号</w:t>
            </w:r>
          </w:p>
        </w:tc>
        <w:tc>
          <w:tcPr>
            <w:tcW w:w="2062" w:type="dxa"/>
            <w:noWrap w:val="0"/>
            <w:vAlign w:val="center"/>
          </w:tcPr>
          <w:p w14:paraId="4F64A2C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比特位</w:t>
            </w:r>
          </w:p>
        </w:tc>
        <w:tc>
          <w:tcPr>
            <w:tcW w:w="2195" w:type="dxa"/>
            <w:noWrap w:val="0"/>
            <w:vAlign w:val="center"/>
          </w:tcPr>
          <w:p w14:paraId="488453C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域大小(字节)</w:t>
            </w:r>
          </w:p>
        </w:tc>
      </w:tr>
      <w:tr w14:paraId="080CD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3446FB0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2008" w:type="dxa"/>
            <w:noWrap w:val="0"/>
            <w:vAlign w:val="center"/>
          </w:tcPr>
          <w:p w14:paraId="2D6A3D9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w:t>
            </w:r>
          </w:p>
        </w:tc>
        <w:tc>
          <w:tcPr>
            <w:tcW w:w="2062" w:type="dxa"/>
            <w:noWrap w:val="0"/>
            <w:vAlign w:val="center"/>
          </w:tcPr>
          <w:p w14:paraId="0EB7F13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034A381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8bit</w:t>
            </w:r>
          </w:p>
        </w:tc>
      </w:tr>
      <w:tr w14:paraId="4D945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1D072B4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第一出线报告数量</w:t>
            </w:r>
          </w:p>
        </w:tc>
        <w:tc>
          <w:tcPr>
            <w:tcW w:w="2008" w:type="dxa"/>
            <w:noWrap w:val="0"/>
            <w:vAlign w:val="center"/>
          </w:tcPr>
          <w:p w14:paraId="2615D0B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2062" w:type="dxa"/>
            <w:noWrap w:val="0"/>
            <w:vAlign w:val="center"/>
          </w:tcPr>
          <w:p w14:paraId="42048EC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489E24A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6B350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69DAF10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第二出线报告数量</w:t>
            </w:r>
          </w:p>
        </w:tc>
        <w:tc>
          <w:tcPr>
            <w:tcW w:w="2008" w:type="dxa"/>
            <w:noWrap w:val="0"/>
            <w:vAlign w:val="center"/>
          </w:tcPr>
          <w:p w14:paraId="6A65DF4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2062" w:type="dxa"/>
            <w:noWrap w:val="0"/>
            <w:vAlign w:val="center"/>
          </w:tcPr>
          <w:p w14:paraId="66062B7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5108D9E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27672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218D533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第三出线报告数量</w:t>
            </w:r>
          </w:p>
        </w:tc>
        <w:tc>
          <w:tcPr>
            <w:tcW w:w="2008" w:type="dxa"/>
            <w:noWrap w:val="0"/>
            <w:vAlign w:val="center"/>
          </w:tcPr>
          <w:p w14:paraId="153CA86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w:t>
            </w:r>
          </w:p>
        </w:tc>
        <w:tc>
          <w:tcPr>
            <w:tcW w:w="2062" w:type="dxa"/>
            <w:noWrap w:val="0"/>
            <w:vAlign w:val="center"/>
          </w:tcPr>
          <w:p w14:paraId="0A25AD7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4C795FD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4B162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00BA75E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T1（第一个工频周期值）</w:t>
            </w:r>
          </w:p>
        </w:tc>
        <w:tc>
          <w:tcPr>
            <w:tcW w:w="2008" w:type="dxa"/>
            <w:noWrap w:val="0"/>
            <w:vAlign w:val="center"/>
          </w:tcPr>
          <w:p w14:paraId="31DE6E1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4-5</w:t>
            </w:r>
          </w:p>
        </w:tc>
        <w:tc>
          <w:tcPr>
            <w:tcW w:w="2062" w:type="dxa"/>
            <w:noWrap w:val="0"/>
            <w:vAlign w:val="center"/>
          </w:tcPr>
          <w:p w14:paraId="0092505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28D90C0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78D70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3C6E9F9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T2（第二个工频周期值）</w:t>
            </w:r>
          </w:p>
        </w:tc>
        <w:tc>
          <w:tcPr>
            <w:tcW w:w="2008" w:type="dxa"/>
            <w:noWrap w:val="0"/>
            <w:vAlign w:val="center"/>
          </w:tcPr>
          <w:p w14:paraId="6A03915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6-7</w:t>
            </w:r>
          </w:p>
        </w:tc>
        <w:tc>
          <w:tcPr>
            <w:tcW w:w="2062" w:type="dxa"/>
            <w:noWrap w:val="0"/>
            <w:vAlign w:val="center"/>
          </w:tcPr>
          <w:p w14:paraId="06CDB65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72CB8D3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1D2C8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2497EBA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008" w:type="dxa"/>
            <w:noWrap w:val="0"/>
            <w:vAlign w:val="center"/>
          </w:tcPr>
          <w:p w14:paraId="799F672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062" w:type="dxa"/>
            <w:noWrap w:val="0"/>
            <w:vAlign w:val="center"/>
          </w:tcPr>
          <w:p w14:paraId="23A2E9B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262A8C9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25002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7250F61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Tn（第n个工频周期值）</w:t>
            </w:r>
          </w:p>
        </w:tc>
        <w:tc>
          <w:tcPr>
            <w:tcW w:w="2008" w:type="dxa"/>
            <w:noWrap w:val="0"/>
            <w:vAlign w:val="center"/>
          </w:tcPr>
          <w:p w14:paraId="1448FC8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062" w:type="dxa"/>
            <w:noWrap w:val="0"/>
            <w:vAlign w:val="center"/>
          </w:tcPr>
          <w:p w14:paraId="4BE9E20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2195" w:type="dxa"/>
            <w:noWrap w:val="0"/>
            <w:vAlign w:val="center"/>
          </w:tcPr>
          <w:p w14:paraId="4C56ACF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077C8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3C8EA35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第二出线T1~Tn</w:t>
            </w:r>
          </w:p>
        </w:tc>
        <w:tc>
          <w:tcPr>
            <w:tcW w:w="2008" w:type="dxa"/>
            <w:noWrap w:val="0"/>
            <w:vAlign w:val="center"/>
          </w:tcPr>
          <w:p w14:paraId="54FC5AE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062" w:type="dxa"/>
            <w:noWrap w:val="0"/>
            <w:vAlign w:val="center"/>
          </w:tcPr>
          <w:p w14:paraId="02F864C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195" w:type="dxa"/>
            <w:noWrap w:val="0"/>
            <w:vAlign w:val="center"/>
          </w:tcPr>
          <w:p w14:paraId="0101EDD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r>
      <w:tr w14:paraId="189B2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noWrap w:val="0"/>
            <w:vAlign w:val="center"/>
          </w:tcPr>
          <w:p w14:paraId="632B566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第三出线T1~Tn</w:t>
            </w:r>
          </w:p>
        </w:tc>
        <w:tc>
          <w:tcPr>
            <w:tcW w:w="2008" w:type="dxa"/>
            <w:noWrap w:val="0"/>
            <w:vAlign w:val="center"/>
          </w:tcPr>
          <w:p w14:paraId="6AA7026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062" w:type="dxa"/>
            <w:noWrap w:val="0"/>
            <w:vAlign w:val="center"/>
          </w:tcPr>
          <w:p w14:paraId="5D59938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2195" w:type="dxa"/>
            <w:noWrap w:val="0"/>
            <w:vAlign w:val="center"/>
          </w:tcPr>
          <w:p w14:paraId="3C3A5B1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r>
    </w:tbl>
    <w:p w14:paraId="24435706">
      <w:pPr>
        <w:numPr>
          <w:ilvl w:val="0"/>
          <w:numId w:val="86"/>
        </w:numPr>
        <w:tabs>
          <w:tab w:val="clear" w:pos="840"/>
        </w:tabs>
        <w:ind w:left="1475" w:hanging="425" w:firstLineChars="0"/>
        <w:jc w:val="both"/>
        <w:rPr>
          <w:rFonts w:ascii="宋体" w:hAnsi="Times New Roman" w:eastAsia="宋体" w:cs="Times New Roman"/>
          <w:sz w:val="21"/>
          <w:lang w:val="en-US" w:eastAsia="zh-CN" w:bidi="ar-SA"/>
        </w:rPr>
      </w:pPr>
      <w:r>
        <w:rPr>
          <w:rFonts w:ascii="宋体" w:hAnsi="Times New Roman" w:eastAsia="宋体" w:cs="Times New Roman"/>
          <w:sz w:val="21"/>
          <w:lang w:val="en-US" w:eastAsia="zh-CN" w:bidi="ar-SA"/>
        </w:rPr>
        <w:t>第i出线报告数量：表示该相线告知的工频周期值个数。</w:t>
      </w:r>
    </w:p>
    <w:p w14:paraId="4CEEB419">
      <w:pPr>
        <w:numPr>
          <w:ilvl w:val="0"/>
          <w:numId w:val="86"/>
        </w:numPr>
        <w:tabs>
          <w:tab w:val="clear" w:pos="840"/>
        </w:tabs>
        <w:ind w:left="1475" w:hanging="425" w:firstLineChars="0"/>
        <w:jc w:val="both"/>
        <w:rPr>
          <w:rFonts w:ascii="宋体" w:hAnsi="Times New Roman" w:eastAsia="宋体" w:cs="Times New Roman"/>
          <w:sz w:val="21"/>
          <w:lang w:val="en-US" w:eastAsia="zh-CN" w:bidi="ar-SA"/>
        </w:rPr>
      </w:pPr>
      <w:r>
        <w:rPr>
          <w:rFonts w:ascii="宋体" w:hAnsi="Times New Roman" w:eastAsia="宋体" w:cs="Times New Roman"/>
          <w:sz w:val="21"/>
          <w:lang w:val="en-US" w:eastAsia="zh-CN" w:bidi="ar-SA"/>
        </w:rPr>
        <w:t>Ti为第i次采集的工频周期值与20ms理想周期的偏差，按照过零下降沿、上升沿或双沿采集工频周期信息，采用HEX格式，有符号整型数，当为负整数时，采用补码形式，每个周期值代表一个过零周期的时长和20ms的差值，两字节表示，计时单位为1/3125000S（计数频率为25MHz的8分频，即3.125MHz）。在标准工频周期为50Hz 的供电环境下，CCO和STA的硬件系统应能检测到相邻周期发生小于25us以内的变化。</w:t>
      </w:r>
      <w:r>
        <w:rPr>
          <w:rFonts w:hint="eastAsia" w:ascii="宋体" w:hAnsi="Times New Roman" w:eastAsia="宋体" w:cs="Times New Roman"/>
          <w:sz w:val="21"/>
          <w:lang w:val="en-US" w:eastAsia="zh-CN" w:bidi="ar-SA"/>
        </w:rPr>
        <w:t>CCO和STA对于工频周期的检测准确性应保持一致，对于相同的工频周期，每次周期检测误差应小于5us。检测过零点和真实过零点差值小于100us。</w:t>
      </w:r>
    </w:p>
    <w:p w14:paraId="4790CC6A">
      <w:pPr>
        <w:keepNext/>
        <w:keepLines/>
        <w:widowControl w:val="0"/>
        <w:numPr>
          <w:ilvl w:val="3"/>
          <w:numId w:val="8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2"/>
          <w:lang w:val="en-US" w:eastAsia="zh-CN" w:bidi="ar-SA"/>
        </w:rPr>
      </w:pPr>
      <w:bookmarkStart w:id="449" w:name="_Toc1498"/>
      <w:r>
        <w:rPr>
          <w:rFonts w:hint="eastAsia" w:ascii="黑体" w:hAnsi="黑体" w:eastAsia="黑体" w:cs="黑体"/>
          <w:kern w:val="2"/>
          <w:sz w:val="21"/>
          <w:szCs w:val="21"/>
          <w:lang w:val="en-US" w:eastAsia="zh-CN" w:bidi="ar-SA"/>
        </w:rPr>
        <w:t>台区判别结果查询命令数据（DATA）格式</w:t>
      </w:r>
      <w:bookmarkEnd w:id="449"/>
    </w:p>
    <w:p w14:paraId="7D757F6A">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该命令的采集类型为0x04，数据（</w:t>
      </w:r>
      <w:r>
        <w:rPr>
          <w:rFonts w:hint="eastAsia" w:ascii="宋体" w:hAnsi="宋体" w:eastAsia="宋体" w:cs="宋体"/>
          <w:bCs/>
          <w:kern w:val="2"/>
          <w:sz w:val="21"/>
          <w:szCs w:val="21"/>
          <w:lang w:val="en-US" w:eastAsia="zh-CN" w:bidi="ar-SA"/>
        </w:rPr>
        <w:t>DATA</w:t>
      </w:r>
      <w:r>
        <w:rPr>
          <w:rFonts w:hint="eastAsia" w:ascii="宋体" w:hAnsi="宋体" w:eastAsia="宋体" w:cs="宋体"/>
          <w:sz w:val="21"/>
          <w:szCs w:val="22"/>
          <w:lang w:val="en-US" w:eastAsia="zh-CN" w:bidi="ar-SA"/>
        </w:rPr>
        <w:t>）为空。</w:t>
      </w:r>
    </w:p>
    <w:p w14:paraId="24DC8CBB">
      <w:pPr>
        <w:keepNext/>
        <w:keepLines/>
        <w:widowControl w:val="0"/>
        <w:numPr>
          <w:ilvl w:val="3"/>
          <w:numId w:val="8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2"/>
          <w:lang w:val="en-US" w:eastAsia="zh-CN" w:bidi="ar-SA"/>
        </w:rPr>
      </w:pPr>
      <w:bookmarkStart w:id="450" w:name="_Ref56519798"/>
      <w:bookmarkStart w:id="451" w:name="_Toc12382"/>
      <w:r>
        <w:rPr>
          <w:rFonts w:hint="eastAsia" w:ascii="黑体" w:hAnsi="黑体" w:eastAsia="黑体" w:cs="黑体"/>
          <w:kern w:val="2"/>
          <w:sz w:val="21"/>
          <w:szCs w:val="21"/>
          <w:lang w:val="en-US" w:eastAsia="zh-CN" w:bidi="ar-SA"/>
        </w:rPr>
        <w:t>台区判别结果信息报文数据（DATA）格式</w:t>
      </w:r>
      <w:bookmarkEnd w:id="450"/>
      <w:bookmarkEnd w:id="451"/>
    </w:p>
    <w:p w14:paraId="18F1FD7C">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该命令的采集类型为0x05，数据域的格式定义如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_Ref56519637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73</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71033356">
      <w:pPr>
        <w:pStyle w:val="20"/>
        <w:ind w:firstLine="0" w:firstLineChars="0"/>
        <w:rPr>
          <w:rFonts w:hint="eastAsia" w:ascii="黑体" w:hAnsi="黑体" w:cs="黑体"/>
          <w:szCs w:val="22"/>
        </w:rPr>
      </w:pPr>
      <w:bookmarkStart w:id="452" w:name="_Ref56519637"/>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73</w:t>
      </w:r>
      <w:r>
        <w:rPr>
          <w:rFonts w:hint="eastAsia" w:ascii="黑体" w:hAnsi="黑体" w:cs="黑体"/>
        </w:rPr>
        <w:fldChar w:fldCharType="end"/>
      </w:r>
      <w:bookmarkEnd w:id="452"/>
      <w:r>
        <w:rPr>
          <w:rFonts w:hint="eastAsia" w:ascii="黑体" w:hAnsi="黑体" w:cs="黑体"/>
        </w:rPr>
        <w:t xml:space="preserve"> 台区特征判别结果报文定义</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9"/>
        <w:gridCol w:w="1560"/>
        <w:gridCol w:w="1602"/>
        <w:gridCol w:w="1705"/>
      </w:tblGrid>
      <w:tr w14:paraId="20720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9" w:type="dxa"/>
            <w:noWrap w:val="0"/>
            <w:vAlign w:val="center"/>
          </w:tcPr>
          <w:p w14:paraId="31293B7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字段</w:t>
            </w:r>
          </w:p>
        </w:tc>
        <w:tc>
          <w:tcPr>
            <w:tcW w:w="1560" w:type="dxa"/>
            <w:noWrap w:val="0"/>
            <w:vAlign w:val="center"/>
          </w:tcPr>
          <w:p w14:paraId="7F41277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字节号</w:t>
            </w:r>
          </w:p>
        </w:tc>
        <w:tc>
          <w:tcPr>
            <w:tcW w:w="1602" w:type="dxa"/>
            <w:noWrap w:val="0"/>
            <w:vAlign w:val="center"/>
          </w:tcPr>
          <w:p w14:paraId="2C3CB8C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比特位</w:t>
            </w:r>
          </w:p>
        </w:tc>
        <w:tc>
          <w:tcPr>
            <w:tcW w:w="1705" w:type="dxa"/>
            <w:noWrap w:val="0"/>
            <w:vAlign w:val="center"/>
          </w:tcPr>
          <w:p w14:paraId="625528B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域大小(字节)</w:t>
            </w:r>
          </w:p>
        </w:tc>
      </w:tr>
      <w:tr w14:paraId="43EC1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9" w:type="dxa"/>
            <w:noWrap w:val="0"/>
            <w:vAlign w:val="center"/>
          </w:tcPr>
          <w:p w14:paraId="22EAFEC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TEI</w:t>
            </w:r>
          </w:p>
        </w:tc>
        <w:tc>
          <w:tcPr>
            <w:tcW w:w="1560" w:type="dxa"/>
            <w:noWrap w:val="0"/>
            <w:vAlign w:val="center"/>
          </w:tcPr>
          <w:p w14:paraId="429CF75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w:t>
            </w:r>
          </w:p>
        </w:tc>
        <w:tc>
          <w:tcPr>
            <w:tcW w:w="1602" w:type="dxa"/>
            <w:noWrap w:val="0"/>
            <w:vAlign w:val="center"/>
          </w:tcPr>
          <w:p w14:paraId="41BD9AF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0-15</w:t>
            </w:r>
          </w:p>
        </w:tc>
        <w:tc>
          <w:tcPr>
            <w:tcW w:w="1705" w:type="dxa"/>
            <w:noWrap w:val="0"/>
            <w:vAlign w:val="center"/>
          </w:tcPr>
          <w:p w14:paraId="12F268E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010D7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9" w:type="dxa"/>
            <w:noWrap w:val="0"/>
            <w:vAlign w:val="center"/>
          </w:tcPr>
          <w:p w14:paraId="53EC885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台区判别过程结束标志</w:t>
            </w:r>
          </w:p>
        </w:tc>
        <w:tc>
          <w:tcPr>
            <w:tcW w:w="1560" w:type="dxa"/>
            <w:noWrap w:val="0"/>
            <w:vAlign w:val="center"/>
          </w:tcPr>
          <w:p w14:paraId="736469F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1602" w:type="dxa"/>
            <w:noWrap w:val="0"/>
            <w:vAlign w:val="center"/>
          </w:tcPr>
          <w:p w14:paraId="239AACE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791EF65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0B346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9" w:type="dxa"/>
            <w:noWrap w:val="0"/>
            <w:vAlign w:val="center"/>
          </w:tcPr>
          <w:p w14:paraId="0F0F81E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台区识别结果</w:t>
            </w:r>
          </w:p>
        </w:tc>
        <w:tc>
          <w:tcPr>
            <w:tcW w:w="1560" w:type="dxa"/>
            <w:noWrap w:val="0"/>
            <w:vAlign w:val="center"/>
          </w:tcPr>
          <w:p w14:paraId="50DB3EB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w:t>
            </w:r>
          </w:p>
        </w:tc>
        <w:tc>
          <w:tcPr>
            <w:tcW w:w="1602" w:type="dxa"/>
            <w:noWrap w:val="0"/>
            <w:vAlign w:val="center"/>
          </w:tcPr>
          <w:p w14:paraId="2301530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55553F1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7076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9" w:type="dxa"/>
            <w:noWrap w:val="0"/>
            <w:vAlign w:val="center"/>
          </w:tcPr>
          <w:p w14:paraId="400F2C4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正确隶属CCO地址</w:t>
            </w:r>
          </w:p>
        </w:tc>
        <w:tc>
          <w:tcPr>
            <w:tcW w:w="1560" w:type="dxa"/>
            <w:noWrap w:val="0"/>
            <w:vAlign w:val="center"/>
          </w:tcPr>
          <w:p w14:paraId="12B7F7C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4-9</w:t>
            </w:r>
          </w:p>
        </w:tc>
        <w:tc>
          <w:tcPr>
            <w:tcW w:w="1602" w:type="dxa"/>
            <w:noWrap w:val="0"/>
            <w:vAlign w:val="center"/>
          </w:tcPr>
          <w:p w14:paraId="3ADFC38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0-47</w:t>
            </w:r>
          </w:p>
        </w:tc>
        <w:tc>
          <w:tcPr>
            <w:tcW w:w="1705" w:type="dxa"/>
            <w:noWrap w:val="0"/>
            <w:vAlign w:val="center"/>
          </w:tcPr>
          <w:p w14:paraId="1F698A9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6</w:t>
            </w:r>
          </w:p>
        </w:tc>
      </w:tr>
    </w:tbl>
    <w:p w14:paraId="20A8E8EE">
      <w:pPr>
        <w:numPr>
          <w:ilvl w:val="0"/>
          <w:numId w:val="87"/>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TEI</w:t>
      </w:r>
    </w:p>
    <w:p w14:paraId="372CD599">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代表STA的TEI标识；</w:t>
      </w:r>
    </w:p>
    <w:p w14:paraId="2E808ADD">
      <w:pPr>
        <w:numPr>
          <w:ilvl w:val="0"/>
          <w:numId w:val="87"/>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台区识别过程结束标志</w:t>
      </w:r>
    </w:p>
    <w:p w14:paraId="236E926B">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为1代表识别过程结束，为0代表识别进行中，其它取值保留；</w:t>
      </w:r>
    </w:p>
    <w:p w14:paraId="2830265D">
      <w:pPr>
        <w:numPr>
          <w:ilvl w:val="0"/>
          <w:numId w:val="87"/>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台区识别结果</w:t>
      </w:r>
    </w:p>
    <w:p w14:paraId="73E5211C">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当台区识别过程未结束时，该域无意义，为0代表识别结果未知，为1代表是本台区，为2代表不是本台区，其它取值保留。</w:t>
      </w:r>
    </w:p>
    <w:p w14:paraId="170EB609">
      <w:pPr>
        <w:numPr>
          <w:ilvl w:val="0"/>
          <w:numId w:val="87"/>
        </w:numPr>
        <w:tabs>
          <w:tab w:val="left" w:pos="42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ascii="黑体" w:hAnsi="Times New Roman" w:eastAsia="黑体" w:cs="Times New Roman"/>
          <w:sz w:val="21"/>
          <w:szCs w:val="21"/>
          <w:lang w:val="en-US" w:eastAsia="zh-CN" w:bidi="ar-SA"/>
        </w:rPr>
        <w:t>正确隶属CCO地址</w:t>
      </w:r>
    </w:p>
    <w:p w14:paraId="24285B32">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当台区识别结果非本台区时，该数据域填充该STA正确隶属的CCO地址。STA融合多种台区特征信息，实现准确的户变隶属关系识别。若STA未能正确识别CCO地址，则以0填充。</w:t>
      </w:r>
    </w:p>
    <w:p w14:paraId="7B5054AF">
      <w:pPr>
        <w:keepNext/>
        <w:keepLines/>
        <w:widowControl w:val="0"/>
        <w:numPr>
          <w:ilvl w:val="3"/>
          <w:numId w:val="8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53" w:name="_Toc21291"/>
      <w:bookmarkStart w:id="454" w:name="_Ref56519817"/>
      <w:r>
        <w:rPr>
          <w:rFonts w:hint="eastAsia" w:ascii="黑体" w:hAnsi="黑体" w:eastAsia="黑体" w:cs="黑体"/>
          <w:kern w:val="2"/>
          <w:sz w:val="21"/>
          <w:szCs w:val="21"/>
          <w:lang w:val="en-US" w:eastAsia="zh-CN" w:bidi="ar-SA"/>
        </w:rPr>
        <w:t>相位特征采集指示命令数据（DATA）格式</w:t>
      </w:r>
      <w:bookmarkEnd w:id="453"/>
      <w:bookmarkEnd w:id="454"/>
    </w:p>
    <w:p w14:paraId="5B9CD2DC">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该命令的采集类型表识为0x06，数据（DATA）域的定义如</w:t>
      </w:r>
      <w:r>
        <w:rPr>
          <w:rFonts w:hint="eastAsia" w:ascii="宋体" w:hAnsi="宋体" w:eastAsia="宋体" w:cs="宋体"/>
          <w:sz w:val="21"/>
          <w:szCs w:val="22"/>
          <w:lang w:val="en-US" w:eastAsia="zh-CN" w:bidi="ar-SA"/>
        </w:rPr>
        <w:fldChar w:fldCharType="begin"/>
      </w:r>
      <w:r>
        <w:rPr>
          <w:rFonts w:hint="eastAsia" w:ascii="宋体" w:hAnsi="宋体" w:eastAsia="宋体" w:cs="宋体"/>
          <w:sz w:val="21"/>
          <w:szCs w:val="22"/>
          <w:lang w:val="en-US" w:eastAsia="zh-CN" w:bidi="ar-SA"/>
        </w:rPr>
        <w:instrText xml:space="preserve"> REF _Ref56519682 \h </w:instrText>
      </w:r>
      <w:r>
        <w:rPr>
          <w:rFonts w:hint="eastAsia" w:ascii="宋体" w:hAnsi="宋体" w:eastAsia="宋体" w:cs="宋体"/>
          <w:sz w:val="21"/>
          <w:szCs w:val="22"/>
          <w:lang w:val="en-US" w:eastAsia="zh-CN" w:bidi="ar-SA"/>
        </w:rPr>
        <w:fldChar w:fldCharType="separate"/>
      </w:r>
      <w:r>
        <w:rPr>
          <w:rFonts w:hint="eastAsia" w:ascii="宋体" w:hAnsi="宋体" w:cs="宋体"/>
        </w:rPr>
        <w:t>表 74</w:t>
      </w:r>
      <w:r>
        <w:rPr>
          <w:rFonts w:hint="eastAsia" w:ascii="宋体" w:hAnsi="宋体" w:eastAsia="宋体" w:cs="宋体"/>
          <w:sz w:val="21"/>
          <w:szCs w:val="22"/>
          <w:lang w:val="en-US" w:eastAsia="zh-CN" w:bidi="ar-SA"/>
        </w:rPr>
        <w:fldChar w:fldCharType="end"/>
      </w:r>
      <w:r>
        <w:rPr>
          <w:rFonts w:hint="eastAsia" w:ascii="宋体" w:hAnsi="宋体" w:eastAsia="宋体" w:cs="宋体"/>
          <w:sz w:val="21"/>
          <w:szCs w:val="22"/>
          <w:lang w:val="en-US" w:eastAsia="zh-CN" w:bidi="ar-SA"/>
        </w:rPr>
        <w:t>所示：</w:t>
      </w:r>
    </w:p>
    <w:p w14:paraId="21A99244">
      <w:pPr>
        <w:pStyle w:val="20"/>
        <w:ind w:firstLine="0" w:firstLineChars="0"/>
        <w:rPr>
          <w:rFonts w:hint="eastAsia" w:ascii="黑体" w:hAnsi="黑体" w:cs="黑体"/>
          <w:szCs w:val="22"/>
        </w:rPr>
      </w:pPr>
      <w:bookmarkStart w:id="455" w:name="_Ref56519682"/>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74</w:t>
      </w:r>
      <w:r>
        <w:rPr>
          <w:rFonts w:hint="eastAsia" w:ascii="黑体" w:hAnsi="黑体" w:cs="黑体"/>
        </w:rPr>
        <w:fldChar w:fldCharType="end"/>
      </w:r>
      <w:bookmarkEnd w:id="455"/>
      <w:r>
        <w:rPr>
          <w:rFonts w:hint="eastAsia" w:ascii="黑体" w:hAnsi="黑体" w:cs="黑体"/>
        </w:rPr>
        <w:t xml:space="preserve"> </w:t>
      </w:r>
      <w:r>
        <w:rPr>
          <w:rFonts w:hint="eastAsia" w:ascii="黑体" w:hAnsi="黑体" w:cs="黑体"/>
          <w:szCs w:val="22"/>
        </w:rPr>
        <w:t>相位特征采集类型数据域定义</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9"/>
        <w:gridCol w:w="1560"/>
        <w:gridCol w:w="1602"/>
        <w:gridCol w:w="1705"/>
      </w:tblGrid>
      <w:tr w14:paraId="4E423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9" w:type="dxa"/>
            <w:noWrap w:val="0"/>
            <w:vAlign w:val="center"/>
          </w:tcPr>
          <w:p w14:paraId="10981B5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字段</w:t>
            </w:r>
          </w:p>
        </w:tc>
        <w:tc>
          <w:tcPr>
            <w:tcW w:w="1560" w:type="dxa"/>
            <w:noWrap w:val="0"/>
            <w:vAlign w:val="center"/>
          </w:tcPr>
          <w:p w14:paraId="227922D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字节号</w:t>
            </w:r>
          </w:p>
        </w:tc>
        <w:tc>
          <w:tcPr>
            <w:tcW w:w="1602" w:type="dxa"/>
            <w:noWrap w:val="0"/>
            <w:vAlign w:val="center"/>
          </w:tcPr>
          <w:p w14:paraId="2B003D0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比特位</w:t>
            </w:r>
          </w:p>
        </w:tc>
        <w:tc>
          <w:tcPr>
            <w:tcW w:w="1705" w:type="dxa"/>
            <w:noWrap w:val="0"/>
            <w:vAlign w:val="center"/>
          </w:tcPr>
          <w:p w14:paraId="2EE0198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域大小(字节)</w:t>
            </w:r>
          </w:p>
        </w:tc>
      </w:tr>
      <w:tr w14:paraId="459A0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9" w:type="dxa"/>
            <w:noWrap w:val="0"/>
            <w:vAlign w:val="center"/>
          </w:tcPr>
          <w:p w14:paraId="6C70D9B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采集数量</w:t>
            </w:r>
          </w:p>
        </w:tc>
        <w:tc>
          <w:tcPr>
            <w:tcW w:w="1560" w:type="dxa"/>
            <w:noWrap w:val="0"/>
            <w:vAlign w:val="center"/>
          </w:tcPr>
          <w:p w14:paraId="39BFCD7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w:t>
            </w:r>
          </w:p>
        </w:tc>
        <w:tc>
          <w:tcPr>
            <w:tcW w:w="1602" w:type="dxa"/>
            <w:noWrap w:val="0"/>
            <w:vAlign w:val="center"/>
          </w:tcPr>
          <w:p w14:paraId="0AEEA4A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00AA7BA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46D20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9" w:type="dxa"/>
            <w:noWrap w:val="0"/>
            <w:vAlign w:val="center"/>
          </w:tcPr>
          <w:p w14:paraId="3D950E6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采集序列号</w:t>
            </w:r>
          </w:p>
        </w:tc>
        <w:tc>
          <w:tcPr>
            <w:tcW w:w="1560" w:type="dxa"/>
            <w:noWrap w:val="0"/>
            <w:vAlign w:val="center"/>
          </w:tcPr>
          <w:p w14:paraId="0239455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1602" w:type="dxa"/>
            <w:noWrap w:val="0"/>
            <w:vAlign w:val="center"/>
          </w:tcPr>
          <w:p w14:paraId="087BFFB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7380B43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10DF0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69" w:type="dxa"/>
            <w:noWrap w:val="0"/>
            <w:vAlign w:val="center"/>
          </w:tcPr>
          <w:p w14:paraId="2EFAC9C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1560" w:type="dxa"/>
            <w:noWrap w:val="0"/>
            <w:vAlign w:val="center"/>
          </w:tcPr>
          <w:p w14:paraId="578B916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2-3</w:t>
            </w:r>
          </w:p>
        </w:tc>
        <w:tc>
          <w:tcPr>
            <w:tcW w:w="1602" w:type="dxa"/>
            <w:noWrap w:val="0"/>
            <w:vAlign w:val="center"/>
          </w:tcPr>
          <w:p w14:paraId="28A8CC9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0-15</w:t>
            </w:r>
          </w:p>
        </w:tc>
        <w:tc>
          <w:tcPr>
            <w:tcW w:w="1705" w:type="dxa"/>
            <w:noWrap w:val="0"/>
            <w:vAlign w:val="center"/>
          </w:tcPr>
          <w:p w14:paraId="3D6FD1A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bl>
    <w:p w14:paraId="3184E841">
      <w:pPr>
        <w:numPr>
          <w:ilvl w:val="0"/>
          <w:numId w:val="88"/>
        </w:numPr>
        <w:tabs>
          <w:tab w:val="left" w:pos="420"/>
          <w:tab w:val="clear" w:pos="84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采集数量</w:t>
      </w:r>
    </w:p>
    <w:p w14:paraId="3BD8328C">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连续采集特征信息的数量。针对三相STA，本字段表示采集的总数量，采集时需要在各有效相位均匀分布。</w:t>
      </w:r>
    </w:p>
    <w:p w14:paraId="00C2829B">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条文解释：当采集数量为36时，若STA三个相位均有过零，则每个相位上报12个过零NTB差值；若STA仅两个相位有过零，则每个相位上报18个过零NTB差值；若STA仅有一个相位有过零，则该相位上报36个过零NTB差值；若STA所有相位均无过零，则不应答报文。要求STA收到相位特征采集指示命令后，开始采集各有效相位过零NTB，采集完成后，应答相位特征信息告知报文。</w:t>
      </w:r>
    </w:p>
    <w:p w14:paraId="5C1C3A9B">
      <w:pPr>
        <w:numPr>
          <w:ilvl w:val="0"/>
          <w:numId w:val="88"/>
        </w:numPr>
        <w:tabs>
          <w:tab w:val="left" w:pos="420"/>
          <w:tab w:val="clear" w:pos="84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采集序列号</w:t>
      </w:r>
    </w:p>
    <w:p w14:paraId="46EAE85D">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整个网络第几次启动采集，CCO每启动一次采集累加一次，取值范围为0-255，循环使用。</w:t>
      </w:r>
    </w:p>
    <w:p w14:paraId="7666CE05">
      <w:pPr>
        <w:keepNext/>
        <w:keepLines/>
        <w:widowControl w:val="0"/>
        <w:numPr>
          <w:ilvl w:val="3"/>
          <w:numId w:val="81"/>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56" w:name="_Ref56519824"/>
      <w:bookmarkStart w:id="457" w:name="_Toc16871"/>
      <w:r>
        <w:rPr>
          <w:rFonts w:hint="eastAsia" w:ascii="黑体" w:hAnsi="黑体" w:eastAsia="黑体" w:cs="黑体"/>
          <w:kern w:val="2"/>
          <w:sz w:val="21"/>
          <w:szCs w:val="21"/>
          <w:lang w:val="en-US" w:eastAsia="zh-CN" w:bidi="ar-SA"/>
        </w:rPr>
        <w:t>相位特征信息告知报文数据（DATA）格式</w:t>
      </w:r>
      <w:bookmarkEnd w:id="456"/>
      <w:bookmarkEnd w:id="457"/>
    </w:p>
    <w:p w14:paraId="59CCC955">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该命令的采集类型标识为0x07，数据域的格式定义如下表所示。</w:t>
      </w:r>
    </w:p>
    <w:p w14:paraId="65F8B6C2">
      <w:pPr>
        <w:pStyle w:val="20"/>
        <w:ind w:firstLine="0" w:firstLineChars="0"/>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75</w:t>
      </w:r>
      <w:r>
        <w:rPr>
          <w:rFonts w:hint="eastAsia" w:ascii="黑体" w:hAnsi="黑体" w:cs="黑体"/>
        </w:rPr>
        <w:fldChar w:fldCharType="end"/>
      </w:r>
      <w:r>
        <w:rPr>
          <w:rFonts w:hint="eastAsia" w:ascii="黑体" w:hAnsi="黑体" w:cs="黑体"/>
        </w:rPr>
        <w:t xml:space="preserve"> </w:t>
      </w:r>
      <w:r>
        <w:rPr>
          <w:rFonts w:hint="eastAsia" w:ascii="黑体" w:hAnsi="黑体" w:cs="黑体"/>
          <w:szCs w:val="22"/>
        </w:rPr>
        <w:t>相位特征告知报文数据域定义</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69"/>
        <w:gridCol w:w="1260"/>
        <w:gridCol w:w="1602"/>
        <w:gridCol w:w="1705"/>
      </w:tblGrid>
      <w:tr w14:paraId="0BD61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018368E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字段</w:t>
            </w:r>
          </w:p>
        </w:tc>
        <w:tc>
          <w:tcPr>
            <w:tcW w:w="1260" w:type="dxa"/>
            <w:noWrap w:val="0"/>
            <w:vAlign w:val="center"/>
          </w:tcPr>
          <w:p w14:paraId="0B55814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字节号</w:t>
            </w:r>
          </w:p>
        </w:tc>
        <w:tc>
          <w:tcPr>
            <w:tcW w:w="1602" w:type="dxa"/>
            <w:noWrap w:val="0"/>
            <w:vAlign w:val="center"/>
          </w:tcPr>
          <w:p w14:paraId="64220E5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比特位</w:t>
            </w:r>
          </w:p>
        </w:tc>
        <w:tc>
          <w:tcPr>
            <w:tcW w:w="1705" w:type="dxa"/>
            <w:noWrap w:val="0"/>
            <w:vAlign w:val="center"/>
          </w:tcPr>
          <w:p w14:paraId="63AD451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域大小(比特)</w:t>
            </w:r>
          </w:p>
        </w:tc>
      </w:tr>
      <w:tr w14:paraId="5735E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001E69D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TEI</w:t>
            </w:r>
          </w:p>
        </w:tc>
        <w:tc>
          <w:tcPr>
            <w:tcW w:w="1260" w:type="dxa"/>
            <w:noWrap w:val="0"/>
            <w:vAlign w:val="center"/>
          </w:tcPr>
          <w:p w14:paraId="3A0616D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w:t>
            </w:r>
          </w:p>
        </w:tc>
        <w:tc>
          <w:tcPr>
            <w:tcW w:w="1602" w:type="dxa"/>
            <w:noWrap w:val="0"/>
            <w:vAlign w:val="center"/>
          </w:tcPr>
          <w:p w14:paraId="605E686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0-11</w:t>
            </w:r>
          </w:p>
        </w:tc>
        <w:tc>
          <w:tcPr>
            <w:tcW w:w="1705" w:type="dxa"/>
            <w:noWrap w:val="0"/>
            <w:vAlign w:val="center"/>
          </w:tcPr>
          <w:p w14:paraId="2463C80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12</w:t>
            </w:r>
          </w:p>
        </w:tc>
      </w:tr>
      <w:tr w14:paraId="5AA12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061CA3E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采集方式</w:t>
            </w:r>
          </w:p>
        </w:tc>
        <w:tc>
          <w:tcPr>
            <w:tcW w:w="1260" w:type="dxa"/>
            <w:noWrap w:val="0"/>
            <w:vAlign w:val="center"/>
          </w:tcPr>
          <w:p w14:paraId="0BC971D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1602" w:type="dxa"/>
            <w:noWrap w:val="0"/>
            <w:vAlign w:val="center"/>
          </w:tcPr>
          <w:p w14:paraId="668C817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12-13</w:t>
            </w:r>
          </w:p>
        </w:tc>
        <w:tc>
          <w:tcPr>
            <w:tcW w:w="1705" w:type="dxa"/>
            <w:noWrap w:val="0"/>
            <w:vAlign w:val="center"/>
          </w:tcPr>
          <w:p w14:paraId="1CBA5F2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65B8D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50745D7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1260" w:type="dxa"/>
            <w:noWrap w:val="0"/>
            <w:vAlign w:val="center"/>
          </w:tcPr>
          <w:p w14:paraId="5CC5BC3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c>
          <w:tcPr>
            <w:tcW w:w="1602" w:type="dxa"/>
            <w:noWrap w:val="0"/>
            <w:vAlign w:val="center"/>
          </w:tcPr>
          <w:p w14:paraId="68C0FCE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14-15</w:t>
            </w:r>
          </w:p>
        </w:tc>
        <w:tc>
          <w:tcPr>
            <w:tcW w:w="1705" w:type="dxa"/>
            <w:noWrap w:val="0"/>
            <w:vAlign w:val="center"/>
          </w:tcPr>
          <w:p w14:paraId="327B9B7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r w14:paraId="76701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6F3DDD4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采集序列号</w:t>
            </w:r>
          </w:p>
        </w:tc>
        <w:tc>
          <w:tcPr>
            <w:tcW w:w="1260" w:type="dxa"/>
            <w:noWrap w:val="0"/>
            <w:vAlign w:val="center"/>
          </w:tcPr>
          <w:p w14:paraId="7FE7BC6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c>
          <w:tcPr>
            <w:tcW w:w="1602" w:type="dxa"/>
            <w:noWrap w:val="0"/>
            <w:vAlign w:val="center"/>
          </w:tcPr>
          <w:p w14:paraId="397490D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21422F3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2566D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6BAFC93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告知总数量</w:t>
            </w:r>
          </w:p>
        </w:tc>
        <w:tc>
          <w:tcPr>
            <w:tcW w:w="1260" w:type="dxa"/>
            <w:noWrap w:val="0"/>
            <w:vAlign w:val="center"/>
          </w:tcPr>
          <w:p w14:paraId="1B34709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w:t>
            </w:r>
          </w:p>
        </w:tc>
        <w:tc>
          <w:tcPr>
            <w:tcW w:w="1602" w:type="dxa"/>
            <w:noWrap w:val="0"/>
            <w:vAlign w:val="center"/>
          </w:tcPr>
          <w:p w14:paraId="3B8A75E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7D335E1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07D96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32509BB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基准NTB</w:t>
            </w:r>
          </w:p>
        </w:tc>
        <w:tc>
          <w:tcPr>
            <w:tcW w:w="1260" w:type="dxa"/>
            <w:noWrap w:val="0"/>
            <w:vAlign w:val="center"/>
          </w:tcPr>
          <w:p w14:paraId="4FEF404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4-7</w:t>
            </w:r>
          </w:p>
        </w:tc>
        <w:tc>
          <w:tcPr>
            <w:tcW w:w="1602" w:type="dxa"/>
            <w:noWrap w:val="0"/>
            <w:vAlign w:val="center"/>
          </w:tcPr>
          <w:p w14:paraId="7B02019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0-31</w:t>
            </w:r>
          </w:p>
        </w:tc>
        <w:tc>
          <w:tcPr>
            <w:tcW w:w="1705" w:type="dxa"/>
            <w:noWrap w:val="0"/>
            <w:vAlign w:val="center"/>
          </w:tcPr>
          <w:p w14:paraId="788B831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32</w:t>
            </w:r>
          </w:p>
        </w:tc>
      </w:tr>
      <w:tr w14:paraId="27AC7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68571E3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1260" w:type="dxa"/>
            <w:noWrap w:val="0"/>
            <w:vAlign w:val="center"/>
          </w:tcPr>
          <w:p w14:paraId="18A2436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c>
          <w:tcPr>
            <w:tcW w:w="1602" w:type="dxa"/>
            <w:noWrap w:val="0"/>
            <w:vAlign w:val="center"/>
          </w:tcPr>
          <w:p w14:paraId="37E75E5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385478AF">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35A08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5BB3E98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相线1过零NTB差值数量n</w:t>
            </w:r>
            <w:r>
              <w:rPr>
                <w:rFonts w:hint="eastAsia" w:ascii="宋体" w:hAnsi="宋体" w:cs="宋体"/>
                <w:sz w:val="18"/>
                <w:szCs w:val="18"/>
                <w:vertAlign w:val="subscript"/>
              </w:rPr>
              <w:t>1</w:t>
            </w:r>
          </w:p>
        </w:tc>
        <w:tc>
          <w:tcPr>
            <w:tcW w:w="1260" w:type="dxa"/>
            <w:noWrap w:val="0"/>
            <w:vAlign w:val="center"/>
          </w:tcPr>
          <w:p w14:paraId="7F909B8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9</w:t>
            </w:r>
          </w:p>
        </w:tc>
        <w:tc>
          <w:tcPr>
            <w:tcW w:w="1602" w:type="dxa"/>
            <w:noWrap w:val="0"/>
            <w:vAlign w:val="center"/>
          </w:tcPr>
          <w:p w14:paraId="76E3076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330FFDC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1E3D2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03B1846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相线2过零NTB差值数量n</w:t>
            </w:r>
            <w:r>
              <w:rPr>
                <w:rFonts w:hint="eastAsia" w:ascii="宋体" w:hAnsi="宋体" w:cs="宋体"/>
                <w:sz w:val="18"/>
                <w:szCs w:val="18"/>
                <w:vertAlign w:val="subscript"/>
              </w:rPr>
              <w:t>2</w:t>
            </w:r>
          </w:p>
        </w:tc>
        <w:tc>
          <w:tcPr>
            <w:tcW w:w="1260" w:type="dxa"/>
            <w:noWrap w:val="0"/>
            <w:vAlign w:val="center"/>
          </w:tcPr>
          <w:p w14:paraId="5CE13C1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10</w:t>
            </w:r>
          </w:p>
        </w:tc>
        <w:tc>
          <w:tcPr>
            <w:tcW w:w="1602" w:type="dxa"/>
            <w:noWrap w:val="0"/>
            <w:vAlign w:val="center"/>
          </w:tcPr>
          <w:p w14:paraId="3F79175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0138AAF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3E367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64A72A1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相线3过零NTB差值数量n</w:t>
            </w:r>
            <w:r>
              <w:rPr>
                <w:rFonts w:hint="eastAsia" w:ascii="宋体" w:hAnsi="宋体" w:cs="宋体"/>
                <w:sz w:val="18"/>
                <w:szCs w:val="18"/>
                <w:vertAlign w:val="subscript"/>
              </w:rPr>
              <w:t>3</w:t>
            </w:r>
          </w:p>
        </w:tc>
        <w:tc>
          <w:tcPr>
            <w:tcW w:w="1260" w:type="dxa"/>
            <w:noWrap w:val="0"/>
            <w:vAlign w:val="center"/>
          </w:tcPr>
          <w:p w14:paraId="07B4A6B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11</w:t>
            </w:r>
          </w:p>
        </w:tc>
        <w:tc>
          <w:tcPr>
            <w:tcW w:w="1602" w:type="dxa"/>
            <w:noWrap w:val="0"/>
            <w:vAlign w:val="center"/>
          </w:tcPr>
          <w:p w14:paraId="6C4374F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4E868BF1">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257E6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2A90D31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相线1过零NTB差值1</w:t>
            </w:r>
          </w:p>
        </w:tc>
        <w:tc>
          <w:tcPr>
            <w:tcW w:w="1260" w:type="dxa"/>
            <w:noWrap w:val="0"/>
            <w:vAlign w:val="center"/>
          </w:tcPr>
          <w:p w14:paraId="54F88ED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可变长</w:t>
            </w:r>
          </w:p>
        </w:tc>
        <w:tc>
          <w:tcPr>
            <w:tcW w:w="1602" w:type="dxa"/>
            <w:noWrap w:val="0"/>
            <w:vAlign w:val="center"/>
          </w:tcPr>
          <w:p w14:paraId="1019700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1618A2C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4A185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75DE9784">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1260" w:type="dxa"/>
            <w:noWrap w:val="0"/>
            <w:vAlign w:val="center"/>
          </w:tcPr>
          <w:p w14:paraId="028D31DE">
            <w:pPr>
              <w:adjustRightInd w:val="0"/>
              <w:snapToGrid w:val="0"/>
              <w:ind w:firstLine="0" w:firstLineChars="0"/>
              <w:jc w:val="center"/>
              <w:rPr>
                <w:rFonts w:hint="eastAsia" w:ascii="宋体" w:hAnsi="宋体" w:cs="宋体"/>
                <w:sz w:val="18"/>
                <w:szCs w:val="18"/>
              </w:rPr>
            </w:pPr>
          </w:p>
        </w:tc>
        <w:tc>
          <w:tcPr>
            <w:tcW w:w="1602" w:type="dxa"/>
            <w:noWrap w:val="0"/>
            <w:vAlign w:val="center"/>
          </w:tcPr>
          <w:p w14:paraId="39B6FDF2">
            <w:pPr>
              <w:adjustRightInd w:val="0"/>
              <w:snapToGrid w:val="0"/>
              <w:ind w:firstLine="0" w:firstLineChars="0"/>
              <w:jc w:val="center"/>
              <w:rPr>
                <w:rFonts w:hint="eastAsia" w:ascii="宋体" w:hAnsi="宋体" w:cs="宋体"/>
                <w:sz w:val="18"/>
                <w:szCs w:val="18"/>
              </w:rPr>
            </w:pPr>
          </w:p>
        </w:tc>
        <w:tc>
          <w:tcPr>
            <w:tcW w:w="1705" w:type="dxa"/>
            <w:noWrap w:val="0"/>
            <w:vAlign w:val="center"/>
          </w:tcPr>
          <w:p w14:paraId="789F2F13">
            <w:pPr>
              <w:adjustRightInd w:val="0"/>
              <w:snapToGrid w:val="0"/>
              <w:ind w:firstLine="0" w:firstLineChars="0"/>
              <w:jc w:val="center"/>
              <w:rPr>
                <w:rFonts w:hint="eastAsia" w:ascii="宋体" w:hAnsi="宋体" w:cs="宋体"/>
                <w:sz w:val="18"/>
                <w:szCs w:val="18"/>
              </w:rPr>
            </w:pPr>
          </w:p>
        </w:tc>
      </w:tr>
      <w:tr w14:paraId="06CAC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2CC77879">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相线1过零NTB差值n</w:t>
            </w:r>
            <w:r>
              <w:rPr>
                <w:rFonts w:hint="eastAsia" w:ascii="宋体" w:hAnsi="宋体" w:cs="宋体"/>
                <w:sz w:val="18"/>
                <w:szCs w:val="18"/>
                <w:vertAlign w:val="subscript"/>
              </w:rPr>
              <w:t>1</w:t>
            </w:r>
          </w:p>
        </w:tc>
        <w:tc>
          <w:tcPr>
            <w:tcW w:w="1260" w:type="dxa"/>
            <w:noWrap w:val="0"/>
            <w:vAlign w:val="center"/>
          </w:tcPr>
          <w:p w14:paraId="3449AF35">
            <w:pPr>
              <w:adjustRightInd w:val="0"/>
              <w:snapToGrid w:val="0"/>
              <w:ind w:firstLine="0" w:firstLineChars="0"/>
              <w:jc w:val="center"/>
              <w:rPr>
                <w:rFonts w:hint="eastAsia" w:ascii="宋体" w:hAnsi="宋体" w:cs="宋体"/>
                <w:sz w:val="18"/>
                <w:szCs w:val="18"/>
              </w:rPr>
            </w:pPr>
          </w:p>
        </w:tc>
        <w:tc>
          <w:tcPr>
            <w:tcW w:w="1602" w:type="dxa"/>
            <w:noWrap w:val="0"/>
            <w:vAlign w:val="center"/>
          </w:tcPr>
          <w:p w14:paraId="32E1499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06EF6AE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61216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61D7CEA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相线2过零NTB差值1</w:t>
            </w:r>
          </w:p>
        </w:tc>
        <w:tc>
          <w:tcPr>
            <w:tcW w:w="1260" w:type="dxa"/>
            <w:noWrap w:val="0"/>
            <w:vAlign w:val="center"/>
          </w:tcPr>
          <w:p w14:paraId="11FE3C6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可变长</w:t>
            </w:r>
          </w:p>
        </w:tc>
        <w:tc>
          <w:tcPr>
            <w:tcW w:w="1602" w:type="dxa"/>
            <w:noWrap w:val="0"/>
            <w:vAlign w:val="center"/>
          </w:tcPr>
          <w:p w14:paraId="1D6A3020">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383739DD">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77BCB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5384D88C">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1260" w:type="dxa"/>
            <w:noWrap w:val="0"/>
            <w:vAlign w:val="center"/>
          </w:tcPr>
          <w:p w14:paraId="736D328B">
            <w:pPr>
              <w:adjustRightInd w:val="0"/>
              <w:snapToGrid w:val="0"/>
              <w:ind w:firstLine="0" w:firstLineChars="0"/>
              <w:jc w:val="center"/>
              <w:rPr>
                <w:rFonts w:hint="eastAsia" w:ascii="宋体" w:hAnsi="宋体" w:cs="宋体"/>
                <w:sz w:val="18"/>
                <w:szCs w:val="18"/>
              </w:rPr>
            </w:pPr>
          </w:p>
        </w:tc>
        <w:tc>
          <w:tcPr>
            <w:tcW w:w="1602" w:type="dxa"/>
            <w:noWrap w:val="0"/>
            <w:vAlign w:val="center"/>
          </w:tcPr>
          <w:p w14:paraId="3EFBC548">
            <w:pPr>
              <w:adjustRightInd w:val="0"/>
              <w:snapToGrid w:val="0"/>
              <w:ind w:firstLine="0" w:firstLineChars="0"/>
              <w:jc w:val="center"/>
              <w:rPr>
                <w:rFonts w:hint="eastAsia" w:ascii="宋体" w:hAnsi="宋体" w:cs="宋体"/>
                <w:sz w:val="18"/>
                <w:szCs w:val="18"/>
              </w:rPr>
            </w:pPr>
          </w:p>
        </w:tc>
        <w:tc>
          <w:tcPr>
            <w:tcW w:w="1705" w:type="dxa"/>
            <w:noWrap w:val="0"/>
            <w:vAlign w:val="center"/>
          </w:tcPr>
          <w:p w14:paraId="1D628B0D">
            <w:pPr>
              <w:adjustRightInd w:val="0"/>
              <w:snapToGrid w:val="0"/>
              <w:ind w:firstLine="0" w:firstLineChars="0"/>
              <w:jc w:val="center"/>
              <w:rPr>
                <w:rFonts w:hint="eastAsia" w:ascii="宋体" w:hAnsi="宋体" w:cs="宋体"/>
                <w:sz w:val="18"/>
                <w:szCs w:val="18"/>
              </w:rPr>
            </w:pPr>
          </w:p>
        </w:tc>
      </w:tr>
      <w:tr w14:paraId="07752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2BBE25B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相线2过零NTB差值n</w:t>
            </w:r>
            <w:r>
              <w:rPr>
                <w:rFonts w:hint="eastAsia" w:ascii="宋体" w:hAnsi="宋体" w:cs="宋体"/>
                <w:sz w:val="18"/>
                <w:szCs w:val="18"/>
                <w:vertAlign w:val="subscript"/>
              </w:rPr>
              <w:t>2</w:t>
            </w:r>
          </w:p>
        </w:tc>
        <w:tc>
          <w:tcPr>
            <w:tcW w:w="1260" w:type="dxa"/>
            <w:noWrap w:val="0"/>
            <w:vAlign w:val="center"/>
          </w:tcPr>
          <w:p w14:paraId="0D08949E">
            <w:pPr>
              <w:adjustRightInd w:val="0"/>
              <w:snapToGrid w:val="0"/>
              <w:ind w:firstLine="0" w:firstLineChars="0"/>
              <w:jc w:val="center"/>
              <w:rPr>
                <w:rFonts w:hint="eastAsia" w:ascii="宋体" w:hAnsi="宋体" w:cs="宋体"/>
                <w:sz w:val="18"/>
                <w:szCs w:val="18"/>
              </w:rPr>
            </w:pPr>
          </w:p>
        </w:tc>
        <w:tc>
          <w:tcPr>
            <w:tcW w:w="1602" w:type="dxa"/>
            <w:noWrap w:val="0"/>
            <w:vAlign w:val="center"/>
          </w:tcPr>
          <w:p w14:paraId="323A98C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4A3A885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1FE63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76A0F313">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相线3过零NTB差值1</w:t>
            </w:r>
          </w:p>
        </w:tc>
        <w:tc>
          <w:tcPr>
            <w:tcW w:w="1260" w:type="dxa"/>
            <w:noWrap w:val="0"/>
            <w:vAlign w:val="center"/>
          </w:tcPr>
          <w:p w14:paraId="62F913B7">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可变长</w:t>
            </w:r>
          </w:p>
        </w:tc>
        <w:tc>
          <w:tcPr>
            <w:tcW w:w="1602" w:type="dxa"/>
            <w:noWrap w:val="0"/>
            <w:vAlign w:val="center"/>
          </w:tcPr>
          <w:p w14:paraId="4645D0F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2210607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r w14:paraId="6F8CD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1C730CE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w:t>
            </w:r>
          </w:p>
        </w:tc>
        <w:tc>
          <w:tcPr>
            <w:tcW w:w="1260" w:type="dxa"/>
            <w:noWrap w:val="0"/>
            <w:vAlign w:val="center"/>
          </w:tcPr>
          <w:p w14:paraId="68FDE2B0">
            <w:pPr>
              <w:adjustRightInd w:val="0"/>
              <w:snapToGrid w:val="0"/>
              <w:ind w:firstLine="0" w:firstLineChars="0"/>
              <w:jc w:val="center"/>
              <w:rPr>
                <w:rFonts w:hint="eastAsia" w:ascii="宋体" w:hAnsi="宋体" w:cs="宋体"/>
                <w:sz w:val="18"/>
                <w:szCs w:val="18"/>
              </w:rPr>
            </w:pPr>
          </w:p>
        </w:tc>
        <w:tc>
          <w:tcPr>
            <w:tcW w:w="1602" w:type="dxa"/>
            <w:noWrap w:val="0"/>
            <w:vAlign w:val="center"/>
          </w:tcPr>
          <w:p w14:paraId="47BA144E">
            <w:pPr>
              <w:adjustRightInd w:val="0"/>
              <w:snapToGrid w:val="0"/>
              <w:ind w:firstLine="0" w:firstLineChars="0"/>
              <w:jc w:val="center"/>
              <w:rPr>
                <w:rFonts w:hint="eastAsia" w:ascii="宋体" w:hAnsi="宋体" w:cs="宋体"/>
                <w:sz w:val="18"/>
                <w:szCs w:val="18"/>
              </w:rPr>
            </w:pPr>
          </w:p>
        </w:tc>
        <w:tc>
          <w:tcPr>
            <w:tcW w:w="1705" w:type="dxa"/>
            <w:noWrap w:val="0"/>
            <w:vAlign w:val="center"/>
          </w:tcPr>
          <w:p w14:paraId="45E7C26B">
            <w:pPr>
              <w:adjustRightInd w:val="0"/>
              <w:snapToGrid w:val="0"/>
              <w:ind w:firstLine="0" w:firstLineChars="0"/>
              <w:jc w:val="center"/>
              <w:rPr>
                <w:rFonts w:hint="eastAsia" w:ascii="宋体" w:hAnsi="宋体" w:cs="宋体"/>
                <w:sz w:val="18"/>
                <w:szCs w:val="18"/>
              </w:rPr>
            </w:pPr>
          </w:p>
        </w:tc>
      </w:tr>
      <w:tr w14:paraId="31F9E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9" w:type="dxa"/>
            <w:noWrap w:val="0"/>
            <w:vAlign w:val="center"/>
          </w:tcPr>
          <w:p w14:paraId="460A896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相线3过零NTB差值n</w:t>
            </w:r>
            <w:r>
              <w:rPr>
                <w:rFonts w:hint="eastAsia" w:ascii="宋体" w:hAnsi="宋体" w:cs="宋体"/>
                <w:sz w:val="18"/>
                <w:szCs w:val="18"/>
                <w:vertAlign w:val="subscript"/>
              </w:rPr>
              <w:t>3</w:t>
            </w:r>
          </w:p>
        </w:tc>
        <w:tc>
          <w:tcPr>
            <w:tcW w:w="1260" w:type="dxa"/>
            <w:noWrap w:val="0"/>
            <w:vAlign w:val="center"/>
          </w:tcPr>
          <w:p w14:paraId="1B6C53A1">
            <w:pPr>
              <w:adjustRightInd w:val="0"/>
              <w:snapToGrid w:val="0"/>
              <w:ind w:firstLine="0" w:firstLineChars="0"/>
              <w:jc w:val="center"/>
              <w:rPr>
                <w:rFonts w:hint="eastAsia" w:ascii="宋体" w:hAnsi="宋体" w:cs="宋体"/>
                <w:sz w:val="18"/>
                <w:szCs w:val="18"/>
              </w:rPr>
            </w:pPr>
          </w:p>
        </w:tc>
        <w:tc>
          <w:tcPr>
            <w:tcW w:w="1602" w:type="dxa"/>
            <w:noWrap w:val="0"/>
            <w:vAlign w:val="center"/>
          </w:tcPr>
          <w:p w14:paraId="51E94B8E">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0-7</w:t>
            </w:r>
          </w:p>
        </w:tc>
        <w:tc>
          <w:tcPr>
            <w:tcW w:w="1705" w:type="dxa"/>
            <w:noWrap w:val="0"/>
            <w:vAlign w:val="center"/>
          </w:tcPr>
          <w:p w14:paraId="21CD706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8</w:t>
            </w:r>
          </w:p>
        </w:tc>
      </w:tr>
    </w:tbl>
    <w:p w14:paraId="17316804">
      <w:pPr>
        <w:numPr>
          <w:ilvl w:val="0"/>
          <w:numId w:val="89"/>
        </w:numPr>
        <w:tabs>
          <w:tab w:val="left" w:pos="420"/>
          <w:tab w:val="clear" w:pos="126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TEI域</w:t>
      </w:r>
    </w:p>
    <w:p w14:paraId="5DE3B5DA">
      <w:pPr>
        <w:tabs>
          <w:tab w:val="center" w:pos="4201"/>
          <w:tab w:val="right" w:leader="dot" w:pos="9298"/>
        </w:tabs>
        <w:ind w:leftChars="200"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STA的TEI。</w:t>
      </w:r>
    </w:p>
    <w:p w14:paraId="4CD1DAD8">
      <w:pPr>
        <w:numPr>
          <w:ilvl w:val="0"/>
          <w:numId w:val="89"/>
        </w:numPr>
        <w:tabs>
          <w:tab w:val="left" w:pos="420"/>
          <w:tab w:val="clear" w:pos="126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采集方式</w:t>
      </w:r>
    </w:p>
    <w:p w14:paraId="399FD96B">
      <w:pPr>
        <w:tabs>
          <w:tab w:val="center" w:pos="4201"/>
          <w:tab w:val="right" w:leader="dot" w:pos="9298"/>
        </w:tabs>
        <w:ind w:leftChars="200" w:firstLine="840" w:firstLineChars="4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0 保留，1 下降沿采集，2 上升沿采集。</w:t>
      </w:r>
    </w:p>
    <w:p w14:paraId="0F11424C">
      <w:pPr>
        <w:numPr>
          <w:ilvl w:val="0"/>
          <w:numId w:val="89"/>
        </w:numPr>
        <w:tabs>
          <w:tab w:val="left" w:pos="420"/>
          <w:tab w:val="clear" w:pos="126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采集序列号</w:t>
      </w:r>
    </w:p>
    <w:p w14:paraId="58470B22">
      <w:pPr>
        <w:tabs>
          <w:tab w:val="center" w:pos="4201"/>
          <w:tab w:val="right" w:leader="dot" w:pos="9298"/>
        </w:tabs>
        <w:ind w:leftChars="200" w:firstLine="840" w:firstLineChars="4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代表第几次采集活动。</w:t>
      </w:r>
    </w:p>
    <w:p w14:paraId="54AE5514">
      <w:pPr>
        <w:numPr>
          <w:ilvl w:val="0"/>
          <w:numId w:val="89"/>
        </w:numPr>
        <w:tabs>
          <w:tab w:val="left" w:pos="420"/>
          <w:tab w:val="clear" w:pos="126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告知总数量</w:t>
      </w:r>
    </w:p>
    <w:p w14:paraId="7E71FD97">
      <w:pPr>
        <w:tabs>
          <w:tab w:val="center" w:pos="4201"/>
          <w:tab w:val="right" w:leader="dot" w:pos="9298"/>
        </w:tabs>
        <w:ind w:leftChars="200" w:firstLine="420" w:firstLineChars="200"/>
        <w:jc w:val="left"/>
        <w:rPr>
          <w:rFonts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代表相位特征信息序列包含的数据总个数。</w:t>
      </w:r>
    </w:p>
    <w:p w14:paraId="3772E3D6">
      <w:pPr>
        <w:numPr>
          <w:ilvl w:val="0"/>
          <w:numId w:val="89"/>
        </w:numPr>
        <w:tabs>
          <w:tab w:val="left" w:pos="420"/>
          <w:tab w:val="clear" w:pos="126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基准NTB</w:t>
      </w:r>
    </w:p>
    <w:p w14:paraId="39F5DFAE">
      <w:pPr>
        <w:tabs>
          <w:tab w:val="center" w:pos="4201"/>
          <w:tab w:val="right" w:leader="dot" w:pos="9298"/>
        </w:tabs>
        <w:ind w:leftChars="200"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表示站点告知的基准NTB。该NTB是站点告知的第一个过零NTB值，是后续过零NTB用来计算差值的基准NTB。</w:t>
      </w:r>
    </w:p>
    <w:p w14:paraId="5B1B8C49">
      <w:pPr>
        <w:numPr>
          <w:ilvl w:val="0"/>
          <w:numId w:val="89"/>
        </w:numPr>
        <w:tabs>
          <w:tab w:val="left" w:pos="420"/>
          <w:tab w:val="clear" w:pos="126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第i出现过零NTB差值数量</w:t>
      </w:r>
    </w:p>
    <w:p w14:paraId="449476CB">
      <w:pPr>
        <w:tabs>
          <w:tab w:val="center" w:pos="4201"/>
          <w:tab w:val="right" w:leader="dot" w:pos="9298"/>
        </w:tabs>
        <w:ind w:leftChars="200" w:firstLine="840" w:firstLineChars="4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报文携带的第i相线过零NTB差值数量。</w:t>
      </w:r>
    </w:p>
    <w:p w14:paraId="7C94B41F">
      <w:pPr>
        <w:numPr>
          <w:ilvl w:val="0"/>
          <w:numId w:val="89"/>
        </w:numPr>
        <w:tabs>
          <w:tab w:val="left" w:pos="420"/>
          <w:tab w:val="clear" w:pos="126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相线过零NTB差值数量</w:t>
      </w:r>
    </w:p>
    <w:p w14:paraId="2FDB46DF">
      <w:pPr>
        <w:tabs>
          <w:tab w:val="center" w:pos="4201"/>
          <w:tab w:val="right" w:leader="dot" w:pos="9298"/>
        </w:tabs>
        <w:ind w:leftChars="200" w:firstLine="840" w:firstLineChars="4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报文携带的第i相线过零NTB差值数量。</w:t>
      </w:r>
    </w:p>
    <w:p w14:paraId="0EA7CFEE">
      <w:pPr>
        <w:numPr>
          <w:ilvl w:val="0"/>
          <w:numId w:val="89"/>
        </w:numPr>
        <w:tabs>
          <w:tab w:val="left" w:pos="420"/>
          <w:tab w:val="clear" w:pos="1260"/>
        </w:tabs>
        <w:adjustRightInd w:val="0"/>
        <w:snapToGrid w:val="0"/>
        <w:spacing w:before="0" w:beforeLines="0" w:after="0" w:afterLines="0"/>
        <w:ind w:left="845" w:leftChars="0" w:hanging="425" w:firstLineChars="0"/>
        <w:outlineLvl w:val="6"/>
        <w:rPr>
          <w:rFonts w:ascii="黑体" w:hAnsi="Times New Roman" w:eastAsia="黑体" w:cs="Times New Roman"/>
          <w:sz w:val="21"/>
          <w:szCs w:val="21"/>
          <w:lang w:val="en-US" w:eastAsia="zh-CN" w:bidi="ar-SA"/>
        </w:rPr>
      </w:pPr>
      <w:r>
        <w:rPr>
          <w:rFonts w:hint="eastAsia" w:ascii="黑体" w:hAnsi="Times New Roman" w:eastAsia="黑体" w:cs="Times New Roman"/>
          <w:sz w:val="21"/>
          <w:szCs w:val="21"/>
          <w:lang w:val="en-US" w:eastAsia="zh-CN" w:bidi="ar-SA"/>
        </w:rPr>
        <w:t>相线过零NTB差值</w:t>
      </w:r>
    </w:p>
    <w:p w14:paraId="0B3837F6">
      <w:pPr>
        <w:tabs>
          <w:tab w:val="center" w:pos="4201"/>
          <w:tab w:val="right" w:leader="dot" w:pos="9298"/>
        </w:tabs>
        <w:ind w:leftChars="200"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表示每个过零NTB与前一个过零NTB的差值。过零NTB差值1为第一个过零NTB值与基准NTB的差值。按照相线1-相线3的顺序依次保存，每个差值两字节表示，无符号整数，时单位为1/3125000S（计数频率为25MHz的16分频，即1.5625MHz）。当STA为三相时，要求同时采集记录三相过零NTB值。</w:t>
      </w:r>
    </w:p>
    <w:p w14:paraId="0815905C">
      <w:pPr>
        <w:tabs>
          <w:tab w:val="center" w:pos="4201"/>
          <w:tab w:val="right" w:leader="dot" w:pos="9298"/>
        </w:tabs>
        <w:ind w:leftChars="200" w:firstLine="420" w:firstLineChars="200"/>
        <w:jc w:val="left"/>
        <w:rPr>
          <w:sz w:val="21"/>
          <w:szCs w:val="21"/>
        </w:rPr>
      </w:pPr>
      <w:r>
        <w:rPr>
          <w:rFonts w:hint="eastAsia" w:ascii="宋体" w:hAnsi="宋体" w:eastAsia="宋体" w:cs="宋体"/>
          <w:sz w:val="21"/>
          <w:szCs w:val="21"/>
          <w:lang w:val="en-US" w:eastAsia="zh-CN" w:bidi="ar-SA"/>
        </w:rPr>
        <w:t>相位特征采集与告知主要用于三相模块相位识别。CCO和STA需要支持链路层的过零数据采集命令。链路层的过零数据采集命令也可用于单相模块的相位识别。</w:t>
      </w:r>
    </w:p>
    <w:p w14:paraId="2B7E7657">
      <w:pPr>
        <w:numPr>
          <w:ilvl w:val="1"/>
          <w:numId w:val="58"/>
        </w:numPr>
        <w:adjustRightInd w:val="0"/>
        <w:snapToGrid w:val="0"/>
        <w:spacing w:before="120" w:after="120"/>
        <w:ind w:firstLineChars="0"/>
        <w:outlineLvl w:val="2"/>
        <w:rPr>
          <w:rFonts w:ascii="黑体" w:eastAsia="黑体"/>
          <w:szCs w:val="21"/>
        </w:rPr>
      </w:pPr>
      <w:bookmarkStart w:id="458" w:name="_Toc219190595"/>
      <w:r>
        <w:rPr>
          <w:rFonts w:ascii="黑体" w:eastAsia="黑体"/>
          <w:szCs w:val="21"/>
        </w:rPr>
        <w:t>0</w:t>
      </w:r>
      <w:r>
        <w:rPr>
          <w:rFonts w:hint="eastAsia" w:ascii="黑体" w:eastAsia="黑体"/>
          <w:szCs w:val="21"/>
        </w:rPr>
        <w:t>x</w:t>
      </w:r>
      <w:r>
        <w:rPr>
          <w:rFonts w:ascii="黑体" w:eastAsia="黑体"/>
          <w:szCs w:val="21"/>
        </w:rPr>
        <w:t>F0</w:t>
      </w:r>
      <w:r>
        <w:rPr>
          <w:rFonts w:hint="eastAsia" w:ascii="黑体" w:eastAsia="黑体"/>
          <w:szCs w:val="21"/>
        </w:rPr>
        <w:t>：测试帧</w:t>
      </w:r>
      <w:bookmarkEnd w:id="458"/>
    </w:p>
    <w:p w14:paraId="68FE6EA4">
      <w:pPr>
        <w:keepNext/>
        <w:keepLines/>
        <w:widowControl w:val="0"/>
        <w:numPr>
          <w:ilvl w:val="2"/>
          <w:numId w:val="90"/>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59" w:name="_Toc2519"/>
      <w:r>
        <w:rPr>
          <w:rFonts w:hint="eastAsia" w:ascii="黑体" w:hAnsi="黑体" w:eastAsia="黑体" w:cs="黑体"/>
          <w:color w:val="000000"/>
          <w:kern w:val="2"/>
          <w:sz w:val="21"/>
          <w:szCs w:val="21"/>
          <w:lang w:val="en-US" w:eastAsia="zh-CN" w:bidi="ar-SA"/>
        </w:rPr>
        <w:t>下行业务报文格式</w:t>
      </w:r>
      <w:bookmarkEnd w:id="459"/>
    </w:p>
    <w:p w14:paraId="2FE88AE2">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下行业务数据单元格式如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_Ref32356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76</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42FC1315">
      <w:pPr>
        <w:pStyle w:val="20"/>
        <w:ind w:firstLine="0" w:firstLineChars="0"/>
        <w:rPr>
          <w:rFonts w:hint="eastAsia" w:ascii="黑体" w:hAnsi="黑体" w:cs="黑体"/>
        </w:rPr>
      </w:pPr>
      <w:bookmarkStart w:id="460" w:name="_Ref32356"/>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76</w:t>
      </w:r>
      <w:r>
        <w:rPr>
          <w:rFonts w:hint="eastAsia" w:ascii="黑体" w:hAnsi="黑体" w:cs="黑体"/>
        </w:rPr>
        <w:fldChar w:fldCharType="end"/>
      </w:r>
      <w:bookmarkEnd w:id="460"/>
      <w:r>
        <w:rPr>
          <w:rFonts w:hint="eastAsia" w:ascii="黑体" w:hAnsi="黑体" w:cs="黑体"/>
        </w:rPr>
        <w:t xml:space="preserve"> 测试帧报文格式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34"/>
        <w:gridCol w:w="959"/>
        <w:gridCol w:w="1600"/>
        <w:gridCol w:w="3359"/>
      </w:tblGrid>
      <w:tr w14:paraId="185A6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34" w:type="dxa"/>
            <w:noWrap w:val="0"/>
            <w:vAlign w:val="center"/>
          </w:tcPr>
          <w:p w14:paraId="1D700C30">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字节数：1</w:t>
            </w:r>
          </w:p>
        </w:tc>
        <w:tc>
          <w:tcPr>
            <w:tcW w:w="959" w:type="dxa"/>
            <w:noWrap w:val="0"/>
            <w:vAlign w:val="center"/>
          </w:tcPr>
          <w:p w14:paraId="51A69D6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w:t>
            </w:r>
          </w:p>
        </w:tc>
        <w:tc>
          <w:tcPr>
            <w:tcW w:w="1600" w:type="dxa"/>
            <w:tcBorders>
              <w:right w:val="single" w:color="auto" w:sz="4" w:space="0"/>
            </w:tcBorders>
            <w:noWrap w:val="0"/>
            <w:vAlign w:val="center"/>
          </w:tcPr>
          <w:p w14:paraId="68346CE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2</w:t>
            </w:r>
          </w:p>
        </w:tc>
        <w:tc>
          <w:tcPr>
            <w:tcW w:w="3359" w:type="dxa"/>
            <w:tcBorders>
              <w:left w:val="single" w:color="auto" w:sz="4" w:space="0"/>
            </w:tcBorders>
            <w:noWrap w:val="0"/>
            <w:vAlign w:val="center"/>
          </w:tcPr>
          <w:p w14:paraId="4EE5BB7B">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L</w:t>
            </w:r>
          </w:p>
        </w:tc>
      </w:tr>
      <w:tr w14:paraId="7FD36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34" w:type="dxa"/>
            <w:noWrap w:val="0"/>
            <w:vAlign w:val="center"/>
          </w:tcPr>
          <w:p w14:paraId="42BBBF5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测试ID</w:t>
            </w:r>
          </w:p>
        </w:tc>
        <w:tc>
          <w:tcPr>
            <w:tcW w:w="959" w:type="dxa"/>
            <w:noWrap w:val="0"/>
            <w:vAlign w:val="center"/>
          </w:tcPr>
          <w:p w14:paraId="652E15A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保留</w:t>
            </w:r>
          </w:p>
        </w:tc>
        <w:tc>
          <w:tcPr>
            <w:tcW w:w="1600" w:type="dxa"/>
            <w:tcBorders>
              <w:right w:val="single" w:color="auto" w:sz="4" w:space="0"/>
            </w:tcBorders>
            <w:noWrap w:val="0"/>
            <w:vAlign w:val="center"/>
          </w:tcPr>
          <w:p w14:paraId="441BC53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数据区长度</w:t>
            </w:r>
          </w:p>
        </w:tc>
        <w:tc>
          <w:tcPr>
            <w:tcW w:w="3359" w:type="dxa"/>
            <w:tcBorders>
              <w:left w:val="single" w:color="auto" w:sz="4" w:space="0"/>
            </w:tcBorders>
            <w:noWrap w:val="0"/>
            <w:vAlign w:val="center"/>
          </w:tcPr>
          <w:p w14:paraId="1D1E839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测试数据区</w:t>
            </w:r>
          </w:p>
        </w:tc>
      </w:tr>
      <w:tr w14:paraId="6B0D3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52" w:type="dxa"/>
            <w:gridSpan w:val="4"/>
            <w:noWrap w:val="0"/>
            <w:vAlign w:val="center"/>
          </w:tcPr>
          <w:p w14:paraId="781EA1D0">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2D5CBFDB">
      <w:pPr>
        <w:ind w:firstLine="420" w:firstLineChars="200"/>
        <w:jc w:val="both"/>
        <w:rPr>
          <w:rFonts w:ascii="宋体" w:hAnsi="Times New Roman" w:eastAsia="宋体" w:cs="Times New Roman"/>
          <w:sz w:val="21"/>
          <w:lang w:val="en-US" w:eastAsia="zh-CN" w:bidi="ar-SA"/>
        </w:rPr>
      </w:pPr>
    </w:p>
    <w:p w14:paraId="6E54FBE4">
      <w:pPr>
        <w:keepNext/>
        <w:keepLines/>
        <w:widowControl w:val="0"/>
        <w:numPr>
          <w:ilvl w:val="3"/>
          <w:numId w:val="90"/>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61" w:name="_Toc28587"/>
      <w:r>
        <w:rPr>
          <w:rFonts w:hint="eastAsia" w:ascii="黑体" w:hAnsi="黑体" w:eastAsia="黑体" w:cs="黑体"/>
          <w:kern w:val="2"/>
          <w:sz w:val="21"/>
          <w:szCs w:val="21"/>
          <w:lang w:val="en-US" w:eastAsia="zh-CN" w:bidi="ar-SA"/>
        </w:rPr>
        <w:t>测试ID</w:t>
      </w:r>
      <w:bookmarkEnd w:id="461"/>
    </w:p>
    <w:p w14:paraId="54437B50">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描述测试的功能码，定义如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_Ref56520208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77</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7ED45930">
      <w:pPr>
        <w:pStyle w:val="20"/>
        <w:ind w:firstLine="0" w:firstLineChars="0"/>
        <w:rPr>
          <w:rFonts w:hint="eastAsia" w:ascii="黑体" w:hAnsi="黑体" w:cs="黑体"/>
          <w:szCs w:val="22"/>
        </w:rPr>
      </w:pPr>
      <w:bookmarkStart w:id="462" w:name="_Ref56520208"/>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77</w:t>
      </w:r>
      <w:r>
        <w:rPr>
          <w:rFonts w:hint="eastAsia" w:ascii="黑体" w:hAnsi="黑体" w:cs="黑体"/>
        </w:rPr>
        <w:fldChar w:fldCharType="end"/>
      </w:r>
      <w:bookmarkEnd w:id="462"/>
      <w:r>
        <w:rPr>
          <w:rFonts w:hint="eastAsia" w:ascii="黑体" w:hAnsi="黑体" w:cs="黑体"/>
        </w:rPr>
        <w:t xml:space="preserve"> 测试帧ID</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3"/>
        <w:gridCol w:w="2947"/>
      </w:tblGrid>
      <w:tr w14:paraId="2BFB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noWrap w:val="0"/>
            <w:vAlign w:val="center"/>
          </w:tcPr>
          <w:p w14:paraId="29CC677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信息元素ID取值</w:t>
            </w:r>
          </w:p>
        </w:tc>
        <w:tc>
          <w:tcPr>
            <w:tcW w:w="2947" w:type="dxa"/>
            <w:noWrap w:val="0"/>
            <w:vAlign w:val="center"/>
          </w:tcPr>
          <w:p w14:paraId="5C25A5B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说明</w:t>
            </w:r>
          </w:p>
        </w:tc>
      </w:tr>
      <w:tr w14:paraId="54DF2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noWrap w:val="0"/>
            <w:vAlign w:val="center"/>
          </w:tcPr>
          <w:p w14:paraId="4B90219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0x00</w:t>
            </w:r>
          </w:p>
        </w:tc>
        <w:tc>
          <w:tcPr>
            <w:tcW w:w="2947" w:type="dxa"/>
            <w:noWrap w:val="0"/>
            <w:vAlign w:val="center"/>
          </w:tcPr>
          <w:p w14:paraId="2C3E4667">
            <w:pPr>
              <w:tabs>
                <w:tab w:val="center" w:pos="4201"/>
                <w:tab w:val="right" w:leader="dot" w:pos="9298"/>
              </w:tabs>
              <w:adjustRightInd w:val="0"/>
              <w:snapToGrid w:val="0"/>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bidi="ar-SA"/>
              </w:rPr>
              <w:t>进入回环测试模式</w:t>
            </w:r>
          </w:p>
        </w:tc>
      </w:tr>
      <w:tr w14:paraId="46D8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noWrap w:val="0"/>
            <w:vAlign w:val="center"/>
          </w:tcPr>
          <w:p w14:paraId="1FF2848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0x01</w:t>
            </w:r>
          </w:p>
        </w:tc>
        <w:tc>
          <w:tcPr>
            <w:tcW w:w="2947" w:type="dxa"/>
            <w:noWrap w:val="0"/>
            <w:vAlign w:val="center"/>
          </w:tcPr>
          <w:p w14:paraId="69172DD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进入透明转发模式</w:t>
            </w:r>
          </w:p>
        </w:tc>
      </w:tr>
      <w:tr w14:paraId="40F8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noWrap w:val="0"/>
            <w:vAlign w:val="center"/>
          </w:tcPr>
          <w:p w14:paraId="7A9B60C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0x02</w:t>
            </w:r>
          </w:p>
        </w:tc>
        <w:tc>
          <w:tcPr>
            <w:tcW w:w="2947" w:type="dxa"/>
            <w:noWrap w:val="0"/>
            <w:vAlign w:val="center"/>
          </w:tcPr>
          <w:p w14:paraId="7279F183">
            <w:pPr>
              <w:tabs>
                <w:tab w:val="center" w:pos="4201"/>
                <w:tab w:val="right" w:leader="dot" w:pos="9298"/>
              </w:tabs>
              <w:adjustRightInd w:val="0"/>
              <w:snapToGrid w:val="0"/>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频段切换命令</w:t>
            </w:r>
          </w:p>
        </w:tc>
      </w:tr>
      <w:tr w14:paraId="498E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noWrap w:val="0"/>
            <w:vAlign w:val="center"/>
          </w:tcPr>
          <w:p w14:paraId="3A2BF412">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0x03~0xFF</w:t>
            </w:r>
          </w:p>
        </w:tc>
        <w:tc>
          <w:tcPr>
            <w:tcW w:w="2947" w:type="dxa"/>
            <w:noWrap w:val="0"/>
            <w:vAlign w:val="center"/>
          </w:tcPr>
          <w:p w14:paraId="67FB80A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r>
    </w:tbl>
    <w:p w14:paraId="0AFC9C97">
      <w:pPr>
        <w:ind w:firstLine="420" w:firstLineChars="200"/>
        <w:jc w:val="both"/>
        <w:rPr>
          <w:rFonts w:ascii="宋体" w:hAnsi="Times New Roman" w:eastAsia="宋体" w:cs="Times New Roman"/>
          <w:sz w:val="21"/>
          <w:lang w:val="en-US" w:eastAsia="zh-CN" w:bidi="ar-SA"/>
        </w:rPr>
      </w:pPr>
    </w:p>
    <w:p w14:paraId="3E5134FC">
      <w:pPr>
        <w:keepNext/>
        <w:keepLines/>
        <w:widowControl w:val="0"/>
        <w:numPr>
          <w:ilvl w:val="3"/>
          <w:numId w:val="90"/>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63" w:name="_Toc1251"/>
      <w:r>
        <w:rPr>
          <w:rFonts w:hint="eastAsia" w:ascii="黑体" w:hAnsi="黑体" w:eastAsia="黑体" w:cs="黑体"/>
          <w:kern w:val="2"/>
          <w:sz w:val="21"/>
          <w:szCs w:val="21"/>
          <w:lang w:val="en-US" w:eastAsia="zh-CN" w:bidi="ar-SA"/>
        </w:rPr>
        <w:t>下行帧</w:t>
      </w:r>
      <w:bookmarkEnd w:id="463"/>
    </w:p>
    <w:p w14:paraId="62E30978">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下行帧为被检模块（CCO或STA设备）接收到的数据帧。被检模块上电后工作在掉电前的频段，若在12秒内收到SNID为0的测试命令帧，则进入测试模式，并至少保持10分钟；10分钟到期后，自动退出“测试模式”，进入正常工作模式；设备在上电12秒之后才接收到第1帧“测试模式”报文，不做任何处理和响应。</w:t>
      </w:r>
    </w:p>
    <w:p w14:paraId="0B05031B">
      <w:pPr>
        <w:keepNext/>
        <w:keepLines/>
        <w:widowControl w:val="0"/>
        <w:numPr>
          <w:ilvl w:val="3"/>
          <w:numId w:val="90"/>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64" w:name="_Toc10642"/>
      <w:r>
        <w:rPr>
          <w:rFonts w:ascii="黑体" w:hAnsi="黑体" w:eastAsia="黑体" w:cs="黑体"/>
          <w:kern w:val="2"/>
          <w:sz w:val="21"/>
          <w:szCs w:val="21"/>
          <w:lang w:val="en-US" w:eastAsia="zh-CN" w:bidi="ar-SA"/>
        </w:rPr>
        <w:t>回环测试模式（信息元素ID=0x00）</w:t>
      </w:r>
      <w:bookmarkEnd w:id="464"/>
    </w:p>
    <w:p w14:paraId="1647A002">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业务数据单元格式如下：</w:t>
      </w:r>
    </w:p>
    <w:p w14:paraId="0DE4742B">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数据区长度：1</w:t>
      </w:r>
    </w:p>
    <w:p w14:paraId="03257C76">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测试数据区格式如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_Ref56520270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78</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58394C12">
      <w:pPr>
        <w:pStyle w:val="20"/>
        <w:ind w:firstLine="0" w:firstLineChars="0"/>
        <w:rPr>
          <w:rFonts w:hint="eastAsia" w:ascii="黑体" w:hAnsi="黑体" w:cs="黑体"/>
          <w:szCs w:val="22"/>
        </w:rPr>
      </w:pPr>
      <w:bookmarkStart w:id="465" w:name="_Ref56520270"/>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78</w:t>
      </w:r>
      <w:r>
        <w:rPr>
          <w:rFonts w:hint="eastAsia" w:ascii="黑体" w:hAnsi="黑体" w:cs="黑体"/>
        </w:rPr>
        <w:fldChar w:fldCharType="end"/>
      </w:r>
      <w:bookmarkEnd w:id="465"/>
      <w:r>
        <w:rPr>
          <w:rFonts w:hint="eastAsia" w:ascii="黑体" w:hAnsi="黑体" w:cs="黑体"/>
        </w:rPr>
        <w:t xml:space="preserve"> 回环测试模式报文格式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6"/>
        <w:gridCol w:w="1106"/>
        <w:gridCol w:w="1107"/>
        <w:gridCol w:w="1107"/>
        <w:gridCol w:w="1107"/>
        <w:gridCol w:w="1107"/>
        <w:gridCol w:w="1108"/>
        <w:gridCol w:w="1108"/>
      </w:tblGrid>
      <w:tr w14:paraId="6F10C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06" w:type="dxa"/>
            <w:noWrap w:val="0"/>
            <w:vAlign w:val="center"/>
          </w:tcPr>
          <w:p w14:paraId="1EC4AAC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D7</w:t>
            </w:r>
          </w:p>
        </w:tc>
        <w:tc>
          <w:tcPr>
            <w:tcW w:w="1106" w:type="dxa"/>
            <w:noWrap w:val="0"/>
            <w:vAlign w:val="center"/>
          </w:tcPr>
          <w:p w14:paraId="1AE08CFE">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D6</w:t>
            </w:r>
          </w:p>
        </w:tc>
        <w:tc>
          <w:tcPr>
            <w:tcW w:w="1107" w:type="dxa"/>
            <w:noWrap w:val="0"/>
            <w:vAlign w:val="center"/>
          </w:tcPr>
          <w:p w14:paraId="08EF9D2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D5</w:t>
            </w:r>
          </w:p>
        </w:tc>
        <w:tc>
          <w:tcPr>
            <w:tcW w:w="1107" w:type="dxa"/>
            <w:noWrap w:val="0"/>
            <w:vAlign w:val="center"/>
          </w:tcPr>
          <w:p w14:paraId="0B22FAE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D4</w:t>
            </w:r>
          </w:p>
        </w:tc>
        <w:tc>
          <w:tcPr>
            <w:tcW w:w="1107" w:type="dxa"/>
            <w:noWrap w:val="0"/>
            <w:vAlign w:val="center"/>
          </w:tcPr>
          <w:p w14:paraId="0FB2BA8D">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D3</w:t>
            </w:r>
          </w:p>
        </w:tc>
        <w:tc>
          <w:tcPr>
            <w:tcW w:w="1107" w:type="dxa"/>
            <w:noWrap w:val="0"/>
            <w:vAlign w:val="center"/>
          </w:tcPr>
          <w:p w14:paraId="60187D0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D2</w:t>
            </w:r>
          </w:p>
        </w:tc>
        <w:tc>
          <w:tcPr>
            <w:tcW w:w="1108" w:type="dxa"/>
            <w:noWrap w:val="0"/>
            <w:vAlign w:val="center"/>
          </w:tcPr>
          <w:p w14:paraId="7B3C2EB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D1</w:t>
            </w:r>
          </w:p>
        </w:tc>
        <w:tc>
          <w:tcPr>
            <w:tcW w:w="1108" w:type="dxa"/>
            <w:noWrap w:val="0"/>
            <w:vAlign w:val="center"/>
          </w:tcPr>
          <w:p w14:paraId="4DAC6023">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D0</w:t>
            </w:r>
          </w:p>
        </w:tc>
      </w:tr>
      <w:tr w14:paraId="63B36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6" w:type="dxa"/>
            <w:gridSpan w:val="4"/>
            <w:noWrap w:val="0"/>
            <w:vAlign w:val="center"/>
          </w:tcPr>
          <w:p w14:paraId="0B8695C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c>
          <w:tcPr>
            <w:tcW w:w="4430" w:type="dxa"/>
            <w:gridSpan w:val="4"/>
            <w:noWrap w:val="0"/>
            <w:vAlign w:val="center"/>
          </w:tcPr>
          <w:p w14:paraId="1C9C153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通信频段</w:t>
            </w:r>
          </w:p>
        </w:tc>
      </w:tr>
    </w:tbl>
    <w:p w14:paraId="2EA27379">
      <w:pPr>
        <w:tabs>
          <w:tab w:val="center" w:pos="4201"/>
          <w:tab w:val="right" w:leader="dot" w:pos="9298"/>
        </w:tabs>
        <w:ind w:firstLine="420" w:firstLineChars="200"/>
        <w:jc w:val="both"/>
        <w:rPr>
          <w:rFonts w:ascii="Times New Roman" w:hAnsi="Times New Roman" w:eastAsia="宋体" w:cs="Times New Roman"/>
          <w:sz w:val="21"/>
          <w:lang w:val="en-US" w:eastAsia="zh-CN" w:bidi="ar-SA"/>
        </w:rPr>
      </w:pPr>
    </w:p>
    <w:p w14:paraId="79423F42">
      <w:pPr>
        <w:tabs>
          <w:tab w:val="center" w:pos="4201"/>
          <w:tab w:val="right" w:leader="dot" w:pos="9298"/>
        </w:tabs>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 xml:space="preserve">通信频段取值范围参见《低压电力线宽带载波通信规约 第4部分物理层》 4.1.7.5 通信频段。 </w:t>
      </w:r>
    </w:p>
    <w:p w14:paraId="2FD1E225">
      <w:pPr>
        <w:tabs>
          <w:tab w:val="center" w:pos="4201"/>
          <w:tab w:val="right" w:leader="dot" w:pos="9298"/>
        </w:tabs>
        <w:ind w:firstLine="420" w:firstLineChars="200"/>
        <w:jc w:val="left"/>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设备进入回环测试模式后，将频段自动切换到设置的频段上，对于接收到的携带Payload的MPDU帧（Beacon和SOF），需要按照以下要求进行处理后应答：</w:t>
      </w:r>
    </w:p>
    <w:p w14:paraId="5C265DB2">
      <w:pPr>
        <w:numPr>
          <w:ilvl w:val="0"/>
          <w:numId w:val="91"/>
        </w:numPr>
        <w:ind w:left="839" w:hanging="419"/>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将接收的MPDU的“帧载荷”（BEACON帧）或者“物理块体”（SOF帧）数据按位取反后，作为应答报文的“帧载荷”数据；</w:t>
      </w:r>
    </w:p>
    <w:p w14:paraId="39A83528">
      <w:pPr>
        <w:numPr>
          <w:ilvl w:val="0"/>
          <w:numId w:val="91"/>
        </w:numPr>
        <w:ind w:left="839" w:hanging="419"/>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其他控制部分不取反。</w:t>
      </w:r>
    </w:p>
    <w:p w14:paraId="163BA925">
      <w:pPr>
        <w:keepNext/>
        <w:keepLines/>
        <w:widowControl w:val="0"/>
        <w:numPr>
          <w:ilvl w:val="3"/>
          <w:numId w:val="90"/>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66" w:name="_Toc9521"/>
      <w:r>
        <w:rPr>
          <w:rFonts w:ascii="黑体" w:hAnsi="黑体" w:eastAsia="黑体" w:cs="黑体"/>
          <w:kern w:val="2"/>
          <w:sz w:val="21"/>
          <w:szCs w:val="21"/>
          <w:lang w:val="en-US" w:eastAsia="zh-CN" w:bidi="ar-SA"/>
        </w:rPr>
        <w:t>透明转发模式（信息元素ID=0x01）</w:t>
      </w:r>
      <w:bookmarkEnd w:id="466"/>
    </w:p>
    <w:p w14:paraId="2C1FBDB7">
      <w:pPr>
        <w:tabs>
          <w:tab w:val="center" w:pos="4201"/>
          <w:tab w:val="right" w:leader="dot" w:pos="9298"/>
        </w:tabs>
        <w:ind w:firstLine="420" w:firstLineChars="200"/>
        <w:jc w:val="left"/>
        <w:rPr>
          <w:rFonts w:ascii="Times New Roman" w:hAnsi="Times New Roman" w:eastAsia="宋体" w:cs="Times New Roman"/>
          <w:sz w:val="21"/>
          <w:szCs w:val="22"/>
          <w:lang w:val="en-US" w:eastAsia="zh-CN" w:bidi="ar-SA"/>
        </w:rPr>
      </w:pPr>
      <w:r>
        <w:rPr>
          <w:rFonts w:ascii="Times New Roman" w:hAnsi="Times New Roman" w:eastAsia="宋体" w:cs="Times New Roman"/>
          <w:sz w:val="21"/>
          <w:szCs w:val="22"/>
          <w:lang w:val="en-US" w:eastAsia="zh-CN" w:bidi="ar-SA"/>
        </w:rPr>
        <w:t>业务数据单元格式如下</w:t>
      </w:r>
      <w:r>
        <w:rPr>
          <w:rFonts w:hint="eastAsia" w:ascii="Times New Roman" w:hAnsi="Times New Roman" w:eastAsia="宋体" w:cs="Times New Roman"/>
          <w:sz w:val="21"/>
          <w:szCs w:val="22"/>
          <w:lang w:val="en-US" w:eastAsia="zh-CN" w:bidi="ar-SA"/>
        </w:rPr>
        <w:t>：</w:t>
      </w:r>
    </w:p>
    <w:p w14:paraId="2C35D5A3">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数据区长度：1</w:t>
      </w:r>
    </w:p>
    <w:p w14:paraId="0CEEFA73">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测试数据区格式如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_Ref56520345 \h </w:instrText>
      </w:r>
      <w:r>
        <w:rPr>
          <w:rFonts w:hint="eastAsia" w:ascii="宋体" w:hAnsi="宋体" w:eastAsia="宋体" w:cs="宋体"/>
          <w:sz w:val="21"/>
          <w:szCs w:val="21"/>
          <w:lang w:val="en-US" w:eastAsia="zh-CN" w:bidi="ar-SA"/>
        </w:rPr>
        <w:fldChar w:fldCharType="separate"/>
      </w:r>
      <w:r>
        <w:rPr>
          <w:rFonts w:hint="eastAsia" w:ascii="宋体" w:hAnsi="宋体" w:eastAsia="宋体" w:cs="宋体"/>
          <w:sz w:val="21"/>
          <w:szCs w:val="21"/>
          <w:lang w:val="en-US" w:eastAsia="zh-CN" w:bidi="ar-SA"/>
        </w:rPr>
        <w:t>表 79</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45FD0FA1">
      <w:pPr>
        <w:tabs>
          <w:tab w:val="center" w:pos="4201"/>
          <w:tab w:val="right" w:leader="dot" w:pos="9298"/>
        </w:tabs>
        <w:ind w:firstLine="420" w:firstLineChars="200"/>
        <w:jc w:val="center"/>
        <w:rPr>
          <w:rFonts w:hint="eastAsia" w:ascii="黑体" w:hAnsi="黑体" w:eastAsia="黑体" w:cs="黑体"/>
          <w:sz w:val="21"/>
          <w:szCs w:val="22"/>
          <w:lang w:val="en-US" w:eastAsia="zh-CN" w:bidi="ar-SA"/>
        </w:rPr>
      </w:pPr>
      <w:bookmarkStart w:id="467" w:name="_Ref56520345"/>
      <w:r>
        <w:rPr>
          <w:rFonts w:hint="eastAsia" w:ascii="黑体" w:hAnsi="黑体" w:eastAsia="黑体" w:cs="黑体"/>
          <w:sz w:val="21"/>
          <w:lang w:val="en-US" w:eastAsia="zh-CN" w:bidi="ar-SA"/>
        </w:rPr>
        <w:t xml:space="preserve">表 </w:t>
      </w:r>
      <w:r>
        <w:rPr>
          <w:rFonts w:hint="eastAsia" w:ascii="黑体" w:hAnsi="黑体" w:eastAsia="黑体" w:cs="黑体"/>
          <w:sz w:val="21"/>
          <w:lang w:val="en-US" w:eastAsia="zh-CN" w:bidi="ar-SA"/>
        </w:rPr>
        <w:fldChar w:fldCharType="begin"/>
      </w:r>
      <w:r>
        <w:rPr>
          <w:rFonts w:hint="eastAsia" w:ascii="黑体" w:hAnsi="黑体" w:eastAsia="黑体" w:cs="黑体"/>
          <w:sz w:val="21"/>
          <w:lang w:val="en-US" w:eastAsia="zh-CN" w:bidi="ar-SA"/>
        </w:rPr>
        <w:instrText xml:space="preserve"> SEQ 表 \* ARABIC </w:instrText>
      </w:r>
      <w:r>
        <w:rPr>
          <w:rFonts w:hint="eastAsia" w:ascii="黑体" w:hAnsi="黑体" w:eastAsia="黑体" w:cs="黑体"/>
          <w:sz w:val="21"/>
          <w:lang w:val="en-US" w:eastAsia="zh-CN" w:bidi="ar-SA"/>
        </w:rPr>
        <w:fldChar w:fldCharType="separate"/>
      </w:r>
      <w:r>
        <w:rPr>
          <w:rFonts w:hint="eastAsia" w:ascii="黑体" w:hAnsi="黑体" w:eastAsia="黑体" w:cs="黑体"/>
          <w:sz w:val="21"/>
          <w:lang w:val="en-US" w:eastAsia="zh-CN" w:bidi="ar-SA"/>
        </w:rPr>
        <w:t>79</w:t>
      </w:r>
      <w:r>
        <w:rPr>
          <w:rFonts w:hint="eastAsia" w:ascii="黑体" w:hAnsi="黑体" w:eastAsia="黑体" w:cs="黑体"/>
          <w:sz w:val="21"/>
          <w:lang w:val="en-US" w:eastAsia="zh-CN" w:bidi="ar-SA"/>
        </w:rPr>
        <w:fldChar w:fldCharType="end"/>
      </w:r>
      <w:bookmarkEnd w:id="467"/>
      <w:r>
        <w:rPr>
          <w:rFonts w:hint="eastAsia" w:ascii="黑体" w:hAnsi="黑体" w:eastAsia="黑体" w:cs="黑体"/>
          <w:sz w:val="21"/>
          <w:lang w:val="en-US" w:eastAsia="zh-CN" w:bidi="ar-SA"/>
        </w:rPr>
        <w:t xml:space="preserve"> 透明转发测试模式报文格式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6"/>
        <w:gridCol w:w="1106"/>
        <w:gridCol w:w="1107"/>
        <w:gridCol w:w="1107"/>
        <w:gridCol w:w="1107"/>
        <w:gridCol w:w="1107"/>
        <w:gridCol w:w="1108"/>
        <w:gridCol w:w="1108"/>
      </w:tblGrid>
      <w:tr w14:paraId="4B79C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06" w:type="dxa"/>
            <w:noWrap w:val="0"/>
            <w:vAlign w:val="center"/>
          </w:tcPr>
          <w:p w14:paraId="092B525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D7</w:t>
            </w:r>
          </w:p>
        </w:tc>
        <w:tc>
          <w:tcPr>
            <w:tcW w:w="1106" w:type="dxa"/>
            <w:noWrap w:val="0"/>
            <w:vAlign w:val="center"/>
          </w:tcPr>
          <w:p w14:paraId="38B251E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D6</w:t>
            </w:r>
          </w:p>
        </w:tc>
        <w:tc>
          <w:tcPr>
            <w:tcW w:w="1107" w:type="dxa"/>
            <w:noWrap w:val="0"/>
            <w:vAlign w:val="center"/>
          </w:tcPr>
          <w:p w14:paraId="63092FA1">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D5</w:t>
            </w:r>
          </w:p>
        </w:tc>
        <w:tc>
          <w:tcPr>
            <w:tcW w:w="1107" w:type="dxa"/>
            <w:noWrap w:val="0"/>
            <w:vAlign w:val="center"/>
          </w:tcPr>
          <w:p w14:paraId="1A9BC43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D4</w:t>
            </w:r>
          </w:p>
        </w:tc>
        <w:tc>
          <w:tcPr>
            <w:tcW w:w="1107" w:type="dxa"/>
            <w:noWrap w:val="0"/>
            <w:vAlign w:val="center"/>
          </w:tcPr>
          <w:p w14:paraId="3112C19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D3</w:t>
            </w:r>
          </w:p>
        </w:tc>
        <w:tc>
          <w:tcPr>
            <w:tcW w:w="1107" w:type="dxa"/>
            <w:noWrap w:val="0"/>
            <w:vAlign w:val="center"/>
          </w:tcPr>
          <w:p w14:paraId="4796673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D2</w:t>
            </w:r>
          </w:p>
        </w:tc>
        <w:tc>
          <w:tcPr>
            <w:tcW w:w="1108" w:type="dxa"/>
            <w:noWrap w:val="0"/>
            <w:vAlign w:val="center"/>
          </w:tcPr>
          <w:p w14:paraId="7B02B9D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D1</w:t>
            </w:r>
          </w:p>
        </w:tc>
        <w:tc>
          <w:tcPr>
            <w:tcW w:w="1108" w:type="dxa"/>
            <w:noWrap w:val="0"/>
            <w:vAlign w:val="center"/>
          </w:tcPr>
          <w:p w14:paraId="44623FE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D0</w:t>
            </w:r>
          </w:p>
        </w:tc>
      </w:tr>
      <w:tr w14:paraId="08C4F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6" w:type="dxa"/>
            <w:gridSpan w:val="4"/>
            <w:noWrap w:val="0"/>
            <w:vAlign w:val="center"/>
          </w:tcPr>
          <w:p w14:paraId="28EBB885">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c>
          <w:tcPr>
            <w:tcW w:w="4430" w:type="dxa"/>
            <w:gridSpan w:val="4"/>
            <w:noWrap w:val="0"/>
            <w:vAlign w:val="center"/>
          </w:tcPr>
          <w:p w14:paraId="67E46A44">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通信频段</w:t>
            </w:r>
          </w:p>
        </w:tc>
      </w:tr>
    </w:tbl>
    <w:p w14:paraId="131B7B0B">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通信频段取值范围参见《低压电力线宽带载波通信规约 第4部分物理层》 4.1.7.5 通信频段。</w:t>
      </w:r>
    </w:p>
    <w:p w14:paraId="0E1230B2">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设备进入透明转发模式后，将频段自动切换到设置的频段上，对于接收到的携带Payload的MSDU(SOF),直接转发MSDU帧载荷到设备的业务串口中；字节传输按异步方式进行，通信速率：CCO为9600bps，单相、三相、II采STA为2400bps，I采STA为9600bps；字节包含8个数据位、1个起始位“0”、1个偶校验位P和1个停止位“1”。</w:t>
      </w:r>
    </w:p>
    <w:p w14:paraId="41250A46">
      <w:pPr>
        <w:keepNext/>
        <w:keepLines/>
        <w:widowControl w:val="0"/>
        <w:numPr>
          <w:ilvl w:val="3"/>
          <w:numId w:val="90"/>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68" w:name="_Toc28986"/>
      <w:r>
        <w:rPr>
          <w:rFonts w:hint="eastAsia" w:ascii="黑体" w:hAnsi="黑体" w:eastAsia="黑体" w:cs="黑体"/>
          <w:kern w:val="2"/>
          <w:sz w:val="21"/>
          <w:szCs w:val="21"/>
          <w:lang w:val="en-US" w:eastAsia="zh-CN" w:bidi="ar-SA"/>
        </w:rPr>
        <w:t>切换频段命令（信息元素ID=0x0</w:t>
      </w:r>
      <w:r>
        <w:rPr>
          <w:rFonts w:ascii="黑体" w:hAnsi="黑体" w:eastAsia="黑体" w:cs="黑体"/>
          <w:kern w:val="2"/>
          <w:sz w:val="21"/>
          <w:szCs w:val="21"/>
          <w:lang w:val="en-US" w:eastAsia="zh-CN" w:bidi="ar-SA"/>
        </w:rPr>
        <w:t>2</w:t>
      </w:r>
      <w:r>
        <w:rPr>
          <w:rFonts w:hint="eastAsia" w:ascii="黑体" w:hAnsi="黑体" w:eastAsia="黑体" w:cs="黑体"/>
          <w:kern w:val="2"/>
          <w:sz w:val="21"/>
          <w:szCs w:val="21"/>
          <w:lang w:val="en-US" w:eastAsia="zh-CN" w:bidi="ar-SA"/>
        </w:rPr>
        <w:t>）</w:t>
      </w:r>
      <w:bookmarkEnd w:id="468"/>
    </w:p>
    <w:p w14:paraId="5C3CF5BF">
      <w:pPr>
        <w:tabs>
          <w:tab w:val="center" w:pos="4201"/>
          <w:tab w:val="right" w:leader="dot" w:pos="9298"/>
        </w:tabs>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业务数据单元格式如下：</w:t>
      </w:r>
    </w:p>
    <w:p w14:paraId="6FD16272">
      <w:pPr>
        <w:tabs>
          <w:tab w:val="center" w:pos="4201"/>
          <w:tab w:val="right" w:leader="dot" w:pos="9298"/>
        </w:tabs>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数据区长度：1</w:t>
      </w:r>
    </w:p>
    <w:p w14:paraId="530505C6">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测试数据区格式如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_Ref56520373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80</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7DEE0D85">
      <w:pPr>
        <w:pStyle w:val="20"/>
        <w:ind w:firstLine="0" w:firstLineChars="0"/>
        <w:rPr>
          <w:rFonts w:hint="eastAsia" w:ascii="黑体" w:hAnsi="黑体" w:cs="黑体"/>
        </w:rPr>
      </w:pPr>
      <w:bookmarkStart w:id="469" w:name="_Ref56520373"/>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80</w:t>
      </w:r>
      <w:r>
        <w:rPr>
          <w:rFonts w:hint="eastAsia" w:ascii="黑体" w:hAnsi="黑体" w:cs="黑体"/>
        </w:rPr>
        <w:fldChar w:fldCharType="end"/>
      </w:r>
      <w:bookmarkEnd w:id="469"/>
      <w:r>
        <w:rPr>
          <w:rFonts w:hint="eastAsia" w:ascii="黑体" w:hAnsi="黑体" w:cs="黑体"/>
        </w:rPr>
        <w:t xml:space="preserve"> 频段切换命令报文格式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67"/>
        <w:gridCol w:w="1167"/>
        <w:gridCol w:w="1168"/>
        <w:gridCol w:w="1168"/>
        <w:gridCol w:w="1168"/>
        <w:gridCol w:w="1168"/>
        <w:gridCol w:w="1169"/>
        <w:gridCol w:w="1169"/>
      </w:tblGrid>
      <w:tr w14:paraId="7D1B3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jc w:val="center"/>
        </w:trPr>
        <w:tc>
          <w:tcPr>
            <w:tcW w:w="1167" w:type="dxa"/>
            <w:tcBorders>
              <w:top w:val="single" w:color="000000" w:sz="4" w:space="0"/>
              <w:left w:val="single" w:color="000000" w:sz="4" w:space="0"/>
              <w:bottom w:val="single" w:color="000000" w:sz="4" w:space="0"/>
              <w:right w:val="single" w:color="000000" w:sz="4" w:space="0"/>
            </w:tcBorders>
            <w:noWrap w:val="0"/>
            <w:vAlign w:val="center"/>
          </w:tcPr>
          <w:p w14:paraId="651E978A">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D7</w:t>
            </w:r>
          </w:p>
        </w:tc>
        <w:tc>
          <w:tcPr>
            <w:tcW w:w="1167" w:type="dxa"/>
            <w:tcBorders>
              <w:top w:val="single" w:color="000000" w:sz="4" w:space="0"/>
              <w:left w:val="single" w:color="000000" w:sz="4" w:space="0"/>
              <w:bottom w:val="single" w:color="000000" w:sz="4" w:space="0"/>
              <w:right w:val="single" w:color="000000" w:sz="4" w:space="0"/>
            </w:tcBorders>
            <w:noWrap w:val="0"/>
            <w:vAlign w:val="center"/>
          </w:tcPr>
          <w:p w14:paraId="09768C2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D6</w:t>
            </w:r>
          </w:p>
        </w:tc>
        <w:tc>
          <w:tcPr>
            <w:tcW w:w="1168" w:type="dxa"/>
            <w:tcBorders>
              <w:top w:val="single" w:color="000000" w:sz="4" w:space="0"/>
              <w:left w:val="single" w:color="000000" w:sz="4" w:space="0"/>
              <w:bottom w:val="single" w:color="000000" w:sz="4" w:space="0"/>
              <w:right w:val="single" w:color="000000" w:sz="4" w:space="0"/>
            </w:tcBorders>
            <w:noWrap w:val="0"/>
            <w:vAlign w:val="center"/>
          </w:tcPr>
          <w:p w14:paraId="01DFBAB0">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D5</w:t>
            </w:r>
          </w:p>
        </w:tc>
        <w:tc>
          <w:tcPr>
            <w:tcW w:w="1168" w:type="dxa"/>
            <w:tcBorders>
              <w:top w:val="single" w:color="000000" w:sz="4" w:space="0"/>
              <w:left w:val="single" w:color="000000" w:sz="4" w:space="0"/>
              <w:bottom w:val="single" w:color="000000" w:sz="4" w:space="0"/>
              <w:right w:val="single" w:color="000000" w:sz="4" w:space="0"/>
            </w:tcBorders>
            <w:noWrap w:val="0"/>
            <w:vAlign w:val="center"/>
          </w:tcPr>
          <w:p w14:paraId="3E3F2C97">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D4</w:t>
            </w:r>
          </w:p>
        </w:tc>
        <w:tc>
          <w:tcPr>
            <w:tcW w:w="1168" w:type="dxa"/>
            <w:tcBorders>
              <w:top w:val="single" w:color="000000" w:sz="4" w:space="0"/>
              <w:left w:val="single" w:color="000000" w:sz="4" w:space="0"/>
              <w:bottom w:val="single" w:color="000000" w:sz="4" w:space="0"/>
              <w:right w:val="single" w:color="000000" w:sz="4" w:space="0"/>
            </w:tcBorders>
            <w:noWrap w:val="0"/>
            <w:vAlign w:val="center"/>
          </w:tcPr>
          <w:p w14:paraId="1CA8EBD6">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D3</w:t>
            </w:r>
          </w:p>
        </w:tc>
        <w:tc>
          <w:tcPr>
            <w:tcW w:w="1168" w:type="dxa"/>
            <w:tcBorders>
              <w:top w:val="single" w:color="000000" w:sz="4" w:space="0"/>
              <w:left w:val="single" w:color="000000" w:sz="4" w:space="0"/>
              <w:bottom w:val="single" w:color="000000" w:sz="4" w:space="0"/>
              <w:right w:val="single" w:color="000000" w:sz="4" w:space="0"/>
            </w:tcBorders>
            <w:noWrap w:val="0"/>
            <w:vAlign w:val="center"/>
          </w:tcPr>
          <w:p w14:paraId="2A66904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D2</w:t>
            </w:r>
          </w:p>
        </w:tc>
        <w:tc>
          <w:tcPr>
            <w:tcW w:w="1169" w:type="dxa"/>
            <w:tcBorders>
              <w:top w:val="single" w:color="000000" w:sz="4" w:space="0"/>
              <w:left w:val="single" w:color="000000" w:sz="4" w:space="0"/>
              <w:bottom w:val="single" w:color="000000" w:sz="4" w:space="0"/>
              <w:right w:val="single" w:color="000000" w:sz="4" w:space="0"/>
            </w:tcBorders>
            <w:noWrap w:val="0"/>
            <w:vAlign w:val="center"/>
          </w:tcPr>
          <w:p w14:paraId="60B6E229">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D1</w:t>
            </w:r>
          </w:p>
        </w:tc>
        <w:tc>
          <w:tcPr>
            <w:tcW w:w="1169" w:type="dxa"/>
            <w:tcBorders>
              <w:top w:val="single" w:color="000000" w:sz="4" w:space="0"/>
              <w:left w:val="single" w:color="000000" w:sz="4" w:space="0"/>
              <w:bottom w:val="single" w:color="000000" w:sz="4" w:space="0"/>
              <w:right w:val="single" w:color="000000" w:sz="4" w:space="0"/>
            </w:tcBorders>
            <w:noWrap w:val="0"/>
            <w:vAlign w:val="center"/>
          </w:tcPr>
          <w:p w14:paraId="5CB42BCC">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D0</w:t>
            </w:r>
          </w:p>
        </w:tc>
      </w:tr>
      <w:tr w14:paraId="71708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70" w:type="dxa"/>
            <w:gridSpan w:val="4"/>
            <w:tcBorders>
              <w:top w:val="single" w:color="000000" w:sz="4" w:space="0"/>
              <w:left w:val="single" w:color="000000" w:sz="4" w:space="0"/>
              <w:bottom w:val="single" w:color="000000" w:sz="4" w:space="0"/>
              <w:right w:val="single" w:color="000000" w:sz="4" w:space="0"/>
            </w:tcBorders>
            <w:noWrap w:val="0"/>
            <w:vAlign w:val="center"/>
          </w:tcPr>
          <w:p w14:paraId="7C676E21">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保留</w:t>
            </w:r>
          </w:p>
        </w:tc>
        <w:tc>
          <w:tcPr>
            <w:tcW w:w="4674" w:type="dxa"/>
            <w:gridSpan w:val="4"/>
            <w:tcBorders>
              <w:top w:val="single" w:color="000000" w:sz="4" w:space="0"/>
              <w:left w:val="single" w:color="000000" w:sz="4" w:space="0"/>
              <w:bottom w:val="single" w:color="000000" w:sz="4" w:space="0"/>
              <w:right w:val="single" w:color="000000" w:sz="4" w:space="0"/>
            </w:tcBorders>
            <w:noWrap w:val="0"/>
            <w:vAlign w:val="center"/>
          </w:tcPr>
          <w:p w14:paraId="690B8F6B">
            <w:pPr>
              <w:tabs>
                <w:tab w:val="center" w:pos="4201"/>
                <w:tab w:val="right" w:leader="dot" w:pos="9298"/>
              </w:tabs>
              <w:adjustRightInd w:val="0"/>
              <w:snapToGrid w:val="0"/>
              <w:ind w:firstLine="0" w:firstLine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val="en-US" w:eastAsia="zh-CN" w:bidi="ar-SA"/>
              </w:rPr>
              <w:t>通信频段</w:t>
            </w:r>
          </w:p>
        </w:tc>
      </w:tr>
    </w:tbl>
    <w:p w14:paraId="0645FEDA">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通信频段取值范围参见《低压电力线宽带载波通信规约 第4部分物理层》 5.7.5 通信频段。</w:t>
      </w:r>
    </w:p>
    <w:p w14:paraId="5C093C8F">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STA设备收到此帧后，将频段自动切换到设置的通信频段。</w:t>
      </w:r>
    </w:p>
    <w:p w14:paraId="2DE6FF2A">
      <w:pPr>
        <w:keepNext/>
        <w:keepLines/>
        <w:widowControl w:val="0"/>
        <w:numPr>
          <w:ilvl w:val="3"/>
          <w:numId w:val="90"/>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70" w:name="_Toc7329"/>
      <w:r>
        <w:rPr>
          <w:rFonts w:ascii="黑体" w:hAnsi="黑体" w:eastAsia="黑体" w:cs="黑体"/>
          <w:kern w:val="2"/>
          <w:sz w:val="21"/>
          <w:szCs w:val="21"/>
          <w:lang w:val="en-US" w:eastAsia="zh-CN" w:bidi="ar-SA"/>
        </w:rPr>
        <w:t>上行帧：</w:t>
      </w:r>
      <w:bookmarkEnd w:id="470"/>
    </w:p>
    <w:p w14:paraId="797FD5D3">
      <w:pPr>
        <w:tabs>
          <w:tab w:val="center" w:pos="4201"/>
          <w:tab w:val="right" w:leader="dot" w:pos="9298"/>
        </w:tabs>
        <w:ind w:firstLine="420" w:firstLineChars="200"/>
        <w:jc w:val="left"/>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上行帧为被检模块（CCO或STA设备）发出的数据帧。当下行帧的“响应标识位”为1时，上行帧为确认/否认帧。当下行帧的“响应标识位”为0时，无上行帧。</w:t>
      </w:r>
    </w:p>
    <w:p w14:paraId="432534FF">
      <w:pPr>
        <w:keepNext/>
        <w:keepLines/>
        <w:widowControl w:val="0"/>
        <w:numPr>
          <w:ilvl w:val="3"/>
          <w:numId w:val="90"/>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71" w:name="_Toc18267"/>
      <w:r>
        <w:rPr>
          <w:rFonts w:hint="eastAsia" w:ascii="黑体" w:hAnsi="黑体" w:eastAsia="黑体" w:cs="黑体"/>
          <w:kern w:val="2"/>
          <w:sz w:val="21"/>
          <w:szCs w:val="21"/>
          <w:lang w:val="en-US" w:eastAsia="zh-CN" w:bidi="ar-SA"/>
        </w:rPr>
        <w:t>保留</w:t>
      </w:r>
      <w:bookmarkEnd w:id="471"/>
    </w:p>
    <w:p w14:paraId="78E53F1C">
      <w:pPr>
        <w:jc w:val="left"/>
      </w:pPr>
      <w:r>
        <w:rPr>
          <w:rFonts w:hint="eastAsia" w:ascii="宋体" w:hAnsi="宋体" w:eastAsia="宋体" w:cs="宋体"/>
          <w:sz w:val="21"/>
          <w:szCs w:val="21"/>
          <w:lang w:val="en-US" w:eastAsia="zh-CN" w:bidi="ar-SA"/>
        </w:rPr>
        <w:t>默认填0。</w:t>
      </w:r>
    </w:p>
    <w:p w14:paraId="527180DB">
      <w:pPr>
        <w:pStyle w:val="4"/>
        <w:rPr>
          <w:rFonts w:hint="eastAsia"/>
          <w:color w:val="000000" w:themeColor="text1"/>
          <w14:textFill>
            <w14:solidFill>
              <w14:schemeClr w14:val="tx1"/>
            </w14:solidFill>
          </w14:textFill>
        </w:rPr>
      </w:pPr>
      <w:bookmarkStart w:id="472" w:name="_Toc219906817"/>
      <w:bookmarkStart w:id="473" w:name="_Toc219190596"/>
      <w:r>
        <w:rPr>
          <w:color w:val="000000" w:themeColor="text1"/>
          <w14:textFill>
            <w14:solidFill>
              <w14:schemeClr w14:val="tx1"/>
            </w14:solidFill>
          </w14:textFill>
        </w:rPr>
        <w:t>主动上报</w:t>
      </w:r>
      <w:bookmarkEnd w:id="472"/>
      <w:bookmarkEnd w:id="473"/>
    </w:p>
    <w:p w14:paraId="387360AB">
      <w:pPr>
        <w:pStyle w:val="8"/>
        <w:rPr>
          <w:rFonts w:hint="eastAsia"/>
        </w:rPr>
      </w:pPr>
      <w:bookmarkStart w:id="474" w:name="_Toc219190597"/>
      <w:r>
        <w:t>0</w:t>
      </w:r>
      <w:r>
        <w:rPr>
          <w:rFonts w:hint="eastAsia"/>
        </w:rPr>
        <w:t>x00：事件主动上报</w:t>
      </w:r>
      <w:bookmarkEnd w:id="474"/>
    </w:p>
    <w:p w14:paraId="14B93128">
      <w:pPr>
        <w:keepNext/>
        <w:keepLines/>
        <w:widowControl w:val="0"/>
        <w:numPr>
          <w:ilvl w:val="2"/>
          <w:numId w:val="92"/>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75" w:name="_Toc9712"/>
      <w:bookmarkStart w:id="476" w:name="_Toc439785888"/>
      <w:r>
        <w:rPr>
          <w:rFonts w:hint="eastAsia" w:ascii="黑体" w:hAnsi="黑体" w:eastAsia="黑体" w:cs="黑体"/>
          <w:color w:val="000000"/>
          <w:kern w:val="2"/>
          <w:sz w:val="21"/>
          <w:szCs w:val="21"/>
          <w:lang w:val="en-US" w:eastAsia="zh-CN" w:bidi="ar-SA"/>
        </w:rPr>
        <w:t>下行业务报文格式</w:t>
      </w:r>
      <w:bookmarkEnd w:id="475"/>
      <w:bookmarkEnd w:id="476"/>
      <w:bookmarkStart w:id="477" w:name="_Toc439785889"/>
    </w:p>
    <w:p w14:paraId="6762C27B">
      <w:pPr>
        <w:ind w:firstLine="420" w:firstLineChars="200"/>
        <w:jc w:val="both"/>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下行为确认/否认帧。</w:t>
      </w:r>
      <w:bookmarkEnd w:id="477"/>
    </w:p>
    <w:p w14:paraId="32E73E93">
      <w:pPr>
        <w:keepNext/>
        <w:keepLines/>
        <w:widowControl w:val="0"/>
        <w:numPr>
          <w:ilvl w:val="2"/>
          <w:numId w:val="92"/>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78" w:name="_Toc439785890"/>
      <w:bookmarkStart w:id="479" w:name="_Toc23162"/>
      <w:r>
        <w:rPr>
          <w:rFonts w:hint="eastAsia" w:ascii="黑体" w:hAnsi="黑体" w:eastAsia="黑体" w:cs="黑体"/>
          <w:color w:val="000000"/>
          <w:kern w:val="2"/>
          <w:sz w:val="21"/>
          <w:szCs w:val="21"/>
          <w:lang w:val="en-US" w:eastAsia="zh-CN" w:bidi="ar-SA"/>
        </w:rPr>
        <w:t>上行业务报文格式</w:t>
      </w:r>
      <w:bookmarkEnd w:id="478"/>
      <w:bookmarkEnd w:id="479"/>
    </w:p>
    <w:p w14:paraId="49588D3C">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上行业务数据单元格式如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_Ref273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81</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31CEF8F3">
      <w:pPr>
        <w:pStyle w:val="20"/>
        <w:ind w:firstLine="0" w:firstLineChars="0"/>
        <w:rPr>
          <w:rFonts w:hint="eastAsia" w:ascii="黑体" w:hAnsi="黑体" w:cs="黑体"/>
        </w:rPr>
      </w:pPr>
      <w:bookmarkStart w:id="480" w:name="_Ref273"/>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81</w:t>
      </w:r>
      <w:r>
        <w:rPr>
          <w:rFonts w:hint="eastAsia" w:ascii="黑体" w:hAnsi="黑体" w:cs="黑体"/>
        </w:rPr>
        <w:fldChar w:fldCharType="end"/>
      </w:r>
      <w:bookmarkEnd w:id="480"/>
      <w:r>
        <w:rPr>
          <w:rFonts w:hint="eastAsia" w:ascii="黑体" w:hAnsi="黑体" w:cs="黑体"/>
        </w:rPr>
        <w:t xml:space="preserve"> 上行业务数据单元格式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985"/>
      </w:tblGrid>
      <w:tr w14:paraId="492D5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tcBorders>
              <w:left w:val="single" w:color="auto" w:sz="4" w:space="0"/>
              <w:right w:val="single" w:color="auto" w:sz="4" w:space="0"/>
            </w:tcBorders>
            <w:noWrap w:val="0"/>
            <w:vAlign w:val="center"/>
          </w:tcPr>
          <w:p w14:paraId="150C540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字节数：6</w:t>
            </w:r>
          </w:p>
        </w:tc>
        <w:tc>
          <w:tcPr>
            <w:tcW w:w="1985" w:type="dxa"/>
            <w:tcBorders>
              <w:left w:val="single" w:color="auto" w:sz="4" w:space="0"/>
            </w:tcBorders>
            <w:noWrap w:val="0"/>
            <w:vAlign w:val="center"/>
          </w:tcPr>
          <w:p w14:paraId="35D2F6D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变长L</w:t>
            </w:r>
          </w:p>
        </w:tc>
      </w:tr>
      <w:tr w14:paraId="10231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tcBorders>
              <w:left w:val="single" w:color="auto" w:sz="4" w:space="0"/>
              <w:right w:val="single" w:color="auto" w:sz="4" w:space="0"/>
            </w:tcBorders>
            <w:noWrap w:val="0"/>
            <w:vAlign w:val="center"/>
          </w:tcPr>
          <w:p w14:paraId="1251CC3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电表地址</w:t>
            </w:r>
          </w:p>
        </w:tc>
        <w:tc>
          <w:tcPr>
            <w:tcW w:w="1985" w:type="dxa"/>
            <w:tcBorders>
              <w:left w:val="single" w:color="auto" w:sz="4" w:space="0"/>
            </w:tcBorders>
            <w:noWrap w:val="0"/>
            <w:vAlign w:val="center"/>
          </w:tcPr>
          <w:p w14:paraId="2CDF130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电表主动上报报文</w:t>
            </w:r>
          </w:p>
        </w:tc>
      </w:tr>
      <w:tr w14:paraId="0C5E1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94" w:type="dxa"/>
            <w:gridSpan w:val="2"/>
            <w:noWrap w:val="0"/>
            <w:vAlign w:val="center"/>
          </w:tcPr>
          <w:p w14:paraId="0574966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512BCFC2">
      <w:pPr>
        <w:autoSpaceDE w:val="0"/>
        <w:autoSpaceDN w:val="0"/>
        <w:ind w:firstLine="0" w:firstLineChars="0"/>
        <w:rPr>
          <w:rFonts w:ascii="宋体"/>
          <w:iCs/>
        </w:rPr>
      </w:pPr>
    </w:p>
    <w:p w14:paraId="04E80357">
      <w:pPr>
        <w:pStyle w:val="8"/>
        <w:rPr>
          <w:rFonts w:hint="eastAsia"/>
          <w:szCs w:val="21"/>
        </w:rPr>
      </w:pPr>
      <w:bookmarkStart w:id="481" w:name="_Toc219190598"/>
      <w:r>
        <w:rPr>
          <w:rFonts w:hint="eastAsia" w:hAnsi="Times New Roman" w:cs="Times New Roman"/>
          <w:szCs w:val="21"/>
        </w:rPr>
        <w:t>0x0</w:t>
      </w:r>
      <w:r>
        <w:rPr>
          <w:rFonts w:hAnsi="Times New Roman" w:cs="Times New Roman"/>
          <w:szCs w:val="21"/>
        </w:rPr>
        <w:t>2</w:t>
      </w:r>
      <w:r>
        <w:rPr>
          <w:rFonts w:hint="eastAsia" w:hAnsi="Times New Roman" w:cs="Times New Roman"/>
          <w:szCs w:val="21"/>
        </w:rPr>
        <w:t>：设备事件主动上报</w:t>
      </w:r>
      <w:bookmarkEnd w:id="481"/>
    </w:p>
    <w:p w14:paraId="647D9C08">
      <w:pPr>
        <w:keepNext/>
        <w:keepLines/>
        <w:widowControl w:val="0"/>
        <w:numPr>
          <w:ilvl w:val="2"/>
          <w:numId w:val="93"/>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82" w:name="_Toc22515"/>
      <w:r>
        <w:rPr>
          <w:rFonts w:hint="eastAsia" w:ascii="黑体" w:hAnsi="黑体" w:eastAsia="黑体" w:cs="黑体"/>
          <w:color w:val="000000"/>
          <w:kern w:val="2"/>
          <w:sz w:val="21"/>
          <w:szCs w:val="21"/>
          <w:lang w:val="en-US" w:eastAsia="zh-CN" w:bidi="ar-SA"/>
        </w:rPr>
        <w:t>下行业务报文格式</w:t>
      </w:r>
      <w:bookmarkEnd w:id="482"/>
    </w:p>
    <w:p w14:paraId="24AA9DF3">
      <w:pPr>
        <w:ind w:firstLine="420" w:firstLineChars="200"/>
        <w:jc w:val="both"/>
        <w:rPr>
          <w:rFonts w:hint="eastAsia" w:ascii="宋体" w:hAnsi="宋体" w:eastAsia="宋体" w:cs="宋体"/>
          <w:sz w:val="21"/>
          <w:szCs w:val="22"/>
          <w:lang w:val="en-US" w:eastAsia="zh-CN" w:bidi="ar-SA"/>
        </w:rPr>
      </w:pPr>
      <w:r>
        <w:rPr>
          <w:rFonts w:hint="eastAsia" w:ascii="宋体" w:hAnsi="宋体" w:eastAsia="宋体" w:cs="宋体"/>
          <w:sz w:val="21"/>
          <w:szCs w:val="22"/>
          <w:lang w:val="en-US" w:eastAsia="zh-CN" w:bidi="ar-SA"/>
        </w:rPr>
        <w:t>下行为确认/否认帧。</w:t>
      </w:r>
    </w:p>
    <w:p w14:paraId="297995AB">
      <w:pPr>
        <w:keepNext/>
        <w:keepLines/>
        <w:widowControl w:val="0"/>
        <w:numPr>
          <w:ilvl w:val="2"/>
          <w:numId w:val="93"/>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83" w:name="_Toc31311"/>
      <w:r>
        <w:rPr>
          <w:rFonts w:hint="eastAsia" w:ascii="黑体" w:hAnsi="黑体" w:eastAsia="黑体" w:cs="黑体"/>
          <w:color w:val="000000"/>
          <w:kern w:val="2"/>
          <w:sz w:val="21"/>
          <w:szCs w:val="21"/>
          <w:lang w:val="en-US" w:eastAsia="zh-CN" w:bidi="ar-SA"/>
        </w:rPr>
        <w:t>上行业务报文格式</w:t>
      </w:r>
      <w:bookmarkEnd w:id="483"/>
    </w:p>
    <w:p w14:paraId="02F5AB70">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上行业务数据单元格式如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_Ref525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82</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6FB4584B">
      <w:pPr>
        <w:pStyle w:val="20"/>
        <w:ind w:firstLine="0" w:firstLineChars="0"/>
        <w:rPr>
          <w:rFonts w:hint="eastAsia" w:ascii="黑体" w:hAnsi="黑体" w:cs="黑体"/>
        </w:rPr>
      </w:pPr>
      <w:bookmarkStart w:id="484" w:name="_Ref525"/>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82</w:t>
      </w:r>
      <w:r>
        <w:rPr>
          <w:rFonts w:hint="eastAsia" w:ascii="黑体" w:hAnsi="黑体" w:cs="黑体"/>
        </w:rPr>
        <w:fldChar w:fldCharType="end"/>
      </w:r>
      <w:bookmarkEnd w:id="484"/>
      <w:r>
        <w:rPr>
          <w:rFonts w:hint="eastAsia" w:ascii="黑体" w:hAnsi="黑体" w:cs="黑体"/>
        </w:rPr>
        <w:t xml:space="preserve"> 设备事件主动上报上行数据单元格式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985"/>
        <w:gridCol w:w="1985"/>
      </w:tblGrid>
      <w:tr w14:paraId="3DBB9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tcBorders>
              <w:left w:val="single" w:color="auto" w:sz="4" w:space="0"/>
              <w:right w:val="single" w:color="auto" w:sz="4" w:space="0"/>
            </w:tcBorders>
            <w:noWrap w:val="0"/>
            <w:vAlign w:val="center"/>
          </w:tcPr>
          <w:p w14:paraId="00109FB3">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字节数：6</w:t>
            </w:r>
          </w:p>
        </w:tc>
        <w:tc>
          <w:tcPr>
            <w:tcW w:w="1985" w:type="dxa"/>
            <w:tcBorders>
              <w:left w:val="single" w:color="auto" w:sz="4" w:space="0"/>
              <w:right w:val="single" w:color="auto" w:sz="4" w:space="0"/>
            </w:tcBorders>
            <w:noWrap w:val="0"/>
            <w:vAlign w:val="center"/>
          </w:tcPr>
          <w:p w14:paraId="44F41E5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字节数：2</w:t>
            </w:r>
          </w:p>
        </w:tc>
        <w:tc>
          <w:tcPr>
            <w:tcW w:w="1985" w:type="dxa"/>
            <w:tcBorders>
              <w:left w:val="single" w:color="auto" w:sz="4" w:space="0"/>
            </w:tcBorders>
            <w:noWrap w:val="0"/>
            <w:vAlign w:val="center"/>
          </w:tcPr>
          <w:p w14:paraId="1CD35370">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变长L</w:t>
            </w:r>
          </w:p>
        </w:tc>
      </w:tr>
      <w:tr w14:paraId="019FC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tcBorders>
              <w:left w:val="single" w:color="auto" w:sz="4" w:space="0"/>
              <w:right w:val="single" w:color="auto" w:sz="4" w:space="0"/>
            </w:tcBorders>
            <w:noWrap w:val="0"/>
            <w:vAlign w:val="center"/>
          </w:tcPr>
          <w:p w14:paraId="088B4C7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设备地址</w:t>
            </w:r>
          </w:p>
        </w:tc>
        <w:tc>
          <w:tcPr>
            <w:tcW w:w="1985" w:type="dxa"/>
            <w:tcBorders>
              <w:left w:val="single" w:color="auto" w:sz="4" w:space="0"/>
              <w:right w:val="single" w:color="auto" w:sz="4" w:space="0"/>
            </w:tcBorders>
            <w:noWrap w:val="0"/>
            <w:vAlign w:val="center"/>
          </w:tcPr>
          <w:p w14:paraId="4E5113C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保留</w:t>
            </w:r>
          </w:p>
        </w:tc>
        <w:tc>
          <w:tcPr>
            <w:tcW w:w="1985" w:type="dxa"/>
            <w:tcBorders>
              <w:left w:val="single" w:color="auto" w:sz="4" w:space="0"/>
            </w:tcBorders>
            <w:noWrap w:val="0"/>
            <w:vAlign w:val="center"/>
          </w:tcPr>
          <w:p w14:paraId="7F1555C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设备主动上报报文</w:t>
            </w:r>
          </w:p>
        </w:tc>
      </w:tr>
      <w:tr w14:paraId="322FF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779" w:type="dxa"/>
            <w:gridSpan w:val="3"/>
            <w:noWrap w:val="0"/>
            <w:vAlign w:val="center"/>
          </w:tcPr>
          <w:p w14:paraId="2003DAA3">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53D4E2C4">
      <w:pPr>
        <w:pStyle w:val="8"/>
        <w:rPr>
          <w:rFonts w:hint="eastAsia"/>
          <w:szCs w:val="21"/>
        </w:rPr>
      </w:pPr>
      <w:bookmarkStart w:id="485" w:name="_Toc219190599"/>
      <w:r>
        <w:rPr>
          <w:rFonts w:hAnsi="Times New Roman" w:cs="Times New Roman"/>
          <w:szCs w:val="21"/>
        </w:rPr>
        <w:t>0</w:t>
      </w:r>
      <w:r>
        <w:rPr>
          <w:rFonts w:hint="eastAsia" w:hAnsi="Times New Roman" w:cs="Times New Roman"/>
          <w:szCs w:val="21"/>
        </w:rPr>
        <w:t>x0</w:t>
      </w:r>
      <w:r>
        <w:rPr>
          <w:rFonts w:hAnsi="Times New Roman" w:cs="Times New Roman"/>
          <w:szCs w:val="21"/>
        </w:rPr>
        <w:t>1</w:t>
      </w:r>
      <w:r>
        <w:rPr>
          <w:rFonts w:hint="eastAsia" w:hAnsi="Times New Roman" w:cs="Times New Roman"/>
          <w:szCs w:val="21"/>
        </w:rPr>
        <w:t>：停上电事件上报</w:t>
      </w:r>
      <w:bookmarkEnd w:id="485"/>
    </w:p>
    <w:p w14:paraId="07BC8F66">
      <w:pPr>
        <w:pStyle w:val="6"/>
        <w:keepNext/>
        <w:keepLines/>
        <w:numPr>
          <w:ilvl w:val="2"/>
          <w:numId w:val="94"/>
        </w:numPr>
        <w:tabs>
          <w:tab w:val="left" w:pos="0"/>
        </w:tabs>
        <w:adjustRightInd w:val="0"/>
        <w:snapToGrid w:val="0"/>
        <w:spacing w:beforeLines="0" w:beforeAutospacing="0" w:afterLines="0" w:afterAutospacing="0" w:line="240" w:lineRule="auto"/>
        <w:ind w:left="720" w:hanging="720" w:firstLineChars="0"/>
        <w:outlineLvl w:val="2"/>
        <w:rPr>
          <w:rFonts w:hint="eastAsia" w:ascii="黑体" w:hAnsi="黑体" w:eastAsia="黑体" w:cs="黑体"/>
          <w:color w:val="000000"/>
          <w:szCs w:val="21"/>
        </w:rPr>
      </w:pPr>
      <w:bookmarkStart w:id="486" w:name="_Toc9729"/>
      <w:r>
        <w:rPr>
          <w:rFonts w:hint="eastAsia" w:ascii="黑体" w:hAnsi="黑体" w:eastAsia="黑体" w:cs="黑体"/>
          <w:color w:val="000000"/>
          <w:szCs w:val="21"/>
        </w:rPr>
        <w:t>下行业务报文格式</w:t>
      </w:r>
      <w:bookmarkEnd w:id="486"/>
    </w:p>
    <w:p w14:paraId="428BED37">
      <w:pPr>
        <w:pStyle w:val="20"/>
        <w:ind w:firstLine="0" w:firstLineChars="0"/>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83</w:t>
      </w:r>
      <w:r>
        <w:rPr>
          <w:rFonts w:hint="eastAsia" w:ascii="黑体" w:hAnsi="黑体" w:cs="黑体"/>
        </w:rPr>
        <w:fldChar w:fldCharType="end"/>
      </w:r>
      <w:r>
        <w:rPr>
          <w:rFonts w:hint="eastAsia" w:ascii="黑体" w:hAnsi="黑体" w:cs="黑体"/>
        </w:rPr>
        <w:t xml:space="preserve"> 停上电事件主动上报下行业务报文格式</w:t>
      </w:r>
    </w:p>
    <w:tbl>
      <w:tblPr>
        <w:tblStyle w:val="59"/>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7"/>
        <w:gridCol w:w="2162"/>
        <w:gridCol w:w="1949"/>
      </w:tblGrid>
      <w:tr w14:paraId="1AA9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noWrap w:val="0"/>
            <w:vAlign w:val="top"/>
          </w:tcPr>
          <w:p w14:paraId="716CCE5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功能码含义</w:t>
            </w:r>
          </w:p>
        </w:tc>
        <w:tc>
          <w:tcPr>
            <w:tcW w:w="2162" w:type="dxa"/>
            <w:noWrap w:val="0"/>
            <w:vAlign w:val="top"/>
          </w:tcPr>
          <w:p w14:paraId="58990D4D">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功能码值</w:t>
            </w:r>
          </w:p>
        </w:tc>
        <w:tc>
          <w:tcPr>
            <w:tcW w:w="1949" w:type="dxa"/>
            <w:noWrap w:val="0"/>
            <w:vAlign w:val="top"/>
          </w:tcPr>
          <w:p w14:paraId="157D007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方向位</w:t>
            </w:r>
          </w:p>
        </w:tc>
      </w:tr>
      <w:tr w14:paraId="0D58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noWrap w:val="0"/>
            <w:vAlign w:val="top"/>
          </w:tcPr>
          <w:p w14:paraId="155E5FDE">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CCO应答确认给STA</w:t>
            </w:r>
          </w:p>
        </w:tc>
        <w:tc>
          <w:tcPr>
            <w:tcW w:w="2162" w:type="dxa"/>
            <w:noWrap w:val="0"/>
            <w:vAlign w:val="top"/>
          </w:tcPr>
          <w:p w14:paraId="4F166B93">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w:t>
            </w:r>
          </w:p>
        </w:tc>
        <w:tc>
          <w:tcPr>
            <w:tcW w:w="1949" w:type="dxa"/>
            <w:noWrap w:val="0"/>
            <w:vAlign w:val="top"/>
          </w:tcPr>
          <w:p w14:paraId="6B117DF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下行</w:t>
            </w:r>
          </w:p>
        </w:tc>
      </w:tr>
    </w:tbl>
    <w:p w14:paraId="5D98A483">
      <w:pPr>
        <w:ind w:firstLine="420" w:firstLineChars="200"/>
        <w:jc w:val="both"/>
        <w:rPr>
          <w:rFonts w:hint="eastAsia" w:ascii="宋体" w:hAnsi="Times New Roman" w:eastAsia="宋体" w:cs="Times New Roman"/>
          <w:sz w:val="21"/>
          <w:lang w:val="en-US" w:eastAsia="zh-CN" w:bidi="ar-SA"/>
        </w:rPr>
      </w:pPr>
    </w:p>
    <w:p w14:paraId="3274A26D">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默认使用功能码为1的下行确认帧，也可使用确认/否认帧。</w:t>
      </w:r>
    </w:p>
    <w:p w14:paraId="0EFC5DEB">
      <w:pPr>
        <w:keepNext/>
        <w:keepLines/>
        <w:widowControl w:val="0"/>
        <w:numPr>
          <w:ilvl w:val="2"/>
          <w:numId w:val="94"/>
        </w:numPr>
        <w:adjustRightInd w:val="0"/>
        <w:snapToGrid w:val="0"/>
        <w:spacing w:before="0" w:beforeLines="0" w:beforeAutospacing="0" w:after="0" w:afterLines="0" w:afterAutospacing="0" w:line="240" w:lineRule="auto"/>
        <w:ind w:left="720" w:hanging="720" w:firstLineChars="0"/>
        <w:jc w:val="both"/>
        <w:outlineLvl w:val="2"/>
        <w:rPr>
          <w:rFonts w:hint="eastAsia" w:ascii="黑体" w:hAnsi="黑体" w:eastAsia="黑体" w:cs="黑体"/>
          <w:color w:val="000000"/>
          <w:kern w:val="2"/>
          <w:sz w:val="21"/>
          <w:szCs w:val="21"/>
          <w:lang w:val="en-US" w:eastAsia="zh-CN" w:bidi="ar-SA"/>
        </w:rPr>
      </w:pPr>
      <w:bookmarkStart w:id="487" w:name="_Toc12264"/>
      <w:r>
        <w:rPr>
          <w:rFonts w:hint="eastAsia" w:ascii="黑体" w:hAnsi="黑体" w:eastAsia="黑体" w:cs="黑体"/>
          <w:color w:val="000000"/>
          <w:kern w:val="2"/>
          <w:sz w:val="21"/>
          <w:szCs w:val="21"/>
          <w:lang w:val="en-US" w:eastAsia="zh-CN" w:bidi="ar-SA"/>
        </w:rPr>
        <w:t>上行业务报文格式</w:t>
      </w:r>
      <w:bookmarkEnd w:id="487"/>
    </w:p>
    <w:p w14:paraId="298D7189">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报文格式如下</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_Ref894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图 6</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0E2DC2F7">
      <w:pPr>
        <w:ind w:firstLine="0" w:firstLineChars="0"/>
        <w:jc w:val="center"/>
        <w:rPr>
          <w:rFonts w:ascii="宋体" w:hAnsi="Times New Roman" w:eastAsia="宋体" w:cs="Times New Roman"/>
          <w:sz w:val="21"/>
          <w:lang w:val="en-US" w:eastAsia="zh-CN" w:bidi="ar-SA"/>
        </w:rPr>
      </w:pPr>
      <w:r>
        <w:rPr>
          <w:rFonts w:ascii="宋体" w:hAnsi="Times New Roman" w:eastAsia="宋体" w:cs="Times New Roman"/>
          <w:sz w:val="21"/>
          <w:lang w:val="en-US" w:eastAsia="zh-CN" w:bidi="ar-SA"/>
        </w:rPr>
        <w:drawing>
          <wp:inline distT="0" distB="0" distL="114300" distR="114300">
            <wp:extent cx="5295900" cy="1114425"/>
            <wp:effectExtent l="0" t="0" r="0" b="0"/>
            <wp:docPr id="1" name="图片 7"/>
            <wp:cNvGraphicFramePr/>
            <a:graphic xmlns:a="http://schemas.openxmlformats.org/drawingml/2006/main">
              <a:graphicData uri="http://schemas.openxmlformats.org/drawingml/2006/picture">
                <pic:pic xmlns:pic="http://schemas.openxmlformats.org/drawingml/2006/picture">
                  <pic:nvPicPr>
                    <pic:cNvPr id="1" name="图片 7"/>
                    <pic:cNvPicPr/>
                  </pic:nvPicPr>
                  <pic:blipFill>
                    <a:blip r:embed="rId32"/>
                    <a:stretch>
                      <a:fillRect/>
                    </a:stretch>
                  </pic:blipFill>
                  <pic:spPr>
                    <a:xfrm>
                      <a:off x="0" y="0"/>
                      <a:ext cx="5295900" cy="1114425"/>
                    </a:xfrm>
                    <a:prstGeom prst="rect">
                      <a:avLst/>
                    </a:prstGeom>
                    <a:noFill/>
                    <a:ln>
                      <a:noFill/>
                    </a:ln>
                  </pic:spPr>
                </pic:pic>
              </a:graphicData>
            </a:graphic>
          </wp:inline>
        </w:drawing>
      </w:r>
    </w:p>
    <w:p w14:paraId="62DC04D1">
      <w:pPr>
        <w:pStyle w:val="20"/>
        <w:ind w:firstLine="0" w:firstLineChars="0"/>
        <w:rPr>
          <w:rFonts w:hint="eastAsia" w:ascii="黑体" w:hAnsi="黑体" w:cs="黑体"/>
        </w:rPr>
      </w:pPr>
      <w:bookmarkStart w:id="488" w:name="_Ref894"/>
      <w:r>
        <w:rPr>
          <w:rFonts w:hint="eastAsia" w:ascii="黑体" w:hAnsi="黑体" w:cs="黑体"/>
        </w:rPr>
        <w:t xml:space="preserve">图 </w:t>
      </w:r>
      <w:bookmarkEnd w:id="488"/>
      <w:r>
        <w:rPr>
          <w:rFonts w:hint="eastAsia" w:ascii="黑体" w:hAnsi="黑体" w:cs="黑体"/>
          <w:lang w:val="en-US" w:eastAsia="zh-CN"/>
        </w:rPr>
        <w:t>6</w:t>
      </w:r>
      <w:r>
        <w:rPr>
          <w:rFonts w:hint="eastAsia" w:ascii="黑体" w:hAnsi="黑体" w:cs="黑体"/>
        </w:rPr>
        <w:t xml:space="preserve"> 停上电事件主动上报上行业务报文格式</w:t>
      </w:r>
    </w:p>
    <w:p w14:paraId="2B304D39">
      <w:pPr>
        <w:ind w:firstLine="0" w:firstLineChars="0"/>
        <w:rPr>
          <w:rFonts w:ascii="Calibri" w:hAnsi="Calibri" w:cs="Times New Roman"/>
          <w:szCs w:val="24"/>
        </w:rPr>
      </w:pPr>
    </w:p>
    <w:p w14:paraId="048B0B18">
      <w:pPr>
        <w:keepNext/>
        <w:keepLines/>
        <w:widowControl w:val="0"/>
        <w:numPr>
          <w:ilvl w:val="3"/>
          <w:numId w:val="94"/>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89" w:name="_Toc31487"/>
      <w:r>
        <w:rPr>
          <w:rFonts w:hint="eastAsia" w:ascii="黑体" w:hAnsi="黑体" w:eastAsia="黑体" w:cs="黑体"/>
          <w:kern w:val="2"/>
          <w:sz w:val="21"/>
          <w:szCs w:val="21"/>
          <w:lang w:val="en-US" w:eastAsia="zh-CN" w:bidi="ar-SA"/>
        </w:rPr>
        <w:t xml:space="preserve"> 帧头长度</w:t>
      </w:r>
      <w:bookmarkEnd w:id="489"/>
    </w:p>
    <w:p w14:paraId="12244201">
      <w:pPr>
        <w:ind w:firstLine="420" w:firstLineChars="0"/>
        <w:rPr>
          <w:rFonts w:hint="eastAsia" w:ascii="宋体" w:hAnsi="宋体" w:cs="宋体"/>
          <w:szCs w:val="21"/>
        </w:rPr>
      </w:pPr>
      <w:r>
        <w:rPr>
          <w:rFonts w:hint="eastAsia" w:ascii="宋体" w:hAnsi="宋体" w:cs="宋体"/>
          <w:szCs w:val="21"/>
        </w:rPr>
        <w:t>除了数据域之外的长度，12字节。</w:t>
      </w:r>
    </w:p>
    <w:p w14:paraId="2227FDDC">
      <w:pPr>
        <w:keepNext/>
        <w:keepLines/>
        <w:widowControl w:val="0"/>
        <w:numPr>
          <w:ilvl w:val="3"/>
          <w:numId w:val="94"/>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90" w:name="_Toc17343"/>
      <w:r>
        <w:rPr>
          <w:rFonts w:hint="eastAsia" w:ascii="黑体" w:hAnsi="黑体" w:eastAsia="黑体" w:cs="黑体"/>
          <w:kern w:val="2"/>
          <w:sz w:val="21"/>
          <w:szCs w:val="21"/>
          <w:lang w:val="en-US" w:eastAsia="zh-CN" w:bidi="ar-SA"/>
        </w:rPr>
        <w:t xml:space="preserve"> 功能码</w:t>
      </w:r>
      <w:bookmarkEnd w:id="490"/>
    </w:p>
    <w:p w14:paraId="37708F40">
      <w:pPr>
        <w:pStyle w:val="20"/>
        <w:ind w:firstLine="0" w:firstLineChars="0"/>
        <w:rPr>
          <w:rFonts w:hint="eastAsia" w:ascii="黑体" w:hAnsi="黑体" w:cs="黑体"/>
          <w:szCs w:val="22"/>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84</w:t>
      </w:r>
      <w:r>
        <w:rPr>
          <w:rFonts w:hint="eastAsia" w:ascii="黑体" w:hAnsi="黑体" w:cs="黑体"/>
        </w:rPr>
        <w:fldChar w:fldCharType="end"/>
      </w:r>
      <w:r>
        <w:rPr>
          <w:rFonts w:hint="eastAsia" w:ascii="黑体" w:hAnsi="黑体" w:cs="黑体"/>
        </w:rPr>
        <w:t xml:space="preserve"> 停电事件主动上报</w:t>
      </w:r>
      <w:r>
        <w:rPr>
          <w:rFonts w:hint="eastAsia" w:ascii="黑体" w:hAnsi="黑体" w:cs="黑体"/>
          <w:szCs w:val="22"/>
        </w:rPr>
        <w:t>功能码</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7"/>
        <w:gridCol w:w="1974"/>
        <w:gridCol w:w="1658"/>
      </w:tblGrid>
      <w:tr w14:paraId="6A267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4117" w:type="dxa"/>
            <w:noWrap w:val="0"/>
            <w:vAlign w:val="center"/>
          </w:tcPr>
          <w:p w14:paraId="0ACC9EE4">
            <w:pPr>
              <w:widowControl w:val="0"/>
              <w:overflowPunct w:val="0"/>
              <w:adjustRightInd w:val="0"/>
              <w:snapToGrid w:val="0"/>
              <w:spacing w:line="240" w:lineRule="auto"/>
              <w:ind w:firstLine="0" w:firstLineChars="0"/>
              <w:jc w:val="center"/>
              <w:rPr>
                <w:rFonts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功能码含义</w:t>
            </w:r>
          </w:p>
        </w:tc>
        <w:tc>
          <w:tcPr>
            <w:tcW w:w="1974" w:type="dxa"/>
            <w:noWrap w:val="0"/>
            <w:vAlign w:val="center"/>
          </w:tcPr>
          <w:p w14:paraId="21108376">
            <w:pPr>
              <w:widowControl w:val="0"/>
              <w:overflowPunct w:val="0"/>
              <w:adjustRightInd w:val="0"/>
              <w:snapToGrid w:val="0"/>
              <w:spacing w:line="240" w:lineRule="auto"/>
              <w:ind w:firstLine="0" w:firstLineChars="0"/>
              <w:jc w:val="center"/>
              <w:rPr>
                <w:rFonts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功能码的值</w:t>
            </w:r>
          </w:p>
        </w:tc>
        <w:tc>
          <w:tcPr>
            <w:tcW w:w="1658" w:type="dxa"/>
            <w:noWrap w:val="0"/>
            <w:vAlign w:val="center"/>
          </w:tcPr>
          <w:p w14:paraId="045D90D6">
            <w:pPr>
              <w:widowControl w:val="0"/>
              <w:overflowPunct w:val="0"/>
              <w:adjustRightInd w:val="0"/>
              <w:snapToGrid w:val="0"/>
              <w:spacing w:line="240" w:lineRule="auto"/>
              <w:ind w:firstLine="0" w:firstLineChars="0"/>
              <w:jc w:val="center"/>
              <w:rPr>
                <w:rFonts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方向位</w:t>
            </w:r>
          </w:p>
        </w:tc>
      </w:tr>
      <w:tr w14:paraId="2FC09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jc w:val="center"/>
        </w:trPr>
        <w:tc>
          <w:tcPr>
            <w:tcW w:w="4117" w:type="dxa"/>
            <w:noWrap w:val="0"/>
            <w:vAlign w:val="center"/>
          </w:tcPr>
          <w:p w14:paraId="16F2EC5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STA 主动上报事件给 CCO（模块触发）</w:t>
            </w:r>
          </w:p>
        </w:tc>
        <w:tc>
          <w:tcPr>
            <w:tcW w:w="1974" w:type="dxa"/>
            <w:noWrap w:val="0"/>
            <w:vAlign w:val="center"/>
          </w:tcPr>
          <w:p w14:paraId="306ED2D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w:t>
            </w:r>
          </w:p>
        </w:tc>
        <w:tc>
          <w:tcPr>
            <w:tcW w:w="1658" w:type="dxa"/>
            <w:noWrap w:val="0"/>
            <w:vAlign w:val="center"/>
          </w:tcPr>
          <w:p w14:paraId="3E14F6AB">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上行</w:t>
            </w:r>
          </w:p>
        </w:tc>
      </w:tr>
      <w:tr w14:paraId="59F9D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jc w:val="center"/>
        </w:trPr>
        <w:tc>
          <w:tcPr>
            <w:tcW w:w="4117" w:type="dxa"/>
            <w:noWrap w:val="0"/>
            <w:vAlign w:val="center"/>
          </w:tcPr>
          <w:p w14:paraId="6D3F601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STA 主动上报事件给 CCO（采集器触发）</w:t>
            </w:r>
          </w:p>
        </w:tc>
        <w:tc>
          <w:tcPr>
            <w:tcW w:w="1974" w:type="dxa"/>
            <w:noWrap w:val="0"/>
            <w:vAlign w:val="center"/>
          </w:tcPr>
          <w:p w14:paraId="1C3DD329">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2</w:t>
            </w:r>
          </w:p>
        </w:tc>
        <w:tc>
          <w:tcPr>
            <w:tcW w:w="1658" w:type="dxa"/>
            <w:noWrap w:val="0"/>
            <w:vAlign w:val="center"/>
          </w:tcPr>
          <w:p w14:paraId="1E4B612D">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上行</w:t>
            </w:r>
          </w:p>
        </w:tc>
      </w:tr>
    </w:tbl>
    <w:p w14:paraId="1F5D24BE">
      <w:pPr>
        <w:keepNext/>
        <w:keepLines/>
        <w:widowControl w:val="0"/>
        <w:numPr>
          <w:ilvl w:val="3"/>
          <w:numId w:val="94"/>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91" w:name="_Toc32289"/>
      <w:r>
        <w:rPr>
          <w:rFonts w:hint="eastAsia" w:ascii="黑体" w:hAnsi="黑体" w:eastAsia="黑体" w:cs="黑体"/>
          <w:kern w:val="2"/>
          <w:sz w:val="21"/>
          <w:szCs w:val="21"/>
          <w:lang w:val="en-US" w:eastAsia="zh-CN" w:bidi="ar-SA"/>
        </w:rPr>
        <w:t xml:space="preserve"> 数据长度</w:t>
      </w:r>
      <w:bookmarkEnd w:id="491"/>
    </w:p>
    <w:p w14:paraId="7B12C263">
      <w:pPr>
        <w:ind w:firstLine="420" w:firstLineChars="200"/>
        <w:jc w:val="both"/>
        <w:rPr>
          <w:rFonts w:ascii="宋体" w:hAnsi="Times New Roman" w:eastAsia="宋体" w:cs="Times New Roman"/>
          <w:sz w:val="21"/>
          <w:szCs w:val="21"/>
          <w:lang w:val="en-US" w:eastAsia="zh-CN" w:bidi="ar-SA"/>
        </w:rPr>
      </w:pPr>
      <w:r>
        <w:rPr>
          <w:rFonts w:hint="eastAsia" w:ascii="宋体" w:hAnsi="Times New Roman" w:eastAsia="宋体" w:cs="Times New Roman"/>
          <w:sz w:val="21"/>
          <w:lang w:val="en-US" w:eastAsia="zh-CN" w:bidi="ar-SA"/>
        </w:rPr>
        <w:t>数据域的长度。</w:t>
      </w:r>
    </w:p>
    <w:p w14:paraId="625862D7">
      <w:pPr>
        <w:keepNext/>
        <w:keepLines/>
        <w:widowControl w:val="0"/>
        <w:numPr>
          <w:ilvl w:val="3"/>
          <w:numId w:val="94"/>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92" w:name="_Toc6408"/>
      <w:r>
        <w:rPr>
          <w:rFonts w:hint="eastAsia" w:ascii="黑体" w:hAnsi="黑体" w:eastAsia="黑体" w:cs="黑体"/>
          <w:kern w:val="2"/>
          <w:sz w:val="21"/>
          <w:szCs w:val="21"/>
          <w:lang w:val="en-US" w:eastAsia="zh-CN" w:bidi="ar-SA"/>
        </w:rPr>
        <w:t xml:space="preserve"> 模块触发</w:t>
      </w:r>
      <w:bookmarkEnd w:id="492"/>
    </w:p>
    <w:p w14:paraId="0B8737EE">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单相表模块、三相表模块触发；采集器触发：I采模块、II采触发。</w:t>
      </w:r>
    </w:p>
    <w:p w14:paraId="561F7CBA">
      <w:pPr>
        <w:keepNext/>
        <w:keepLines/>
        <w:widowControl w:val="0"/>
        <w:numPr>
          <w:ilvl w:val="3"/>
          <w:numId w:val="94"/>
        </w:numPr>
        <w:adjustRightInd w:val="0"/>
        <w:snapToGrid w:val="0"/>
        <w:spacing w:before="0" w:beforeLines="0" w:beforeAutospacing="0" w:after="0" w:afterLines="0" w:afterAutospacing="0" w:line="240" w:lineRule="auto"/>
        <w:ind w:left="864" w:hanging="864" w:firstLineChars="0"/>
        <w:jc w:val="both"/>
        <w:outlineLvl w:val="3"/>
        <w:rPr>
          <w:rFonts w:ascii="黑体" w:hAnsi="黑体" w:eastAsia="黑体" w:cs="黑体"/>
          <w:kern w:val="2"/>
          <w:sz w:val="21"/>
          <w:szCs w:val="21"/>
          <w:lang w:val="en-US" w:eastAsia="zh-CN" w:bidi="ar-SA"/>
        </w:rPr>
      </w:pPr>
      <w:bookmarkStart w:id="493" w:name="_Toc4701"/>
      <w:r>
        <w:rPr>
          <w:rFonts w:hint="eastAsia" w:ascii="黑体" w:hAnsi="黑体" w:eastAsia="黑体" w:cs="黑体"/>
          <w:kern w:val="2"/>
          <w:sz w:val="21"/>
          <w:szCs w:val="21"/>
          <w:lang w:val="en-US" w:eastAsia="zh-CN" w:bidi="ar-SA"/>
        </w:rPr>
        <w:t xml:space="preserve"> </w:t>
      </w:r>
      <w:r>
        <w:rPr>
          <w:rFonts w:ascii="黑体" w:hAnsi="黑体" w:eastAsia="黑体" w:cs="黑体"/>
          <w:kern w:val="2"/>
          <w:sz w:val="21"/>
          <w:szCs w:val="21"/>
          <w:lang w:val="en-US" w:eastAsia="zh-CN" w:bidi="ar-SA"/>
        </w:rPr>
        <w:t>STA 主动上报事件给 CCO</w:t>
      </w:r>
      <w:bookmarkEnd w:id="493"/>
    </w:p>
    <w:p w14:paraId="5FA2C38E">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对于 STA 主动上报事件给 CCO，其数据域进行如下扩充，支持位图和地址两种方式，默认使用位图方式。</w:t>
      </w:r>
    </w:p>
    <w:p w14:paraId="7608E05B">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位图方式的数据域格式如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_Ref1214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 85</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2C97E974">
      <w:pPr>
        <w:pStyle w:val="20"/>
        <w:ind w:firstLine="0" w:firstLineChars="0"/>
        <w:rPr>
          <w:rFonts w:hint="eastAsia" w:ascii="黑体" w:hAnsi="黑体" w:cs="黑体"/>
          <w:szCs w:val="22"/>
        </w:rPr>
      </w:pPr>
      <w:bookmarkStart w:id="494" w:name="_Ref56522194"/>
      <w:bookmarkStart w:id="495" w:name="_Ref1214"/>
      <w:r>
        <w:rPr>
          <w:rFonts w:hint="eastAsia" w:ascii="黑体" w:hAnsi="黑体" w:cs="黑体"/>
        </w:rPr>
        <w:t xml:space="preserve">表 </w:t>
      </w:r>
      <w:bookmarkEnd w:id="494"/>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85</w:t>
      </w:r>
      <w:r>
        <w:rPr>
          <w:rFonts w:hint="eastAsia" w:ascii="黑体" w:hAnsi="黑体" w:cs="黑体"/>
        </w:rPr>
        <w:fldChar w:fldCharType="end"/>
      </w:r>
      <w:bookmarkEnd w:id="495"/>
      <w:r>
        <w:rPr>
          <w:rFonts w:hint="eastAsia" w:ascii="黑体" w:hAnsi="黑体" w:cs="黑体"/>
        </w:rPr>
        <w:t xml:space="preserve"> 位图方式数据域格式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29"/>
        <w:gridCol w:w="2267"/>
        <w:gridCol w:w="4244"/>
      </w:tblGrid>
      <w:tr w14:paraId="2055A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 w:hRule="atLeast"/>
          <w:jc w:val="center"/>
        </w:trPr>
        <w:tc>
          <w:tcPr>
            <w:tcW w:w="2929" w:type="dxa"/>
            <w:noWrap w:val="0"/>
            <w:vAlign w:val="center"/>
          </w:tcPr>
          <w:p w14:paraId="38AE99EE">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数据子域</w:t>
            </w:r>
          </w:p>
        </w:tc>
        <w:tc>
          <w:tcPr>
            <w:tcW w:w="2267" w:type="dxa"/>
            <w:noWrap w:val="0"/>
            <w:vAlign w:val="center"/>
          </w:tcPr>
          <w:p w14:paraId="64E3E5C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格式</w:t>
            </w:r>
          </w:p>
        </w:tc>
        <w:tc>
          <w:tcPr>
            <w:tcW w:w="4244" w:type="dxa"/>
            <w:noWrap w:val="0"/>
            <w:vAlign w:val="center"/>
          </w:tcPr>
          <w:p w14:paraId="1C48C4B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取值</w:t>
            </w:r>
          </w:p>
        </w:tc>
      </w:tr>
      <w:tr w14:paraId="5E781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jc w:val="center"/>
        </w:trPr>
        <w:tc>
          <w:tcPr>
            <w:tcW w:w="2929" w:type="dxa"/>
            <w:noWrap w:val="0"/>
            <w:vAlign w:val="center"/>
          </w:tcPr>
          <w:p w14:paraId="7EE6354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STA 上报事件类型</w:t>
            </w:r>
          </w:p>
        </w:tc>
        <w:tc>
          <w:tcPr>
            <w:tcW w:w="2267" w:type="dxa"/>
            <w:noWrap w:val="0"/>
            <w:vAlign w:val="center"/>
          </w:tcPr>
          <w:p w14:paraId="3E1681F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BIN（1 个字节）</w:t>
            </w:r>
          </w:p>
        </w:tc>
        <w:tc>
          <w:tcPr>
            <w:tcW w:w="4244" w:type="dxa"/>
            <w:noWrap w:val="0"/>
            <w:vAlign w:val="center"/>
          </w:tcPr>
          <w:p w14:paraId="69CCEDB6">
            <w:pPr>
              <w:widowControl w:val="0"/>
              <w:overflowPunct w:val="0"/>
              <w:adjustRightInd w:val="0"/>
              <w:snapToGrid w:val="0"/>
              <w:spacing w:line="240" w:lineRule="auto"/>
              <w:ind w:firstLine="0" w:firstLineChars="0"/>
              <w:jc w:val="left"/>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1：代表停电事件（位图）；</w:t>
            </w:r>
          </w:p>
        </w:tc>
      </w:tr>
      <w:tr w14:paraId="235FF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 w:hRule="atLeast"/>
          <w:jc w:val="center"/>
        </w:trPr>
        <w:tc>
          <w:tcPr>
            <w:tcW w:w="2929" w:type="dxa"/>
            <w:noWrap w:val="0"/>
            <w:vAlign w:val="center"/>
          </w:tcPr>
          <w:p w14:paraId="738758B2">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发生事件站点起始 TEI</w:t>
            </w:r>
          </w:p>
        </w:tc>
        <w:tc>
          <w:tcPr>
            <w:tcW w:w="2267" w:type="dxa"/>
            <w:noWrap w:val="0"/>
            <w:vAlign w:val="center"/>
          </w:tcPr>
          <w:p w14:paraId="2F719329">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BIN（2 个字节）</w:t>
            </w:r>
          </w:p>
        </w:tc>
        <w:tc>
          <w:tcPr>
            <w:tcW w:w="4244" w:type="dxa"/>
            <w:noWrap w:val="0"/>
            <w:vAlign w:val="center"/>
          </w:tcPr>
          <w:p w14:paraId="0CC40764">
            <w:pPr>
              <w:widowControl w:val="0"/>
              <w:overflowPunct w:val="0"/>
              <w:adjustRightInd w:val="0"/>
              <w:snapToGrid w:val="0"/>
              <w:spacing w:line="240" w:lineRule="auto"/>
              <w:ind w:firstLine="0" w:firstLineChars="0"/>
              <w:jc w:val="left"/>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TEI</w:t>
            </w:r>
          </w:p>
        </w:tc>
      </w:tr>
      <w:tr w14:paraId="08172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jc w:val="center"/>
        </w:trPr>
        <w:tc>
          <w:tcPr>
            <w:tcW w:w="2929" w:type="dxa"/>
            <w:noWrap w:val="0"/>
            <w:vAlign w:val="center"/>
          </w:tcPr>
          <w:p w14:paraId="5C94609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发生事件的节点位图</w:t>
            </w:r>
          </w:p>
        </w:tc>
        <w:tc>
          <w:tcPr>
            <w:tcW w:w="2267" w:type="dxa"/>
            <w:noWrap w:val="0"/>
            <w:vAlign w:val="center"/>
          </w:tcPr>
          <w:p w14:paraId="2D8252C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BIN（变长）</w:t>
            </w:r>
          </w:p>
        </w:tc>
        <w:tc>
          <w:tcPr>
            <w:tcW w:w="4244" w:type="dxa"/>
            <w:noWrap w:val="0"/>
            <w:vAlign w:val="center"/>
          </w:tcPr>
          <w:p w14:paraId="458CDEE2">
            <w:pPr>
              <w:widowControl w:val="0"/>
              <w:overflowPunct w:val="0"/>
              <w:adjustRightInd w:val="0"/>
              <w:snapToGrid w:val="0"/>
              <w:spacing w:line="240" w:lineRule="auto"/>
              <w:ind w:firstLine="0" w:firstLineChars="0"/>
              <w:jc w:val="left"/>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对应的位置一，标志该位对应的TEI节点发生了该事件，第1个bit代表起始 TEI，后续依次类推。</w:t>
            </w:r>
          </w:p>
        </w:tc>
      </w:tr>
    </w:tbl>
    <w:p w14:paraId="07DC98DE">
      <w:pPr>
        <w:ind w:firstLine="420" w:firstLineChars="200"/>
        <w:jc w:val="both"/>
        <w:rPr>
          <w:rFonts w:ascii="宋体" w:hAnsi="Times New Roman" w:eastAsia="宋体" w:cs="Times New Roman"/>
          <w:sz w:val="21"/>
          <w:lang w:val="en-US" w:eastAsia="zh-CN" w:bidi="ar-SA"/>
        </w:rPr>
      </w:pPr>
      <w:r>
        <w:rPr>
          <w:rFonts w:ascii="宋体" w:hAnsi="Times New Roman" w:eastAsia="宋体" w:cs="Times New Roman"/>
          <w:sz w:val="21"/>
          <w:lang w:val="en-US" w:eastAsia="zh-CN" w:bidi="ar-SA"/>
        </w:rPr>
        <w:t>地址方式数据内容协议扩展，对于复电事件上报，以地址方式单播传输</w:t>
      </w:r>
      <w:r>
        <w:rPr>
          <w:rFonts w:hint="eastAsia" w:ascii="宋体" w:hAnsi="Times New Roman" w:eastAsia="宋体" w:cs="Times New Roman"/>
          <w:sz w:val="21"/>
          <w:lang w:val="en-US" w:eastAsia="zh-CN" w:bidi="ar-SA"/>
        </w:rPr>
        <w:t>。</w:t>
      </w:r>
    </w:p>
    <w:p w14:paraId="0130481A">
      <w:pPr>
        <w:pStyle w:val="20"/>
        <w:ind w:firstLine="0" w:firstLineChars="0"/>
        <w:rPr>
          <w:rFonts w:hint="eastAsia" w:ascii="黑体" w:hAnsi="黑体" w:cs="黑体"/>
          <w:szCs w:val="22"/>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86</w:t>
      </w:r>
      <w:r>
        <w:rPr>
          <w:rFonts w:hint="eastAsia" w:ascii="黑体" w:hAnsi="黑体" w:cs="黑体"/>
        </w:rPr>
        <w:fldChar w:fldCharType="end"/>
      </w:r>
      <w:r>
        <w:rPr>
          <w:rFonts w:hint="eastAsia" w:ascii="黑体" w:hAnsi="黑体" w:cs="黑体"/>
        </w:rPr>
        <w:t xml:space="preserve"> 地址方式数据域格式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46"/>
        <w:gridCol w:w="1636"/>
        <w:gridCol w:w="4184"/>
      </w:tblGrid>
      <w:tr w14:paraId="5D79B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3546" w:type="dxa"/>
            <w:noWrap w:val="0"/>
            <w:vAlign w:val="center"/>
          </w:tcPr>
          <w:p w14:paraId="62548C5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数据子域</w:t>
            </w:r>
          </w:p>
        </w:tc>
        <w:tc>
          <w:tcPr>
            <w:tcW w:w="1636" w:type="dxa"/>
            <w:noWrap w:val="0"/>
            <w:vAlign w:val="center"/>
          </w:tcPr>
          <w:p w14:paraId="7AEB815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格式</w:t>
            </w:r>
          </w:p>
        </w:tc>
        <w:tc>
          <w:tcPr>
            <w:tcW w:w="4184" w:type="dxa"/>
            <w:noWrap w:val="0"/>
            <w:vAlign w:val="center"/>
          </w:tcPr>
          <w:p w14:paraId="0E8D2EE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取值</w:t>
            </w:r>
          </w:p>
        </w:tc>
      </w:tr>
      <w:tr w14:paraId="78F15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jc w:val="center"/>
        </w:trPr>
        <w:tc>
          <w:tcPr>
            <w:tcW w:w="3546" w:type="dxa"/>
            <w:noWrap w:val="0"/>
            <w:vAlign w:val="center"/>
          </w:tcPr>
          <w:p w14:paraId="78430823">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STA 上报事件类型</w:t>
            </w:r>
          </w:p>
        </w:tc>
        <w:tc>
          <w:tcPr>
            <w:tcW w:w="1636" w:type="dxa"/>
            <w:noWrap w:val="0"/>
            <w:vAlign w:val="center"/>
          </w:tcPr>
          <w:p w14:paraId="79DB172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BIN（1个字节）</w:t>
            </w:r>
          </w:p>
        </w:tc>
        <w:tc>
          <w:tcPr>
            <w:tcW w:w="4184" w:type="dxa"/>
            <w:noWrap w:val="0"/>
            <w:vAlign w:val="center"/>
          </w:tcPr>
          <w:p w14:paraId="7340ED1D">
            <w:pPr>
              <w:widowControl w:val="0"/>
              <w:overflowPunct w:val="0"/>
              <w:adjustRightInd w:val="0"/>
              <w:snapToGrid w:val="0"/>
              <w:spacing w:line="240" w:lineRule="auto"/>
              <w:ind w:firstLine="720" w:firstLineChars="400"/>
              <w:jc w:val="both"/>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3：代表停电事件（地址）</w:t>
            </w:r>
          </w:p>
          <w:p w14:paraId="456BC64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4：代表上电事件（地址）；</w:t>
            </w:r>
          </w:p>
        </w:tc>
      </w:tr>
      <w:tr w14:paraId="38018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3546" w:type="dxa"/>
            <w:noWrap w:val="0"/>
            <w:vAlign w:val="center"/>
          </w:tcPr>
          <w:p w14:paraId="5C5A2C9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发生事件的电表个数</w:t>
            </w:r>
          </w:p>
        </w:tc>
        <w:tc>
          <w:tcPr>
            <w:tcW w:w="1636" w:type="dxa"/>
            <w:noWrap w:val="0"/>
            <w:vAlign w:val="center"/>
          </w:tcPr>
          <w:p w14:paraId="2E8BA80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BIN（2个字节）</w:t>
            </w:r>
          </w:p>
        </w:tc>
        <w:tc>
          <w:tcPr>
            <w:tcW w:w="4184" w:type="dxa"/>
            <w:noWrap w:val="0"/>
            <w:vAlign w:val="center"/>
          </w:tcPr>
          <w:p w14:paraId="23CE11F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发生事件电表个数</w:t>
            </w:r>
          </w:p>
        </w:tc>
      </w:tr>
      <w:tr w14:paraId="550EC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jc w:val="center"/>
        </w:trPr>
        <w:tc>
          <w:tcPr>
            <w:tcW w:w="3546" w:type="dxa"/>
            <w:noWrap w:val="0"/>
            <w:vAlign w:val="center"/>
          </w:tcPr>
          <w:p w14:paraId="39365040">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发生事件的第1只电表地址</w:t>
            </w:r>
          </w:p>
        </w:tc>
        <w:tc>
          <w:tcPr>
            <w:tcW w:w="1636" w:type="dxa"/>
            <w:noWrap w:val="0"/>
            <w:vAlign w:val="center"/>
          </w:tcPr>
          <w:p w14:paraId="42371F8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BIN（6个字节）</w:t>
            </w:r>
          </w:p>
        </w:tc>
        <w:tc>
          <w:tcPr>
            <w:tcW w:w="4184" w:type="dxa"/>
            <w:noWrap w:val="0"/>
            <w:vAlign w:val="center"/>
          </w:tcPr>
          <w:p w14:paraId="5BA57E7B">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发生事件的电表地址</w:t>
            </w:r>
          </w:p>
        </w:tc>
      </w:tr>
      <w:tr w14:paraId="2D8A6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jc w:val="center"/>
        </w:trPr>
        <w:tc>
          <w:tcPr>
            <w:tcW w:w="3546" w:type="dxa"/>
            <w:noWrap w:val="0"/>
            <w:vAlign w:val="center"/>
          </w:tcPr>
          <w:p w14:paraId="7EBD35A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发生事件的第1只电表带电状态</w:t>
            </w:r>
          </w:p>
        </w:tc>
        <w:tc>
          <w:tcPr>
            <w:tcW w:w="1636" w:type="dxa"/>
            <w:noWrap w:val="0"/>
            <w:vAlign w:val="center"/>
          </w:tcPr>
          <w:p w14:paraId="406EAAA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BIN（1个字节）</w:t>
            </w:r>
          </w:p>
        </w:tc>
        <w:tc>
          <w:tcPr>
            <w:tcW w:w="4184" w:type="dxa"/>
            <w:noWrap w:val="0"/>
            <w:vAlign w:val="center"/>
          </w:tcPr>
          <w:p w14:paraId="7875F60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带电状态0代表停电，1代表未停电。</w:t>
            </w:r>
          </w:p>
        </w:tc>
      </w:tr>
      <w:tr w14:paraId="39ED0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jc w:val="center"/>
        </w:trPr>
        <w:tc>
          <w:tcPr>
            <w:tcW w:w="3546" w:type="dxa"/>
            <w:noWrap w:val="0"/>
            <w:vAlign w:val="center"/>
          </w:tcPr>
          <w:p w14:paraId="78E4675E">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1636" w:type="dxa"/>
            <w:noWrap w:val="0"/>
            <w:vAlign w:val="center"/>
          </w:tcPr>
          <w:p w14:paraId="2A72D0ED">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4184" w:type="dxa"/>
            <w:noWrap w:val="0"/>
            <w:vAlign w:val="center"/>
          </w:tcPr>
          <w:p w14:paraId="5C93DFD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r>
      <w:tr w14:paraId="3D29B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jc w:val="center"/>
        </w:trPr>
        <w:tc>
          <w:tcPr>
            <w:tcW w:w="3546" w:type="dxa"/>
            <w:noWrap w:val="0"/>
            <w:vAlign w:val="center"/>
          </w:tcPr>
          <w:p w14:paraId="441B6042">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发生事件的第N只电表地址</w:t>
            </w:r>
          </w:p>
        </w:tc>
        <w:tc>
          <w:tcPr>
            <w:tcW w:w="1636" w:type="dxa"/>
            <w:noWrap w:val="0"/>
            <w:vAlign w:val="center"/>
          </w:tcPr>
          <w:p w14:paraId="56655A7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BIN（6个字节）</w:t>
            </w:r>
          </w:p>
        </w:tc>
        <w:tc>
          <w:tcPr>
            <w:tcW w:w="4184" w:type="dxa"/>
            <w:noWrap w:val="0"/>
            <w:vAlign w:val="center"/>
          </w:tcPr>
          <w:p w14:paraId="66271E8B">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发生事件的电表地址</w:t>
            </w:r>
          </w:p>
        </w:tc>
      </w:tr>
      <w:tr w14:paraId="3AD1C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jc w:val="center"/>
        </w:trPr>
        <w:tc>
          <w:tcPr>
            <w:tcW w:w="3546" w:type="dxa"/>
            <w:noWrap w:val="0"/>
            <w:vAlign w:val="center"/>
          </w:tcPr>
          <w:p w14:paraId="240A4D2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发生事件的第N只电表带电状态</w:t>
            </w:r>
          </w:p>
        </w:tc>
        <w:tc>
          <w:tcPr>
            <w:tcW w:w="1636" w:type="dxa"/>
            <w:noWrap w:val="0"/>
            <w:vAlign w:val="center"/>
          </w:tcPr>
          <w:p w14:paraId="6FF12A0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BIN（1个字节）</w:t>
            </w:r>
          </w:p>
        </w:tc>
        <w:tc>
          <w:tcPr>
            <w:tcW w:w="4184" w:type="dxa"/>
            <w:noWrap w:val="0"/>
            <w:vAlign w:val="center"/>
          </w:tcPr>
          <w:p w14:paraId="0D5F3F1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带电状态0代表停电，1代表未停电。</w:t>
            </w:r>
          </w:p>
        </w:tc>
      </w:tr>
    </w:tbl>
    <w:p w14:paraId="7B9D4501">
      <w:pPr>
        <w:autoSpaceDE w:val="0"/>
        <w:autoSpaceDN w:val="0"/>
        <w:ind w:firstLine="420" w:firstLineChars="0"/>
        <w:rPr>
          <w:rFonts w:ascii="宋体"/>
          <w:iCs/>
        </w:rPr>
      </w:pPr>
    </w:p>
    <w:p w14:paraId="0641E9CA">
      <w:pPr>
        <w:pStyle w:val="8"/>
        <w:rPr>
          <w:rFonts w:hint="eastAsia"/>
          <w:szCs w:val="21"/>
        </w:rPr>
      </w:pPr>
      <w:bookmarkStart w:id="496" w:name="_Toc219190600"/>
      <w:r>
        <w:rPr>
          <w:rFonts w:hAnsi="Times New Roman" w:cs="Times New Roman"/>
          <w:szCs w:val="21"/>
        </w:rPr>
        <w:t>0</w:t>
      </w:r>
      <w:r>
        <w:rPr>
          <w:rFonts w:hint="eastAsia" w:hAnsi="Times New Roman" w:cs="Times New Roman"/>
          <w:szCs w:val="21"/>
        </w:rPr>
        <w:t>x0</w:t>
      </w:r>
      <w:r>
        <w:rPr>
          <w:rFonts w:hAnsi="Times New Roman" w:cs="Times New Roman"/>
          <w:szCs w:val="21"/>
        </w:rPr>
        <w:t>2</w:t>
      </w:r>
      <w:r>
        <w:rPr>
          <w:rFonts w:hint="eastAsia" w:hAnsi="Times New Roman" w:cs="Times New Roman"/>
          <w:szCs w:val="21"/>
        </w:rPr>
        <w:t>：通信模块事件上报</w:t>
      </w:r>
      <w:bookmarkEnd w:id="496"/>
    </w:p>
    <w:p w14:paraId="1727490B">
      <w:pPr>
        <w:autoSpaceDE w:val="0"/>
        <w:autoSpaceDN w:val="0"/>
        <w:ind w:firstLine="420" w:firstLineChars="0"/>
        <w:rPr>
          <w:rFonts w:hint="eastAsia" w:ascii="宋体" w:hAnsi="宋体" w:cs="宋体"/>
        </w:rPr>
      </w:pPr>
      <w:r>
        <w:rPr>
          <w:rFonts w:hint="eastAsia" w:ascii="宋体" w:hAnsi="宋体" w:cs="宋体"/>
        </w:rPr>
        <w:t>报文格式如</w:t>
      </w:r>
      <w:r>
        <w:rPr>
          <w:rFonts w:hint="eastAsia" w:ascii="宋体" w:hAnsi="宋体" w:cs="宋体"/>
          <w:lang w:val="en-US"/>
        </w:rPr>
        <w:fldChar w:fldCharType="begin"/>
      </w:r>
      <w:r>
        <w:rPr>
          <w:rFonts w:hint="eastAsia" w:ascii="宋体" w:hAnsi="宋体" w:cs="宋体"/>
          <w:lang w:val="en-US"/>
        </w:rPr>
        <w:instrText xml:space="preserve"> REF _Ref1462 \h </w:instrText>
      </w:r>
      <w:r>
        <w:rPr>
          <w:rFonts w:hint="eastAsia" w:ascii="宋体" w:hAnsi="宋体" w:cs="宋体"/>
          <w:lang w:val="en-US"/>
        </w:rPr>
        <w:fldChar w:fldCharType="separate"/>
      </w:r>
      <w:r>
        <w:rPr>
          <w:rFonts w:hint="eastAsia" w:ascii="宋体" w:hAnsi="宋体" w:cs="宋体"/>
        </w:rPr>
        <w:t>图 7</w:t>
      </w:r>
      <w:r>
        <w:rPr>
          <w:rFonts w:hint="eastAsia" w:ascii="宋体" w:hAnsi="宋体" w:cs="宋体"/>
          <w:lang w:val="en-US"/>
        </w:rPr>
        <w:fldChar w:fldCharType="end"/>
      </w:r>
      <w:r>
        <w:rPr>
          <w:rFonts w:hint="eastAsia" w:ascii="宋体" w:hAnsi="宋体" w:cs="宋体"/>
        </w:rPr>
        <w:t>所示。</w:t>
      </w:r>
    </w:p>
    <w:p w14:paraId="69CF402C">
      <w:pPr>
        <w:tabs>
          <w:tab w:val="center" w:pos="4201"/>
          <w:tab w:val="right" w:leader="dot" w:pos="9298"/>
        </w:tabs>
        <w:spacing w:before="7" w:after="120"/>
        <w:ind w:firstLine="0" w:firstLineChars="0"/>
        <w:jc w:val="center"/>
        <w:rPr>
          <w:rFonts w:ascii="Calibri" w:hAnsi="Calibri"/>
          <w:szCs w:val="24"/>
        </w:rPr>
      </w:pPr>
      <w:r>
        <w:rPr>
          <w:rFonts w:ascii="Calibri" w:hAnsi="Calibri"/>
          <w:szCs w:val="24"/>
        </w:rPr>
        <w:object>
          <v:shape id="_x0000_i1029" o:spt="75" type="#_x0000_t75" style="height:81.6pt;width:201pt;" o:ole="t" filled="f" o:preferrelative="t" stroked="f" coordsize="21600,21600">
            <v:path/>
            <v:fill on="f" focussize="0,0"/>
            <v:stroke on="f" joinstyle="miter"/>
            <v:imagedata r:id="rId34" o:title=""/>
            <o:lock v:ext="edit" aspectratio="f"/>
            <w10:wrap type="none"/>
            <w10:anchorlock/>
          </v:shape>
          <o:OLEObject Type="Embed" ProgID="Visio.Drawing.11" ShapeID="_x0000_i1029" DrawAspect="Content" ObjectID="_1468075729" r:id="rId33">
            <o:LockedField>false</o:LockedField>
          </o:OLEObject>
        </w:object>
      </w:r>
    </w:p>
    <w:p w14:paraId="4EDDC528">
      <w:pPr>
        <w:pStyle w:val="20"/>
        <w:widowControl/>
        <w:numPr>
          <w:ilvl w:val="-1"/>
          <w:numId w:val="0"/>
        </w:numPr>
        <w:tabs>
          <w:tab w:val="left" w:pos="0"/>
        </w:tabs>
        <w:autoSpaceDE w:val="0"/>
        <w:autoSpaceDN w:val="0"/>
        <w:ind w:left="420" w:firstLine="0" w:firstLineChars="0"/>
        <w:jc w:val="center"/>
        <w:rPr>
          <w:rFonts w:hint="eastAsia" w:ascii="黑体" w:hAnsi="黑体" w:eastAsia="黑体" w:cs="黑体"/>
          <w:kern w:val="0"/>
          <w:szCs w:val="20"/>
        </w:rPr>
      </w:pPr>
      <w:bookmarkStart w:id="497" w:name="_Ref1462"/>
      <w:r>
        <w:rPr>
          <w:rFonts w:hint="eastAsia" w:ascii="黑体" w:hAnsi="黑体" w:cs="黑体"/>
        </w:rPr>
        <w:t xml:space="preserve">图 </w:t>
      </w:r>
      <w:r>
        <w:rPr>
          <w:rFonts w:hint="eastAsia" w:ascii="黑体" w:hAnsi="黑体" w:cs="黑体"/>
          <w:lang w:eastAsia="zh-CN"/>
        </w:rPr>
        <w:t>7</w:t>
      </w:r>
      <w:r>
        <w:rPr>
          <w:rFonts w:hint="eastAsia" w:ascii="黑体" w:hAnsi="黑体" w:eastAsia="黑体" w:cs="黑体"/>
          <w:kern w:val="0"/>
          <w:szCs w:val="20"/>
        </w:rPr>
        <w:t xml:space="preserve"> </w:t>
      </w:r>
      <w:bookmarkStart w:id="498" w:name="_Ref219894166"/>
      <w:r>
        <w:rPr>
          <w:rFonts w:hint="eastAsia" w:ascii="黑体" w:hAnsi="黑体" w:eastAsia="黑体" w:cs="黑体"/>
          <w:kern w:val="0"/>
          <w:szCs w:val="20"/>
        </w:rPr>
        <w:t>通信模块事件上报上行数据单元格式</w:t>
      </w:r>
      <w:bookmarkEnd w:id="497"/>
      <w:bookmarkEnd w:id="498"/>
    </w:p>
    <w:p w14:paraId="24C789FD">
      <w:pPr>
        <w:pStyle w:val="7"/>
        <w:rPr>
          <w:rFonts w:hint="eastAsia"/>
        </w:rPr>
      </w:pPr>
      <w:bookmarkStart w:id="499" w:name="_Toc219190601"/>
      <w:r>
        <w:t>帧头长度</w:t>
      </w:r>
      <w:bookmarkEnd w:id="499"/>
    </w:p>
    <w:p w14:paraId="4BE07B6C">
      <w:pPr>
        <w:autoSpaceDE w:val="0"/>
        <w:autoSpaceDN w:val="0"/>
        <w:ind w:firstLine="420" w:firstLineChars="0"/>
        <w:rPr>
          <w:rFonts w:ascii="宋体"/>
        </w:rPr>
      </w:pPr>
      <w:r>
        <w:rPr>
          <w:rFonts w:ascii="宋体"/>
        </w:rPr>
        <w:t>除了数据域之外的长度</w:t>
      </w:r>
      <w:r>
        <w:rPr>
          <w:rFonts w:hint="eastAsia" w:ascii="宋体"/>
        </w:rPr>
        <w:t>，1</w:t>
      </w:r>
      <w:r>
        <w:rPr>
          <w:rFonts w:ascii="宋体"/>
        </w:rPr>
        <w:t>2字节</w:t>
      </w:r>
      <w:r>
        <w:rPr>
          <w:rFonts w:hint="eastAsia" w:ascii="宋体"/>
        </w:rPr>
        <w:t>。</w:t>
      </w:r>
    </w:p>
    <w:p w14:paraId="17E7B242">
      <w:pPr>
        <w:pStyle w:val="7"/>
        <w:rPr>
          <w:rFonts w:hint="eastAsia"/>
          <w:color w:val="000000" w:themeColor="text1"/>
          <w:szCs w:val="21"/>
          <w14:textFill>
            <w14:solidFill>
              <w14:schemeClr w14:val="tx1"/>
            </w14:solidFill>
          </w14:textFill>
        </w:rPr>
      </w:pPr>
      <w:bookmarkStart w:id="500" w:name="_Toc219190602"/>
      <w:r>
        <w:rPr>
          <w:rFonts w:hAnsi="Times New Roman" w:cs="Times New Roman"/>
          <w:color w:val="000000" w:themeColor="text1"/>
          <w:szCs w:val="21"/>
          <w14:textFill>
            <w14:solidFill>
              <w14:schemeClr w14:val="tx1"/>
            </w14:solidFill>
          </w14:textFill>
        </w:rPr>
        <w:t>功能码</w:t>
      </w:r>
      <w:bookmarkEnd w:id="500"/>
    </w:p>
    <w:p w14:paraId="3F00AFE6">
      <w:pPr>
        <w:pStyle w:val="20"/>
        <w:keepNext/>
        <w:numPr>
          <w:ilvl w:val="-1"/>
          <w:numId w:val="0"/>
        </w:numPr>
        <w:ind w:firstLine="0" w:firstLineChars="0"/>
        <w:jc w:val="center"/>
        <w:rPr>
          <w:rFonts w:hint="eastAsia" w:ascii="黑体" w:hAnsi="黑体" w:eastAsia="黑体" w:cs="黑体"/>
          <w:szCs w:val="20"/>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87</w:t>
      </w:r>
      <w:r>
        <w:rPr>
          <w:rFonts w:hint="eastAsia" w:ascii="黑体" w:hAnsi="黑体" w:cs="黑体"/>
        </w:rPr>
        <w:fldChar w:fldCharType="end"/>
      </w:r>
      <w:r>
        <w:rPr>
          <w:rFonts w:hint="eastAsia" w:ascii="黑体" w:hAnsi="黑体" w:eastAsia="黑体" w:cs="黑体"/>
          <w:szCs w:val="20"/>
        </w:rPr>
        <w:t xml:space="preserve"> 通信模块事件上报功能码</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7"/>
        <w:gridCol w:w="1974"/>
        <w:gridCol w:w="1658"/>
      </w:tblGrid>
      <w:tr w14:paraId="7D49E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2" w:hRule="atLeast"/>
          <w:jc w:val="center"/>
        </w:trPr>
        <w:tc>
          <w:tcPr>
            <w:tcW w:w="4117" w:type="dxa"/>
            <w:vAlign w:val="center"/>
          </w:tcPr>
          <w:p w14:paraId="399668F6">
            <w:pPr>
              <w:widowControl/>
              <w:tabs>
                <w:tab w:val="center" w:pos="4201"/>
                <w:tab w:val="right" w:leader="dot" w:pos="9298"/>
              </w:tabs>
              <w:adjustRightInd w:val="0"/>
              <w:snapToGrid w:val="0"/>
              <w:ind w:firstLine="0" w:firstLineChars="0"/>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功能码含义</w:t>
            </w:r>
          </w:p>
        </w:tc>
        <w:tc>
          <w:tcPr>
            <w:tcW w:w="1974" w:type="dxa"/>
            <w:vAlign w:val="center"/>
          </w:tcPr>
          <w:p w14:paraId="5A456A13">
            <w:pPr>
              <w:widowControl/>
              <w:tabs>
                <w:tab w:val="center" w:pos="4201"/>
                <w:tab w:val="right" w:leader="dot" w:pos="9298"/>
              </w:tabs>
              <w:adjustRightInd w:val="0"/>
              <w:snapToGrid w:val="0"/>
              <w:ind w:firstLine="0" w:firstLineChars="0"/>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功能码的值</w:t>
            </w:r>
          </w:p>
        </w:tc>
        <w:tc>
          <w:tcPr>
            <w:tcW w:w="1658" w:type="dxa"/>
            <w:vAlign w:val="center"/>
          </w:tcPr>
          <w:p w14:paraId="34034A66">
            <w:pPr>
              <w:widowControl/>
              <w:tabs>
                <w:tab w:val="center" w:pos="4201"/>
                <w:tab w:val="right" w:leader="dot" w:pos="9298"/>
              </w:tabs>
              <w:adjustRightInd w:val="0"/>
              <w:snapToGrid w:val="0"/>
              <w:ind w:firstLine="0" w:firstLineChars="0"/>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方向位</w:t>
            </w:r>
          </w:p>
        </w:tc>
      </w:tr>
      <w:tr w14:paraId="0E31A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jc w:val="center"/>
        </w:trPr>
        <w:tc>
          <w:tcPr>
            <w:tcW w:w="4117" w:type="dxa"/>
            <w:vAlign w:val="center"/>
          </w:tcPr>
          <w:p w14:paraId="1788C675">
            <w:pPr>
              <w:widowControl/>
              <w:tabs>
                <w:tab w:val="center" w:pos="4201"/>
                <w:tab w:val="right" w:leader="dot" w:pos="9298"/>
              </w:tabs>
              <w:adjustRightInd w:val="0"/>
              <w:snapToGrid w:val="0"/>
              <w:ind w:firstLine="0" w:firstLineChars="0"/>
              <w:jc w:val="center"/>
              <w:rPr>
                <w:rFonts w:hint="eastAsia"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CCO 应答确认给 STA</w:t>
            </w:r>
          </w:p>
        </w:tc>
        <w:tc>
          <w:tcPr>
            <w:tcW w:w="1974" w:type="dxa"/>
            <w:vAlign w:val="center"/>
          </w:tcPr>
          <w:p w14:paraId="75323E0F">
            <w:pPr>
              <w:widowControl/>
              <w:tabs>
                <w:tab w:val="center" w:pos="4201"/>
                <w:tab w:val="right" w:leader="dot" w:pos="9298"/>
              </w:tabs>
              <w:adjustRightInd w:val="0"/>
              <w:snapToGrid w:val="0"/>
              <w:ind w:firstLine="0" w:firstLineChars="0"/>
              <w:jc w:val="center"/>
              <w:rPr>
                <w:rFonts w:hint="eastAsia"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1</w:t>
            </w:r>
          </w:p>
        </w:tc>
        <w:tc>
          <w:tcPr>
            <w:tcW w:w="1658" w:type="dxa"/>
            <w:vAlign w:val="center"/>
          </w:tcPr>
          <w:p w14:paraId="2383B133">
            <w:pPr>
              <w:widowControl/>
              <w:tabs>
                <w:tab w:val="center" w:pos="4201"/>
                <w:tab w:val="right" w:leader="dot" w:pos="9298"/>
              </w:tabs>
              <w:adjustRightInd w:val="0"/>
              <w:snapToGrid w:val="0"/>
              <w:ind w:firstLine="0" w:firstLineChars="0"/>
              <w:jc w:val="center"/>
              <w:rPr>
                <w:rFonts w:hint="eastAsia"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下行</w:t>
            </w:r>
          </w:p>
        </w:tc>
      </w:tr>
      <w:tr w14:paraId="1A36E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jc w:val="center"/>
        </w:trPr>
        <w:tc>
          <w:tcPr>
            <w:tcW w:w="4117" w:type="dxa"/>
            <w:vAlign w:val="center"/>
          </w:tcPr>
          <w:p w14:paraId="22BEDB96">
            <w:pPr>
              <w:widowControl/>
              <w:tabs>
                <w:tab w:val="center" w:pos="4201"/>
                <w:tab w:val="right" w:leader="dot" w:pos="9298"/>
              </w:tabs>
              <w:adjustRightInd w:val="0"/>
              <w:snapToGrid w:val="0"/>
              <w:ind w:firstLine="0" w:firstLineChars="0"/>
              <w:jc w:val="center"/>
              <w:rPr>
                <w:rFonts w:hint="eastAsia"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STA 主动上报事件给 CCO</w:t>
            </w:r>
          </w:p>
        </w:tc>
        <w:tc>
          <w:tcPr>
            <w:tcW w:w="1974" w:type="dxa"/>
            <w:vAlign w:val="center"/>
          </w:tcPr>
          <w:p w14:paraId="0EFADC4B">
            <w:pPr>
              <w:widowControl/>
              <w:tabs>
                <w:tab w:val="center" w:pos="4201"/>
                <w:tab w:val="right" w:leader="dot" w:pos="9298"/>
              </w:tabs>
              <w:adjustRightInd w:val="0"/>
              <w:snapToGrid w:val="0"/>
              <w:ind w:firstLine="0" w:firstLineChars="0"/>
              <w:jc w:val="center"/>
              <w:rPr>
                <w:rFonts w:hint="eastAsia"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1</w:t>
            </w:r>
          </w:p>
        </w:tc>
        <w:tc>
          <w:tcPr>
            <w:tcW w:w="1658" w:type="dxa"/>
            <w:vAlign w:val="center"/>
          </w:tcPr>
          <w:p w14:paraId="48E1D1B5">
            <w:pPr>
              <w:widowControl/>
              <w:tabs>
                <w:tab w:val="center" w:pos="4201"/>
                <w:tab w:val="right" w:leader="dot" w:pos="9298"/>
              </w:tabs>
              <w:adjustRightInd w:val="0"/>
              <w:snapToGrid w:val="0"/>
              <w:ind w:firstLine="0" w:firstLineChars="0"/>
              <w:jc w:val="center"/>
              <w:rPr>
                <w:rFonts w:hint="eastAsia"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上行</w:t>
            </w:r>
          </w:p>
        </w:tc>
      </w:tr>
      <w:tr w14:paraId="648E8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 w:hRule="atLeast"/>
          <w:jc w:val="center"/>
        </w:trPr>
        <w:tc>
          <w:tcPr>
            <w:tcW w:w="4117" w:type="dxa"/>
            <w:vAlign w:val="center"/>
          </w:tcPr>
          <w:p w14:paraId="51575D54">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STA 监测任务上报给CCO</w:t>
            </w:r>
          </w:p>
        </w:tc>
        <w:tc>
          <w:tcPr>
            <w:tcW w:w="1974" w:type="dxa"/>
            <w:vAlign w:val="center"/>
          </w:tcPr>
          <w:p w14:paraId="1FA43383">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2</w:t>
            </w:r>
          </w:p>
        </w:tc>
        <w:tc>
          <w:tcPr>
            <w:tcW w:w="1658" w:type="dxa"/>
            <w:vAlign w:val="center"/>
          </w:tcPr>
          <w:p w14:paraId="7958F3D1">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上行</w:t>
            </w:r>
          </w:p>
        </w:tc>
      </w:tr>
      <w:tr w14:paraId="18D18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1" w:hRule="atLeast"/>
          <w:jc w:val="center"/>
        </w:trPr>
        <w:tc>
          <w:tcPr>
            <w:tcW w:w="4117" w:type="dxa"/>
            <w:vAlign w:val="center"/>
          </w:tcPr>
          <w:p w14:paraId="7BCD673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第三方设备认证信息上报</w:t>
            </w:r>
          </w:p>
        </w:tc>
        <w:tc>
          <w:tcPr>
            <w:tcW w:w="1974" w:type="dxa"/>
            <w:vAlign w:val="center"/>
          </w:tcPr>
          <w:p w14:paraId="11FE2AD0">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3</w:t>
            </w:r>
          </w:p>
        </w:tc>
        <w:tc>
          <w:tcPr>
            <w:tcW w:w="1658" w:type="dxa"/>
            <w:vAlign w:val="center"/>
          </w:tcPr>
          <w:p w14:paraId="5EBD2216">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上行</w:t>
            </w:r>
          </w:p>
        </w:tc>
      </w:tr>
      <w:tr w14:paraId="2092B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 w:hRule="atLeast"/>
          <w:jc w:val="center"/>
        </w:trPr>
        <w:tc>
          <w:tcPr>
            <w:tcW w:w="4117" w:type="dxa"/>
            <w:vAlign w:val="center"/>
          </w:tcPr>
          <w:p w14:paraId="47B7A133">
            <w:pPr>
              <w:widowControl/>
              <w:tabs>
                <w:tab w:val="center" w:pos="4201"/>
                <w:tab w:val="right" w:leader="dot" w:pos="9298"/>
              </w:tabs>
              <w:adjustRightInd w:val="0"/>
              <w:snapToGrid w:val="0"/>
              <w:ind w:firstLine="0" w:firstLineChars="0"/>
              <w:jc w:val="center"/>
              <w:rPr>
                <w:rFonts w:hint="eastAsia"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保留</w:t>
            </w:r>
          </w:p>
        </w:tc>
        <w:tc>
          <w:tcPr>
            <w:tcW w:w="1974" w:type="dxa"/>
            <w:vAlign w:val="center"/>
          </w:tcPr>
          <w:p w14:paraId="6AB00568">
            <w:pPr>
              <w:widowControl/>
              <w:tabs>
                <w:tab w:val="center" w:pos="4201"/>
                <w:tab w:val="right" w:leader="dot" w:pos="9298"/>
              </w:tabs>
              <w:adjustRightInd w:val="0"/>
              <w:snapToGrid w:val="0"/>
              <w:ind w:firstLine="0" w:firstLineChars="0"/>
              <w:jc w:val="center"/>
              <w:rPr>
                <w:rFonts w:hint="eastAsia"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其他值</w:t>
            </w:r>
          </w:p>
        </w:tc>
        <w:tc>
          <w:tcPr>
            <w:tcW w:w="1658" w:type="dxa"/>
            <w:vAlign w:val="center"/>
          </w:tcPr>
          <w:p w14:paraId="7DCC457D">
            <w:pPr>
              <w:widowControl/>
              <w:tabs>
                <w:tab w:val="center" w:pos="4201"/>
                <w:tab w:val="right" w:leader="dot" w:pos="9298"/>
              </w:tabs>
              <w:adjustRightInd w:val="0"/>
              <w:snapToGrid w:val="0"/>
              <w:ind w:firstLine="0" w:firstLineChars="0"/>
              <w:jc w:val="center"/>
              <w:rPr>
                <w:rFonts w:hint="eastAsia"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w:t>
            </w:r>
          </w:p>
        </w:tc>
      </w:tr>
    </w:tbl>
    <w:p w14:paraId="0C3BA7E5">
      <w:pPr>
        <w:widowControl/>
        <w:tabs>
          <w:tab w:val="center" w:pos="4201"/>
          <w:tab w:val="right" w:leader="dot" w:pos="9298"/>
        </w:tabs>
        <w:ind w:firstLine="409" w:firstLineChars="195"/>
        <w:rPr>
          <w:kern w:val="0"/>
          <w:szCs w:val="20"/>
        </w:rPr>
      </w:pPr>
      <w:r>
        <w:rPr>
          <w:rFonts w:hint="eastAsia"/>
          <w:kern w:val="0"/>
          <w:szCs w:val="20"/>
        </w:rPr>
        <w:t>下行报文默认</w:t>
      </w:r>
      <w:r>
        <w:rPr>
          <w:kern w:val="0"/>
          <w:szCs w:val="20"/>
        </w:rPr>
        <w:t>使用功能码为</w:t>
      </w:r>
      <w:r>
        <w:rPr>
          <w:rFonts w:hint="eastAsia"/>
          <w:kern w:val="0"/>
          <w:szCs w:val="20"/>
        </w:rPr>
        <w:t>1的下行确认帧，也可以使用确认/否认帧。</w:t>
      </w:r>
    </w:p>
    <w:p w14:paraId="35BAE85B">
      <w:pPr>
        <w:autoSpaceDE w:val="0"/>
        <w:autoSpaceDN w:val="0"/>
        <w:ind w:firstLine="409" w:firstLineChars="0"/>
        <w:jc w:val="left"/>
        <w:rPr>
          <w:rFonts w:hint="eastAsia" w:ascii="宋体" w:hAnsi="宋体" w:cs="宋体"/>
          <w:color w:val="FF0000"/>
          <w:spacing w:val="-4"/>
          <w:kern w:val="0"/>
          <w:szCs w:val="21"/>
        </w:rPr>
      </w:pPr>
      <w:r>
        <w:rPr>
          <w:rFonts w:hint="eastAsia" w:ascii="宋体" w:hAnsi="宋体" w:cs="宋体"/>
          <w:color w:val="FF0000"/>
          <w:spacing w:val="-4"/>
          <w:kern w:val="0"/>
          <w:szCs w:val="21"/>
        </w:rPr>
        <w:t>功能码值为</w:t>
      </w:r>
      <w:r>
        <w:rPr>
          <w:rFonts w:ascii="宋体" w:hAnsi="宋体" w:cs="宋体"/>
          <w:color w:val="FF0000"/>
          <w:spacing w:val="-4"/>
          <w:kern w:val="0"/>
          <w:szCs w:val="21"/>
        </w:rPr>
        <w:t>2</w:t>
      </w:r>
      <w:r>
        <w:rPr>
          <w:rFonts w:hint="eastAsia" w:ascii="宋体" w:hAnsi="宋体" w:cs="宋体"/>
          <w:color w:val="FF0000"/>
          <w:spacing w:val="-4"/>
          <w:kern w:val="0"/>
          <w:szCs w:val="21"/>
        </w:rPr>
        <w:t>时，上行数据内容格式如</w:t>
      </w:r>
      <w:r>
        <w:rPr>
          <w:rFonts w:hint="eastAsia" w:ascii="宋体" w:hAnsi="宋体" w:cs="宋体"/>
          <w:color w:val="FF0000"/>
          <w:spacing w:val="-4"/>
          <w:kern w:val="0"/>
          <w:szCs w:val="21"/>
          <w:lang w:eastAsia="zh-CN"/>
        </w:rPr>
        <w:fldChar w:fldCharType="begin"/>
      </w:r>
      <w:r>
        <w:rPr>
          <w:rFonts w:hint="eastAsia" w:ascii="宋体" w:hAnsi="宋体" w:cs="宋体"/>
          <w:color w:val="FF0000"/>
          <w:spacing w:val="-4"/>
          <w:kern w:val="0"/>
          <w:szCs w:val="21"/>
          <w:lang w:eastAsia="zh-CN"/>
        </w:rPr>
        <w:instrText xml:space="preserve"> REF _Ref14025 \h </w:instrText>
      </w:r>
      <w:r>
        <w:rPr>
          <w:rFonts w:hint="eastAsia" w:ascii="宋体" w:hAnsi="宋体" w:cs="宋体"/>
          <w:color w:val="FF0000"/>
          <w:spacing w:val="-4"/>
          <w:kern w:val="0"/>
          <w:szCs w:val="21"/>
          <w:lang w:eastAsia="zh-CN"/>
        </w:rPr>
        <w:fldChar w:fldCharType="separate"/>
      </w:r>
      <w:r>
        <w:rPr>
          <w:rFonts w:hint="eastAsia" w:ascii="宋体" w:hAnsi="宋体" w:cs="宋体"/>
        </w:rPr>
        <w:t>表 88</w:t>
      </w:r>
      <w:r>
        <w:rPr>
          <w:rFonts w:hint="eastAsia" w:ascii="宋体" w:hAnsi="宋体" w:cs="宋体"/>
          <w:color w:val="FF0000"/>
          <w:spacing w:val="-4"/>
          <w:kern w:val="0"/>
          <w:szCs w:val="21"/>
          <w:lang w:eastAsia="zh-CN"/>
        </w:rPr>
        <w:fldChar w:fldCharType="end"/>
      </w:r>
      <w:r>
        <w:rPr>
          <w:rFonts w:hint="eastAsia" w:ascii="宋体" w:hAnsi="宋体" w:cs="宋体"/>
          <w:color w:val="FF0000"/>
          <w:spacing w:val="-4"/>
          <w:kern w:val="0"/>
          <w:szCs w:val="21"/>
        </w:rPr>
        <w:t>所示。</w:t>
      </w:r>
    </w:p>
    <w:p w14:paraId="5E70C02D">
      <w:pPr>
        <w:pStyle w:val="20"/>
        <w:keepNext/>
        <w:numPr>
          <w:ilvl w:val="-1"/>
          <w:numId w:val="0"/>
        </w:numPr>
        <w:ind w:firstLine="0" w:firstLineChars="0"/>
        <w:jc w:val="center"/>
        <w:rPr>
          <w:rFonts w:hint="eastAsia" w:ascii="黑体" w:hAnsi="黑体" w:eastAsia="黑体" w:cs="黑体"/>
          <w:color w:val="EE0000"/>
          <w:szCs w:val="20"/>
        </w:rPr>
      </w:pPr>
      <w:bookmarkStart w:id="501" w:name="_Ref14025"/>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88</w:t>
      </w:r>
      <w:r>
        <w:rPr>
          <w:rFonts w:hint="eastAsia" w:ascii="黑体" w:hAnsi="黑体" w:cs="黑体"/>
        </w:rPr>
        <w:fldChar w:fldCharType="end"/>
      </w:r>
      <w:bookmarkEnd w:id="501"/>
      <w:r>
        <w:rPr>
          <w:rFonts w:hint="eastAsia" w:ascii="黑体" w:hAnsi="黑体" w:eastAsia="黑体" w:cs="黑体"/>
          <w:color w:val="EE0000"/>
          <w:szCs w:val="20"/>
        </w:rPr>
        <w:t xml:space="preserve"> </w:t>
      </w:r>
      <w:bookmarkStart w:id="502" w:name="_Ref219894185"/>
      <w:r>
        <w:rPr>
          <w:rFonts w:hint="eastAsia" w:ascii="黑体" w:hAnsi="黑体" w:eastAsia="黑体" w:cs="黑体"/>
          <w:color w:val="EE0000"/>
          <w:szCs w:val="20"/>
        </w:rPr>
        <w:t>STA 监测任务上报数据内容格式</w:t>
      </w:r>
      <w:bookmarkEnd w:id="502"/>
    </w:p>
    <w:tbl>
      <w:tblPr>
        <w:tblStyle w:val="525"/>
        <w:tblW w:w="0" w:type="auto"/>
        <w:tblInd w:w="7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6"/>
        <w:gridCol w:w="1965"/>
        <w:gridCol w:w="1567"/>
      </w:tblGrid>
      <w:tr w14:paraId="01F04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6" w:type="dxa"/>
            <w:vAlign w:val="center"/>
          </w:tcPr>
          <w:p w14:paraId="7EB892C2">
            <w:pPr>
              <w:widowControl/>
              <w:tabs>
                <w:tab w:val="center" w:pos="4201"/>
                <w:tab w:val="right" w:leader="dot" w:pos="9298"/>
              </w:tabs>
              <w:adjustRightInd w:val="0"/>
              <w:snapToGrid w:val="0"/>
              <w:ind w:firstLine="0" w:firstLineChars="0"/>
              <w:jc w:val="center"/>
              <w:rPr>
                <w:rFonts w:ascii="Times New Roman" w:hAnsi="Times New Roman" w:eastAsia="宋体"/>
                <w:color w:val="EE0000"/>
                <w:kern w:val="0"/>
                <w:sz w:val="18"/>
                <w:szCs w:val="18"/>
                <w14:ligatures w14:val="standardContextual"/>
              </w:rPr>
            </w:pPr>
            <w:r>
              <w:rPr>
                <w:rFonts w:hint="eastAsia" w:ascii="Times New Roman" w:hAnsi="Times New Roman" w:eastAsia="宋体"/>
                <w:color w:val="EE0000"/>
                <w:kern w:val="0"/>
                <w:sz w:val="18"/>
                <w:szCs w:val="18"/>
                <w14:ligatures w14:val="standardContextual"/>
              </w:rPr>
              <w:t>数据内容</w:t>
            </w:r>
          </w:p>
        </w:tc>
        <w:tc>
          <w:tcPr>
            <w:tcW w:w="1965" w:type="dxa"/>
            <w:vAlign w:val="center"/>
          </w:tcPr>
          <w:p w14:paraId="09E3071A">
            <w:pPr>
              <w:widowControl/>
              <w:tabs>
                <w:tab w:val="center" w:pos="4201"/>
                <w:tab w:val="right" w:leader="dot" w:pos="9298"/>
              </w:tabs>
              <w:adjustRightInd w:val="0"/>
              <w:snapToGrid w:val="0"/>
              <w:ind w:firstLine="0" w:firstLineChars="0"/>
              <w:jc w:val="center"/>
              <w:rPr>
                <w:rFonts w:ascii="Times New Roman" w:hAnsi="Times New Roman" w:eastAsia="宋体"/>
                <w:color w:val="EE0000"/>
                <w:kern w:val="0"/>
                <w:sz w:val="18"/>
                <w:szCs w:val="18"/>
                <w14:ligatures w14:val="standardContextual"/>
              </w:rPr>
            </w:pPr>
            <w:r>
              <w:rPr>
                <w:rFonts w:hint="eastAsia" w:ascii="Times New Roman" w:hAnsi="Times New Roman" w:eastAsia="宋体"/>
                <w:color w:val="EE0000"/>
                <w:kern w:val="0"/>
                <w:sz w:val="18"/>
                <w:szCs w:val="18"/>
                <w14:ligatures w14:val="standardContextual"/>
              </w:rPr>
              <w:t>数据格式</w:t>
            </w:r>
          </w:p>
        </w:tc>
        <w:tc>
          <w:tcPr>
            <w:tcW w:w="1567" w:type="dxa"/>
            <w:vAlign w:val="center"/>
          </w:tcPr>
          <w:p w14:paraId="65943634">
            <w:pPr>
              <w:widowControl/>
              <w:tabs>
                <w:tab w:val="center" w:pos="4201"/>
                <w:tab w:val="right" w:leader="dot" w:pos="9298"/>
              </w:tabs>
              <w:adjustRightInd w:val="0"/>
              <w:snapToGrid w:val="0"/>
              <w:ind w:firstLine="0" w:firstLineChars="0"/>
              <w:jc w:val="center"/>
              <w:rPr>
                <w:rFonts w:ascii="Times New Roman" w:hAnsi="Times New Roman" w:eastAsia="宋体"/>
                <w:color w:val="EE0000"/>
                <w:kern w:val="0"/>
                <w:sz w:val="18"/>
                <w:szCs w:val="18"/>
                <w14:ligatures w14:val="standardContextual"/>
              </w:rPr>
            </w:pPr>
            <w:r>
              <w:rPr>
                <w:rFonts w:hint="eastAsia" w:ascii="Times New Roman" w:hAnsi="Times New Roman" w:eastAsia="宋体"/>
                <w:color w:val="EE0000"/>
                <w:kern w:val="0"/>
                <w:sz w:val="18"/>
                <w:szCs w:val="18"/>
                <w14:ligatures w14:val="standardContextual"/>
              </w:rPr>
              <w:t>字节数</w:t>
            </w:r>
          </w:p>
        </w:tc>
      </w:tr>
      <w:tr w14:paraId="0D37A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6" w:type="dxa"/>
            <w:vAlign w:val="center"/>
          </w:tcPr>
          <w:p w14:paraId="79DAEA7D">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任务号</w:t>
            </w:r>
          </w:p>
        </w:tc>
        <w:tc>
          <w:tcPr>
            <w:tcW w:w="1965" w:type="dxa"/>
            <w:vAlign w:val="center"/>
          </w:tcPr>
          <w:p w14:paraId="5E62C0AF">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1567" w:type="dxa"/>
            <w:vAlign w:val="center"/>
          </w:tcPr>
          <w:p w14:paraId="0D86F37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1</w:t>
            </w:r>
          </w:p>
        </w:tc>
      </w:tr>
      <w:tr w14:paraId="0D73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6" w:type="dxa"/>
            <w:vAlign w:val="center"/>
          </w:tcPr>
          <w:p w14:paraId="2A94D64E">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任务数据</w:t>
            </w:r>
          </w:p>
        </w:tc>
        <w:tc>
          <w:tcPr>
            <w:tcW w:w="1965" w:type="dxa"/>
            <w:vAlign w:val="center"/>
          </w:tcPr>
          <w:p w14:paraId="2AEE4375">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BIN</w:t>
            </w:r>
          </w:p>
        </w:tc>
        <w:tc>
          <w:tcPr>
            <w:tcW w:w="1567" w:type="dxa"/>
            <w:vAlign w:val="center"/>
          </w:tcPr>
          <w:p w14:paraId="119EA02C">
            <w:pPr>
              <w:widowControl/>
              <w:tabs>
                <w:tab w:val="center" w:pos="4201"/>
                <w:tab w:val="right" w:leader="dot" w:pos="9298"/>
              </w:tabs>
              <w:adjustRightInd w:val="0"/>
              <w:snapToGrid w:val="0"/>
              <w:ind w:firstLine="0" w:firstLineChars="0"/>
              <w:jc w:val="center"/>
              <w:rPr>
                <w:rFonts w:hint="eastAsia" w:ascii="宋体" w:hAnsi="宋体" w:eastAsia="宋体" w:cs="宋体"/>
                <w:color w:val="EE0000"/>
                <w:kern w:val="0"/>
                <w:sz w:val="18"/>
                <w:szCs w:val="18"/>
                <w14:ligatures w14:val="standardContextual"/>
              </w:rPr>
            </w:pPr>
            <w:r>
              <w:rPr>
                <w:rFonts w:hint="eastAsia" w:ascii="宋体" w:hAnsi="宋体" w:eastAsia="宋体" w:cs="宋体"/>
                <w:color w:val="EE0000"/>
                <w:kern w:val="0"/>
                <w:sz w:val="18"/>
                <w:szCs w:val="18"/>
                <w14:ligatures w14:val="standardContextual"/>
              </w:rPr>
              <w:t>N</w:t>
            </w:r>
          </w:p>
        </w:tc>
      </w:tr>
    </w:tbl>
    <w:p w14:paraId="7A668823">
      <w:pPr>
        <w:autoSpaceDE w:val="0"/>
        <w:autoSpaceDN w:val="0"/>
        <w:ind w:firstLine="420" w:firstLineChars="0"/>
        <w:jc w:val="left"/>
        <w:rPr>
          <w:rFonts w:hint="eastAsia" w:ascii="宋体" w:hAnsi="宋体" w:cs="宋体"/>
          <w:color w:val="FF0000"/>
          <w:spacing w:val="-4"/>
          <w:kern w:val="0"/>
          <w:szCs w:val="21"/>
        </w:rPr>
      </w:pPr>
      <w:r>
        <w:rPr>
          <w:rFonts w:hint="eastAsia" w:ascii="宋体" w:hAnsi="宋体" w:cs="宋体"/>
          <w:color w:val="FF0000"/>
          <w:spacing w:val="-4"/>
          <w:kern w:val="0"/>
          <w:szCs w:val="21"/>
        </w:rPr>
        <w:t>功能码值为</w:t>
      </w:r>
      <w:r>
        <w:rPr>
          <w:rFonts w:ascii="宋体" w:hAnsi="宋体" w:cs="宋体"/>
          <w:color w:val="FF0000"/>
          <w:spacing w:val="-4"/>
          <w:kern w:val="0"/>
          <w:szCs w:val="21"/>
        </w:rPr>
        <w:t>3</w:t>
      </w:r>
      <w:r>
        <w:rPr>
          <w:rFonts w:hint="eastAsia" w:ascii="宋体" w:hAnsi="宋体" w:cs="宋体"/>
          <w:color w:val="FF0000"/>
          <w:spacing w:val="-4"/>
          <w:kern w:val="0"/>
          <w:szCs w:val="21"/>
        </w:rPr>
        <w:t>时，上行数据内容格式如</w:t>
      </w:r>
      <w:r>
        <w:rPr>
          <w:rFonts w:hint="eastAsia" w:ascii="宋体" w:hAnsi="宋体" w:cs="宋体"/>
          <w:color w:val="FF0000"/>
          <w:spacing w:val="-4"/>
          <w:kern w:val="0"/>
          <w:szCs w:val="21"/>
          <w:lang w:eastAsia="zh-CN"/>
        </w:rPr>
        <w:fldChar w:fldCharType="begin"/>
      </w:r>
      <w:r>
        <w:rPr>
          <w:rFonts w:hint="eastAsia" w:ascii="宋体" w:hAnsi="宋体" w:cs="宋体"/>
          <w:color w:val="FF0000"/>
          <w:spacing w:val="-4"/>
          <w:kern w:val="0"/>
          <w:szCs w:val="21"/>
          <w:lang w:eastAsia="zh-CN"/>
        </w:rPr>
        <w:instrText xml:space="preserve"> REF _Ref14110 \h </w:instrText>
      </w:r>
      <w:r>
        <w:rPr>
          <w:rFonts w:hint="eastAsia" w:ascii="宋体" w:hAnsi="宋体" w:cs="宋体"/>
          <w:color w:val="FF0000"/>
          <w:spacing w:val="-4"/>
          <w:kern w:val="0"/>
          <w:szCs w:val="21"/>
          <w:lang w:eastAsia="zh-CN"/>
        </w:rPr>
        <w:fldChar w:fldCharType="separate"/>
      </w:r>
      <w:r>
        <w:rPr>
          <w:rFonts w:hint="eastAsia" w:ascii="宋体" w:hAnsi="宋体" w:cs="宋体"/>
        </w:rPr>
        <w:t>表 89</w:t>
      </w:r>
      <w:r>
        <w:rPr>
          <w:rFonts w:hint="eastAsia" w:ascii="宋体" w:hAnsi="宋体" w:cs="宋体"/>
          <w:color w:val="FF0000"/>
          <w:spacing w:val="-4"/>
          <w:kern w:val="0"/>
          <w:szCs w:val="21"/>
          <w:lang w:eastAsia="zh-CN"/>
        </w:rPr>
        <w:fldChar w:fldCharType="end"/>
      </w:r>
      <w:r>
        <w:rPr>
          <w:rFonts w:hint="eastAsia" w:ascii="宋体" w:hAnsi="宋体" w:cs="宋体"/>
          <w:color w:val="FF0000"/>
          <w:spacing w:val="-4"/>
          <w:kern w:val="0"/>
          <w:szCs w:val="21"/>
        </w:rPr>
        <w:t>所示。</w:t>
      </w:r>
    </w:p>
    <w:p w14:paraId="2B567E7F">
      <w:pPr>
        <w:pStyle w:val="20"/>
        <w:keepNext/>
        <w:numPr>
          <w:ilvl w:val="-1"/>
          <w:numId w:val="0"/>
        </w:numPr>
        <w:ind w:firstLine="0" w:firstLineChars="0"/>
        <w:jc w:val="center"/>
        <w:rPr>
          <w:rFonts w:hint="eastAsia" w:ascii="黑体" w:hAnsi="黑体" w:eastAsia="黑体" w:cs="黑体"/>
          <w:color w:val="FF0000"/>
          <w:szCs w:val="20"/>
        </w:rPr>
      </w:pPr>
      <w:bookmarkStart w:id="503" w:name="_Ref14110"/>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89</w:t>
      </w:r>
      <w:r>
        <w:rPr>
          <w:rFonts w:hint="eastAsia" w:ascii="黑体" w:hAnsi="黑体" w:cs="黑体"/>
        </w:rPr>
        <w:fldChar w:fldCharType="end"/>
      </w:r>
      <w:bookmarkEnd w:id="503"/>
      <w:r>
        <w:rPr>
          <w:rFonts w:hint="eastAsia" w:ascii="黑体" w:hAnsi="黑体" w:eastAsia="黑体" w:cs="黑体"/>
          <w:color w:val="FF0000"/>
          <w:szCs w:val="20"/>
        </w:rPr>
        <w:t xml:space="preserve"> </w:t>
      </w:r>
      <w:bookmarkStart w:id="504" w:name="_Ref219894197"/>
      <w:r>
        <w:rPr>
          <w:rFonts w:hint="eastAsia" w:ascii="黑体" w:hAnsi="黑体" w:eastAsia="黑体" w:cs="黑体"/>
          <w:color w:val="FF0000"/>
          <w:szCs w:val="20"/>
        </w:rPr>
        <w:t>第三方设备认证信息上报数据内容格式</w:t>
      </w:r>
      <w:bookmarkEnd w:id="504"/>
    </w:p>
    <w:tbl>
      <w:tblPr>
        <w:tblStyle w:val="58"/>
        <w:tblW w:w="43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8"/>
        <w:gridCol w:w="2323"/>
        <w:gridCol w:w="3049"/>
      </w:tblGrid>
      <w:tr w14:paraId="496C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jc w:val="center"/>
        </w:trPr>
        <w:tc>
          <w:tcPr>
            <w:tcW w:w="1752" w:type="pct"/>
            <w:noWrap/>
            <w:vAlign w:val="center"/>
          </w:tcPr>
          <w:p w14:paraId="4A81996E">
            <w:pPr>
              <w:widowControl/>
              <w:tabs>
                <w:tab w:val="center" w:pos="4201"/>
                <w:tab w:val="right" w:leader="dot" w:pos="9298"/>
              </w:tabs>
              <w:adjustRightInd w:val="0"/>
              <w:snapToGrid w:val="0"/>
              <w:ind w:firstLine="0" w:firstLineChars="0"/>
              <w:jc w:val="center"/>
              <w:rPr>
                <w:color w:val="EE0000"/>
                <w:kern w:val="0"/>
                <w:sz w:val="18"/>
                <w:szCs w:val="18"/>
              </w:rPr>
            </w:pPr>
            <w:r>
              <w:rPr>
                <w:rFonts w:hint="eastAsia"/>
                <w:color w:val="EE0000"/>
                <w:kern w:val="0"/>
                <w:sz w:val="18"/>
                <w:szCs w:val="18"/>
              </w:rPr>
              <w:t>数据内容</w:t>
            </w:r>
          </w:p>
        </w:tc>
        <w:tc>
          <w:tcPr>
            <w:tcW w:w="1404" w:type="pct"/>
          </w:tcPr>
          <w:p w14:paraId="25107D32">
            <w:pPr>
              <w:widowControl/>
              <w:tabs>
                <w:tab w:val="center" w:pos="4201"/>
                <w:tab w:val="right" w:leader="dot" w:pos="9298"/>
              </w:tabs>
              <w:adjustRightInd w:val="0"/>
              <w:snapToGrid w:val="0"/>
              <w:ind w:firstLine="0" w:firstLineChars="0"/>
              <w:jc w:val="center"/>
              <w:rPr>
                <w:color w:val="EE0000"/>
                <w:kern w:val="0"/>
                <w:sz w:val="18"/>
                <w:szCs w:val="18"/>
              </w:rPr>
            </w:pPr>
            <w:r>
              <w:rPr>
                <w:rFonts w:hint="eastAsia"/>
                <w:color w:val="EE0000"/>
                <w:kern w:val="0"/>
                <w:sz w:val="18"/>
                <w:szCs w:val="18"/>
              </w:rPr>
              <w:t>数据格式</w:t>
            </w:r>
          </w:p>
        </w:tc>
        <w:tc>
          <w:tcPr>
            <w:tcW w:w="1843" w:type="pct"/>
            <w:noWrap/>
            <w:vAlign w:val="center"/>
          </w:tcPr>
          <w:p w14:paraId="24B185F0">
            <w:pPr>
              <w:widowControl/>
              <w:tabs>
                <w:tab w:val="center" w:pos="4201"/>
                <w:tab w:val="right" w:leader="dot" w:pos="9298"/>
              </w:tabs>
              <w:adjustRightInd w:val="0"/>
              <w:snapToGrid w:val="0"/>
              <w:ind w:firstLine="0" w:firstLineChars="0"/>
              <w:jc w:val="center"/>
              <w:rPr>
                <w:color w:val="EE0000"/>
                <w:kern w:val="0"/>
                <w:sz w:val="18"/>
                <w:szCs w:val="18"/>
              </w:rPr>
            </w:pPr>
            <w:r>
              <w:rPr>
                <w:rFonts w:hint="eastAsia"/>
                <w:color w:val="EE0000"/>
                <w:kern w:val="0"/>
                <w:sz w:val="18"/>
                <w:szCs w:val="18"/>
              </w:rPr>
              <w:t>字节数</w:t>
            </w:r>
          </w:p>
        </w:tc>
      </w:tr>
      <w:tr w14:paraId="7342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jc w:val="center"/>
        </w:trPr>
        <w:tc>
          <w:tcPr>
            <w:tcW w:w="1752" w:type="pct"/>
            <w:noWrap/>
            <w:vAlign w:val="center"/>
          </w:tcPr>
          <w:p w14:paraId="044CAE94">
            <w:pPr>
              <w:widowControl/>
              <w:tabs>
                <w:tab w:val="center" w:pos="4201"/>
                <w:tab w:val="right" w:leader="dot" w:pos="9298"/>
              </w:tabs>
              <w:adjustRightInd w:val="0"/>
              <w:snapToGrid w:val="0"/>
              <w:ind w:firstLine="0" w:firstLineChars="0"/>
              <w:jc w:val="center"/>
              <w:rPr>
                <w:color w:val="EE0000"/>
                <w:kern w:val="0"/>
                <w:sz w:val="18"/>
                <w:szCs w:val="18"/>
              </w:rPr>
            </w:pPr>
            <w:r>
              <w:rPr>
                <w:rFonts w:hint="eastAsia"/>
                <w:color w:val="EE0000"/>
                <w:kern w:val="0"/>
                <w:sz w:val="18"/>
                <w:szCs w:val="18"/>
              </w:rPr>
              <w:t>设备资产编码长度</w:t>
            </w:r>
          </w:p>
        </w:tc>
        <w:tc>
          <w:tcPr>
            <w:tcW w:w="1404" w:type="pct"/>
          </w:tcPr>
          <w:p w14:paraId="7ABFCE74">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843" w:type="pct"/>
            <w:noWrap/>
            <w:vAlign w:val="center"/>
          </w:tcPr>
          <w:p w14:paraId="0CD21A2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1</w:t>
            </w:r>
          </w:p>
        </w:tc>
      </w:tr>
      <w:tr w14:paraId="45A48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jc w:val="center"/>
        </w:trPr>
        <w:tc>
          <w:tcPr>
            <w:tcW w:w="1752" w:type="pct"/>
            <w:noWrap/>
            <w:vAlign w:val="center"/>
          </w:tcPr>
          <w:p w14:paraId="536B0356">
            <w:pPr>
              <w:widowControl/>
              <w:tabs>
                <w:tab w:val="center" w:pos="4201"/>
                <w:tab w:val="right" w:leader="dot" w:pos="9298"/>
              </w:tabs>
              <w:adjustRightInd w:val="0"/>
              <w:snapToGrid w:val="0"/>
              <w:ind w:firstLine="0" w:firstLineChars="0"/>
              <w:jc w:val="center"/>
              <w:rPr>
                <w:color w:val="EE0000"/>
                <w:kern w:val="0"/>
                <w:sz w:val="18"/>
                <w:szCs w:val="18"/>
              </w:rPr>
            </w:pPr>
            <w:r>
              <w:rPr>
                <w:color w:val="EE0000"/>
                <w:kern w:val="0"/>
                <w:sz w:val="18"/>
                <w:szCs w:val="18"/>
              </w:rPr>
              <w:t>设备资产编码</w:t>
            </w:r>
          </w:p>
        </w:tc>
        <w:tc>
          <w:tcPr>
            <w:tcW w:w="1404" w:type="pct"/>
          </w:tcPr>
          <w:p w14:paraId="238CAEAB">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ASCII</w:t>
            </w:r>
          </w:p>
        </w:tc>
        <w:tc>
          <w:tcPr>
            <w:tcW w:w="1843" w:type="pct"/>
            <w:noWrap/>
            <w:vAlign w:val="center"/>
          </w:tcPr>
          <w:p w14:paraId="04016C4E">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L</w:t>
            </w:r>
          </w:p>
        </w:tc>
      </w:tr>
      <w:tr w14:paraId="55FBE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jc w:val="center"/>
        </w:trPr>
        <w:tc>
          <w:tcPr>
            <w:tcW w:w="1752" w:type="pct"/>
            <w:noWrap/>
            <w:vAlign w:val="center"/>
          </w:tcPr>
          <w:p w14:paraId="54DC1F88">
            <w:pPr>
              <w:widowControl/>
              <w:tabs>
                <w:tab w:val="center" w:pos="4201"/>
                <w:tab w:val="right" w:leader="dot" w:pos="9298"/>
              </w:tabs>
              <w:adjustRightInd w:val="0"/>
              <w:snapToGrid w:val="0"/>
              <w:ind w:firstLine="0" w:firstLineChars="0"/>
              <w:jc w:val="center"/>
              <w:rPr>
                <w:color w:val="EE0000"/>
                <w:kern w:val="0"/>
                <w:sz w:val="18"/>
                <w:szCs w:val="18"/>
              </w:rPr>
            </w:pPr>
            <w:r>
              <w:rPr>
                <w:color w:val="EE0000"/>
                <w:kern w:val="0"/>
                <w:sz w:val="18"/>
                <w:szCs w:val="18"/>
              </w:rPr>
              <w:t>厂商代码</w:t>
            </w:r>
          </w:p>
        </w:tc>
        <w:tc>
          <w:tcPr>
            <w:tcW w:w="1404" w:type="pct"/>
          </w:tcPr>
          <w:p w14:paraId="4396BE5D">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ASCII</w:t>
            </w:r>
          </w:p>
        </w:tc>
        <w:tc>
          <w:tcPr>
            <w:tcW w:w="1843" w:type="pct"/>
            <w:noWrap/>
            <w:vAlign w:val="center"/>
          </w:tcPr>
          <w:p w14:paraId="298B0998">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2</w:t>
            </w:r>
          </w:p>
        </w:tc>
      </w:tr>
      <w:tr w14:paraId="58E9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 w:hRule="atLeast"/>
          <w:jc w:val="center"/>
        </w:trPr>
        <w:tc>
          <w:tcPr>
            <w:tcW w:w="1752" w:type="pct"/>
            <w:noWrap/>
            <w:vAlign w:val="center"/>
          </w:tcPr>
          <w:p w14:paraId="3AD56936">
            <w:pPr>
              <w:widowControl/>
              <w:tabs>
                <w:tab w:val="center" w:pos="4201"/>
                <w:tab w:val="right" w:leader="dot" w:pos="9298"/>
              </w:tabs>
              <w:adjustRightInd w:val="0"/>
              <w:snapToGrid w:val="0"/>
              <w:ind w:firstLine="0" w:firstLineChars="0"/>
              <w:jc w:val="center"/>
              <w:rPr>
                <w:color w:val="EE0000"/>
                <w:kern w:val="0"/>
                <w:sz w:val="18"/>
                <w:szCs w:val="18"/>
              </w:rPr>
            </w:pPr>
            <w:r>
              <w:rPr>
                <w:color w:val="EE0000"/>
                <w:kern w:val="0"/>
                <w:sz w:val="18"/>
                <w:szCs w:val="18"/>
              </w:rPr>
              <w:t>设备类型代码</w:t>
            </w:r>
          </w:p>
        </w:tc>
        <w:tc>
          <w:tcPr>
            <w:tcW w:w="1404" w:type="pct"/>
          </w:tcPr>
          <w:p w14:paraId="088B3F01">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BIN</w:t>
            </w:r>
          </w:p>
        </w:tc>
        <w:tc>
          <w:tcPr>
            <w:tcW w:w="1843" w:type="pct"/>
            <w:noWrap/>
            <w:vAlign w:val="center"/>
          </w:tcPr>
          <w:p w14:paraId="20F10214">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2</w:t>
            </w:r>
          </w:p>
        </w:tc>
      </w:tr>
      <w:tr w14:paraId="6B7C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1752" w:type="pct"/>
            <w:noWrap/>
            <w:vAlign w:val="center"/>
          </w:tcPr>
          <w:p w14:paraId="128C9231">
            <w:pPr>
              <w:widowControl/>
              <w:tabs>
                <w:tab w:val="center" w:pos="4201"/>
                <w:tab w:val="right" w:leader="dot" w:pos="9298"/>
              </w:tabs>
              <w:adjustRightInd w:val="0"/>
              <w:snapToGrid w:val="0"/>
              <w:ind w:firstLine="0" w:firstLineChars="0"/>
              <w:jc w:val="center"/>
              <w:rPr>
                <w:color w:val="EE0000"/>
                <w:kern w:val="0"/>
                <w:sz w:val="18"/>
                <w:szCs w:val="18"/>
              </w:rPr>
            </w:pPr>
            <w:r>
              <w:rPr>
                <w:color w:val="EE0000"/>
                <w:kern w:val="0"/>
                <w:sz w:val="18"/>
                <w:szCs w:val="18"/>
              </w:rPr>
              <w:t>设备描述符</w:t>
            </w:r>
          </w:p>
        </w:tc>
        <w:tc>
          <w:tcPr>
            <w:tcW w:w="1404" w:type="pct"/>
          </w:tcPr>
          <w:p w14:paraId="5961473C">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ASCII</w:t>
            </w:r>
          </w:p>
        </w:tc>
        <w:tc>
          <w:tcPr>
            <w:tcW w:w="1843" w:type="pct"/>
            <w:noWrap/>
            <w:vAlign w:val="center"/>
          </w:tcPr>
          <w:p w14:paraId="3351FDA3">
            <w:pPr>
              <w:widowControl/>
              <w:tabs>
                <w:tab w:val="center" w:pos="4201"/>
                <w:tab w:val="right" w:leader="dot" w:pos="9298"/>
              </w:tabs>
              <w:adjustRightInd w:val="0"/>
              <w:snapToGrid w:val="0"/>
              <w:ind w:firstLine="0" w:firstLineChars="0"/>
              <w:jc w:val="center"/>
              <w:rPr>
                <w:rFonts w:hint="eastAsia" w:ascii="宋体" w:hAnsi="宋体" w:cs="宋体"/>
                <w:color w:val="EE0000"/>
                <w:kern w:val="0"/>
                <w:sz w:val="18"/>
                <w:szCs w:val="18"/>
              </w:rPr>
            </w:pPr>
            <w:r>
              <w:rPr>
                <w:rFonts w:hint="eastAsia" w:ascii="宋体" w:hAnsi="宋体" w:cs="宋体"/>
                <w:color w:val="EE0000"/>
                <w:kern w:val="0"/>
                <w:sz w:val="18"/>
                <w:szCs w:val="18"/>
              </w:rPr>
              <w:t>变长</w:t>
            </w:r>
          </w:p>
        </w:tc>
      </w:tr>
    </w:tbl>
    <w:p w14:paraId="2CCD245F">
      <w:pPr>
        <w:pStyle w:val="7"/>
        <w:rPr>
          <w:rFonts w:hint="eastAsia"/>
          <w:color w:val="auto"/>
          <w:szCs w:val="21"/>
        </w:rPr>
      </w:pPr>
      <w:bookmarkStart w:id="505" w:name="_Toc219906818"/>
      <w:bookmarkStart w:id="506" w:name="_Toc219190603"/>
      <w:r>
        <w:rPr>
          <w:rFonts w:hint="eastAsia"/>
          <w:color w:val="auto"/>
          <w:szCs w:val="21"/>
          <w:lang w:val="en-US" w:eastAsia="zh-CN"/>
        </w:rPr>
        <w:t>数据长度</w:t>
      </w:r>
    </w:p>
    <w:p w14:paraId="4AFDAA92">
      <w:pPr>
        <w:spacing w:before="19" w:line="221" w:lineRule="auto"/>
        <w:ind w:left="411"/>
        <w:rPr>
          <w:rFonts w:hint="eastAsia"/>
        </w:rPr>
      </w:pPr>
      <w:r>
        <w:rPr>
          <w:rFonts w:ascii="宋体" w:hAnsi="宋体" w:eastAsia="宋体" w:cs="宋体"/>
          <w:spacing w:val="-4"/>
          <w:sz w:val="21"/>
          <w:szCs w:val="21"/>
        </w:rPr>
        <w:t>数据域的长度。</w:t>
      </w:r>
      <w:r>
        <w:rPr>
          <w:rFonts w:hint="eastAsia" w:ascii="宋体" w:hAnsi="宋体" w:cs="宋体"/>
          <w:spacing w:val="-4"/>
          <w:sz w:val="21"/>
          <w:szCs w:val="21"/>
          <w:lang w:eastAsia="zh-CN"/>
        </w:rPr>
        <w:t>（</w:t>
      </w:r>
      <w:r>
        <w:rPr>
          <w:rFonts w:hint="eastAsia" w:ascii="宋体" w:hAnsi="宋体" w:cs="宋体"/>
          <w:spacing w:val="-4"/>
          <w:sz w:val="21"/>
          <w:szCs w:val="21"/>
          <w:lang w:val="en-US" w:eastAsia="zh-CN"/>
        </w:rPr>
        <w:t>此处对照PLC1.0复制，补充</w:t>
      </w:r>
      <w:r>
        <w:rPr>
          <w:rFonts w:hint="eastAsia" w:ascii="宋体" w:hAnsi="宋体" w:cs="宋体"/>
          <w:spacing w:val="-4"/>
          <w:sz w:val="21"/>
          <w:szCs w:val="21"/>
          <w:lang w:eastAsia="zh-CN"/>
        </w:rPr>
        <w:t>）</w:t>
      </w:r>
    </w:p>
    <w:p w14:paraId="1EE49021">
      <w:pPr>
        <w:pStyle w:val="4"/>
        <w:rPr>
          <w:rFonts w:hint="eastAsia"/>
        </w:rPr>
      </w:pPr>
      <w:r>
        <w:rPr>
          <w:rFonts w:hAnsi="Times New Roman" w:cs="Times New Roman"/>
        </w:rPr>
        <w:t>抄控器协议</w:t>
      </w:r>
      <w:bookmarkEnd w:id="505"/>
      <w:bookmarkEnd w:id="506"/>
    </w:p>
    <w:p w14:paraId="0E97F1BD">
      <w:pPr>
        <w:keepNext/>
        <w:keepLines/>
        <w:widowControl w:val="0"/>
        <w:numPr>
          <w:ilvl w:val="1"/>
          <w:numId w:val="95"/>
        </w:numPr>
        <w:snapToGrid w:val="0"/>
        <w:spacing w:before="0" w:beforeLines="0" w:beforeAutospacing="0" w:after="0" w:afterLines="0" w:afterAutospacing="0" w:line="240" w:lineRule="auto"/>
        <w:ind w:left="575" w:hanging="575" w:firstLineChars="0"/>
        <w:jc w:val="both"/>
        <w:outlineLvl w:val="1"/>
        <w:rPr>
          <w:rFonts w:ascii="黑体" w:hAnsi="黑体" w:eastAsia="黑体" w:cs="黑体"/>
          <w:kern w:val="2"/>
          <w:sz w:val="21"/>
          <w:szCs w:val="21"/>
          <w:lang w:val="en-US" w:eastAsia="zh-CN" w:bidi="ar-SA"/>
        </w:rPr>
      </w:pPr>
      <w:bookmarkStart w:id="507" w:name="_Toc12416"/>
      <w:r>
        <w:rPr>
          <w:rFonts w:hint="eastAsia" w:ascii="黑体" w:hAnsi="黑体" w:eastAsia="黑体" w:cs="黑体"/>
          <w:kern w:val="2"/>
          <w:sz w:val="21"/>
          <w:szCs w:val="21"/>
          <w:lang w:val="en-US" w:eastAsia="zh-CN" w:bidi="ar-SA"/>
        </w:rPr>
        <w:t>0x00：抄控器-CCO协议</w:t>
      </w:r>
      <w:bookmarkEnd w:id="507"/>
    </w:p>
    <w:p w14:paraId="4A6AE572">
      <w:pPr>
        <w:tabs>
          <w:tab w:val="center" w:pos="4201"/>
          <w:tab w:val="right" w:leader="dot" w:pos="9298"/>
        </w:tabs>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上下行业务数据单元格式如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_Ref1821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w:t>
      </w:r>
      <w:r>
        <w:rPr>
          <w:rFonts w:hint="eastAsia" w:ascii="宋体" w:hAnsi="宋体" w:eastAsia="宋体" w:cs="宋体"/>
          <w:sz w:val="21"/>
          <w:szCs w:val="21"/>
          <w:lang w:val="en-US" w:eastAsia="zh-CN"/>
        </w:rPr>
        <w:t xml:space="preserve"> 90</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31A52BFD">
      <w:pPr>
        <w:pStyle w:val="20"/>
        <w:ind w:firstLine="0" w:firstLineChars="0"/>
        <w:rPr>
          <w:rFonts w:hint="eastAsia" w:ascii="黑体" w:hAnsi="黑体" w:cs="黑体"/>
        </w:rPr>
      </w:pPr>
      <w:bookmarkStart w:id="508" w:name="_Ref1821"/>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90</w:t>
      </w:r>
      <w:r>
        <w:rPr>
          <w:rFonts w:hint="eastAsia" w:ascii="黑体" w:hAnsi="黑体" w:cs="黑体"/>
        </w:rPr>
        <w:fldChar w:fldCharType="end"/>
      </w:r>
      <w:bookmarkEnd w:id="508"/>
      <w:r>
        <w:rPr>
          <w:rFonts w:hint="eastAsia" w:ascii="黑体" w:hAnsi="黑体" w:cs="黑体"/>
        </w:rPr>
        <w:t xml:space="preserve"> 抄控器-CCO通信报文</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60"/>
        <w:gridCol w:w="850"/>
        <w:gridCol w:w="1602"/>
        <w:gridCol w:w="1705"/>
      </w:tblGrid>
      <w:tr w14:paraId="3C526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60" w:type="dxa"/>
            <w:tcBorders>
              <w:bottom w:val="single" w:color="auto" w:sz="4" w:space="0"/>
            </w:tcBorders>
            <w:noWrap w:val="0"/>
            <w:vAlign w:val="center"/>
          </w:tcPr>
          <w:p w14:paraId="0298D659">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域</w:t>
            </w:r>
          </w:p>
        </w:tc>
        <w:tc>
          <w:tcPr>
            <w:tcW w:w="850" w:type="dxa"/>
            <w:tcBorders>
              <w:bottom w:val="single" w:color="auto" w:sz="4" w:space="0"/>
            </w:tcBorders>
            <w:noWrap w:val="0"/>
            <w:vAlign w:val="center"/>
          </w:tcPr>
          <w:p w14:paraId="04A88A3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字节号</w:t>
            </w:r>
          </w:p>
        </w:tc>
        <w:tc>
          <w:tcPr>
            <w:tcW w:w="1602" w:type="dxa"/>
            <w:noWrap w:val="0"/>
            <w:vAlign w:val="center"/>
          </w:tcPr>
          <w:p w14:paraId="35E6565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比特位</w:t>
            </w:r>
          </w:p>
        </w:tc>
        <w:tc>
          <w:tcPr>
            <w:tcW w:w="1705" w:type="dxa"/>
            <w:noWrap w:val="0"/>
            <w:vAlign w:val="center"/>
          </w:tcPr>
          <w:p w14:paraId="2C3756F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域大小(比特)</w:t>
            </w:r>
          </w:p>
        </w:tc>
      </w:tr>
      <w:tr w14:paraId="737F2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60" w:type="dxa"/>
            <w:tcBorders>
              <w:bottom w:val="single" w:color="auto" w:sz="4" w:space="0"/>
            </w:tcBorders>
            <w:noWrap w:val="0"/>
            <w:vAlign w:val="center"/>
          </w:tcPr>
          <w:p w14:paraId="425E9DA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协议类型</w:t>
            </w:r>
          </w:p>
        </w:tc>
        <w:tc>
          <w:tcPr>
            <w:tcW w:w="850" w:type="dxa"/>
            <w:tcBorders>
              <w:bottom w:val="single" w:color="auto" w:sz="4" w:space="0"/>
            </w:tcBorders>
            <w:noWrap w:val="0"/>
            <w:vAlign w:val="center"/>
          </w:tcPr>
          <w:p w14:paraId="44F1754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w:t>
            </w:r>
          </w:p>
        </w:tc>
        <w:tc>
          <w:tcPr>
            <w:tcW w:w="1602" w:type="dxa"/>
            <w:noWrap w:val="0"/>
            <w:vAlign w:val="center"/>
          </w:tcPr>
          <w:p w14:paraId="6EE5DE8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0-7</w:t>
            </w:r>
          </w:p>
        </w:tc>
        <w:tc>
          <w:tcPr>
            <w:tcW w:w="1705" w:type="dxa"/>
            <w:noWrap w:val="0"/>
            <w:vAlign w:val="center"/>
          </w:tcPr>
          <w:p w14:paraId="0BD79CC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8</w:t>
            </w:r>
          </w:p>
        </w:tc>
      </w:tr>
      <w:tr w14:paraId="72CF9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2660" w:type="dxa"/>
            <w:noWrap w:val="0"/>
            <w:vAlign w:val="center"/>
          </w:tcPr>
          <w:p w14:paraId="5AFA7A6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序号</w:t>
            </w:r>
          </w:p>
        </w:tc>
        <w:tc>
          <w:tcPr>
            <w:tcW w:w="850" w:type="dxa"/>
            <w:tcBorders>
              <w:top w:val="single" w:color="auto" w:sz="4" w:space="0"/>
            </w:tcBorders>
            <w:noWrap w:val="0"/>
            <w:vAlign w:val="center"/>
          </w:tcPr>
          <w:p w14:paraId="65BB343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w:t>
            </w:r>
          </w:p>
        </w:tc>
        <w:tc>
          <w:tcPr>
            <w:tcW w:w="1602" w:type="dxa"/>
            <w:tcBorders>
              <w:top w:val="single" w:color="auto" w:sz="4" w:space="0"/>
            </w:tcBorders>
            <w:noWrap w:val="0"/>
            <w:vAlign w:val="center"/>
          </w:tcPr>
          <w:p w14:paraId="0276145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0-7</w:t>
            </w:r>
          </w:p>
        </w:tc>
        <w:tc>
          <w:tcPr>
            <w:tcW w:w="1705" w:type="dxa"/>
            <w:noWrap w:val="0"/>
            <w:vAlign w:val="center"/>
          </w:tcPr>
          <w:p w14:paraId="766DC16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8</w:t>
            </w:r>
          </w:p>
        </w:tc>
      </w:tr>
      <w:tr w14:paraId="6B013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2660" w:type="dxa"/>
            <w:noWrap w:val="0"/>
            <w:vAlign w:val="center"/>
          </w:tcPr>
          <w:p w14:paraId="4FB989D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报文长度</w:t>
            </w:r>
          </w:p>
        </w:tc>
        <w:tc>
          <w:tcPr>
            <w:tcW w:w="850" w:type="dxa"/>
            <w:tcBorders>
              <w:top w:val="single" w:color="auto" w:sz="4" w:space="0"/>
            </w:tcBorders>
            <w:noWrap w:val="0"/>
            <w:vAlign w:val="center"/>
          </w:tcPr>
          <w:p w14:paraId="4BC6855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2-3</w:t>
            </w:r>
          </w:p>
        </w:tc>
        <w:tc>
          <w:tcPr>
            <w:tcW w:w="1602" w:type="dxa"/>
            <w:tcBorders>
              <w:top w:val="single" w:color="auto" w:sz="4" w:space="0"/>
            </w:tcBorders>
            <w:noWrap w:val="0"/>
            <w:vAlign w:val="center"/>
          </w:tcPr>
          <w:p w14:paraId="7B78228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0-15</w:t>
            </w:r>
          </w:p>
        </w:tc>
        <w:tc>
          <w:tcPr>
            <w:tcW w:w="1705" w:type="dxa"/>
            <w:noWrap w:val="0"/>
            <w:vAlign w:val="center"/>
          </w:tcPr>
          <w:p w14:paraId="3C0FB51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16</w:t>
            </w:r>
          </w:p>
        </w:tc>
      </w:tr>
      <w:tr w14:paraId="51B7F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60" w:type="dxa"/>
            <w:noWrap w:val="0"/>
            <w:vAlign w:val="center"/>
          </w:tcPr>
          <w:p w14:paraId="018523A9">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报文内容</w:t>
            </w:r>
          </w:p>
        </w:tc>
        <w:tc>
          <w:tcPr>
            <w:tcW w:w="850" w:type="dxa"/>
            <w:noWrap w:val="0"/>
            <w:vAlign w:val="center"/>
          </w:tcPr>
          <w:p w14:paraId="64A5870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4-N</w:t>
            </w:r>
          </w:p>
        </w:tc>
        <w:tc>
          <w:tcPr>
            <w:tcW w:w="1602" w:type="dxa"/>
            <w:noWrap w:val="0"/>
            <w:vAlign w:val="center"/>
          </w:tcPr>
          <w:p w14:paraId="1810B79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1705" w:type="dxa"/>
            <w:noWrap w:val="0"/>
            <w:vAlign w:val="center"/>
          </w:tcPr>
          <w:p w14:paraId="445A60C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8*（N-4）</w:t>
            </w:r>
          </w:p>
        </w:tc>
      </w:tr>
    </w:tbl>
    <w:p w14:paraId="1E6E1504">
      <w:pPr>
        <w:keepNext/>
        <w:keepLines/>
        <w:widowControl w:val="0"/>
        <w:numPr>
          <w:ilvl w:val="2"/>
          <w:numId w:val="95"/>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09" w:name="_Toc21759"/>
      <w:r>
        <w:rPr>
          <w:rFonts w:ascii="黑体" w:hAnsi="黑体" w:eastAsia="黑体" w:cs="黑体"/>
          <w:color w:val="000000"/>
          <w:kern w:val="2"/>
          <w:sz w:val="21"/>
          <w:szCs w:val="21"/>
          <w:lang w:val="en-US" w:eastAsia="zh-CN" w:bidi="ar-SA"/>
        </w:rPr>
        <w:t>协议类型</w:t>
      </w:r>
      <w:bookmarkEnd w:id="509"/>
    </w:p>
    <w:p w14:paraId="71E7A2A8">
      <w:pPr>
        <w:tabs>
          <w:tab w:val="center" w:pos="4201"/>
          <w:tab w:val="right" w:leader="dot" w:pos="9298"/>
        </w:tabs>
        <w:ind w:firstLine="420" w:firstLineChars="200"/>
        <w:rPr>
          <w:rFonts w:hint="eastAsia" w:ascii="宋体" w:hAnsi="宋体" w:cs="宋体"/>
          <w:szCs w:val="21"/>
        </w:rPr>
      </w:pPr>
      <w:r>
        <w:rPr>
          <w:rFonts w:hint="eastAsia" w:ascii="宋体" w:hAnsi="宋体" w:cs="宋体"/>
          <w:szCs w:val="21"/>
        </w:rPr>
        <w:t>默认为0表示集中器本地通信模块接口协议。其他，备用。</w:t>
      </w:r>
    </w:p>
    <w:p w14:paraId="29097F6D">
      <w:pPr>
        <w:keepNext/>
        <w:keepLines/>
        <w:widowControl w:val="0"/>
        <w:numPr>
          <w:ilvl w:val="2"/>
          <w:numId w:val="95"/>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10" w:name="_Toc16317"/>
      <w:r>
        <w:rPr>
          <w:rFonts w:hint="eastAsia" w:ascii="黑体" w:hAnsi="黑体" w:eastAsia="黑体" w:cs="黑体"/>
          <w:color w:val="000000"/>
          <w:kern w:val="2"/>
          <w:sz w:val="21"/>
          <w:szCs w:val="21"/>
          <w:lang w:val="en-US" w:eastAsia="zh-CN" w:bidi="ar-SA"/>
        </w:rPr>
        <w:t>序号</w:t>
      </w:r>
      <w:bookmarkEnd w:id="510"/>
    </w:p>
    <w:p w14:paraId="2B7ABA00">
      <w:pPr>
        <w:tabs>
          <w:tab w:val="center" w:pos="4201"/>
          <w:tab w:val="right" w:leader="dot" w:pos="9298"/>
        </w:tabs>
        <w:ind w:firstLine="420" w:firstLineChars="200"/>
        <w:rPr>
          <w:rFonts w:hint="eastAsia" w:ascii="宋体" w:hAnsi="宋体" w:cs="宋体"/>
          <w:szCs w:val="21"/>
        </w:rPr>
      </w:pPr>
      <w:r>
        <w:rPr>
          <w:rStyle w:val="63"/>
          <w:rFonts w:hint="eastAsia" w:ascii="宋体" w:hAnsi="宋体" w:cs="宋体"/>
        </w:rPr>
        <w:t>抄控器与CCO连接成功后，代表帧序号，该序号与搜索帧序号保持一致。</w:t>
      </w:r>
    </w:p>
    <w:p w14:paraId="13B2320D">
      <w:pPr>
        <w:keepNext/>
        <w:keepLines/>
        <w:widowControl w:val="0"/>
        <w:numPr>
          <w:ilvl w:val="2"/>
          <w:numId w:val="95"/>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11" w:name="_Toc21576"/>
      <w:r>
        <w:rPr>
          <w:rFonts w:hint="eastAsia" w:ascii="黑体" w:hAnsi="黑体" w:eastAsia="黑体" w:cs="黑体"/>
          <w:color w:val="000000"/>
          <w:kern w:val="2"/>
          <w:sz w:val="21"/>
          <w:szCs w:val="21"/>
          <w:lang w:val="en-US" w:eastAsia="zh-CN" w:bidi="ar-SA"/>
        </w:rPr>
        <w:t>报文长度</w:t>
      </w:r>
      <w:bookmarkEnd w:id="511"/>
    </w:p>
    <w:p w14:paraId="48DB29A5">
      <w:pPr>
        <w:tabs>
          <w:tab w:val="center" w:pos="4201"/>
          <w:tab w:val="right" w:leader="dot" w:pos="9298"/>
        </w:tabs>
        <w:ind w:firstLine="420" w:firstLineChars="200"/>
        <w:rPr>
          <w:rFonts w:hint="eastAsia" w:ascii="宋体" w:hAnsi="宋体" w:cs="宋体"/>
          <w:szCs w:val="21"/>
        </w:rPr>
      </w:pPr>
      <w:r>
        <w:rPr>
          <w:rFonts w:hint="eastAsia" w:ascii="宋体" w:hAnsi="宋体" w:cs="宋体"/>
          <w:szCs w:val="21"/>
        </w:rPr>
        <w:t>携带集中器本地通信模块接口协议报文长度。</w:t>
      </w:r>
    </w:p>
    <w:p w14:paraId="25004DC1">
      <w:pPr>
        <w:keepNext/>
        <w:keepLines/>
        <w:widowControl w:val="0"/>
        <w:numPr>
          <w:ilvl w:val="2"/>
          <w:numId w:val="95"/>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12" w:name="_Toc16387"/>
      <w:r>
        <w:rPr>
          <w:rFonts w:ascii="黑体" w:hAnsi="黑体" w:eastAsia="黑体" w:cs="黑体"/>
          <w:color w:val="000000"/>
          <w:kern w:val="2"/>
          <w:sz w:val="21"/>
          <w:szCs w:val="21"/>
          <w:lang w:val="en-US" w:eastAsia="zh-CN" w:bidi="ar-SA"/>
        </w:rPr>
        <w:t>报文内容</w:t>
      </w:r>
      <w:bookmarkEnd w:id="512"/>
    </w:p>
    <w:p w14:paraId="1FE12540">
      <w:pPr>
        <w:tabs>
          <w:tab w:val="center" w:pos="4201"/>
          <w:tab w:val="right" w:leader="dot" w:pos="9298"/>
        </w:tabs>
        <w:ind w:firstLine="420" w:firstLineChars="200"/>
        <w:rPr>
          <w:rFonts w:hint="eastAsia" w:ascii="宋体" w:hAnsi="宋体" w:cs="宋体"/>
          <w:szCs w:val="21"/>
        </w:rPr>
      </w:pPr>
      <w:r>
        <w:rPr>
          <w:rFonts w:hint="eastAsia" w:ascii="宋体" w:hAnsi="宋体" w:cs="宋体"/>
          <w:szCs w:val="21"/>
        </w:rPr>
        <w:t>与集中器本地通信模块接口协议一致。</w:t>
      </w:r>
    </w:p>
    <w:p w14:paraId="4838142A">
      <w:pPr>
        <w:keepNext/>
        <w:keepLines/>
        <w:widowControl w:val="0"/>
        <w:numPr>
          <w:ilvl w:val="1"/>
          <w:numId w:val="95"/>
        </w:numPr>
        <w:snapToGrid w:val="0"/>
        <w:spacing w:before="0" w:beforeLines="0" w:beforeAutospacing="0" w:after="0" w:afterLines="0" w:afterAutospacing="0" w:line="240" w:lineRule="auto"/>
        <w:ind w:left="575" w:hanging="575" w:firstLineChars="0"/>
        <w:jc w:val="both"/>
        <w:outlineLvl w:val="1"/>
        <w:rPr>
          <w:rFonts w:ascii="黑体" w:hAnsi="黑体" w:eastAsia="黑体" w:cs="黑体"/>
          <w:kern w:val="2"/>
          <w:sz w:val="21"/>
          <w:szCs w:val="21"/>
          <w:lang w:val="en-US" w:eastAsia="zh-CN" w:bidi="ar-SA"/>
        </w:rPr>
      </w:pPr>
      <w:bookmarkStart w:id="513" w:name="_Toc18857"/>
      <w:r>
        <w:rPr>
          <w:rFonts w:hint="eastAsia" w:ascii="黑体" w:hAnsi="黑体" w:eastAsia="黑体" w:cs="黑体"/>
          <w:kern w:val="2"/>
          <w:sz w:val="21"/>
          <w:szCs w:val="21"/>
          <w:lang w:val="en-US" w:eastAsia="zh-CN" w:bidi="ar-SA"/>
        </w:rPr>
        <w:t>0x01：数据透传串口转发</w:t>
      </w:r>
      <w:bookmarkEnd w:id="513"/>
    </w:p>
    <w:p w14:paraId="146298DE">
      <w:pPr>
        <w:tabs>
          <w:tab w:val="center" w:pos="4201"/>
          <w:tab w:val="right" w:leader="dot" w:pos="9298"/>
        </w:tabs>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上下行业务数据单元格式如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_Ref1847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w:t>
      </w:r>
      <w:r>
        <w:rPr>
          <w:rFonts w:hint="eastAsia" w:ascii="宋体" w:hAnsi="宋体" w:cs="宋体"/>
          <w:szCs w:val="21"/>
          <w:lang w:val="en-US" w:eastAsia="zh-CN"/>
        </w:rPr>
        <w:t xml:space="preserve"> 91</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7FE26D54">
      <w:pPr>
        <w:pStyle w:val="20"/>
        <w:ind w:firstLine="0" w:firstLineChars="0"/>
        <w:rPr>
          <w:rFonts w:hint="eastAsia" w:ascii="黑体" w:hAnsi="黑体" w:cs="黑体"/>
        </w:rPr>
      </w:pPr>
      <w:bookmarkStart w:id="514" w:name="_Ref56522552"/>
      <w:bookmarkStart w:id="515" w:name="_Ref1847"/>
      <w:r>
        <w:rPr>
          <w:rFonts w:hint="eastAsia" w:ascii="黑体" w:hAnsi="黑体" w:cs="黑体"/>
        </w:rPr>
        <w:t xml:space="preserve">表 </w:t>
      </w:r>
      <w:bookmarkEnd w:id="514"/>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91</w:t>
      </w:r>
      <w:r>
        <w:rPr>
          <w:rFonts w:hint="eastAsia" w:ascii="黑体" w:hAnsi="黑体" w:cs="黑体"/>
        </w:rPr>
        <w:fldChar w:fldCharType="end"/>
      </w:r>
      <w:bookmarkEnd w:id="515"/>
      <w:r>
        <w:rPr>
          <w:rFonts w:hint="eastAsia" w:ascii="黑体" w:hAnsi="黑体" w:cs="黑体"/>
        </w:rPr>
        <w:t xml:space="preserve"> 抄控器-CCO数据透传</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60"/>
        <w:gridCol w:w="850"/>
        <w:gridCol w:w="1602"/>
        <w:gridCol w:w="1705"/>
      </w:tblGrid>
      <w:tr w14:paraId="7B8C1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60" w:type="dxa"/>
            <w:tcBorders>
              <w:bottom w:val="single" w:color="auto" w:sz="4" w:space="0"/>
            </w:tcBorders>
            <w:noWrap w:val="0"/>
            <w:vAlign w:val="center"/>
          </w:tcPr>
          <w:p w14:paraId="5683C9D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域</w:t>
            </w:r>
          </w:p>
        </w:tc>
        <w:tc>
          <w:tcPr>
            <w:tcW w:w="850" w:type="dxa"/>
            <w:tcBorders>
              <w:bottom w:val="single" w:color="auto" w:sz="4" w:space="0"/>
            </w:tcBorders>
            <w:noWrap w:val="0"/>
            <w:vAlign w:val="center"/>
          </w:tcPr>
          <w:p w14:paraId="3875D4A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字节号</w:t>
            </w:r>
          </w:p>
        </w:tc>
        <w:tc>
          <w:tcPr>
            <w:tcW w:w="1602" w:type="dxa"/>
            <w:noWrap w:val="0"/>
            <w:vAlign w:val="center"/>
          </w:tcPr>
          <w:p w14:paraId="222CF71E">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比特位</w:t>
            </w:r>
          </w:p>
        </w:tc>
        <w:tc>
          <w:tcPr>
            <w:tcW w:w="1705" w:type="dxa"/>
            <w:noWrap w:val="0"/>
            <w:vAlign w:val="center"/>
          </w:tcPr>
          <w:p w14:paraId="562632CB">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域大小(比特)</w:t>
            </w:r>
          </w:p>
        </w:tc>
      </w:tr>
      <w:tr w14:paraId="3BE49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60" w:type="dxa"/>
            <w:tcBorders>
              <w:bottom w:val="single" w:color="auto" w:sz="4" w:space="0"/>
            </w:tcBorders>
            <w:noWrap w:val="0"/>
            <w:vAlign w:val="center"/>
          </w:tcPr>
          <w:p w14:paraId="0725195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协议类型</w:t>
            </w:r>
          </w:p>
        </w:tc>
        <w:tc>
          <w:tcPr>
            <w:tcW w:w="850" w:type="dxa"/>
            <w:tcBorders>
              <w:bottom w:val="single" w:color="auto" w:sz="4" w:space="0"/>
            </w:tcBorders>
            <w:noWrap w:val="0"/>
            <w:vAlign w:val="center"/>
          </w:tcPr>
          <w:p w14:paraId="0403F0DC">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w:t>
            </w:r>
          </w:p>
        </w:tc>
        <w:tc>
          <w:tcPr>
            <w:tcW w:w="1602" w:type="dxa"/>
            <w:noWrap w:val="0"/>
            <w:vAlign w:val="center"/>
          </w:tcPr>
          <w:p w14:paraId="4B572F53">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0-7</w:t>
            </w:r>
          </w:p>
        </w:tc>
        <w:tc>
          <w:tcPr>
            <w:tcW w:w="1705" w:type="dxa"/>
            <w:noWrap w:val="0"/>
            <w:vAlign w:val="center"/>
          </w:tcPr>
          <w:p w14:paraId="0C19881D">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8</w:t>
            </w:r>
          </w:p>
        </w:tc>
      </w:tr>
      <w:tr w14:paraId="18A5B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2660" w:type="dxa"/>
            <w:noWrap w:val="0"/>
            <w:vAlign w:val="center"/>
          </w:tcPr>
          <w:p w14:paraId="5C12D560">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启动标志</w:t>
            </w:r>
          </w:p>
        </w:tc>
        <w:tc>
          <w:tcPr>
            <w:tcW w:w="850" w:type="dxa"/>
            <w:vMerge w:val="restart"/>
            <w:tcBorders>
              <w:top w:val="single" w:color="auto" w:sz="4" w:space="0"/>
            </w:tcBorders>
            <w:noWrap w:val="0"/>
            <w:vAlign w:val="center"/>
          </w:tcPr>
          <w:p w14:paraId="7C63D0F0">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w:t>
            </w:r>
          </w:p>
        </w:tc>
        <w:tc>
          <w:tcPr>
            <w:tcW w:w="1602" w:type="dxa"/>
            <w:tcBorders>
              <w:top w:val="single" w:color="auto" w:sz="4" w:space="0"/>
            </w:tcBorders>
            <w:noWrap w:val="0"/>
            <w:vAlign w:val="center"/>
          </w:tcPr>
          <w:p w14:paraId="402F127B">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w:t>
            </w:r>
          </w:p>
        </w:tc>
        <w:tc>
          <w:tcPr>
            <w:tcW w:w="1705" w:type="dxa"/>
            <w:noWrap w:val="0"/>
            <w:vAlign w:val="center"/>
          </w:tcPr>
          <w:p w14:paraId="133C6E88">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w:t>
            </w:r>
          </w:p>
        </w:tc>
      </w:tr>
      <w:tr w14:paraId="26C6F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2660" w:type="dxa"/>
            <w:noWrap w:val="0"/>
            <w:vAlign w:val="center"/>
          </w:tcPr>
          <w:p w14:paraId="1B59DF12">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保留</w:t>
            </w:r>
          </w:p>
        </w:tc>
        <w:tc>
          <w:tcPr>
            <w:tcW w:w="850" w:type="dxa"/>
            <w:vMerge w:val="continue"/>
            <w:noWrap w:val="0"/>
            <w:vAlign w:val="center"/>
          </w:tcPr>
          <w:p w14:paraId="424F187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p>
        </w:tc>
        <w:tc>
          <w:tcPr>
            <w:tcW w:w="1602" w:type="dxa"/>
            <w:tcBorders>
              <w:top w:val="single" w:color="auto" w:sz="4" w:space="0"/>
            </w:tcBorders>
            <w:noWrap w:val="0"/>
            <w:vAlign w:val="center"/>
          </w:tcPr>
          <w:p w14:paraId="79A0846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1-7</w:t>
            </w:r>
          </w:p>
        </w:tc>
        <w:tc>
          <w:tcPr>
            <w:tcW w:w="1705" w:type="dxa"/>
            <w:noWrap w:val="0"/>
            <w:vAlign w:val="center"/>
          </w:tcPr>
          <w:p w14:paraId="130D7690">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7</w:t>
            </w:r>
          </w:p>
        </w:tc>
      </w:tr>
      <w:tr w14:paraId="2661B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2660" w:type="dxa"/>
            <w:noWrap w:val="0"/>
            <w:vAlign w:val="center"/>
          </w:tcPr>
          <w:p w14:paraId="731DDAF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串口波特率</w:t>
            </w:r>
          </w:p>
        </w:tc>
        <w:tc>
          <w:tcPr>
            <w:tcW w:w="850" w:type="dxa"/>
            <w:tcBorders>
              <w:top w:val="single" w:color="auto" w:sz="4" w:space="0"/>
            </w:tcBorders>
            <w:noWrap w:val="0"/>
            <w:vAlign w:val="center"/>
          </w:tcPr>
          <w:p w14:paraId="29C1F153">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2-5</w:t>
            </w:r>
          </w:p>
        </w:tc>
        <w:tc>
          <w:tcPr>
            <w:tcW w:w="1602" w:type="dxa"/>
            <w:tcBorders>
              <w:top w:val="single" w:color="auto" w:sz="4" w:space="0"/>
            </w:tcBorders>
            <w:noWrap w:val="0"/>
            <w:vAlign w:val="center"/>
          </w:tcPr>
          <w:p w14:paraId="2A64572E">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0-31</w:t>
            </w:r>
          </w:p>
        </w:tc>
        <w:tc>
          <w:tcPr>
            <w:tcW w:w="1705" w:type="dxa"/>
            <w:noWrap w:val="0"/>
            <w:vAlign w:val="center"/>
          </w:tcPr>
          <w:p w14:paraId="3AB1583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32</w:t>
            </w:r>
          </w:p>
        </w:tc>
      </w:tr>
      <w:tr w14:paraId="62979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2660" w:type="dxa"/>
            <w:noWrap w:val="0"/>
            <w:vAlign w:val="center"/>
          </w:tcPr>
          <w:p w14:paraId="4877D21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序号</w:t>
            </w:r>
          </w:p>
        </w:tc>
        <w:tc>
          <w:tcPr>
            <w:tcW w:w="850" w:type="dxa"/>
            <w:tcBorders>
              <w:top w:val="single" w:color="auto" w:sz="4" w:space="0"/>
            </w:tcBorders>
            <w:noWrap w:val="0"/>
            <w:vAlign w:val="center"/>
          </w:tcPr>
          <w:p w14:paraId="5467B6B1">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6</w:t>
            </w:r>
          </w:p>
        </w:tc>
        <w:tc>
          <w:tcPr>
            <w:tcW w:w="1602" w:type="dxa"/>
            <w:tcBorders>
              <w:top w:val="single" w:color="auto" w:sz="4" w:space="0"/>
            </w:tcBorders>
            <w:noWrap w:val="0"/>
            <w:vAlign w:val="center"/>
          </w:tcPr>
          <w:p w14:paraId="7DCDCE7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0-7</w:t>
            </w:r>
          </w:p>
        </w:tc>
        <w:tc>
          <w:tcPr>
            <w:tcW w:w="1705" w:type="dxa"/>
            <w:noWrap w:val="0"/>
            <w:vAlign w:val="center"/>
          </w:tcPr>
          <w:p w14:paraId="340D00C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8</w:t>
            </w:r>
          </w:p>
        </w:tc>
      </w:tr>
      <w:tr w14:paraId="733BC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2660" w:type="dxa"/>
            <w:noWrap w:val="0"/>
            <w:vAlign w:val="center"/>
          </w:tcPr>
          <w:p w14:paraId="578F41F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保留</w:t>
            </w:r>
          </w:p>
        </w:tc>
        <w:tc>
          <w:tcPr>
            <w:tcW w:w="850" w:type="dxa"/>
            <w:tcBorders>
              <w:top w:val="single" w:color="auto" w:sz="4" w:space="0"/>
            </w:tcBorders>
            <w:noWrap w:val="0"/>
            <w:vAlign w:val="center"/>
          </w:tcPr>
          <w:p w14:paraId="5766548E">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7-9</w:t>
            </w:r>
          </w:p>
        </w:tc>
        <w:tc>
          <w:tcPr>
            <w:tcW w:w="1602" w:type="dxa"/>
            <w:tcBorders>
              <w:top w:val="single" w:color="auto" w:sz="4" w:space="0"/>
            </w:tcBorders>
            <w:noWrap w:val="0"/>
            <w:vAlign w:val="center"/>
          </w:tcPr>
          <w:p w14:paraId="70554320">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0-31</w:t>
            </w:r>
          </w:p>
        </w:tc>
        <w:tc>
          <w:tcPr>
            <w:tcW w:w="1705" w:type="dxa"/>
            <w:noWrap w:val="0"/>
            <w:vAlign w:val="center"/>
          </w:tcPr>
          <w:p w14:paraId="77CDFD3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24</w:t>
            </w:r>
          </w:p>
        </w:tc>
      </w:tr>
      <w:tr w14:paraId="5EF15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2660" w:type="dxa"/>
            <w:noWrap w:val="0"/>
            <w:vAlign w:val="center"/>
          </w:tcPr>
          <w:p w14:paraId="0208B59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报文长度</w:t>
            </w:r>
          </w:p>
        </w:tc>
        <w:tc>
          <w:tcPr>
            <w:tcW w:w="850" w:type="dxa"/>
            <w:tcBorders>
              <w:top w:val="single" w:color="auto" w:sz="4" w:space="0"/>
            </w:tcBorders>
            <w:noWrap w:val="0"/>
            <w:vAlign w:val="center"/>
          </w:tcPr>
          <w:p w14:paraId="40671F5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10-11</w:t>
            </w:r>
          </w:p>
        </w:tc>
        <w:tc>
          <w:tcPr>
            <w:tcW w:w="1602" w:type="dxa"/>
            <w:tcBorders>
              <w:top w:val="single" w:color="auto" w:sz="4" w:space="0"/>
            </w:tcBorders>
            <w:noWrap w:val="0"/>
            <w:vAlign w:val="center"/>
          </w:tcPr>
          <w:p w14:paraId="34B56967">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0-15</w:t>
            </w:r>
          </w:p>
        </w:tc>
        <w:tc>
          <w:tcPr>
            <w:tcW w:w="1705" w:type="dxa"/>
            <w:noWrap w:val="0"/>
            <w:vAlign w:val="center"/>
          </w:tcPr>
          <w:p w14:paraId="19B338FD">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16</w:t>
            </w:r>
          </w:p>
        </w:tc>
      </w:tr>
      <w:tr w14:paraId="2E67B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60" w:type="dxa"/>
            <w:noWrap w:val="0"/>
            <w:vAlign w:val="center"/>
          </w:tcPr>
          <w:p w14:paraId="550503EB">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报文内容</w:t>
            </w:r>
          </w:p>
        </w:tc>
        <w:tc>
          <w:tcPr>
            <w:tcW w:w="850" w:type="dxa"/>
            <w:noWrap w:val="0"/>
            <w:vAlign w:val="center"/>
          </w:tcPr>
          <w:p w14:paraId="3185AC3A">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12-N</w:t>
            </w:r>
          </w:p>
        </w:tc>
        <w:tc>
          <w:tcPr>
            <w:tcW w:w="1602" w:type="dxa"/>
            <w:noWrap w:val="0"/>
            <w:vAlign w:val="center"/>
          </w:tcPr>
          <w:p w14:paraId="64050C3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p>
        </w:tc>
        <w:tc>
          <w:tcPr>
            <w:tcW w:w="1705" w:type="dxa"/>
            <w:noWrap w:val="0"/>
            <w:vAlign w:val="center"/>
          </w:tcPr>
          <w:p w14:paraId="155303D6">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p>
        </w:tc>
      </w:tr>
    </w:tbl>
    <w:p w14:paraId="403D576A">
      <w:pPr>
        <w:keepNext/>
        <w:keepLines/>
        <w:widowControl w:val="0"/>
        <w:numPr>
          <w:ilvl w:val="2"/>
          <w:numId w:val="95"/>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16" w:name="_Toc11106"/>
      <w:r>
        <w:rPr>
          <w:rFonts w:hint="eastAsia" w:ascii="黑体" w:hAnsi="黑体" w:eastAsia="黑体" w:cs="黑体"/>
          <w:color w:val="000000"/>
          <w:kern w:val="2"/>
          <w:sz w:val="21"/>
          <w:szCs w:val="21"/>
          <w:lang w:val="en-US" w:eastAsia="zh-CN" w:bidi="ar-SA"/>
        </w:rPr>
        <w:t>协议类型</w:t>
      </w:r>
      <w:bookmarkEnd w:id="516"/>
    </w:p>
    <w:p w14:paraId="1EBDC644">
      <w:pPr>
        <w:tabs>
          <w:tab w:val="center" w:pos="4201"/>
          <w:tab w:val="right" w:leader="dot" w:pos="9298"/>
        </w:tabs>
        <w:ind w:firstLine="420" w:firstLineChars="200"/>
        <w:rPr>
          <w:rFonts w:hint="eastAsia" w:ascii="宋体" w:hAnsi="宋体" w:cs="宋体"/>
          <w:szCs w:val="21"/>
        </w:rPr>
      </w:pPr>
      <w:r>
        <w:rPr>
          <w:rFonts w:hint="eastAsia" w:ascii="宋体" w:hAnsi="宋体" w:cs="宋体"/>
          <w:szCs w:val="21"/>
        </w:rPr>
        <w:t>默认为0透明传输。其他，备用。</w:t>
      </w:r>
    </w:p>
    <w:p w14:paraId="2A15E1E1">
      <w:pPr>
        <w:keepNext/>
        <w:keepLines/>
        <w:widowControl w:val="0"/>
        <w:numPr>
          <w:ilvl w:val="2"/>
          <w:numId w:val="95"/>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17" w:name="_Toc6827"/>
      <w:r>
        <w:rPr>
          <w:rFonts w:hint="eastAsia" w:ascii="黑体" w:hAnsi="黑体" w:eastAsia="黑体" w:cs="黑体"/>
          <w:color w:val="000000"/>
          <w:kern w:val="2"/>
          <w:sz w:val="21"/>
          <w:szCs w:val="21"/>
          <w:lang w:val="en-US" w:eastAsia="zh-CN" w:bidi="ar-SA"/>
        </w:rPr>
        <w:t>启动标志</w:t>
      </w:r>
      <w:bookmarkEnd w:id="517"/>
    </w:p>
    <w:p w14:paraId="237581D7">
      <w:pPr>
        <w:tabs>
          <w:tab w:val="center" w:pos="4201"/>
          <w:tab w:val="right" w:leader="dot" w:pos="9298"/>
        </w:tabs>
        <w:ind w:firstLine="420" w:firstLineChars="200"/>
        <w:rPr>
          <w:rFonts w:hint="eastAsia" w:ascii="宋体" w:hAnsi="宋体" w:cs="宋体"/>
          <w:szCs w:val="21"/>
        </w:rPr>
      </w:pPr>
      <w:r>
        <w:rPr>
          <w:rFonts w:hint="eastAsia" w:ascii="宋体" w:hAnsi="宋体" w:cs="宋体"/>
          <w:szCs w:val="21"/>
        </w:rPr>
        <w:t>0表示此报文为回复报文，模块收到后不需要转发到串口。1表示此报文为主动报文，模块收到后需要把内容转发到串口。</w:t>
      </w:r>
    </w:p>
    <w:p w14:paraId="614EC06C">
      <w:pPr>
        <w:keepNext/>
        <w:keepLines/>
        <w:widowControl w:val="0"/>
        <w:numPr>
          <w:ilvl w:val="2"/>
          <w:numId w:val="95"/>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18" w:name="_Toc7715"/>
      <w:r>
        <w:rPr>
          <w:rFonts w:hint="eastAsia" w:ascii="黑体" w:hAnsi="黑体" w:eastAsia="黑体" w:cs="黑体"/>
          <w:color w:val="000000"/>
          <w:kern w:val="2"/>
          <w:sz w:val="21"/>
          <w:szCs w:val="21"/>
          <w:lang w:val="en-US" w:eastAsia="zh-CN" w:bidi="ar-SA"/>
        </w:rPr>
        <w:t>串口波特率</w:t>
      </w:r>
      <w:bookmarkEnd w:id="518"/>
    </w:p>
    <w:p w14:paraId="166857FA">
      <w:pPr>
        <w:tabs>
          <w:tab w:val="center" w:pos="4201"/>
          <w:tab w:val="right" w:leader="dot" w:pos="9298"/>
        </w:tabs>
        <w:ind w:firstLine="420" w:firstLineChars="200"/>
        <w:rPr>
          <w:rFonts w:hint="eastAsia" w:ascii="宋体" w:hAnsi="宋体" w:cs="宋体"/>
          <w:szCs w:val="21"/>
        </w:rPr>
      </w:pPr>
      <w:r>
        <w:rPr>
          <w:rFonts w:hint="eastAsia" w:ascii="宋体" w:hAnsi="宋体" w:cs="宋体"/>
          <w:szCs w:val="21"/>
        </w:rPr>
        <w:t>0表示默认波特率，模块保持当前串口通信参数。不为零，测模块需要设置相应波特率，并在串口数据转发过程执行完成后，自动恢复原来的串口通信参数。</w:t>
      </w:r>
    </w:p>
    <w:p w14:paraId="5512D3D5">
      <w:pPr>
        <w:keepNext/>
        <w:keepLines/>
        <w:widowControl w:val="0"/>
        <w:numPr>
          <w:ilvl w:val="2"/>
          <w:numId w:val="95"/>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19" w:name="_Toc13231"/>
      <w:r>
        <w:rPr>
          <w:rFonts w:hint="eastAsia" w:ascii="黑体" w:hAnsi="黑体" w:eastAsia="黑体" w:cs="黑体"/>
          <w:color w:val="000000"/>
          <w:kern w:val="2"/>
          <w:sz w:val="21"/>
          <w:szCs w:val="21"/>
          <w:lang w:val="en-US" w:eastAsia="zh-CN" w:bidi="ar-SA"/>
        </w:rPr>
        <w:t>序号</w:t>
      </w:r>
      <w:bookmarkEnd w:id="519"/>
    </w:p>
    <w:p w14:paraId="40F8BECE">
      <w:pPr>
        <w:tabs>
          <w:tab w:val="center" w:pos="4201"/>
          <w:tab w:val="right" w:leader="dot" w:pos="9298"/>
        </w:tabs>
        <w:ind w:firstLine="420" w:firstLineChars="200"/>
        <w:rPr>
          <w:rFonts w:hint="eastAsia" w:ascii="宋体" w:hAnsi="宋体" w:cs="宋体"/>
          <w:szCs w:val="21"/>
        </w:rPr>
      </w:pPr>
      <w:r>
        <w:rPr>
          <w:rFonts w:hint="eastAsia" w:ascii="宋体" w:hAnsi="宋体" w:cs="宋体"/>
          <w:szCs w:val="21"/>
        </w:rPr>
        <w:t>该序号与搜索帧序号保持一致</w:t>
      </w:r>
      <w:r>
        <w:rPr>
          <w:rFonts w:hint="eastAsia" w:ascii="宋体" w:hAnsi="宋体" w:cs="宋体"/>
          <w:szCs w:val="21"/>
          <w:lang w:eastAsia="zh-CN"/>
        </w:rPr>
        <w:t>。</w:t>
      </w:r>
    </w:p>
    <w:p w14:paraId="1A8F7BAF">
      <w:pPr>
        <w:keepNext/>
        <w:keepLines/>
        <w:widowControl w:val="0"/>
        <w:numPr>
          <w:ilvl w:val="2"/>
          <w:numId w:val="95"/>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20" w:name="_Toc5986"/>
      <w:r>
        <w:rPr>
          <w:rFonts w:hint="eastAsia" w:ascii="黑体" w:hAnsi="黑体" w:eastAsia="黑体" w:cs="黑体"/>
          <w:color w:val="000000"/>
          <w:kern w:val="2"/>
          <w:sz w:val="21"/>
          <w:szCs w:val="21"/>
          <w:lang w:val="en-US" w:eastAsia="zh-CN" w:bidi="ar-SA"/>
        </w:rPr>
        <w:t>报文长度</w:t>
      </w:r>
      <w:bookmarkEnd w:id="520"/>
    </w:p>
    <w:p w14:paraId="35355FD5">
      <w:pPr>
        <w:tabs>
          <w:tab w:val="center" w:pos="4201"/>
          <w:tab w:val="right" w:leader="dot" w:pos="9298"/>
        </w:tabs>
        <w:ind w:firstLine="420" w:firstLineChars="200"/>
        <w:rPr>
          <w:rFonts w:hint="eastAsia" w:ascii="宋体" w:hAnsi="宋体" w:cs="宋体"/>
          <w:szCs w:val="21"/>
        </w:rPr>
      </w:pPr>
      <w:r>
        <w:rPr>
          <w:rFonts w:hint="eastAsia" w:ascii="宋体" w:hAnsi="宋体" w:cs="宋体"/>
          <w:szCs w:val="21"/>
        </w:rPr>
        <w:t>报文内容的长度。</w:t>
      </w:r>
    </w:p>
    <w:p w14:paraId="64B207C5">
      <w:pPr>
        <w:keepNext/>
        <w:keepLines/>
        <w:widowControl w:val="0"/>
        <w:numPr>
          <w:ilvl w:val="2"/>
          <w:numId w:val="95"/>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21" w:name="_Toc12981"/>
      <w:r>
        <w:rPr>
          <w:rFonts w:hint="eastAsia" w:ascii="黑体" w:hAnsi="黑体" w:eastAsia="黑体" w:cs="黑体"/>
          <w:color w:val="000000"/>
          <w:kern w:val="2"/>
          <w:sz w:val="21"/>
          <w:szCs w:val="21"/>
          <w:lang w:val="en-US" w:eastAsia="zh-CN" w:bidi="ar-SA"/>
        </w:rPr>
        <w:t>报文内容</w:t>
      </w:r>
      <w:bookmarkEnd w:id="521"/>
    </w:p>
    <w:p w14:paraId="10BD9656">
      <w:pPr>
        <w:tabs>
          <w:tab w:val="center" w:pos="4201"/>
          <w:tab w:val="right" w:leader="dot" w:pos="9298"/>
        </w:tabs>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目标节点需要给终端/电表串口转发的数据内容。</w:t>
      </w:r>
    </w:p>
    <w:p w14:paraId="4FAD5AE0">
      <w:pPr>
        <w:tabs>
          <w:tab w:val="center" w:pos="4201"/>
          <w:tab w:val="right" w:leader="dot" w:pos="9298"/>
        </w:tabs>
        <w:ind w:firstLine="360" w:firstLineChars="200"/>
        <w:jc w:val="both"/>
        <w:rPr>
          <w:sz w:val="18"/>
          <w:szCs w:val="18"/>
        </w:rPr>
      </w:pPr>
      <w:r>
        <w:rPr>
          <w:rFonts w:hint="eastAsia" w:ascii="宋体" w:hAnsi="Times New Roman" w:eastAsia="宋体" w:cs="Times New Roman"/>
          <w:sz w:val="18"/>
          <w:szCs w:val="18"/>
          <w:lang w:val="en-US" w:eastAsia="zh-CN" w:bidi="ar-SA"/>
        </w:rPr>
        <w:t>注：CCO和STA均应支持该功能。</w:t>
      </w:r>
    </w:p>
    <w:p w14:paraId="34237FD8">
      <w:pPr>
        <w:pStyle w:val="4"/>
        <w:rPr>
          <w:rFonts w:hint="eastAsia"/>
        </w:rPr>
      </w:pPr>
      <w:bookmarkStart w:id="522" w:name="_Toc219190604"/>
      <w:bookmarkStart w:id="523" w:name="_Toc219906819"/>
      <w:r>
        <w:rPr>
          <w:rFonts w:hAnsi="Times New Roman" w:cs="Times New Roman"/>
        </w:rPr>
        <w:t>广播命令业务</w:t>
      </w:r>
      <w:bookmarkEnd w:id="522"/>
      <w:bookmarkEnd w:id="523"/>
    </w:p>
    <w:p w14:paraId="7A085176">
      <w:pPr>
        <w:tabs>
          <w:tab w:val="center" w:pos="4201"/>
          <w:tab w:val="right" w:leader="dot" w:pos="9298"/>
        </w:tabs>
        <w:ind w:firstLine="420" w:firstLineChars="200"/>
        <w:jc w:val="both"/>
        <w:rPr>
          <w:rFonts w:ascii="宋体" w:hAnsi="Times New Roman" w:eastAsia="宋体" w:cs="Times New Roman"/>
          <w:sz w:val="21"/>
          <w:szCs w:val="21"/>
          <w:lang w:val="en-US" w:eastAsia="zh-CN" w:bidi="ar-SA"/>
        </w:rPr>
      </w:pPr>
      <w:r>
        <w:rPr>
          <w:rFonts w:ascii="宋体" w:hAnsi="Times New Roman" w:eastAsia="宋体" w:cs="Times New Roman"/>
          <w:sz w:val="21"/>
          <w:szCs w:val="21"/>
          <w:lang w:val="en-US" w:eastAsia="zh-CN" w:bidi="ar-SA"/>
        </w:rPr>
        <w:t>广播命令业务帧</w:t>
      </w:r>
      <w:r>
        <w:rPr>
          <w:rFonts w:hint="eastAsia" w:ascii="宋体" w:hAnsi="Times New Roman" w:eastAsia="宋体" w:cs="Times New Roman"/>
          <w:sz w:val="21"/>
          <w:szCs w:val="21"/>
          <w:lang w:val="en-US" w:eastAsia="zh-CN" w:bidi="ar-SA"/>
        </w:rPr>
        <w:t>包括</w:t>
      </w:r>
      <w:r>
        <w:rPr>
          <w:rFonts w:ascii="宋体" w:hAnsi="Times New Roman" w:eastAsia="宋体" w:cs="Times New Roman"/>
          <w:sz w:val="21"/>
          <w:szCs w:val="21"/>
          <w:lang w:val="en-US" w:eastAsia="zh-CN" w:bidi="ar-SA"/>
        </w:rPr>
        <w:t>帧头和数据单元</w:t>
      </w:r>
      <w:r>
        <w:rPr>
          <w:rFonts w:hint="eastAsia" w:ascii="宋体" w:hAnsi="Times New Roman" w:eastAsia="宋体" w:cs="Times New Roman"/>
          <w:sz w:val="21"/>
          <w:szCs w:val="21"/>
          <w:lang w:val="en-US" w:eastAsia="zh-CN" w:bidi="ar-SA"/>
        </w:rPr>
        <w:t>。其中数据单元的格式与</w:t>
      </w:r>
      <w:r>
        <w:rPr>
          <w:rFonts w:ascii="宋体" w:hAnsi="Times New Roman" w:eastAsia="宋体" w:cs="Times New Roman"/>
          <w:sz w:val="21"/>
          <w:szCs w:val="21"/>
          <w:lang w:val="en-US" w:eastAsia="zh-CN" w:bidi="ar-SA"/>
        </w:rPr>
        <w:fldChar w:fldCharType="begin"/>
      </w:r>
      <w:r>
        <w:rPr>
          <w:rFonts w:ascii="宋体" w:hAnsi="Times New Roman" w:eastAsia="宋体" w:cs="Times New Roman"/>
          <w:sz w:val="21"/>
          <w:szCs w:val="21"/>
          <w:lang w:val="en-US" w:eastAsia="zh-CN" w:bidi="ar-SA"/>
        </w:rPr>
        <w:instrText xml:space="preserve"> </w:instrText>
      </w:r>
      <w:r>
        <w:rPr>
          <w:rFonts w:hint="eastAsia" w:ascii="宋体" w:hAnsi="Times New Roman" w:eastAsia="宋体" w:cs="Times New Roman"/>
          <w:sz w:val="21"/>
          <w:szCs w:val="21"/>
          <w:lang w:val="en-US" w:eastAsia="zh-CN" w:bidi="ar-SA"/>
        </w:rPr>
        <w:instrText xml:space="preserve">REF _Ref439229349 \r \h</w:instrText>
      </w:r>
      <w:r>
        <w:rPr>
          <w:rFonts w:ascii="宋体" w:hAnsi="Times New Roman" w:eastAsia="宋体" w:cs="Times New Roman"/>
          <w:sz w:val="21"/>
          <w:szCs w:val="21"/>
          <w:lang w:val="en-US" w:eastAsia="zh-CN" w:bidi="ar-SA"/>
        </w:rPr>
        <w:instrText xml:space="preserve"> </w:instrText>
      </w:r>
      <w:r>
        <w:rPr>
          <w:rFonts w:ascii="宋体" w:hAnsi="Times New Roman" w:eastAsia="宋体" w:cs="Times New Roman"/>
          <w:sz w:val="21"/>
          <w:szCs w:val="21"/>
          <w:lang w:val="en-US" w:eastAsia="zh-CN" w:bidi="ar-SA"/>
        </w:rPr>
        <w:fldChar w:fldCharType="separate"/>
      </w:r>
      <w:r>
        <w:rPr>
          <w:rFonts w:ascii="宋体" w:hAnsi="Times New Roman" w:eastAsia="宋体" w:cs="Times New Roman"/>
          <w:sz w:val="21"/>
          <w:szCs w:val="21"/>
          <w:lang w:val="en-US" w:eastAsia="zh-CN" w:bidi="ar-SA"/>
        </w:rPr>
        <w:t>10</w:t>
      </w:r>
      <w:r>
        <w:rPr>
          <w:rFonts w:ascii="宋体" w:hAnsi="Times New Roman" w:eastAsia="宋体" w:cs="Times New Roman"/>
          <w:sz w:val="21"/>
          <w:szCs w:val="21"/>
          <w:lang w:val="en-US" w:eastAsia="zh-CN" w:bidi="ar-SA"/>
        </w:rPr>
        <w:fldChar w:fldCharType="end"/>
      </w:r>
      <w:r>
        <w:rPr>
          <w:rFonts w:hint="eastAsia" w:ascii="宋体" w:hAnsi="Times New Roman" w:eastAsia="宋体" w:cs="Times New Roman"/>
          <w:sz w:val="21"/>
          <w:szCs w:val="21"/>
          <w:lang w:val="en-US" w:eastAsia="zh-CN" w:bidi="ar-SA"/>
        </w:rPr>
        <w:t>命令业务中的业务数据单元格式保持一致。该业务用于链路层采用广播方式发送，而应用层采用单播方式的场景。下行报文的链路层采用广播方式，上行报文的链路层采用单播方式。</w:t>
      </w:r>
    </w:p>
    <w:p w14:paraId="597FF221">
      <w:pPr>
        <w:keepNext/>
        <w:keepLines/>
        <w:widowControl w:val="0"/>
        <w:numPr>
          <w:ilvl w:val="1"/>
          <w:numId w:val="96"/>
        </w:numPr>
        <w:snapToGrid w:val="0"/>
        <w:spacing w:before="0" w:beforeLines="0" w:beforeAutospacing="0" w:after="0" w:afterLines="0" w:afterAutospacing="0" w:line="240" w:lineRule="auto"/>
        <w:ind w:left="575" w:hanging="575" w:firstLineChars="0"/>
        <w:jc w:val="both"/>
        <w:outlineLvl w:val="1"/>
        <w:rPr>
          <w:rFonts w:ascii="黑体" w:hAnsi="黑体" w:eastAsia="黑体" w:cs="黑体"/>
          <w:kern w:val="2"/>
          <w:sz w:val="21"/>
          <w:szCs w:val="21"/>
          <w:lang w:val="en-US" w:eastAsia="zh-CN" w:bidi="ar-SA"/>
        </w:rPr>
      </w:pPr>
      <w:bookmarkStart w:id="524" w:name="_Toc2453"/>
      <w:r>
        <w:rPr>
          <w:rFonts w:hint="eastAsia" w:ascii="黑体" w:hAnsi="黑体" w:eastAsia="黑体" w:cs="黑体"/>
          <w:kern w:val="2"/>
          <w:sz w:val="21"/>
          <w:szCs w:val="21"/>
          <w:lang w:val="en-US" w:eastAsia="zh-CN" w:bidi="ar-SA"/>
        </w:rPr>
        <w:t>广播命令</w:t>
      </w:r>
      <w:r>
        <w:rPr>
          <w:rFonts w:ascii="黑体" w:hAnsi="黑体" w:eastAsia="黑体" w:cs="黑体"/>
          <w:kern w:val="2"/>
          <w:sz w:val="21"/>
          <w:szCs w:val="21"/>
          <w:lang w:val="en-US" w:eastAsia="zh-CN" w:bidi="ar-SA"/>
        </w:rPr>
        <w:t>帧头</w:t>
      </w:r>
      <w:bookmarkEnd w:id="524"/>
    </w:p>
    <w:p w14:paraId="09D1BD7E">
      <w:pPr>
        <w:tabs>
          <w:tab w:val="center" w:pos="4201"/>
          <w:tab w:val="right" w:leader="dot" w:pos="9298"/>
        </w:tabs>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广播命令业务帧帧头格式如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_Ref2314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w:t>
      </w:r>
      <w:r>
        <w:rPr>
          <w:rFonts w:hint="eastAsia" w:ascii="宋体" w:hAnsi="宋体" w:eastAsia="宋体" w:cs="宋体"/>
          <w:sz w:val="21"/>
          <w:szCs w:val="21"/>
          <w:lang w:val="en-US" w:eastAsia="zh-CN"/>
        </w:rPr>
        <w:t xml:space="preserve"> 92</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0ABF5A7C">
      <w:pPr>
        <w:pStyle w:val="20"/>
        <w:ind w:firstLine="0" w:firstLineChars="0"/>
        <w:rPr>
          <w:rFonts w:hint="eastAsia" w:ascii="黑体" w:hAnsi="黑体" w:cs="黑体"/>
        </w:rPr>
      </w:pPr>
      <w:bookmarkStart w:id="525" w:name="_Ref2314"/>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92</w:t>
      </w:r>
      <w:r>
        <w:rPr>
          <w:rFonts w:hint="eastAsia" w:ascii="黑体" w:hAnsi="黑体" w:cs="黑体"/>
        </w:rPr>
        <w:fldChar w:fldCharType="end"/>
      </w:r>
      <w:bookmarkEnd w:id="525"/>
      <w:r>
        <w:rPr>
          <w:rFonts w:hint="eastAsia" w:ascii="黑体" w:hAnsi="黑体" w:cs="黑体"/>
          <w:szCs w:val="22"/>
        </w:rPr>
        <w:t>广播命令帧头</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4"/>
        <w:gridCol w:w="1365"/>
      </w:tblGrid>
      <w:tr w14:paraId="6D4D3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noWrap w:val="0"/>
            <w:vAlign w:val="center"/>
          </w:tcPr>
          <w:p w14:paraId="652A9AA5">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字节数：6</w:t>
            </w:r>
          </w:p>
        </w:tc>
        <w:tc>
          <w:tcPr>
            <w:tcW w:w="1365" w:type="dxa"/>
            <w:noWrap w:val="0"/>
            <w:vAlign w:val="center"/>
          </w:tcPr>
          <w:p w14:paraId="16395C44">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6</w:t>
            </w:r>
          </w:p>
        </w:tc>
      </w:tr>
      <w:tr w14:paraId="487F1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noWrap w:val="0"/>
            <w:vAlign w:val="center"/>
          </w:tcPr>
          <w:p w14:paraId="26A9701E">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源地址</w:t>
            </w:r>
          </w:p>
        </w:tc>
        <w:tc>
          <w:tcPr>
            <w:tcW w:w="1365" w:type="dxa"/>
            <w:noWrap w:val="0"/>
            <w:vAlign w:val="center"/>
          </w:tcPr>
          <w:p w14:paraId="4B187EAF">
            <w:pPr>
              <w:widowControl w:val="0"/>
              <w:overflowPunct w:val="0"/>
              <w:adjustRightInd w:val="0"/>
              <w:snapToGrid w:val="0"/>
              <w:spacing w:line="240"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目的地址</w:t>
            </w:r>
          </w:p>
        </w:tc>
      </w:tr>
    </w:tbl>
    <w:p w14:paraId="2149BC16">
      <w:pPr>
        <w:keepNext/>
        <w:keepLines/>
        <w:widowControl w:val="0"/>
        <w:numPr>
          <w:ilvl w:val="2"/>
          <w:numId w:val="96"/>
        </w:numPr>
        <w:adjustRightInd w:val="0"/>
        <w:snapToGrid w:val="0"/>
        <w:spacing w:before="0" w:beforeLines="0" w:beforeAutospacing="0" w:after="0" w:afterLines="0" w:afterAutospacing="0" w:line="240" w:lineRule="auto"/>
        <w:ind w:left="720" w:hanging="720" w:firstLineChars="0"/>
        <w:jc w:val="both"/>
        <w:outlineLvl w:val="2"/>
        <w:rPr>
          <w:rFonts w:ascii="Times New Roman" w:hAnsi="黑体" w:eastAsia="黑体" w:cs="黑体"/>
          <w:color w:val="000000"/>
          <w:kern w:val="2"/>
          <w:sz w:val="21"/>
          <w:szCs w:val="21"/>
          <w:lang w:val="en-US" w:eastAsia="zh-CN" w:bidi="ar-SA"/>
        </w:rPr>
      </w:pPr>
      <w:bookmarkStart w:id="526" w:name="_Toc21054"/>
      <w:r>
        <w:rPr>
          <w:rFonts w:hint="eastAsia" w:ascii="黑体" w:hAnsi="黑体" w:eastAsia="黑体" w:cs="黑体"/>
          <w:color w:val="000000"/>
          <w:kern w:val="2"/>
          <w:sz w:val="21"/>
          <w:szCs w:val="21"/>
          <w:lang w:val="en-US" w:eastAsia="zh-CN" w:bidi="ar-SA"/>
        </w:rPr>
        <w:t>源地址</w:t>
      </w:r>
      <w:bookmarkEnd w:id="526"/>
    </w:p>
    <w:p w14:paraId="06BC047A">
      <w:pPr>
        <w:tabs>
          <w:tab w:val="center" w:pos="4201"/>
          <w:tab w:val="right" w:leader="dot" w:pos="9298"/>
        </w:tabs>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下行广播命令报文帧头中，源地址是主节点地址，6字节，默认可以填0。</w:t>
      </w:r>
    </w:p>
    <w:p w14:paraId="20FD2CA0">
      <w:pPr>
        <w:tabs>
          <w:tab w:val="center" w:pos="4201"/>
          <w:tab w:val="right" w:leader="dot" w:pos="9298"/>
        </w:tabs>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上行广播命令报文帧头中，源地址是从节点地址，6字节。</w:t>
      </w:r>
    </w:p>
    <w:p w14:paraId="619BC3AF">
      <w:pPr>
        <w:keepNext/>
        <w:keepLines/>
        <w:widowControl w:val="0"/>
        <w:numPr>
          <w:ilvl w:val="2"/>
          <w:numId w:val="96"/>
        </w:numPr>
        <w:adjustRightInd w:val="0"/>
        <w:snapToGrid w:val="0"/>
        <w:spacing w:before="0" w:beforeLines="0" w:beforeAutospacing="0" w:after="0" w:afterLines="0" w:afterAutospacing="0" w:line="240" w:lineRule="auto"/>
        <w:ind w:left="720" w:hanging="720" w:firstLineChars="0"/>
        <w:jc w:val="both"/>
        <w:outlineLvl w:val="2"/>
        <w:rPr>
          <w:rFonts w:ascii="黑体" w:hAnsi="黑体" w:eastAsia="黑体" w:cs="黑体"/>
          <w:color w:val="000000"/>
          <w:kern w:val="2"/>
          <w:sz w:val="21"/>
          <w:szCs w:val="21"/>
          <w:lang w:val="en-US" w:eastAsia="zh-CN" w:bidi="ar-SA"/>
        </w:rPr>
      </w:pPr>
      <w:bookmarkStart w:id="527" w:name="_Toc23222"/>
      <w:r>
        <w:rPr>
          <w:rFonts w:hint="eastAsia" w:ascii="黑体" w:hAnsi="黑体" w:eastAsia="黑体" w:cs="黑体"/>
          <w:color w:val="000000"/>
          <w:kern w:val="2"/>
          <w:sz w:val="21"/>
          <w:szCs w:val="21"/>
          <w:lang w:val="en-US" w:eastAsia="zh-CN" w:bidi="ar-SA"/>
        </w:rPr>
        <w:t>目的地址</w:t>
      </w:r>
      <w:bookmarkEnd w:id="527"/>
    </w:p>
    <w:p w14:paraId="6273FA98">
      <w:pPr>
        <w:tabs>
          <w:tab w:val="center" w:pos="4201"/>
          <w:tab w:val="right" w:leader="dot" w:pos="9298"/>
        </w:tabs>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下行广播命令报文帧头中，目的地址是从节点地址，6字节。</w:t>
      </w:r>
    </w:p>
    <w:p w14:paraId="61881335">
      <w:pPr>
        <w:tabs>
          <w:tab w:val="center" w:pos="4201"/>
          <w:tab w:val="right" w:leader="dot" w:pos="9298"/>
        </w:tabs>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上行广播命令报文帧头中，目的地址是主节点地址，6字节，默认可以填0。</w:t>
      </w:r>
    </w:p>
    <w:p w14:paraId="039BF5BF">
      <w:pPr>
        <w:keepNext/>
        <w:keepLines/>
        <w:widowControl w:val="0"/>
        <w:numPr>
          <w:ilvl w:val="1"/>
          <w:numId w:val="96"/>
        </w:numPr>
        <w:snapToGrid w:val="0"/>
        <w:spacing w:before="0" w:beforeLines="0" w:beforeAutospacing="0" w:after="0" w:afterLines="0" w:afterAutospacing="0" w:line="240" w:lineRule="auto"/>
        <w:ind w:left="575" w:hanging="575" w:firstLineChars="0"/>
        <w:jc w:val="both"/>
        <w:outlineLvl w:val="1"/>
        <w:rPr>
          <w:rFonts w:ascii="黑体" w:hAnsi="黑体" w:eastAsia="黑体" w:cs="黑体"/>
          <w:kern w:val="2"/>
          <w:sz w:val="21"/>
          <w:szCs w:val="21"/>
          <w:lang w:val="en-US" w:eastAsia="zh-CN" w:bidi="ar-SA"/>
        </w:rPr>
      </w:pPr>
      <w:bookmarkStart w:id="528" w:name="_Toc1701"/>
      <w:r>
        <w:rPr>
          <w:rFonts w:hint="eastAsia" w:ascii="黑体" w:hAnsi="黑体" w:eastAsia="黑体" w:cs="黑体"/>
          <w:kern w:val="2"/>
          <w:sz w:val="21"/>
          <w:szCs w:val="21"/>
          <w:lang w:val="en-US" w:eastAsia="zh-CN" w:bidi="ar-SA"/>
        </w:rPr>
        <w:t>0x04：从节点重启</w:t>
      </w:r>
      <w:bookmarkEnd w:id="528"/>
    </w:p>
    <w:p w14:paraId="183CBAFF">
      <w:pPr>
        <w:tabs>
          <w:tab w:val="center" w:pos="4201"/>
          <w:tab w:val="right" w:leader="dot" w:pos="9298"/>
        </w:tabs>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数据单元格式参见</w:t>
      </w:r>
      <w:r>
        <w:rPr>
          <w:rFonts w:hint="eastAsia" w:ascii="宋体" w:hAnsi="宋体" w:eastAsia="宋体" w:cs="宋体"/>
          <w:sz w:val="21"/>
          <w:lang w:val="en-US" w:eastAsia="zh-CN" w:bidi="ar-SA"/>
        </w:rPr>
        <w:fldChar w:fldCharType="begin"/>
      </w:r>
      <w:r>
        <w:rPr>
          <w:rFonts w:hint="eastAsia" w:ascii="宋体" w:hAnsi="宋体" w:eastAsia="宋体" w:cs="宋体"/>
          <w:sz w:val="21"/>
          <w:lang w:val="en-US" w:eastAsia="zh-CN" w:bidi="ar-SA"/>
        </w:rPr>
        <w:instrText xml:space="preserve"> REF _Ref2778 \n \h </w:instrText>
      </w:r>
      <w:r>
        <w:rPr>
          <w:rFonts w:hint="eastAsia" w:ascii="宋体" w:hAnsi="宋体" w:eastAsia="宋体" w:cs="宋体"/>
          <w:sz w:val="21"/>
          <w:lang w:val="en-US" w:eastAsia="zh-CN" w:bidi="ar-SA"/>
        </w:rPr>
        <w:fldChar w:fldCharType="separate"/>
      </w:r>
      <w:r>
        <w:rPr>
          <w:rFonts w:hint="eastAsia" w:ascii="宋体" w:hAnsi="宋体" w:eastAsia="宋体" w:cs="宋体"/>
          <w:sz w:val="21"/>
          <w:lang w:val="en-US" w:eastAsia="zh-CN" w:bidi="ar-SA"/>
        </w:rPr>
        <w:t>10.5</w:t>
      </w:r>
      <w:r>
        <w:rPr>
          <w:rFonts w:hint="eastAsia" w:ascii="宋体" w:hAnsi="宋体" w:eastAsia="宋体" w:cs="宋体"/>
          <w:sz w:val="21"/>
          <w:lang w:val="en-US" w:eastAsia="zh-CN" w:bidi="ar-SA"/>
        </w:rPr>
        <w:fldChar w:fldCharType="end"/>
      </w:r>
      <w:r>
        <w:rPr>
          <w:rFonts w:hint="eastAsia" w:ascii="宋体" w:hAnsi="宋体" w:eastAsia="宋体" w:cs="宋体"/>
          <w:sz w:val="21"/>
          <w:lang w:val="en-US" w:eastAsia="zh-CN" w:bidi="ar-SA"/>
        </w:rPr>
        <w:t>中的上下行报文格式。</w:t>
      </w:r>
    </w:p>
    <w:p w14:paraId="104E32AB">
      <w:pPr>
        <w:keepNext/>
        <w:keepLines/>
        <w:widowControl w:val="0"/>
        <w:numPr>
          <w:ilvl w:val="1"/>
          <w:numId w:val="96"/>
        </w:numPr>
        <w:snapToGrid w:val="0"/>
        <w:spacing w:before="0" w:beforeLines="0" w:beforeAutospacing="0" w:after="0" w:afterLines="0" w:afterAutospacing="0" w:line="240" w:lineRule="auto"/>
        <w:ind w:left="575" w:hanging="575" w:firstLineChars="0"/>
        <w:jc w:val="both"/>
        <w:outlineLvl w:val="1"/>
        <w:rPr>
          <w:rFonts w:ascii="黑体" w:hAnsi="黑体" w:eastAsia="黑体" w:cs="黑体"/>
          <w:kern w:val="2"/>
          <w:sz w:val="21"/>
          <w:szCs w:val="21"/>
          <w:lang w:val="en-US" w:eastAsia="zh-CN" w:bidi="ar-SA"/>
        </w:rPr>
      </w:pPr>
      <w:bookmarkStart w:id="529" w:name="_Toc11462"/>
      <w:r>
        <w:rPr>
          <w:rFonts w:hint="eastAsia" w:ascii="黑体" w:hAnsi="黑体" w:eastAsia="黑体" w:cs="黑体"/>
          <w:kern w:val="2"/>
          <w:sz w:val="21"/>
          <w:szCs w:val="21"/>
          <w:lang w:val="en-US" w:eastAsia="zh-CN" w:bidi="ar-SA"/>
        </w:rPr>
        <w:t>0x05：从节点信息查询</w:t>
      </w:r>
      <w:bookmarkEnd w:id="529"/>
    </w:p>
    <w:p w14:paraId="2672CB48">
      <w:pPr>
        <w:tabs>
          <w:tab w:val="center" w:pos="4201"/>
          <w:tab w:val="right" w:leader="dot" w:pos="9298"/>
        </w:tabs>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数据单元格式参见</w:t>
      </w:r>
      <w:r>
        <w:rPr>
          <w:rFonts w:hint="eastAsia" w:ascii="宋体" w:hAnsi="宋体" w:eastAsia="宋体" w:cs="宋体"/>
          <w:sz w:val="21"/>
          <w:lang w:val="en-US" w:eastAsia="zh-CN" w:bidi="ar-SA"/>
        </w:rPr>
        <w:fldChar w:fldCharType="begin"/>
      </w:r>
      <w:r>
        <w:rPr>
          <w:rFonts w:hint="eastAsia" w:ascii="宋体" w:hAnsi="宋体" w:eastAsia="宋体" w:cs="宋体"/>
          <w:sz w:val="21"/>
          <w:lang w:val="en-US" w:eastAsia="zh-CN" w:bidi="ar-SA"/>
        </w:rPr>
        <w:instrText xml:space="preserve"> REF _Ref2873 \n \h </w:instrText>
      </w:r>
      <w:r>
        <w:rPr>
          <w:rFonts w:hint="eastAsia" w:ascii="宋体" w:hAnsi="宋体" w:eastAsia="宋体" w:cs="宋体"/>
          <w:sz w:val="21"/>
          <w:lang w:val="en-US" w:eastAsia="zh-CN" w:bidi="ar-SA"/>
        </w:rPr>
        <w:fldChar w:fldCharType="separate"/>
      </w:r>
      <w:r>
        <w:rPr>
          <w:rFonts w:hint="eastAsia" w:ascii="宋体" w:hAnsi="宋体" w:eastAsia="宋体" w:cs="宋体"/>
          <w:sz w:val="21"/>
          <w:lang w:val="en-US" w:eastAsia="zh-CN" w:bidi="ar-SA"/>
        </w:rPr>
        <w:t>10.6</w:t>
      </w:r>
      <w:r>
        <w:rPr>
          <w:rFonts w:hint="eastAsia" w:ascii="宋体" w:hAnsi="宋体" w:eastAsia="宋体" w:cs="宋体"/>
          <w:sz w:val="21"/>
          <w:lang w:val="en-US" w:eastAsia="zh-CN" w:bidi="ar-SA"/>
        </w:rPr>
        <w:fldChar w:fldCharType="end"/>
      </w:r>
      <w:r>
        <w:rPr>
          <w:rFonts w:hint="eastAsia" w:ascii="宋体" w:hAnsi="宋体" w:eastAsia="宋体" w:cs="宋体"/>
          <w:sz w:val="21"/>
          <w:lang w:val="en-US" w:eastAsia="zh-CN" w:bidi="ar-SA"/>
        </w:rPr>
        <w:t>中的上下行报文格式。</w:t>
      </w:r>
    </w:p>
    <w:p w14:paraId="3DA16ED5">
      <w:pPr>
        <w:keepNext/>
        <w:keepLines/>
        <w:widowControl w:val="0"/>
        <w:numPr>
          <w:ilvl w:val="1"/>
          <w:numId w:val="96"/>
        </w:numPr>
        <w:snapToGrid w:val="0"/>
        <w:spacing w:before="0" w:beforeLines="0" w:beforeAutospacing="0" w:after="0" w:afterLines="0" w:afterAutospacing="0" w:line="240" w:lineRule="auto"/>
        <w:ind w:left="575" w:hanging="575" w:firstLineChars="0"/>
        <w:jc w:val="both"/>
        <w:outlineLvl w:val="1"/>
        <w:rPr>
          <w:rFonts w:ascii="黑体" w:hAnsi="黑体" w:eastAsia="黑体" w:cs="黑体"/>
          <w:kern w:val="2"/>
          <w:sz w:val="21"/>
          <w:szCs w:val="21"/>
          <w:lang w:val="en-US" w:eastAsia="zh-CN" w:bidi="ar-SA"/>
        </w:rPr>
      </w:pPr>
      <w:bookmarkStart w:id="530" w:name="_Toc3782"/>
      <w:r>
        <w:rPr>
          <w:rFonts w:hint="eastAsia" w:ascii="黑体" w:hAnsi="黑体" w:eastAsia="黑体" w:cs="黑体"/>
          <w:kern w:val="2"/>
          <w:sz w:val="21"/>
          <w:szCs w:val="21"/>
          <w:lang w:val="en-US" w:eastAsia="zh-CN" w:bidi="ar-SA"/>
        </w:rPr>
        <w:t>0x07：查询从节点运行状态信息</w:t>
      </w:r>
      <w:bookmarkEnd w:id="530"/>
    </w:p>
    <w:p w14:paraId="21BA7041">
      <w:pPr>
        <w:tabs>
          <w:tab w:val="center" w:pos="4201"/>
          <w:tab w:val="right" w:leader="dot" w:pos="9298"/>
        </w:tabs>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数据单元格式参见</w:t>
      </w:r>
      <w:r>
        <w:rPr>
          <w:rFonts w:hint="eastAsia" w:ascii="宋体" w:hAnsi="宋体" w:eastAsia="宋体" w:cs="宋体"/>
          <w:sz w:val="21"/>
          <w:lang w:val="en-US" w:eastAsia="zh-CN" w:bidi="ar-SA"/>
        </w:rPr>
        <w:fldChar w:fldCharType="begin"/>
      </w:r>
      <w:r>
        <w:rPr>
          <w:rFonts w:hint="eastAsia" w:ascii="宋体" w:hAnsi="宋体" w:eastAsia="宋体" w:cs="宋体"/>
          <w:sz w:val="21"/>
          <w:lang w:val="en-US" w:eastAsia="zh-CN" w:bidi="ar-SA"/>
        </w:rPr>
        <w:instrText xml:space="preserve"> REF _Ref2938 \n \h </w:instrText>
      </w:r>
      <w:r>
        <w:rPr>
          <w:rFonts w:hint="eastAsia" w:ascii="宋体" w:hAnsi="宋体" w:eastAsia="宋体" w:cs="宋体"/>
          <w:sz w:val="21"/>
          <w:lang w:val="en-US" w:eastAsia="zh-CN" w:bidi="ar-SA"/>
        </w:rPr>
        <w:fldChar w:fldCharType="separate"/>
      </w:r>
      <w:r>
        <w:rPr>
          <w:rFonts w:hint="eastAsia" w:ascii="宋体" w:hAnsi="宋体" w:eastAsia="宋体" w:cs="宋体"/>
          <w:sz w:val="21"/>
          <w:lang w:val="en-US" w:eastAsia="zh-CN" w:bidi="ar-SA"/>
        </w:rPr>
        <w:t>10.8</w:t>
      </w:r>
      <w:r>
        <w:rPr>
          <w:rFonts w:hint="eastAsia" w:ascii="宋体" w:hAnsi="宋体" w:eastAsia="宋体" w:cs="宋体"/>
          <w:sz w:val="21"/>
          <w:lang w:val="en-US" w:eastAsia="zh-CN" w:bidi="ar-SA"/>
        </w:rPr>
        <w:fldChar w:fldCharType="end"/>
      </w:r>
      <w:r>
        <w:rPr>
          <w:rFonts w:hint="eastAsia" w:ascii="宋体" w:hAnsi="宋体" w:eastAsia="宋体" w:cs="宋体"/>
          <w:sz w:val="21"/>
          <w:lang w:val="en-US" w:eastAsia="zh-CN" w:bidi="ar-SA"/>
        </w:rPr>
        <w:t>中的上下行报文格式。</w:t>
      </w:r>
    </w:p>
    <w:p w14:paraId="67276D43">
      <w:pPr>
        <w:keepNext/>
        <w:keepLines/>
        <w:widowControl w:val="0"/>
        <w:numPr>
          <w:ilvl w:val="1"/>
          <w:numId w:val="96"/>
        </w:numPr>
        <w:snapToGrid w:val="0"/>
        <w:spacing w:before="0" w:beforeLines="0" w:beforeAutospacing="0" w:after="0" w:afterLines="0" w:afterAutospacing="0" w:line="240" w:lineRule="auto"/>
        <w:ind w:left="575" w:hanging="575" w:firstLineChars="0"/>
        <w:jc w:val="both"/>
        <w:outlineLvl w:val="1"/>
        <w:rPr>
          <w:rFonts w:ascii="黑体" w:hAnsi="黑体" w:eastAsia="黑体" w:cs="黑体"/>
          <w:kern w:val="2"/>
          <w:sz w:val="21"/>
          <w:szCs w:val="21"/>
          <w:lang w:val="en-US" w:eastAsia="zh-CN" w:bidi="ar-SA"/>
        </w:rPr>
      </w:pPr>
      <w:bookmarkStart w:id="531" w:name="_Toc13579"/>
      <w:r>
        <w:rPr>
          <w:rFonts w:hint="eastAsia" w:ascii="黑体" w:hAnsi="黑体" w:eastAsia="黑体" w:cs="黑体"/>
          <w:kern w:val="2"/>
          <w:sz w:val="21"/>
          <w:szCs w:val="21"/>
          <w:lang w:val="en-US" w:eastAsia="zh-CN" w:bidi="ar-SA"/>
        </w:rPr>
        <w:t>0x08：查询从节点信道信息</w:t>
      </w:r>
      <w:bookmarkEnd w:id="531"/>
    </w:p>
    <w:p w14:paraId="21CBFFC2">
      <w:r>
        <w:rPr>
          <w:rFonts w:hint="eastAsia" w:ascii="宋体" w:hAnsi="宋体" w:eastAsia="宋体" w:cs="宋体"/>
          <w:sz w:val="21"/>
          <w:lang w:val="en-US" w:eastAsia="zh-CN" w:bidi="ar-SA"/>
        </w:rPr>
        <w:t>数据单元格式参见</w:t>
      </w:r>
      <w:r>
        <w:rPr>
          <w:rFonts w:hint="eastAsia" w:ascii="宋体" w:hAnsi="宋体" w:eastAsia="宋体" w:cs="宋体"/>
          <w:sz w:val="21"/>
          <w:lang w:val="en-US" w:eastAsia="zh-CN" w:bidi="ar-SA"/>
        </w:rPr>
        <w:fldChar w:fldCharType="begin"/>
      </w:r>
      <w:r>
        <w:rPr>
          <w:rFonts w:hint="eastAsia" w:ascii="宋体" w:hAnsi="宋体" w:eastAsia="宋体" w:cs="宋体"/>
          <w:sz w:val="21"/>
          <w:lang w:val="en-US" w:eastAsia="zh-CN" w:bidi="ar-SA"/>
        </w:rPr>
        <w:instrText xml:space="preserve"> REF _Ref2990 \n \h </w:instrText>
      </w:r>
      <w:r>
        <w:rPr>
          <w:rFonts w:hint="eastAsia" w:ascii="宋体" w:hAnsi="宋体" w:eastAsia="宋体" w:cs="宋体"/>
          <w:sz w:val="21"/>
          <w:lang w:val="en-US" w:eastAsia="zh-CN" w:bidi="ar-SA"/>
        </w:rPr>
        <w:fldChar w:fldCharType="separate"/>
      </w:r>
      <w:r>
        <w:rPr>
          <w:rFonts w:hint="eastAsia" w:ascii="宋体" w:hAnsi="宋体" w:eastAsia="宋体" w:cs="宋体"/>
          <w:sz w:val="21"/>
          <w:lang w:val="en-US" w:eastAsia="zh-CN" w:bidi="ar-SA"/>
        </w:rPr>
        <w:t>10.9</w:t>
      </w:r>
      <w:r>
        <w:rPr>
          <w:rFonts w:hint="eastAsia" w:ascii="宋体" w:hAnsi="宋体" w:eastAsia="宋体" w:cs="宋体"/>
          <w:sz w:val="21"/>
          <w:lang w:val="en-US" w:eastAsia="zh-CN" w:bidi="ar-SA"/>
        </w:rPr>
        <w:fldChar w:fldCharType="end"/>
      </w:r>
      <w:r>
        <w:rPr>
          <w:rFonts w:hint="eastAsia" w:ascii="宋体" w:hAnsi="宋体" w:eastAsia="宋体" w:cs="宋体"/>
          <w:sz w:val="21"/>
          <w:lang w:val="en-US" w:eastAsia="zh-CN" w:bidi="ar-SA"/>
        </w:rPr>
        <w:t>中的上下行报文格式。</w:t>
      </w:r>
    </w:p>
    <w:p w14:paraId="0A00ADEA">
      <w:pPr>
        <w:pStyle w:val="4"/>
        <w:rPr>
          <w:rFonts w:hint="eastAsia"/>
        </w:rPr>
      </w:pPr>
      <w:bookmarkStart w:id="532" w:name="_Toc219906820"/>
      <w:r>
        <w:rPr>
          <w:rFonts w:hint="eastAsia" w:hAnsi="Times New Roman" w:cs="Times New Roman"/>
        </w:rPr>
        <w:t>数据订阅</w:t>
      </w:r>
      <w:bookmarkEnd w:id="532"/>
      <w:r>
        <w:rPr>
          <w:rFonts w:hint="eastAsia" w:hAnsi="Times New Roman" w:cs="Times New Roman"/>
          <w:lang w:val="en-US" w:eastAsia="zh-CN"/>
        </w:rPr>
        <w:t>业务</w:t>
      </w:r>
    </w:p>
    <w:p w14:paraId="515FECC0">
      <w:pPr>
        <w:keepNext/>
        <w:keepLines/>
        <w:widowControl w:val="0"/>
        <w:numPr>
          <w:ilvl w:val="1"/>
          <w:numId w:val="97"/>
        </w:numPr>
        <w:snapToGrid w:val="0"/>
        <w:spacing w:before="0" w:beforeLines="0" w:beforeAutospacing="0" w:after="0" w:afterLines="0" w:afterAutospacing="0" w:line="240" w:lineRule="auto"/>
        <w:ind w:left="575" w:hanging="575" w:firstLineChars="0"/>
        <w:jc w:val="both"/>
        <w:outlineLvl w:val="1"/>
        <w:rPr>
          <w:rFonts w:ascii="黑体" w:hAnsi="黑体" w:eastAsia="黑体" w:cs="黑体"/>
          <w:kern w:val="2"/>
          <w:sz w:val="21"/>
          <w:szCs w:val="21"/>
          <w:lang w:val="en-US" w:eastAsia="zh-CN" w:bidi="ar-SA"/>
        </w:rPr>
      </w:pPr>
      <w:bookmarkStart w:id="533" w:name="_Toc13622"/>
      <w:r>
        <w:rPr>
          <w:rFonts w:hint="eastAsia" w:ascii="黑体" w:hAnsi="黑体" w:eastAsia="黑体" w:cs="黑体"/>
          <w:kern w:val="2"/>
          <w:sz w:val="21"/>
          <w:szCs w:val="21"/>
          <w:lang w:val="en-US" w:eastAsia="zh-CN" w:bidi="ar-SA"/>
        </w:rPr>
        <w:t>下行业务报文格式</w:t>
      </w:r>
      <w:bookmarkEnd w:id="533"/>
    </w:p>
    <w:p w14:paraId="2D05AE1E">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CCO向STA发送数据采用？？？（原文格式有错误）中的报文格式，报文载荷格式如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_Ref3320 \h </w:instrText>
      </w:r>
      <w:r>
        <w:rPr>
          <w:rFonts w:hint="eastAsia" w:ascii="宋体" w:hAnsi="宋体" w:eastAsia="宋体" w:cs="宋体"/>
          <w:sz w:val="21"/>
          <w:szCs w:val="21"/>
          <w:lang w:val="en-US" w:eastAsia="zh-CN" w:bidi="ar-SA"/>
        </w:rPr>
        <w:fldChar w:fldCharType="separate"/>
      </w:r>
      <w:r>
        <w:rPr>
          <w:rFonts w:hint="eastAsia" w:ascii="宋体" w:hAnsi="宋体" w:cs="宋体"/>
          <w:szCs w:val="21"/>
        </w:rPr>
        <w:t>表</w:t>
      </w:r>
      <w:r>
        <w:rPr>
          <w:rFonts w:hint="eastAsia" w:ascii="宋体" w:hAnsi="宋体" w:eastAsia="宋体" w:cs="宋体"/>
          <w:sz w:val="21"/>
          <w:szCs w:val="21"/>
          <w:lang w:val="en-US" w:eastAsia="zh-CN"/>
        </w:rPr>
        <w:t xml:space="preserve"> 93</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7D8A5A57">
      <w:pPr>
        <w:pStyle w:val="20"/>
        <w:ind w:firstLine="0" w:firstLineChars="0"/>
        <w:rPr>
          <w:rFonts w:hint="eastAsia" w:ascii="黑体" w:hAnsi="黑体" w:cs="黑体"/>
        </w:rPr>
      </w:pPr>
      <w:bookmarkStart w:id="534" w:name="_Ref3320"/>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93</w:t>
      </w:r>
      <w:r>
        <w:rPr>
          <w:rFonts w:hint="eastAsia" w:ascii="黑体" w:hAnsi="黑体" w:cs="黑体"/>
        </w:rPr>
        <w:fldChar w:fldCharType="end"/>
      </w:r>
      <w:bookmarkEnd w:id="534"/>
      <w:r>
        <w:rPr>
          <w:rFonts w:hint="eastAsia" w:ascii="黑体" w:hAnsi="黑体" w:eastAsia="黑体" w:cs="黑体"/>
          <w:szCs w:val="21"/>
        </w:rPr>
        <w:t xml:space="preserve"> </w:t>
      </w:r>
      <w:r>
        <w:rPr>
          <w:rFonts w:hint="eastAsia" w:ascii="黑体" w:hAnsi="黑体" w:cs="黑体"/>
        </w:rPr>
        <w:t>数据透传至模块（数据订阅业务）下行业务报文载荷格式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65"/>
        <w:gridCol w:w="1116"/>
        <w:gridCol w:w="1483"/>
        <w:gridCol w:w="717"/>
        <w:gridCol w:w="1567"/>
        <w:gridCol w:w="1600"/>
      </w:tblGrid>
      <w:tr w14:paraId="359BF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5" w:type="dxa"/>
            <w:noWrap w:val="0"/>
            <w:vAlign w:val="center"/>
          </w:tcPr>
          <w:p w14:paraId="093E653D">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字节数：6</w:t>
            </w:r>
          </w:p>
        </w:tc>
        <w:tc>
          <w:tcPr>
            <w:tcW w:w="1116" w:type="dxa"/>
            <w:noWrap w:val="0"/>
            <w:vAlign w:val="center"/>
          </w:tcPr>
          <w:p w14:paraId="033EF4BF">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6</w:t>
            </w:r>
          </w:p>
        </w:tc>
        <w:tc>
          <w:tcPr>
            <w:tcW w:w="1483" w:type="dxa"/>
            <w:noWrap w:val="0"/>
            <w:vAlign w:val="center"/>
          </w:tcPr>
          <w:p w14:paraId="196E53AF">
            <w:pPr>
              <w:widowControl w:val="0"/>
              <w:overflowPunct w:val="0"/>
              <w:snapToGrid w:val="0"/>
              <w:spacing w:line="276" w:lineRule="auto"/>
              <w:ind w:firstLine="0" w:firstLineChars="0"/>
              <w:jc w:val="center"/>
              <w:rPr>
                <w:rFonts w:hint="eastAsia" w:ascii="宋体" w:hAnsi="宋体" w:eastAsia="宋体" w:cs="宋体"/>
                <w:strike/>
                <w:kern w:val="2"/>
                <w:sz w:val="18"/>
                <w:szCs w:val="18"/>
                <w:lang w:val="en-US" w:eastAsia="zh-CN" w:bidi="ar-SA"/>
              </w:rPr>
            </w:pPr>
            <w:r>
              <w:rPr>
                <w:rFonts w:hint="eastAsia" w:ascii="宋体" w:hAnsi="宋体" w:eastAsia="宋体" w:cs="宋体"/>
                <w:kern w:val="2"/>
                <w:sz w:val="18"/>
                <w:szCs w:val="18"/>
                <w:lang w:val="en-US" w:eastAsia="zh-CN" w:bidi="ar-SA"/>
              </w:rPr>
              <w:t>1</w:t>
            </w:r>
          </w:p>
        </w:tc>
        <w:tc>
          <w:tcPr>
            <w:tcW w:w="717" w:type="dxa"/>
            <w:noWrap w:val="0"/>
            <w:vAlign w:val="center"/>
          </w:tcPr>
          <w:p w14:paraId="2EC44994">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1</w:t>
            </w:r>
          </w:p>
        </w:tc>
        <w:tc>
          <w:tcPr>
            <w:tcW w:w="1567" w:type="dxa"/>
            <w:noWrap w:val="0"/>
            <w:vAlign w:val="center"/>
          </w:tcPr>
          <w:p w14:paraId="36CED98B">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2</w:t>
            </w:r>
          </w:p>
        </w:tc>
        <w:tc>
          <w:tcPr>
            <w:tcW w:w="1600" w:type="dxa"/>
            <w:noWrap w:val="0"/>
            <w:vAlign w:val="center"/>
          </w:tcPr>
          <w:p w14:paraId="52DDB191">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变长L</w:t>
            </w:r>
          </w:p>
        </w:tc>
      </w:tr>
      <w:tr w14:paraId="774D6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5" w:type="dxa"/>
            <w:noWrap w:val="0"/>
            <w:vAlign w:val="center"/>
          </w:tcPr>
          <w:p w14:paraId="00068238">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源地址</w:t>
            </w:r>
          </w:p>
        </w:tc>
        <w:tc>
          <w:tcPr>
            <w:tcW w:w="1116" w:type="dxa"/>
            <w:noWrap w:val="0"/>
            <w:vAlign w:val="center"/>
          </w:tcPr>
          <w:p w14:paraId="7B95C674">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目的地址</w:t>
            </w:r>
          </w:p>
        </w:tc>
        <w:tc>
          <w:tcPr>
            <w:tcW w:w="1483" w:type="dxa"/>
            <w:noWrap w:val="0"/>
            <w:vAlign w:val="center"/>
          </w:tcPr>
          <w:p w14:paraId="0591120F">
            <w:pPr>
              <w:widowControl w:val="0"/>
              <w:overflowPunct w:val="0"/>
              <w:snapToGrid w:val="0"/>
              <w:spacing w:line="276" w:lineRule="auto"/>
              <w:ind w:firstLine="0" w:firstLineChars="0"/>
              <w:jc w:val="center"/>
              <w:rPr>
                <w:rFonts w:hint="eastAsia" w:ascii="宋体" w:hAnsi="宋体" w:eastAsia="宋体" w:cs="宋体"/>
                <w:strike/>
                <w:kern w:val="2"/>
                <w:sz w:val="18"/>
                <w:szCs w:val="18"/>
                <w:lang w:val="en-US" w:eastAsia="zh-CN" w:bidi="ar-SA"/>
              </w:rPr>
            </w:pPr>
            <w:r>
              <w:rPr>
                <w:rFonts w:hint="eastAsia" w:ascii="宋体" w:hAnsi="宋体" w:eastAsia="宋体" w:cs="宋体"/>
                <w:kern w:val="2"/>
                <w:sz w:val="18"/>
                <w:szCs w:val="18"/>
                <w:lang w:val="en-US" w:eastAsia="zh-CN" w:bidi="ar-SA"/>
              </w:rPr>
              <w:t>设备超时时间</w:t>
            </w:r>
          </w:p>
        </w:tc>
        <w:tc>
          <w:tcPr>
            <w:tcW w:w="717" w:type="dxa"/>
            <w:noWrap w:val="0"/>
            <w:vAlign w:val="center"/>
          </w:tcPr>
          <w:p w14:paraId="6CF8F6E5">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保留</w:t>
            </w:r>
          </w:p>
        </w:tc>
        <w:tc>
          <w:tcPr>
            <w:tcW w:w="1567" w:type="dxa"/>
            <w:noWrap w:val="0"/>
            <w:vAlign w:val="center"/>
          </w:tcPr>
          <w:p w14:paraId="52EF4FB7">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数据转发长度</w:t>
            </w:r>
          </w:p>
        </w:tc>
        <w:tc>
          <w:tcPr>
            <w:tcW w:w="1600" w:type="dxa"/>
            <w:noWrap w:val="0"/>
            <w:vAlign w:val="center"/>
          </w:tcPr>
          <w:p w14:paraId="4DCC9B8C">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数据转发内容</w:t>
            </w:r>
          </w:p>
        </w:tc>
      </w:tr>
      <w:tr w14:paraId="4A56D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8" w:type="dxa"/>
            <w:gridSpan w:val="6"/>
            <w:noWrap w:val="0"/>
            <w:vAlign w:val="center"/>
          </w:tcPr>
          <w:p w14:paraId="663C2FD7">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49A8DEC5">
      <w:pPr>
        <w:ind w:firstLine="420" w:firstLineChars="200"/>
        <w:jc w:val="center"/>
        <w:rPr>
          <w:rFonts w:ascii="Times New Roman" w:hAnsi="Times New Roman" w:eastAsia="宋体" w:cs="Times New Roman"/>
          <w:sz w:val="21"/>
          <w:lang w:val="en-US" w:eastAsia="zh-CN" w:bidi="ar-SA"/>
        </w:rPr>
      </w:pPr>
    </w:p>
    <w:p w14:paraId="6EE96B3F">
      <w:pPr>
        <w:numPr>
          <w:ilvl w:val="0"/>
          <w:numId w:val="98"/>
        </w:numPr>
        <w:ind w:left="845" w:hanging="425" w:firstLineChars="0"/>
        <w:rPr>
          <w:rFonts w:ascii="Calibri" w:hAnsi="Calibri" w:cs="Times New Roman"/>
          <w:szCs w:val="24"/>
        </w:rPr>
      </w:pPr>
      <w:bookmarkStart w:id="535" w:name="_Toc4399"/>
      <w:r>
        <w:rPr>
          <w:rFonts w:hint="eastAsia" w:ascii="Calibri" w:hAnsi="Calibri" w:cs="Times New Roman"/>
          <w:szCs w:val="24"/>
        </w:rPr>
        <w:t>源地址</w:t>
      </w:r>
      <w:bookmarkEnd w:id="535"/>
    </w:p>
    <w:p w14:paraId="532338FC">
      <w:pPr>
        <w:ind w:firstLine="420" w:firstLineChars="200"/>
        <w:jc w:val="both"/>
        <w:rPr>
          <w:rFonts w:ascii="Times New Roman" w:hAnsi="Times New Roman" w:eastAsia="宋体" w:cs="Times New Roman"/>
          <w:sz w:val="21"/>
          <w:lang w:val="en-US" w:eastAsia="zh-CN" w:bidi="ar-SA"/>
        </w:rPr>
      </w:pPr>
      <w:r>
        <w:rPr>
          <w:rFonts w:hint="eastAsia" w:ascii="Times New Roman" w:hAnsi="Times New Roman" w:eastAsia="宋体" w:cs="Times New Roman"/>
          <w:sz w:val="21"/>
          <w:lang w:val="en-US" w:eastAsia="zh-CN" w:bidi="ar-SA"/>
        </w:rPr>
        <w:t>邮件发送地址。</w:t>
      </w:r>
    </w:p>
    <w:p w14:paraId="104E98D2">
      <w:pPr>
        <w:numPr>
          <w:ilvl w:val="0"/>
          <w:numId w:val="98"/>
        </w:numPr>
        <w:ind w:left="845" w:hanging="425" w:firstLineChars="0"/>
        <w:rPr>
          <w:rFonts w:ascii="Times New Roman" w:hAnsi="Calibri" w:cs="Times New Roman"/>
          <w:szCs w:val="24"/>
        </w:rPr>
      </w:pPr>
      <w:bookmarkStart w:id="536" w:name="_Toc4327"/>
      <w:r>
        <w:rPr>
          <w:rFonts w:hint="eastAsia" w:ascii="Calibri" w:hAnsi="Calibri" w:cs="Times New Roman"/>
          <w:szCs w:val="24"/>
        </w:rPr>
        <w:t>目的地址</w:t>
      </w:r>
      <w:bookmarkEnd w:id="536"/>
    </w:p>
    <w:p w14:paraId="27AC20E0">
      <w:pPr>
        <w:ind w:firstLine="420" w:firstLineChars="200"/>
        <w:jc w:val="both"/>
        <w:rPr>
          <w:rFonts w:ascii="Times New Roman" w:hAnsi="Times New Roman" w:eastAsia="宋体" w:cs="Times New Roman"/>
          <w:sz w:val="21"/>
          <w:lang w:val="en-US" w:eastAsia="zh-CN" w:bidi="ar-SA"/>
        </w:rPr>
      </w:pPr>
      <w:r>
        <w:rPr>
          <w:rFonts w:hint="eastAsia" w:ascii="Times New Roman" w:hAnsi="Times New Roman" w:eastAsia="宋体" w:cs="Times New Roman"/>
          <w:sz w:val="21"/>
          <w:lang w:val="en-US" w:eastAsia="zh-CN" w:bidi="ar-SA"/>
        </w:rPr>
        <w:t>邮件接收地址。</w:t>
      </w:r>
    </w:p>
    <w:p w14:paraId="0CBD4580">
      <w:pPr>
        <w:numPr>
          <w:ilvl w:val="0"/>
          <w:numId w:val="98"/>
        </w:numPr>
        <w:ind w:left="845" w:hanging="425" w:firstLineChars="0"/>
        <w:rPr>
          <w:rFonts w:ascii="Calibri" w:hAnsi="Calibri" w:cs="Times New Roman"/>
          <w:szCs w:val="24"/>
        </w:rPr>
      </w:pPr>
      <w:bookmarkStart w:id="537" w:name="_Toc24965"/>
      <w:r>
        <w:rPr>
          <w:rFonts w:hint="eastAsia" w:ascii="Calibri" w:hAnsi="Calibri" w:cs="Times New Roman"/>
          <w:szCs w:val="24"/>
        </w:rPr>
        <w:t>设备超时时间</w:t>
      </w:r>
      <w:bookmarkEnd w:id="537"/>
    </w:p>
    <w:p w14:paraId="5FE8E09B">
      <w:pPr>
        <w:ind w:firstLine="420" w:firstLineChars="200"/>
        <w:jc w:val="left"/>
        <w:rPr>
          <w:rFonts w:hint="eastAsia" w:ascii="宋体" w:hAnsi="宋体" w:eastAsia="宋体" w:cs="宋体"/>
          <w:sz w:val="21"/>
          <w:lang w:val="en-US" w:eastAsia="zh-CN" w:bidi="ar-SA"/>
        </w:rPr>
      </w:pPr>
      <w:r>
        <w:rPr>
          <w:rFonts w:hint="eastAsia" w:ascii="宋体" w:hAnsi="宋体" w:eastAsia="宋体" w:cs="宋体"/>
          <w:sz w:val="21"/>
          <w:lang w:val="en-US" w:eastAsia="zh-CN" w:bidi="ar-SA"/>
        </w:rPr>
        <w:t>设备超时时间是8比特的字段，由头端STA给定，尾端STA将其作为与头端STA之间通信时超时时间，在此时间内，头端STA没有收到尾端STA回复，则放弃本次操作。单位：秒。</w:t>
      </w:r>
    </w:p>
    <w:p w14:paraId="6A75BD80">
      <w:pPr>
        <w:numPr>
          <w:ilvl w:val="0"/>
          <w:numId w:val="98"/>
        </w:numPr>
        <w:ind w:left="845" w:hanging="425" w:firstLineChars="0"/>
        <w:rPr>
          <w:rFonts w:ascii="Times New Roman" w:hAnsi="Calibri" w:cs="Times New Roman"/>
          <w:szCs w:val="24"/>
        </w:rPr>
      </w:pPr>
      <w:bookmarkStart w:id="538" w:name="_Toc8262"/>
      <w:r>
        <w:rPr>
          <w:rFonts w:hint="eastAsia" w:ascii="Calibri" w:hAnsi="Calibri" w:cs="Times New Roman"/>
          <w:szCs w:val="24"/>
        </w:rPr>
        <w:t>保留</w:t>
      </w:r>
      <w:bookmarkEnd w:id="538"/>
    </w:p>
    <w:p w14:paraId="05E2E276">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保留位默认填0。</w:t>
      </w:r>
    </w:p>
    <w:p w14:paraId="2E3765AE">
      <w:pPr>
        <w:numPr>
          <w:ilvl w:val="0"/>
          <w:numId w:val="98"/>
        </w:numPr>
        <w:ind w:left="845" w:hanging="425" w:firstLineChars="0"/>
        <w:rPr>
          <w:rFonts w:ascii="Times New Roman" w:hAnsi="Calibri" w:cs="Times New Roman"/>
          <w:kern w:val="2"/>
          <w:szCs w:val="24"/>
        </w:rPr>
      </w:pPr>
      <w:bookmarkStart w:id="539" w:name="_Toc12901"/>
      <w:r>
        <w:rPr>
          <w:rFonts w:hint="eastAsia" w:ascii="Calibri" w:hAnsi="Calibri" w:cs="Times New Roman"/>
          <w:szCs w:val="24"/>
        </w:rPr>
        <w:t>数据转发长度</w:t>
      </w:r>
      <w:bookmarkEnd w:id="539"/>
    </w:p>
    <w:p w14:paraId="08F99F2E">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数据长度是16比特的字段，指从CCO发送给STA数据的长度，即实际数据域的长度。</w:t>
      </w:r>
    </w:p>
    <w:p w14:paraId="6525534A">
      <w:pPr>
        <w:numPr>
          <w:ilvl w:val="0"/>
          <w:numId w:val="98"/>
        </w:numPr>
        <w:ind w:left="845" w:hanging="425" w:firstLineChars="0"/>
        <w:rPr>
          <w:rFonts w:ascii="Times New Roman" w:hAnsi="Calibri" w:cs="Times New Roman"/>
          <w:szCs w:val="24"/>
        </w:rPr>
      </w:pPr>
      <w:bookmarkStart w:id="540" w:name="_Toc12372"/>
      <w:r>
        <w:rPr>
          <w:rFonts w:hint="eastAsia" w:ascii="Calibri" w:hAnsi="Calibri" w:cs="Times New Roman"/>
          <w:szCs w:val="24"/>
        </w:rPr>
        <w:t>转发数据内容（</w:t>
      </w:r>
      <w:r>
        <w:rPr>
          <w:rFonts w:ascii="Calibri" w:hAnsi="Calibri" w:cs="Times New Roman"/>
          <w:szCs w:val="24"/>
        </w:rPr>
        <w:t>DATA</w:t>
      </w:r>
      <w:r>
        <w:rPr>
          <w:rFonts w:hint="eastAsia" w:ascii="Calibri" w:hAnsi="Calibri" w:cs="Times New Roman"/>
          <w:szCs w:val="24"/>
        </w:rPr>
        <w:t>）</w:t>
      </w:r>
      <w:bookmarkEnd w:id="540"/>
    </w:p>
    <w:p w14:paraId="60902EF0">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数据（DATA）字节长度可变，指由CCO下发给STA的数据内容。</w:t>
      </w:r>
    </w:p>
    <w:p w14:paraId="1B073063">
      <w:pPr>
        <w:keepNext/>
        <w:keepLines/>
        <w:widowControl w:val="0"/>
        <w:numPr>
          <w:ilvl w:val="1"/>
          <w:numId w:val="97"/>
        </w:numPr>
        <w:snapToGrid w:val="0"/>
        <w:spacing w:before="0" w:beforeLines="0" w:beforeAutospacing="0" w:after="0" w:afterLines="0" w:afterAutospacing="0" w:line="240" w:lineRule="auto"/>
        <w:ind w:left="575" w:hanging="575" w:firstLineChars="0"/>
        <w:jc w:val="both"/>
        <w:outlineLvl w:val="1"/>
        <w:rPr>
          <w:rFonts w:ascii="黑体" w:hAnsi="黑体" w:eastAsia="黑体" w:cs="黑体"/>
          <w:kern w:val="2"/>
          <w:sz w:val="21"/>
          <w:szCs w:val="21"/>
          <w:lang w:val="en-US" w:eastAsia="zh-CN" w:bidi="ar-SA"/>
        </w:rPr>
      </w:pPr>
      <w:bookmarkStart w:id="541" w:name="_Toc31571"/>
      <w:r>
        <w:rPr>
          <w:rFonts w:hint="eastAsia" w:ascii="黑体" w:hAnsi="黑体" w:eastAsia="黑体" w:cs="黑体"/>
          <w:kern w:val="2"/>
          <w:sz w:val="21"/>
          <w:szCs w:val="21"/>
          <w:lang w:val="en-US" w:eastAsia="zh-CN" w:bidi="ar-SA"/>
        </w:rPr>
        <w:t>上行业务报文格式</w:t>
      </w:r>
      <w:bookmarkEnd w:id="541"/>
    </w:p>
    <w:p w14:paraId="0A961D8D">
      <w:pPr>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STA向CCO发送数据采用？？？（原文格式有错误）中的报文格式，报文载荷格式如</w:t>
      </w:r>
      <w:r>
        <w:rPr>
          <w:rFonts w:hint="eastAsia" w:ascii="宋体" w:hAnsi="宋体" w:eastAsia="宋体" w:cs="宋体"/>
          <w:sz w:val="21"/>
          <w:szCs w:val="21"/>
          <w:lang w:val="en-US" w:eastAsia="zh-CN" w:bidi="ar-SA"/>
        </w:rPr>
        <w:fldChar w:fldCharType="begin"/>
      </w:r>
      <w:r>
        <w:rPr>
          <w:rFonts w:hint="eastAsia" w:ascii="宋体" w:hAnsi="宋体" w:eastAsia="宋体" w:cs="宋体"/>
          <w:sz w:val="21"/>
          <w:szCs w:val="21"/>
          <w:lang w:val="en-US" w:eastAsia="zh-CN" w:bidi="ar-SA"/>
        </w:rPr>
        <w:instrText xml:space="preserve"> REF _Ref3343 \h </w:instrText>
      </w:r>
      <w:r>
        <w:rPr>
          <w:rFonts w:hint="eastAsia" w:ascii="宋体" w:hAnsi="宋体" w:eastAsia="宋体" w:cs="宋体"/>
          <w:sz w:val="21"/>
          <w:szCs w:val="21"/>
          <w:lang w:val="en-US" w:eastAsia="zh-CN" w:bidi="ar-SA"/>
        </w:rPr>
        <w:fldChar w:fldCharType="separate"/>
      </w:r>
      <w:r>
        <w:rPr>
          <w:rFonts w:hint="eastAsia" w:ascii="宋体" w:hAnsi="宋体" w:eastAsia="宋体" w:cs="宋体"/>
          <w:szCs w:val="21"/>
        </w:rPr>
        <w:t xml:space="preserve">表 </w:t>
      </w:r>
      <w:r>
        <w:rPr>
          <w:rFonts w:hint="eastAsia" w:ascii="宋体" w:hAnsi="宋体" w:eastAsia="宋体" w:cs="宋体"/>
          <w:sz w:val="21"/>
          <w:szCs w:val="21"/>
          <w:lang w:val="en-US" w:eastAsia="zh-CN"/>
        </w:rPr>
        <w:t>94</w:t>
      </w:r>
      <w:r>
        <w:rPr>
          <w:rFonts w:hint="eastAsia" w:ascii="宋体" w:hAnsi="宋体" w:eastAsia="宋体" w:cs="宋体"/>
          <w:sz w:val="21"/>
          <w:szCs w:val="21"/>
          <w:lang w:val="en-US" w:eastAsia="zh-CN" w:bidi="ar-SA"/>
        </w:rPr>
        <w:fldChar w:fldCharType="end"/>
      </w:r>
      <w:r>
        <w:rPr>
          <w:rFonts w:hint="eastAsia" w:ascii="宋体" w:hAnsi="宋体" w:eastAsia="宋体" w:cs="宋体"/>
          <w:sz w:val="21"/>
          <w:szCs w:val="21"/>
          <w:lang w:val="en-US" w:eastAsia="zh-CN" w:bidi="ar-SA"/>
        </w:rPr>
        <w:t>所示。</w:t>
      </w:r>
    </w:p>
    <w:p w14:paraId="56E62BBC">
      <w:pPr>
        <w:pStyle w:val="20"/>
        <w:ind w:firstLine="0" w:firstLineChars="0"/>
        <w:rPr>
          <w:rFonts w:hint="eastAsia" w:ascii="黑体" w:hAnsi="黑体" w:cs="黑体"/>
        </w:rPr>
      </w:pPr>
      <w:bookmarkStart w:id="542" w:name="_Ref57044409"/>
      <w:bookmarkStart w:id="543" w:name="_Ref3343"/>
      <w:r>
        <w:rPr>
          <w:rFonts w:hint="eastAsia" w:ascii="黑体" w:hAnsi="黑体" w:eastAsia="黑体" w:cs="黑体"/>
          <w:szCs w:val="21"/>
        </w:rPr>
        <w:t xml:space="preserve">表 </w:t>
      </w:r>
      <w:bookmarkEnd w:id="542"/>
      <w:r>
        <w:rPr>
          <w:rFonts w:hint="eastAsia" w:ascii="黑体" w:hAnsi="黑体" w:cs="黑体"/>
        </w:rPr>
        <w:fldChar w:fldCharType="begin"/>
      </w:r>
      <w:r>
        <w:rPr>
          <w:rFonts w:hint="eastAsia" w:ascii="黑体" w:hAnsi="黑体" w:eastAsia="黑体" w:cs="黑体"/>
          <w:szCs w:val="21"/>
        </w:rPr>
        <w:instrText xml:space="preserve"> SEQ 表 \* ARABIC </w:instrText>
      </w:r>
      <w:r>
        <w:rPr>
          <w:rFonts w:hint="eastAsia" w:ascii="黑体" w:hAnsi="黑体" w:cs="黑体"/>
        </w:rPr>
        <w:fldChar w:fldCharType="separate"/>
      </w:r>
      <w:r>
        <w:rPr>
          <w:rFonts w:hint="eastAsia" w:ascii="黑体" w:hAnsi="黑体" w:eastAsia="黑体" w:cs="黑体"/>
          <w:szCs w:val="21"/>
        </w:rPr>
        <w:t>94</w:t>
      </w:r>
      <w:r>
        <w:rPr>
          <w:rFonts w:hint="eastAsia" w:ascii="黑体" w:hAnsi="黑体" w:cs="黑体"/>
        </w:rPr>
        <w:fldChar w:fldCharType="end"/>
      </w:r>
      <w:bookmarkEnd w:id="543"/>
      <w:r>
        <w:rPr>
          <w:rFonts w:hint="eastAsia" w:ascii="黑体" w:hAnsi="黑体" w:eastAsia="黑体" w:cs="黑体"/>
          <w:szCs w:val="21"/>
        </w:rPr>
        <w:t xml:space="preserve"> </w:t>
      </w:r>
      <w:r>
        <w:rPr>
          <w:rFonts w:hint="eastAsia" w:ascii="黑体" w:hAnsi="黑体" w:cs="黑体"/>
        </w:rPr>
        <w:t>数据透传至模块（数据订阅业务）上行业务报文载荷格式</w:t>
      </w:r>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07"/>
        <w:gridCol w:w="1148"/>
        <w:gridCol w:w="765"/>
        <w:gridCol w:w="1560"/>
        <w:gridCol w:w="1753"/>
      </w:tblGrid>
      <w:tr w14:paraId="4A8F3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7" w:type="dxa"/>
            <w:noWrap w:val="0"/>
            <w:vAlign w:val="center"/>
          </w:tcPr>
          <w:p w14:paraId="4FDE2B51">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字节数：6</w:t>
            </w:r>
          </w:p>
        </w:tc>
        <w:tc>
          <w:tcPr>
            <w:tcW w:w="1148" w:type="dxa"/>
            <w:noWrap w:val="0"/>
            <w:vAlign w:val="center"/>
          </w:tcPr>
          <w:p w14:paraId="7039C93D">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6</w:t>
            </w:r>
          </w:p>
        </w:tc>
        <w:tc>
          <w:tcPr>
            <w:tcW w:w="765" w:type="dxa"/>
            <w:tcBorders>
              <w:right w:val="single" w:color="auto" w:sz="4" w:space="0"/>
            </w:tcBorders>
            <w:noWrap w:val="0"/>
            <w:vAlign w:val="center"/>
          </w:tcPr>
          <w:p w14:paraId="2D6CEFD3">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2</w:t>
            </w:r>
          </w:p>
        </w:tc>
        <w:tc>
          <w:tcPr>
            <w:tcW w:w="1560" w:type="dxa"/>
            <w:tcBorders>
              <w:left w:val="single" w:color="auto" w:sz="4" w:space="0"/>
            </w:tcBorders>
            <w:noWrap w:val="0"/>
            <w:vAlign w:val="center"/>
          </w:tcPr>
          <w:p w14:paraId="4EE44C20">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2</w:t>
            </w:r>
          </w:p>
        </w:tc>
        <w:tc>
          <w:tcPr>
            <w:tcW w:w="1753" w:type="dxa"/>
            <w:noWrap w:val="0"/>
            <w:vAlign w:val="center"/>
          </w:tcPr>
          <w:p w14:paraId="108BD97F">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变长L</w:t>
            </w:r>
          </w:p>
        </w:tc>
      </w:tr>
      <w:tr w14:paraId="758B4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7" w:type="dxa"/>
            <w:noWrap w:val="0"/>
            <w:vAlign w:val="center"/>
          </w:tcPr>
          <w:p w14:paraId="18A6DE41">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源地址</w:t>
            </w:r>
          </w:p>
        </w:tc>
        <w:tc>
          <w:tcPr>
            <w:tcW w:w="1148" w:type="dxa"/>
            <w:noWrap w:val="0"/>
            <w:vAlign w:val="center"/>
          </w:tcPr>
          <w:p w14:paraId="4381DE4D">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目标地址</w:t>
            </w:r>
          </w:p>
        </w:tc>
        <w:tc>
          <w:tcPr>
            <w:tcW w:w="765" w:type="dxa"/>
            <w:tcBorders>
              <w:right w:val="single" w:color="auto" w:sz="4" w:space="0"/>
            </w:tcBorders>
            <w:noWrap w:val="0"/>
            <w:vAlign w:val="center"/>
          </w:tcPr>
          <w:p w14:paraId="7A91D5CA">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保留</w:t>
            </w:r>
          </w:p>
        </w:tc>
        <w:tc>
          <w:tcPr>
            <w:tcW w:w="1560" w:type="dxa"/>
            <w:tcBorders>
              <w:left w:val="single" w:color="auto" w:sz="4" w:space="0"/>
            </w:tcBorders>
            <w:noWrap w:val="0"/>
            <w:vAlign w:val="center"/>
          </w:tcPr>
          <w:p w14:paraId="4136E1A0">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数据转发长度</w:t>
            </w:r>
          </w:p>
        </w:tc>
        <w:tc>
          <w:tcPr>
            <w:tcW w:w="1753" w:type="dxa"/>
            <w:noWrap w:val="0"/>
            <w:vAlign w:val="center"/>
          </w:tcPr>
          <w:p w14:paraId="45EDB051">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数据转发内容</w:t>
            </w:r>
          </w:p>
        </w:tc>
      </w:tr>
      <w:tr w14:paraId="5967F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6633" w:type="dxa"/>
            <w:gridSpan w:val="5"/>
            <w:noWrap w:val="0"/>
            <w:vAlign w:val="center"/>
          </w:tcPr>
          <w:p w14:paraId="05C6EAD5">
            <w:pPr>
              <w:widowControl w:val="0"/>
              <w:overflowPunct w:val="0"/>
              <w:snapToGrid w:val="0"/>
              <w:spacing w:line="276" w:lineRule="auto"/>
              <w:ind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业务数据单元</w:t>
            </w:r>
          </w:p>
        </w:tc>
      </w:tr>
    </w:tbl>
    <w:p w14:paraId="4A665C08">
      <w:pPr>
        <w:numPr>
          <w:ilvl w:val="0"/>
          <w:numId w:val="99"/>
        </w:numPr>
        <w:ind w:left="845" w:hanging="425" w:firstLineChars="0"/>
        <w:rPr>
          <w:rFonts w:ascii="Times New Roman" w:hAnsi="Calibri" w:cs="Times New Roman"/>
          <w:kern w:val="2"/>
          <w:szCs w:val="24"/>
        </w:rPr>
      </w:pPr>
      <w:bookmarkStart w:id="544" w:name="_Toc26344"/>
      <w:r>
        <w:rPr>
          <w:rFonts w:hint="eastAsia" w:ascii="Calibri" w:hAnsi="Calibri" w:cs="Times New Roman"/>
          <w:szCs w:val="24"/>
        </w:rPr>
        <w:t>源地址</w:t>
      </w:r>
      <w:bookmarkEnd w:id="544"/>
    </w:p>
    <w:p w14:paraId="589732A2">
      <w:pPr>
        <w:ind w:firstLine="420" w:firstLineChars="200"/>
        <w:jc w:val="both"/>
        <w:rPr>
          <w:rFonts w:ascii="Times New Roman" w:hAnsi="Times New Roman" w:eastAsia="宋体" w:cs="Times New Roman"/>
          <w:sz w:val="21"/>
          <w:lang w:val="en-US" w:eastAsia="zh-CN" w:bidi="ar-SA"/>
        </w:rPr>
      </w:pPr>
      <w:r>
        <w:rPr>
          <w:rFonts w:hint="eastAsia" w:ascii="Times New Roman" w:hAnsi="Times New Roman" w:eastAsia="宋体" w:cs="Times New Roman"/>
          <w:sz w:val="21"/>
          <w:lang w:val="en-US" w:eastAsia="zh-CN" w:bidi="ar-SA"/>
        </w:rPr>
        <w:t>邮件发送地址。</w:t>
      </w:r>
    </w:p>
    <w:p w14:paraId="645404F4">
      <w:pPr>
        <w:numPr>
          <w:ilvl w:val="0"/>
          <w:numId w:val="99"/>
        </w:numPr>
        <w:ind w:left="845" w:hanging="425" w:firstLineChars="0"/>
        <w:rPr>
          <w:rFonts w:ascii="Times New Roman" w:hAnsi="Calibri" w:cs="Times New Roman"/>
          <w:szCs w:val="24"/>
        </w:rPr>
      </w:pPr>
      <w:bookmarkStart w:id="545" w:name="_Toc11682"/>
      <w:r>
        <w:rPr>
          <w:rFonts w:hint="eastAsia" w:ascii="Calibri" w:hAnsi="Calibri" w:cs="Times New Roman"/>
          <w:szCs w:val="24"/>
        </w:rPr>
        <w:t>目的地址</w:t>
      </w:r>
      <w:bookmarkEnd w:id="545"/>
    </w:p>
    <w:p w14:paraId="70F18DA7">
      <w:pPr>
        <w:ind w:firstLine="420" w:firstLineChars="200"/>
        <w:jc w:val="both"/>
        <w:rPr>
          <w:rFonts w:ascii="Times New Roman" w:hAnsi="Times New Roman" w:eastAsia="宋体" w:cs="Times New Roman"/>
          <w:sz w:val="21"/>
          <w:lang w:val="en-US" w:eastAsia="zh-CN" w:bidi="ar-SA"/>
        </w:rPr>
      </w:pPr>
      <w:r>
        <w:rPr>
          <w:rFonts w:hint="eastAsia" w:ascii="Times New Roman" w:hAnsi="Times New Roman" w:eastAsia="宋体" w:cs="Times New Roman"/>
          <w:sz w:val="21"/>
          <w:lang w:val="en-US" w:eastAsia="zh-CN" w:bidi="ar-SA"/>
        </w:rPr>
        <w:t>邮件接收地址。</w:t>
      </w:r>
    </w:p>
    <w:p w14:paraId="77632FAE">
      <w:pPr>
        <w:numPr>
          <w:ilvl w:val="0"/>
          <w:numId w:val="99"/>
        </w:numPr>
        <w:ind w:left="845" w:hanging="425" w:firstLineChars="0"/>
        <w:rPr>
          <w:rFonts w:ascii="Times New Roman" w:hAnsi="Calibri" w:cs="Times New Roman"/>
          <w:szCs w:val="24"/>
        </w:rPr>
      </w:pPr>
      <w:bookmarkStart w:id="546" w:name="_Toc12148"/>
      <w:r>
        <w:rPr>
          <w:rFonts w:hint="eastAsia" w:ascii="Calibri" w:hAnsi="Calibri" w:cs="Times New Roman"/>
          <w:szCs w:val="24"/>
        </w:rPr>
        <w:t>保留</w:t>
      </w:r>
      <w:bookmarkEnd w:id="546"/>
    </w:p>
    <w:p w14:paraId="34ADB7E5">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保留位默认填0。</w:t>
      </w:r>
    </w:p>
    <w:p w14:paraId="7A066319">
      <w:pPr>
        <w:numPr>
          <w:ilvl w:val="0"/>
          <w:numId w:val="99"/>
        </w:numPr>
        <w:ind w:left="845" w:hanging="425" w:firstLineChars="0"/>
        <w:rPr>
          <w:rFonts w:ascii="Times New Roman" w:hAnsi="Calibri" w:cs="Times New Roman"/>
          <w:szCs w:val="24"/>
        </w:rPr>
      </w:pPr>
      <w:bookmarkStart w:id="547" w:name="_Toc4264"/>
      <w:r>
        <w:rPr>
          <w:rFonts w:hint="eastAsia" w:ascii="Calibri" w:hAnsi="Calibri" w:cs="Times New Roman"/>
          <w:szCs w:val="24"/>
        </w:rPr>
        <w:t>数据转发长度</w:t>
      </w:r>
      <w:bookmarkEnd w:id="547"/>
    </w:p>
    <w:p w14:paraId="308AE60A">
      <w:pPr>
        <w:ind w:firstLine="420" w:firstLineChars="200"/>
        <w:jc w:val="both"/>
        <w:rPr>
          <w:rFonts w:hint="eastAsia" w:ascii="宋体" w:hAnsi="宋体" w:eastAsia="宋体" w:cs="宋体"/>
          <w:sz w:val="21"/>
          <w:lang w:val="en-US" w:eastAsia="zh-CN" w:bidi="ar-SA"/>
        </w:rPr>
      </w:pPr>
      <w:r>
        <w:rPr>
          <w:rFonts w:hint="eastAsia" w:ascii="宋体" w:hAnsi="宋体" w:eastAsia="宋体" w:cs="宋体"/>
          <w:sz w:val="21"/>
          <w:lang w:val="en-US" w:eastAsia="zh-CN" w:bidi="ar-SA"/>
        </w:rPr>
        <w:t>数据长度是16比特的字段，指从STA发送给CCO应答数据的长度，即实际数据（DATA）域的长度。</w:t>
      </w:r>
    </w:p>
    <w:p w14:paraId="458AEF61">
      <w:pPr>
        <w:numPr>
          <w:ilvl w:val="0"/>
          <w:numId w:val="99"/>
        </w:numPr>
        <w:ind w:left="845" w:hanging="425" w:firstLineChars="0"/>
        <w:rPr>
          <w:rFonts w:ascii="Times New Roman" w:hAnsi="Calibri" w:cs="Times New Roman"/>
          <w:szCs w:val="24"/>
        </w:rPr>
      </w:pPr>
      <w:bookmarkStart w:id="548" w:name="_Toc16131"/>
      <w:r>
        <w:rPr>
          <w:rFonts w:hint="eastAsia" w:ascii="Calibri" w:hAnsi="Calibri" w:cs="Times New Roman"/>
          <w:szCs w:val="24"/>
        </w:rPr>
        <w:t>数据（</w:t>
      </w:r>
      <w:r>
        <w:rPr>
          <w:rFonts w:ascii="Calibri" w:hAnsi="Calibri" w:cs="Times New Roman"/>
          <w:szCs w:val="24"/>
        </w:rPr>
        <w:t>DATA</w:t>
      </w:r>
      <w:r>
        <w:rPr>
          <w:rFonts w:hint="eastAsia" w:ascii="Calibri" w:hAnsi="Calibri" w:cs="Times New Roman"/>
          <w:szCs w:val="24"/>
        </w:rPr>
        <w:t>）</w:t>
      </w:r>
      <w:bookmarkEnd w:id="548"/>
    </w:p>
    <w:p w14:paraId="15EDD0BE">
      <w:pPr>
        <w:ind w:firstLine="420" w:firstLineChars="200"/>
        <w:jc w:val="both"/>
        <w:rPr>
          <w:rFonts w:ascii="宋体" w:hAnsi="Times New Roman" w:eastAsia="宋体" w:cs="Times New Roman"/>
          <w:sz w:val="21"/>
          <w:lang w:val="en-US" w:eastAsia="zh-CN" w:bidi="ar-SA"/>
        </w:rPr>
      </w:pPr>
      <w:r>
        <w:rPr>
          <w:rFonts w:hint="eastAsia" w:ascii="宋体" w:hAnsi="Times New Roman" w:eastAsia="宋体" w:cs="Times New Roman"/>
          <w:sz w:val="21"/>
          <w:lang w:val="en-US" w:eastAsia="zh-CN" w:bidi="ar-SA"/>
        </w:rPr>
        <w:t>数据（</w:t>
      </w:r>
      <w:r>
        <w:rPr>
          <w:rFonts w:ascii="宋体" w:hAnsi="Times New Roman" w:eastAsia="宋体" w:cs="Times New Roman"/>
          <w:sz w:val="21"/>
          <w:lang w:val="en-US" w:eastAsia="zh-CN" w:bidi="ar-SA"/>
        </w:rPr>
        <w:t>DATA</w:t>
      </w:r>
      <w:r>
        <w:rPr>
          <w:rFonts w:hint="eastAsia" w:ascii="宋体" w:hAnsi="Times New Roman" w:eastAsia="宋体" w:cs="Times New Roman"/>
          <w:sz w:val="21"/>
          <w:lang w:val="en-US" w:eastAsia="zh-CN" w:bidi="ar-SA"/>
        </w:rPr>
        <w:t>）字节长度可变，指</w:t>
      </w:r>
      <w:r>
        <w:rPr>
          <w:rFonts w:ascii="宋体" w:hAnsi="Times New Roman" w:eastAsia="宋体" w:cs="Times New Roman"/>
          <w:sz w:val="21"/>
          <w:lang w:val="en-US" w:eastAsia="zh-CN" w:bidi="ar-SA"/>
        </w:rPr>
        <w:t>STA</w:t>
      </w:r>
      <w:r>
        <w:rPr>
          <w:rFonts w:hint="eastAsia" w:ascii="宋体" w:hAnsi="Times New Roman" w:eastAsia="宋体" w:cs="Times New Roman"/>
          <w:sz w:val="21"/>
          <w:lang w:val="en-US" w:eastAsia="zh-CN" w:bidi="ar-SA"/>
        </w:rPr>
        <w:t>应答给</w:t>
      </w:r>
      <w:r>
        <w:rPr>
          <w:rFonts w:ascii="宋体" w:hAnsi="Times New Roman" w:eastAsia="宋体" w:cs="Times New Roman"/>
          <w:sz w:val="21"/>
          <w:lang w:val="en-US" w:eastAsia="zh-CN" w:bidi="ar-SA"/>
        </w:rPr>
        <w:t>CCO</w:t>
      </w:r>
      <w:r>
        <w:rPr>
          <w:rFonts w:hint="eastAsia" w:ascii="宋体" w:hAnsi="Times New Roman" w:eastAsia="宋体" w:cs="Times New Roman"/>
          <w:sz w:val="21"/>
          <w:lang w:val="en-US" w:eastAsia="zh-CN" w:bidi="ar-SA"/>
        </w:rPr>
        <w:t>的报文或数据内容。</w:t>
      </w:r>
    </w:p>
    <w:p w14:paraId="7AF80A88">
      <w:pPr>
        <w:keepNext/>
        <w:keepLines/>
        <w:widowControl w:val="0"/>
        <w:numPr>
          <w:ilvl w:val="1"/>
          <w:numId w:val="97"/>
        </w:numPr>
        <w:snapToGrid w:val="0"/>
        <w:spacing w:before="0" w:beforeLines="0" w:beforeAutospacing="0" w:after="0" w:afterLines="0" w:afterAutospacing="0" w:line="240" w:lineRule="auto"/>
        <w:ind w:left="575" w:hanging="575" w:firstLineChars="0"/>
        <w:jc w:val="both"/>
        <w:outlineLvl w:val="1"/>
        <w:rPr>
          <w:rFonts w:ascii="黑体" w:hAnsi="黑体" w:eastAsia="黑体" w:cs="黑体"/>
          <w:kern w:val="2"/>
          <w:sz w:val="21"/>
          <w:szCs w:val="21"/>
          <w:lang w:val="en-US" w:eastAsia="zh-CN" w:bidi="ar-SA"/>
        </w:rPr>
      </w:pPr>
      <w:bookmarkStart w:id="549" w:name="_Toc27712"/>
      <w:r>
        <w:rPr>
          <w:rFonts w:hint="eastAsia" w:ascii="黑体" w:hAnsi="黑体" w:eastAsia="黑体" w:cs="黑体"/>
          <w:kern w:val="2"/>
          <w:sz w:val="21"/>
          <w:szCs w:val="21"/>
          <w:lang w:val="en-US" w:eastAsia="zh-CN" w:bidi="ar-SA"/>
        </w:rPr>
        <w:t>数据订阅业务传输流程</w:t>
      </w:r>
      <w:bookmarkEnd w:id="549"/>
    </w:p>
    <w:p w14:paraId="202C1D39">
      <w:pPr>
        <w:ind w:firstLine="420" w:firstLineChars="0"/>
        <w:rPr>
          <w:rFonts w:hint="eastAsia" w:ascii="宋体" w:hAnsi="宋体" w:cs="宋体"/>
          <w:szCs w:val="24"/>
        </w:rPr>
      </w:pPr>
      <w:r>
        <w:rPr>
          <w:rFonts w:hint="eastAsia" w:ascii="宋体" w:hAnsi="宋体" w:cs="宋体"/>
          <w:szCs w:val="24"/>
        </w:rPr>
        <w:t>源STA向CCO发送数据采集报文，CCO转发数据采集报文给目的STA，目的STA通过电能表、采集器、传感器、智能分布式开关等其他相连的电气设备获取数据后，将数据发送给CCO，由CCO把数据转发给源STA。数据转发业务传输流程如</w:t>
      </w:r>
      <w:r>
        <w:rPr>
          <w:rFonts w:hint="eastAsia" w:ascii="宋体" w:hAnsi="宋体" w:cs="宋体"/>
          <w:szCs w:val="24"/>
          <w:lang w:eastAsia="zh-CN"/>
        </w:rPr>
        <w:fldChar w:fldCharType="begin"/>
      </w:r>
      <w:r>
        <w:rPr>
          <w:rFonts w:hint="eastAsia" w:ascii="宋体" w:hAnsi="宋体" w:cs="宋体"/>
          <w:szCs w:val="24"/>
          <w:lang w:eastAsia="zh-CN"/>
        </w:rPr>
        <w:instrText xml:space="preserve"> REF _Ref3699 \h </w:instrText>
      </w:r>
      <w:r>
        <w:rPr>
          <w:rFonts w:hint="eastAsia" w:ascii="宋体" w:hAnsi="宋体" w:cs="宋体"/>
          <w:szCs w:val="24"/>
          <w:lang w:eastAsia="zh-CN"/>
        </w:rPr>
        <w:fldChar w:fldCharType="separate"/>
      </w:r>
      <w:r>
        <w:rPr>
          <w:rFonts w:hint="eastAsia" w:ascii="宋体" w:hAnsi="宋体" w:cs="宋体"/>
        </w:rPr>
        <w:t>图</w:t>
      </w:r>
      <w:r>
        <w:rPr>
          <w:rFonts w:hint="eastAsia" w:ascii="宋体" w:hAnsi="宋体" w:cs="宋体"/>
          <w:lang w:val="en-US" w:eastAsia="zh-CN"/>
        </w:rPr>
        <w:t xml:space="preserve"> 8</w:t>
      </w:r>
      <w:r>
        <w:rPr>
          <w:rFonts w:hint="eastAsia" w:ascii="宋体" w:hAnsi="宋体" w:cs="宋体"/>
          <w:szCs w:val="24"/>
          <w:lang w:eastAsia="zh-CN"/>
        </w:rPr>
        <w:fldChar w:fldCharType="end"/>
      </w:r>
      <w:r>
        <w:rPr>
          <w:rFonts w:hint="eastAsia" w:ascii="宋体" w:hAnsi="宋体" w:cs="宋体"/>
          <w:szCs w:val="24"/>
        </w:rPr>
        <w:fldChar w:fldCharType="begin"/>
      </w:r>
      <w:r>
        <w:rPr>
          <w:rFonts w:hint="eastAsia" w:ascii="宋体" w:hAnsi="宋体" w:cs="宋体"/>
          <w:szCs w:val="24"/>
        </w:rPr>
        <w:instrText xml:space="preserve"> REF _Ref56430322 \h  \* MERGEFORMAT </w:instrText>
      </w:r>
      <w:r>
        <w:rPr>
          <w:rFonts w:hint="eastAsia" w:ascii="宋体" w:hAnsi="宋体" w:cs="宋体"/>
          <w:szCs w:val="24"/>
        </w:rPr>
        <w:fldChar w:fldCharType="end"/>
      </w:r>
      <w:r>
        <w:rPr>
          <w:rFonts w:hint="eastAsia" w:ascii="宋体" w:hAnsi="宋体" w:cs="宋体"/>
          <w:szCs w:val="24"/>
        </w:rPr>
        <w:t>所示。</w:t>
      </w:r>
    </w:p>
    <w:p w14:paraId="4940B35B">
      <w:pPr>
        <w:ind w:firstLine="420" w:firstLineChars="0"/>
        <w:rPr>
          <w:rFonts w:ascii="Calibri" w:hAnsi="Calibri" w:cs="Times New Roman"/>
          <w:szCs w:val="24"/>
        </w:rPr>
      </w:pPr>
    </w:p>
    <w:p w14:paraId="04D702BF">
      <w:pPr>
        <w:ind w:firstLine="0" w:firstLineChars="0"/>
        <w:jc w:val="center"/>
        <w:rPr>
          <w:rFonts w:ascii="宋体" w:hAnsi="Times New Roman" w:eastAsia="宋体" w:cs="Times New Roman"/>
          <w:sz w:val="21"/>
          <w:lang w:val="en-US" w:eastAsia="zh-CN" w:bidi="ar-SA"/>
        </w:rPr>
      </w:pPr>
      <w:r>
        <w:rPr>
          <w:rFonts w:ascii="宋体" w:hAnsi="Times New Roman" w:eastAsia="宋体" w:cs="Times New Roman"/>
          <w:sz w:val="21"/>
          <w:lang w:val="en-US" w:eastAsia="zh-CN" w:bidi="ar-SA"/>
        </w:rPr>
        <w:drawing>
          <wp:inline distT="0" distB="0" distL="114300" distR="114300">
            <wp:extent cx="2743200" cy="1828800"/>
            <wp:effectExtent l="0" t="0" r="0" b="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35"/>
                    <a:stretch>
                      <a:fillRect/>
                    </a:stretch>
                  </pic:blipFill>
                  <pic:spPr>
                    <a:xfrm>
                      <a:off x="0" y="0"/>
                      <a:ext cx="2743200" cy="1828800"/>
                    </a:xfrm>
                    <a:prstGeom prst="rect">
                      <a:avLst/>
                    </a:prstGeom>
                    <a:noFill/>
                    <a:ln>
                      <a:noFill/>
                    </a:ln>
                  </pic:spPr>
                </pic:pic>
              </a:graphicData>
            </a:graphic>
          </wp:inline>
        </w:drawing>
      </w:r>
    </w:p>
    <w:p w14:paraId="179CEC87">
      <w:pPr>
        <w:pStyle w:val="20"/>
        <w:ind w:firstLine="0" w:firstLineChars="0"/>
        <w:rPr>
          <w:rFonts w:hint="eastAsia" w:ascii="黑体" w:hAnsi="黑体" w:cs="黑体"/>
        </w:rPr>
      </w:pPr>
      <w:bookmarkStart w:id="550" w:name="_Ref3699"/>
      <w:r>
        <w:rPr>
          <w:rFonts w:hint="eastAsia" w:ascii="黑体" w:hAnsi="黑体" w:cs="黑体"/>
        </w:rPr>
        <w:t xml:space="preserve">图 </w:t>
      </w:r>
      <w:bookmarkEnd w:id="550"/>
      <w:r>
        <w:rPr>
          <w:rFonts w:hint="eastAsia" w:ascii="黑体" w:hAnsi="黑体" w:cs="黑体"/>
          <w:lang w:val="en-US" w:eastAsia="zh-CN"/>
        </w:rPr>
        <w:t>8</w:t>
      </w:r>
      <w:r>
        <w:rPr>
          <w:rFonts w:hint="eastAsia" w:ascii="黑体" w:hAnsi="黑体" w:cs="黑体"/>
        </w:rPr>
        <w:t xml:space="preserve"> CCO数据转发业务(数据订阅业务)报文传输流程</w:t>
      </w:r>
    </w:p>
    <w:bookmarkEnd w:id="44"/>
    <w:p w14:paraId="205D15CD">
      <w:pPr>
        <w:pStyle w:val="20"/>
        <w:autoSpaceDE w:val="0"/>
        <w:autoSpaceDN w:val="0"/>
        <w:ind w:firstLineChars="0"/>
        <w:rPr>
          <w:rFonts w:ascii="宋体"/>
        </w:rPr>
      </w:pPr>
    </w:p>
    <w:sectPr>
      <w:headerReference r:id="rId19" w:type="default"/>
      <w:footerReference r:id="rId20" w:type="default"/>
      <w:footerReference r:id="rId21" w:type="even"/>
      <w:pgSz w:w="11906" w:h="16838"/>
      <w:pgMar w:top="1418" w:right="1134" w:bottom="1134" w:left="1418" w:header="1020" w:footer="1020"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黄博阳" w:date="2026-03-02T11:03:22Z" w:initials="H">
    <w:p w14:paraId="74312D66">
      <w:pPr>
        <w:widowControl w:val="0"/>
        <w:ind w:firstLine="420" w:firstLineChars="200"/>
        <w:jc w:val="left"/>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请补充后文提及的缩略语,放到表格中</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312D6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Garamond">
    <w:panose1 w:val="02020404030301010803"/>
    <w:charset w:val="00"/>
    <w:family w:val="roman"/>
    <w:pitch w:val="default"/>
    <w:sig w:usb0="00000287" w:usb1="00000000" w:usb2="00000000" w:usb3="00000000" w:csb0="0000009F" w:csb1="DFD70000"/>
  </w:font>
  <w:font w:name="Tahoma">
    <w:panose1 w:val="020B0604030504040204"/>
    <w:charset w:val="00"/>
    <w:family w:val="swiss"/>
    <w:pitch w:val="default"/>
    <w:sig w:usb0="E1002EFF" w:usb1="C000605B" w:usb2="00000029" w:usb3="00000000" w:csb0="200101FF" w:csb1="20280000"/>
  </w:font>
  <w:font w:name="System">
    <w:altName w:val="宋体"/>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CG Times">
    <w:altName w:val="Times New Roman"/>
    <w:panose1 w:val="00000000000000000000"/>
    <w:charset w:val="00"/>
    <w:family w:val="roman"/>
    <w:pitch w:val="default"/>
    <w:sig w:usb0="00000000" w:usb1="00000000" w:usb2="00000000" w:usb3="00000000" w:csb0="00000001" w:csb1="00000000"/>
  </w:font>
  <w:font w:name="Coronet">
    <w:altName w:val="Segoe Print"/>
    <w:panose1 w:val="00000000000000000000"/>
    <w:charset w:val="00"/>
    <w:family w:val="script"/>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仿宋_GB2312">
    <w:panose1 w:val="02010609030101010101"/>
    <w:charset w:val="86"/>
    <w:family w:val="modern"/>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Latha">
    <w:altName w:val="Segoe UI Semilight"/>
    <w:panose1 w:val="02000400000000000000"/>
    <w:charset w:val="00"/>
    <w:family w:val="swiss"/>
    <w:pitch w:val="default"/>
    <w:sig w:usb0="00000000"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TimesNewRomanPS-BoldMT">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34C74">
    <w:pPr>
      <w:pStyle w:val="40"/>
      <w:ind w:firstLine="360"/>
      <w:jc w:val="right"/>
      <w:rPr>
        <w:rStyle w:val="6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6E120">
    <w:pPr>
      <w:pStyle w:val="40"/>
      <w:framePr w:wrap="around" w:vAnchor="text" w:hAnchor="margin" w:xAlign="outside" w:y="1"/>
      <w:ind w:firstLine="360"/>
      <w:rPr>
        <w:rStyle w:val="66"/>
      </w:rPr>
    </w:pPr>
    <w:r>
      <w:fldChar w:fldCharType="begin"/>
    </w:r>
    <w:r>
      <w:rPr>
        <w:rStyle w:val="66"/>
      </w:rPr>
      <w:instrText xml:space="preserve">PAGE  </w:instrText>
    </w:r>
    <w:r>
      <w:fldChar w:fldCharType="separate"/>
    </w:r>
    <w:r>
      <w:rPr>
        <w:rStyle w:val="66"/>
      </w:rPr>
      <w:t>II</w:t>
    </w:r>
    <w:r>
      <w:fldChar w:fldCharType="end"/>
    </w:r>
  </w:p>
  <w:p w14:paraId="543D62F1">
    <w:pPr>
      <w:pStyle w:val="4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9966E">
    <w:pPr>
      <w:pStyle w:val="4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B835C">
    <w:pPr>
      <w:pStyle w:val="40"/>
      <w:ind w:firstLine="360"/>
      <w:jc w:val="right"/>
    </w:pPr>
    <w:r>
      <w:fldChar w:fldCharType="begin"/>
    </w:r>
    <w:r>
      <w:instrText xml:space="preserve">PAGE   \* MERGEFORMAT</w:instrText>
    </w:r>
    <w:r>
      <w:fldChar w:fldCharType="separate"/>
    </w:r>
    <w:r>
      <w:rPr>
        <w:lang w:val="zh-CN"/>
      </w:rP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35128">
    <w:pPr>
      <w:pStyle w:val="40"/>
      <w:ind w:firstLine="0" w:firstLineChars="0"/>
    </w:pPr>
    <w:r>
      <w:fldChar w:fldCharType="begin"/>
    </w:r>
    <w:r>
      <w:instrText xml:space="preserve">PAGE   \* MERGEFORMAT</w:instrText>
    </w:r>
    <w:r>
      <w:fldChar w:fldCharType="separate"/>
    </w:r>
    <w:r>
      <w:rPr>
        <w:lang w:val="zh-CN"/>
      </w:rPr>
      <w:t>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891CA">
    <w:pPr>
      <w:pStyle w:val="40"/>
      <w:ind w:firstLine="360"/>
      <w:jc w:val="right"/>
    </w:pPr>
    <w:r>
      <w:fldChar w:fldCharType="begin"/>
    </w:r>
    <w:r>
      <w:instrText xml:space="preserve">PAGE   \* MERGEFORMAT</w:instrText>
    </w:r>
    <w:r>
      <w:fldChar w:fldCharType="separate"/>
    </w:r>
    <w:r>
      <w:rPr>
        <w:lang w:val="zh-CN"/>
      </w:rPr>
      <w:t>11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80FD2">
    <w:pPr>
      <w:pStyle w:val="40"/>
      <w:ind w:firstLine="360"/>
      <w:jc w:val="right"/>
    </w:pPr>
    <w:r>
      <w:fldChar w:fldCharType="begin"/>
    </w:r>
    <w:r>
      <w:instrText xml:space="preserve">PAGE   \* MERGEFORMAT</w:instrText>
    </w:r>
    <w:r>
      <w:fldChar w:fldCharType="separate"/>
    </w:r>
    <w:r>
      <w:rPr>
        <w:lang w:val="zh-CN"/>
      </w:rPr>
      <w:t>5</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A19DF">
    <w:pPr>
      <w:pStyle w:val="40"/>
      <w:ind w:firstLine="0" w:firstLineChars="0"/>
    </w:pPr>
    <w:r>
      <w:fldChar w:fldCharType="begin"/>
    </w:r>
    <w:r>
      <w:instrText xml:space="preserve">PAGE   \* MERGEFORMAT</w:instrText>
    </w:r>
    <w:r>
      <w:fldChar w:fldCharType="separate"/>
    </w:r>
    <w:r>
      <w:rPr>
        <w:lang w:val="zh-CN"/>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5C815">
    <w:pPr>
      <w:pStyle w:val="41"/>
      <w:pBdr>
        <w:bottom w:val="none" w:color="auto" w:sz="0" w:space="0"/>
      </w:pBdr>
      <w:ind w:firstLine="420"/>
      <w:jc w:val="righ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F40">
    <w:pPr>
      <w:ind w:firstLine="0" w:firstLineChars="0"/>
    </w:pPr>
    <w:r>
      <w:t>Q/CSG 1XXXXXX.1-2017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E40FC">
    <w:pPr>
      <w:pStyle w:val="41"/>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4B01A">
    <w:pPr>
      <w:ind w:left="360" w:firstLine="0" w:firstLineChars="0"/>
      <w:jc w:val="right"/>
    </w:pPr>
    <w:r>
      <w:rPr>
        <w:rFonts w:hint="eastAsia"/>
      </w:rPr>
      <w:t>Q/CSG</w:t>
    </w:r>
    <w:r>
      <w:t>1XXXXXX.1-20</w:t>
    </w:r>
    <w:r>
      <w:rPr>
        <w:rFonts w:hint="eastAsia"/>
      </w:rPr>
      <w:t>XX</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7230E">
    <w:pPr>
      <w:ind w:firstLine="0" w:firstLineChars="0"/>
    </w:pPr>
    <w:r>
      <w:rPr>
        <w:rFonts w:hint="eastAsia"/>
      </w:rPr>
      <w:t>Q/CSG</w:t>
    </w:r>
    <w:r>
      <w:t>1XXXXXX.1-20</w:t>
    </w:r>
    <w:r>
      <w:rPr>
        <w:rFonts w:hint="eastAsia"/>
      </w:rPr>
      <w:t>XX</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E74C8">
    <w:pPr>
      <w:ind w:left="420" w:firstLine="0" w:firstLineChars="0"/>
      <w:jc w:val="right"/>
    </w:pPr>
    <w:r>
      <w:t>Q/CSG 1XXXXXX.1-2017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76EAE">
    <w:pPr>
      <w:ind w:left="360" w:firstLine="0" w:firstLineChars="0"/>
      <w:jc w:val="right"/>
    </w:pPr>
    <w:r>
      <w:rPr>
        <w:rFonts w:hint="eastAsia"/>
      </w:rPr>
      <w:t>Q/CSG</w:t>
    </w:r>
    <w:r>
      <w:t>1XXXXXX.1-20</w:t>
    </w:r>
    <w:r>
      <w:rPr>
        <w:rFonts w:hint="eastAsia"/>
      </w:rPr>
      <w:t>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0C3D4"/>
    <w:multiLevelType w:val="multilevel"/>
    <w:tmpl w:val="84C0C3D4"/>
    <w:lvl w:ilvl="0" w:tentative="0">
      <w:start w:val="1"/>
      <w:numFmt w:val="lowerLetter"/>
      <w:lvlText w:val="%1)"/>
      <w:lvlJc w:val="left"/>
      <w:pPr>
        <w:ind w:left="839" w:hanging="419"/>
      </w:pPr>
      <w:rPr>
        <w:rFonts w:hint="default" w:ascii="黑体" w:hAnsi="黑体" w:eastAsia="黑体" w:cs="黑体"/>
        <w:b w:val="0"/>
        <w:i w:val="0"/>
        <w:sz w:val="21"/>
        <w:szCs w:val="21"/>
      </w:rPr>
    </w:lvl>
    <w:lvl w:ilvl="1" w:tentative="0">
      <w:start w:val="1"/>
      <w:numFmt w:val="decimal"/>
      <w:lvlText w:val="%2)"/>
      <w:lvlJc w:val="left"/>
      <w:pPr>
        <w:tabs>
          <w:tab w:val="left" w:pos="9660"/>
        </w:tabs>
        <w:ind w:left="1259" w:hanging="419"/>
      </w:pPr>
      <w:rPr>
        <w:rFonts w:hint="default" w:ascii="黑体" w:hAnsi="黑体" w:eastAsia="黑体" w:cs="黑体"/>
        <w:sz w:val="21"/>
        <w:szCs w:val="21"/>
      </w:rPr>
    </w:lvl>
    <w:lvl w:ilvl="2" w:tentative="0">
      <w:start w:val="1"/>
      <w:numFmt w:val="decimal"/>
      <w:lvlText w:val="(%3)"/>
      <w:lvlJc w:val="left"/>
      <w:pPr>
        <w:tabs>
          <w:tab w:val="left" w:pos="8400"/>
        </w:tabs>
        <w:ind w:left="10499" w:hanging="420"/>
      </w:pPr>
      <w:rPr>
        <w:rFonts w:hint="eastAsia" w:ascii="宋体" w:eastAsia="宋体"/>
        <w:b w:val="0"/>
        <w:i w:val="0"/>
        <w:sz w:val="21"/>
        <w:szCs w:val="21"/>
      </w:rPr>
    </w:lvl>
    <w:lvl w:ilvl="3" w:tentative="0">
      <w:start w:val="1"/>
      <w:numFmt w:val="decimal"/>
      <w:lvlText w:val="%4."/>
      <w:lvlJc w:val="left"/>
      <w:pPr>
        <w:tabs>
          <w:tab w:val="left" w:pos="10500"/>
        </w:tabs>
        <w:ind w:left="10919" w:hanging="419"/>
      </w:pPr>
      <w:rPr>
        <w:rFonts w:hint="eastAsia"/>
      </w:rPr>
    </w:lvl>
    <w:lvl w:ilvl="4" w:tentative="0">
      <w:start w:val="1"/>
      <w:numFmt w:val="lowerLetter"/>
      <w:lvlText w:val="%5)"/>
      <w:lvlJc w:val="left"/>
      <w:pPr>
        <w:tabs>
          <w:tab w:val="left" w:pos="10920"/>
        </w:tabs>
        <w:ind w:left="11339" w:hanging="419"/>
      </w:pPr>
      <w:rPr>
        <w:rFonts w:hint="eastAsia"/>
      </w:rPr>
    </w:lvl>
    <w:lvl w:ilvl="5" w:tentative="0">
      <w:start w:val="1"/>
      <w:numFmt w:val="lowerRoman"/>
      <w:lvlText w:val="%6."/>
      <w:lvlJc w:val="right"/>
      <w:pPr>
        <w:tabs>
          <w:tab w:val="left" w:pos="11340"/>
        </w:tabs>
        <w:ind w:left="11759" w:hanging="419"/>
      </w:pPr>
      <w:rPr>
        <w:rFonts w:hint="eastAsia"/>
      </w:rPr>
    </w:lvl>
    <w:lvl w:ilvl="6" w:tentative="0">
      <w:start w:val="1"/>
      <w:numFmt w:val="decimal"/>
      <w:lvlText w:val="%7."/>
      <w:lvlJc w:val="left"/>
      <w:pPr>
        <w:tabs>
          <w:tab w:val="left" w:pos="11760"/>
        </w:tabs>
        <w:ind w:left="12179" w:hanging="419"/>
      </w:pPr>
      <w:rPr>
        <w:rFonts w:hint="eastAsia"/>
      </w:rPr>
    </w:lvl>
    <w:lvl w:ilvl="7" w:tentative="0">
      <w:start w:val="1"/>
      <w:numFmt w:val="lowerLetter"/>
      <w:lvlText w:val="%8)"/>
      <w:lvlJc w:val="left"/>
      <w:pPr>
        <w:tabs>
          <w:tab w:val="left" w:pos="12180"/>
        </w:tabs>
        <w:ind w:left="12599" w:hanging="419"/>
      </w:pPr>
      <w:rPr>
        <w:rFonts w:hint="eastAsia"/>
      </w:rPr>
    </w:lvl>
    <w:lvl w:ilvl="8" w:tentative="0">
      <w:start w:val="1"/>
      <w:numFmt w:val="lowerRoman"/>
      <w:lvlText w:val="%9."/>
      <w:lvlJc w:val="right"/>
      <w:pPr>
        <w:tabs>
          <w:tab w:val="left" w:pos="12600"/>
        </w:tabs>
        <w:ind w:left="13019" w:hanging="419"/>
      </w:pPr>
      <w:rPr>
        <w:rFonts w:hint="eastAsia"/>
      </w:rPr>
    </w:lvl>
  </w:abstractNum>
  <w:abstractNum w:abstractNumId="1">
    <w:nsid w:val="916B83F3"/>
    <w:multiLevelType w:val="multilevel"/>
    <w:tmpl w:val="916B83F3"/>
    <w:lvl w:ilvl="0" w:tentative="0">
      <w:start w:val="10"/>
      <w:numFmt w:val="decimal"/>
      <w:lvlText w:val="%1"/>
      <w:lvlJc w:val="left"/>
      <w:pPr>
        <w:ind w:left="432" w:hanging="432"/>
      </w:pPr>
      <w:rPr>
        <w:rFonts w:hint="default" w:ascii="黑体" w:hAnsi="黑体" w:eastAsia="黑体" w:cs="黑体"/>
        <w:sz w:val="21"/>
      </w:rPr>
    </w:lvl>
    <w:lvl w:ilvl="1" w:tentative="0">
      <w:start w:val="3"/>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9602CD80"/>
    <w:multiLevelType w:val="multilevel"/>
    <w:tmpl w:val="9602CD80"/>
    <w:lvl w:ilvl="0" w:tentative="0">
      <w:start w:val="9"/>
      <w:numFmt w:val="decimal"/>
      <w:lvlText w:val="%1"/>
      <w:lvlJc w:val="left"/>
      <w:pPr>
        <w:ind w:left="432" w:hanging="432"/>
      </w:pPr>
      <w:rPr>
        <w:rFonts w:hint="default" w:ascii="黑体" w:hAnsi="黑体" w:eastAsia="黑体" w:cs="黑体"/>
        <w:sz w:val="21"/>
      </w:rPr>
    </w:lvl>
    <w:lvl w:ilvl="1" w:tentative="0">
      <w:start w:val="1"/>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
    <w:nsid w:val="9CF4E73D"/>
    <w:multiLevelType w:val="multilevel"/>
    <w:tmpl w:val="9CF4E73D"/>
    <w:lvl w:ilvl="0" w:tentative="0">
      <w:start w:val="10"/>
      <w:numFmt w:val="decimal"/>
      <w:lvlText w:val="%1"/>
      <w:lvlJc w:val="left"/>
      <w:pPr>
        <w:ind w:left="432" w:hanging="432"/>
      </w:pPr>
      <w:rPr>
        <w:rFonts w:hint="default" w:ascii="黑体" w:hAnsi="黑体" w:eastAsia="黑体" w:cs="黑体"/>
        <w:sz w:val="21"/>
      </w:rPr>
    </w:lvl>
    <w:lvl w:ilvl="1" w:tentative="0">
      <w:start w:val="6"/>
      <w:numFmt w:val="decimal"/>
      <w:lvlText w:val="%1.%2"/>
      <w:lvlJc w:val="left"/>
      <w:pPr>
        <w:ind w:left="575" w:hanging="575"/>
      </w:pPr>
      <w:rPr>
        <w:rFonts w:hint="default" w:ascii="黑体" w:hAnsi="黑体" w:eastAsia="黑体" w:cs="黑体"/>
        <w:sz w:val="21"/>
      </w:rPr>
    </w:lvl>
    <w:lvl w:ilvl="2" w:tentative="0">
      <w:start w:val="2"/>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4">
    <w:nsid w:val="9DC93B3C"/>
    <w:multiLevelType w:val="multilevel"/>
    <w:tmpl w:val="9DC93B3C"/>
    <w:lvl w:ilvl="0" w:tentative="0">
      <w:start w:val="14"/>
      <w:numFmt w:val="decimal"/>
      <w:lvlText w:val="%1"/>
      <w:lvlJc w:val="left"/>
      <w:pPr>
        <w:ind w:left="432" w:hanging="432"/>
      </w:pPr>
      <w:rPr>
        <w:rFonts w:hint="default" w:ascii="黑体" w:hAnsi="黑体" w:eastAsia="黑体" w:cs="黑体"/>
        <w:sz w:val="21"/>
      </w:rPr>
    </w:lvl>
    <w:lvl w:ilvl="1" w:tentative="0">
      <w:start w:val="1"/>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5">
    <w:nsid w:val="A9627CD8"/>
    <w:multiLevelType w:val="multilevel"/>
    <w:tmpl w:val="A9627CD8"/>
    <w:lvl w:ilvl="0" w:tentative="0">
      <w:start w:val="10"/>
      <w:numFmt w:val="decimal"/>
      <w:lvlText w:val="%1"/>
      <w:lvlJc w:val="left"/>
      <w:pPr>
        <w:ind w:left="432" w:hanging="432"/>
      </w:pPr>
      <w:rPr>
        <w:rFonts w:hint="default" w:ascii="黑体" w:hAnsi="黑体" w:eastAsia="黑体" w:cs="黑体"/>
        <w:sz w:val="21"/>
      </w:rPr>
    </w:lvl>
    <w:lvl w:ilvl="1" w:tentative="0">
      <w:start w:val="7"/>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6">
    <w:nsid w:val="AC7A4AE9"/>
    <w:multiLevelType w:val="multilevel"/>
    <w:tmpl w:val="AC7A4AE9"/>
    <w:lvl w:ilvl="0" w:tentative="0">
      <w:start w:val="10"/>
      <w:numFmt w:val="decimal"/>
      <w:lvlText w:val="%1"/>
      <w:lvlJc w:val="left"/>
      <w:pPr>
        <w:ind w:left="432" w:hanging="432"/>
      </w:pPr>
      <w:rPr>
        <w:rFonts w:hint="default" w:ascii="黑体" w:hAnsi="黑体" w:eastAsia="黑体" w:cs="黑体"/>
        <w:sz w:val="21"/>
      </w:rPr>
    </w:lvl>
    <w:lvl w:ilvl="1" w:tentative="0">
      <w:start w:val="4"/>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7">
    <w:nsid w:val="B6BCF0E8"/>
    <w:multiLevelType w:val="singleLevel"/>
    <w:tmpl w:val="B6BCF0E8"/>
    <w:lvl w:ilvl="0" w:tentative="0">
      <w:start w:val="1"/>
      <w:numFmt w:val="lowerLetter"/>
      <w:lvlText w:val="%1)"/>
      <w:lvlJc w:val="left"/>
      <w:pPr>
        <w:tabs>
          <w:tab w:val="left" w:pos="420"/>
        </w:tabs>
        <w:ind w:left="425" w:hanging="425"/>
      </w:pPr>
      <w:rPr>
        <w:rFonts w:hint="default"/>
      </w:rPr>
    </w:lvl>
  </w:abstractNum>
  <w:abstractNum w:abstractNumId="8">
    <w:nsid w:val="BF865C8D"/>
    <w:multiLevelType w:val="multilevel"/>
    <w:tmpl w:val="BF865C8D"/>
    <w:lvl w:ilvl="0" w:tentative="0">
      <w:start w:val="10"/>
      <w:numFmt w:val="decimal"/>
      <w:lvlText w:val="%1"/>
      <w:lvlJc w:val="left"/>
      <w:pPr>
        <w:ind w:left="432" w:hanging="432"/>
      </w:pPr>
      <w:rPr>
        <w:rFonts w:hint="default" w:ascii="黑体" w:hAnsi="黑体" w:eastAsia="黑体" w:cs="黑体"/>
        <w:sz w:val="21"/>
      </w:rPr>
    </w:lvl>
    <w:lvl w:ilvl="1" w:tentative="0">
      <w:start w:val="1"/>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9">
    <w:nsid w:val="C0CBAB2A"/>
    <w:multiLevelType w:val="singleLevel"/>
    <w:tmpl w:val="C0CBAB2A"/>
    <w:lvl w:ilvl="0" w:tentative="0">
      <w:start w:val="1"/>
      <w:numFmt w:val="decimal"/>
      <w:lvlText w:val="%1)"/>
      <w:lvlJc w:val="left"/>
      <w:pPr>
        <w:ind w:left="845" w:hanging="425"/>
      </w:pPr>
      <w:rPr>
        <w:rFonts w:hint="default"/>
      </w:rPr>
    </w:lvl>
  </w:abstractNum>
  <w:abstractNum w:abstractNumId="10">
    <w:nsid w:val="C8770708"/>
    <w:multiLevelType w:val="multilevel"/>
    <w:tmpl w:val="C8770708"/>
    <w:lvl w:ilvl="0" w:tentative="0">
      <w:start w:val="12"/>
      <w:numFmt w:val="decimal"/>
      <w:lvlText w:val="%1"/>
      <w:lvlJc w:val="left"/>
      <w:pPr>
        <w:ind w:left="432" w:hanging="432"/>
      </w:pPr>
      <w:rPr>
        <w:rFonts w:hint="default" w:ascii="黑体" w:hAnsi="黑体" w:eastAsia="黑体" w:cs="黑体"/>
        <w:sz w:val="21"/>
      </w:rPr>
    </w:lvl>
    <w:lvl w:ilvl="1" w:tentative="0">
      <w:start w:val="1"/>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1">
    <w:nsid w:val="C8D9EEE9"/>
    <w:multiLevelType w:val="multilevel"/>
    <w:tmpl w:val="C8D9EEE9"/>
    <w:lvl w:ilvl="0" w:tentative="0">
      <w:start w:val="10"/>
      <w:numFmt w:val="decimal"/>
      <w:lvlText w:val="%1"/>
      <w:lvlJc w:val="left"/>
      <w:pPr>
        <w:ind w:left="432" w:hanging="432"/>
      </w:pPr>
      <w:rPr>
        <w:rFonts w:hint="default" w:ascii="黑体" w:hAnsi="黑体" w:eastAsia="黑体" w:cs="黑体"/>
        <w:sz w:val="21"/>
      </w:rPr>
    </w:lvl>
    <w:lvl w:ilvl="1" w:tentative="0">
      <w:start w:val="9"/>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2">
    <w:nsid w:val="DB1698FC"/>
    <w:multiLevelType w:val="multilevel"/>
    <w:tmpl w:val="DB1698FC"/>
    <w:lvl w:ilvl="0" w:tentative="0">
      <w:start w:val="1"/>
      <w:numFmt w:val="decimal"/>
      <w:pStyle w:val="4"/>
      <w:suff w:val="space"/>
      <w:lvlText w:val="%1"/>
      <w:lvlJc w:val="left"/>
      <w:pPr>
        <w:ind w:left="0" w:firstLine="0"/>
      </w:pPr>
      <w:rPr>
        <w:rFonts w:hint="eastAsia"/>
      </w:rPr>
    </w:lvl>
    <w:lvl w:ilvl="1" w:tentative="0">
      <w:start w:val="1"/>
      <w:numFmt w:val="decimal"/>
      <w:pStyle w:val="8"/>
      <w:suff w:val="space"/>
      <w:lvlText w:val="%1.%2"/>
      <w:lvlJc w:val="left"/>
      <w:pPr>
        <w:ind w:left="425" w:hanging="425"/>
      </w:pPr>
      <w:rPr>
        <w:rFonts w:hint="eastAsia"/>
      </w:rPr>
    </w:lvl>
    <w:lvl w:ilvl="2" w:tentative="0">
      <w:start w:val="1"/>
      <w:numFmt w:val="decimal"/>
      <w:pStyle w:val="7"/>
      <w:suff w:val="space"/>
      <w:lvlText w:val="%1.%2.%3"/>
      <w:lvlJc w:val="left"/>
      <w:pPr>
        <w:ind w:left="425" w:hanging="425"/>
      </w:pPr>
      <w:rPr>
        <w:rFonts w:hint="eastAsia"/>
      </w:rPr>
    </w:lvl>
    <w:lvl w:ilvl="3" w:tentative="0">
      <w:start w:val="1"/>
      <w:numFmt w:val="decimal"/>
      <w:pStyle w:val="148"/>
      <w:suff w:val="space"/>
      <w:lvlText w:val="%1.%2.%3.%4"/>
      <w:lvlJc w:val="left"/>
      <w:pPr>
        <w:ind w:left="425" w:hanging="425"/>
      </w:pPr>
      <w:rPr>
        <w:rFonts w:hint="eastAsia"/>
      </w:rPr>
    </w:lvl>
    <w:lvl w:ilvl="4" w:tentative="0">
      <w:start w:val="1"/>
      <w:numFmt w:val="decimal"/>
      <w:pStyle w:val="176"/>
      <w:suff w:val="space"/>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13">
    <w:nsid w:val="E86B0A4C"/>
    <w:multiLevelType w:val="multilevel"/>
    <w:tmpl w:val="E86B0A4C"/>
    <w:lvl w:ilvl="0" w:tentative="0">
      <w:start w:val="1"/>
      <w:numFmt w:val="lowerLetter"/>
      <w:lvlText w:val="%1)"/>
      <w:lvlJc w:val="left"/>
      <w:pPr>
        <w:ind w:left="839" w:hanging="419"/>
      </w:pPr>
      <w:rPr>
        <w:rFonts w:hint="default" w:ascii="黑体" w:hAnsi="黑体" w:eastAsia="黑体" w:cs="黑体"/>
        <w:b w:val="0"/>
        <w:i w:val="0"/>
        <w:sz w:val="21"/>
        <w:szCs w:val="21"/>
      </w:rPr>
    </w:lvl>
    <w:lvl w:ilvl="1" w:tentative="0">
      <w:start w:val="1"/>
      <w:numFmt w:val="decimal"/>
      <w:lvlText w:val="%2)"/>
      <w:lvlJc w:val="left"/>
      <w:pPr>
        <w:tabs>
          <w:tab w:val="left" w:pos="9660"/>
        </w:tabs>
        <w:ind w:left="1259" w:hanging="419"/>
      </w:pPr>
      <w:rPr>
        <w:rFonts w:hint="default" w:ascii="黑体" w:hAnsi="黑体" w:eastAsia="黑体" w:cs="黑体"/>
        <w:sz w:val="21"/>
        <w:szCs w:val="21"/>
      </w:rPr>
    </w:lvl>
    <w:lvl w:ilvl="2" w:tentative="0">
      <w:start w:val="1"/>
      <w:numFmt w:val="decimal"/>
      <w:lvlText w:val="(%3)"/>
      <w:lvlJc w:val="left"/>
      <w:pPr>
        <w:tabs>
          <w:tab w:val="left" w:pos="8400"/>
        </w:tabs>
        <w:ind w:left="10499" w:hanging="420"/>
      </w:pPr>
      <w:rPr>
        <w:rFonts w:hint="eastAsia" w:ascii="宋体" w:eastAsia="宋体"/>
        <w:b w:val="0"/>
        <w:i w:val="0"/>
        <w:sz w:val="21"/>
        <w:szCs w:val="21"/>
      </w:rPr>
    </w:lvl>
    <w:lvl w:ilvl="3" w:tentative="0">
      <w:start w:val="1"/>
      <w:numFmt w:val="decimal"/>
      <w:lvlText w:val="%4."/>
      <w:lvlJc w:val="left"/>
      <w:pPr>
        <w:tabs>
          <w:tab w:val="left" w:pos="10500"/>
        </w:tabs>
        <w:ind w:left="10919" w:hanging="419"/>
      </w:pPr>
      <w:rPr>
        <w:rFonts w:hint="eastAsia"/>
      </w:rPr>
    </w:lvl>
    <w:lvl w:ilvl="4" w:tentative="0">
      <w:start w:val="1"/>
      <w:numFmt w:val="lowerLetter"/>
      <w:lvlText w:val="%5)"/>
      <w:lvlJc w:val="left"/>
      <w:pPr>
        <w:tabs>
          <w:tab w:val="left" w:pos="10920"/>
        </w:tabs>
        <w:ind w:left="11339" w:hanging="419"/>
      </w:pPr>
      <w:rPr>
        <w:rFonts w:hint="eastAsia"/>
      </w:rPr>
    </w:lvl>
    <w:lvl w:ilvl="5" w:tentative="0">
      <w:start w:val="1"/>
      <w:numFmt w:val="lowerRoman"/>
      <w:lvlText w:val="%6."/>
      <w:lvlJc w:val="right"/>
      <w:pPr>
        <w:tabs>
          <w:tab w:val="left" w:pos="11340"/>
        </w:tabs>
        <w:ind w:left="11759" w:hanging="419"/>
      </w:pPr>
      <w:rPr>
        <w:rFonts w:hint="eastAsia"/>
      </w:rPr>
    </w:lvl>
    <w:lvl w:ilvl="6" w:tentative="0">
      <w:start w:val="1"/>
      <w:numFmt w:val="decimal"/>
      <w:lvlText w:val="%7."/>
      <w:lvlJc w:val="left"/>
      <w:pPr>
        <w:tabs>
          <w:tab w:val="left" w:pos="11760"/>
        </w:tabs>
        <w:ind w:left="12179" w:hanging="419"/>
      </w:pPr>
      <w:rPr>
        <w:rFonts w:hint="eastAsia"/>
      </w:rPr>
    </w:lvl>
    <w:lvl w:ilvl="7" w:tentative="0">
      <w:start w:val="1"/>
      <w:numFmt w:val="lowerLetter"/>
      <w:lvlText w:val="%8)"/>
      <w:lvlJc w:val="left"/>
      <w:pPr>
        <w:tabs>
          <w:tab w:val="left" w:pos="12180"/>
        </w:tabs>
        <w:ind w:left="12599" w:hanging="419"/>
      </w:pPr>
      <w:rPr>
        <w:rFonts w:hint="eastAsia"/>
      </w:rPr>
    </w:lvl>
    <w:lvl w:ilvl="8" w:tentative="0">
      <w:start w:val="1"/>
      <w:numFmt w:val="lowerRoman"/>
      <w:lvlText w:val="%9."/>
      <w:lvlJc w:val="right"/>
      <w:pPr>
        <w:tabs>
          <w:tab w:val="left" w:pos="12600"/>
        </w:tabs>
        <w:ind w:left="13019" w:hanging="419"/>
      </w:pPr>
      <w:rPr>
        <w:rFonts w:hint="eastAsia"/>
      </w:rPr>
    </w:lvl>
  </w:abstractNum>
  <w:abstractNum w:abstractNumId="14">
    <w:nsid w:val="F2E4CB1F"/>
    <w:multiLevelType w:val="multilevel"/>
    <w:tmpl w:val="F2E4CB1F"/>
    <w:lvl w:ilvl="0" w:tentative="0">
      <w:start w:val="1"/>
      <w:numFmt w:val="lowerLetter"/>
      <w:lvlText w:val="%1)"/>
      <w:lvlJc w:val="left"/>
      <w:pPr>
        <w:ind w:left="839" w:hanging="419"/>
      </w:pPr>
      <w:rPr>
        <w:rFonts w:hint="default" w:ascii="黑体" w:hAnsi="黑体" w:eastAsia="黑体" w:cs="黑体"/>
        <w:b w:val="0"/>
        <w:i w:val="0"/>
        <w:sz w:val="21"/>
        <w:szCs w:val="21"/>
      </w:rPr>
    </w:lvl>
    <w:lvl w:ilvl="1" w:tentative="0">
      <w:start w:val="1"/>
      <w:numFmt w:val="decimal"/>
      <w:lvlText w:val="%2)"/>
      <w:lvlJc w:val="left"/>
      <w:pPr>
        <w:tabs>
          <w:tab w:val="left" w:pos="9660"/>
        </w:tabs>
        <w:ind w:left="1259" w:hanging="419"/>
      </w:pPr>
      <w:rPr>
        <w:rFonts w:hint="default" w:ascii="黑体" w:hAnsi="黑体" w:eastAsia="黑体" w:cs="黑体"/>
        <w:sz w:val="21"/>
        <w:szCs w:val="21"/>
      </w:rPr>
    </w:lvl>
    <w:lvl w:ilvl="2" w:tentative="0">
      <w:start w:val="1"/>
      <w:numFmt w:val="decimal"/>
      <w:lvlText w:val="(%3)"/>
      <w:lvlJc w:val="left"/>
      <w:pPr>
        <w:tabs>
          <w:tab w:val="left" w:pos="8400"/>
        </w:tabs>
        <w:ind w:left="10499" w:hanging="420"/>
      </w:pPr>
      <w:rPr>
        <w:rFonts w:hint="eastAsia" w:ascii="宋体" w:eastAsia="宋体"/>
        <w:b w:val="0"/>
        <w:i w:val="0"/>
        <w:sz w:val="21"/>
        <w:szCs w:val="21"/>
      </w:rPr>
    </w:lvl>
    <w:lvl w:ilvl="3" w:tentative="0">
      <w:start w:val="1"/>
      <w:numFmt w:val="decimal"/>
      <w:lvlText w:val="%4."/>
      <w:lvlJc w:val="left"/>
      <w:pPr>
        <w:tabs>
          <w:tab w:val="left" w:pos="10500"/>
        </w:tabs>
        <w:ind w:left="10919" w:hanging="419"/>
      </w:pPr>
      <w:rPr>
        <w:rFonts w:hint="eastAsia"/>
      </w:rPr>
    </w:lvl>
    <w:lvl w:ilvl="4" w:tentative="0">
      <w:start w:val="1"/>
      <w:numFmt w:val="lowerLetter"/>
      <w:lvlText w:val="%5)"/>
      <w:lvlJc w:val="left"/>
      <w:pPr>
        <w:tabs>
          <w:tab w:val="left" w:pos="10920"/>
        </w:tabs>
        <w:ind w:left="11339" w:hanging="419"/>
      </w:pPr>
      <w:rPr>
        <w:rFonts w:hint="eastAsia"/>
      </w:rPr>
    </w:lvl>
    <w:lvl w:ilvl="5" w:tentative="0">
      <w:start w:val="1"/>
      <w:numFmt w:val="lowerRoman"/>
      <w:lvlText w:val="%6."/>
      <w:lvlJc w:val="right"/>
      <w:pPr>
        <w:tabs>
          <w:tab w:val="left" w:pos="11340"/>
        </w:tabs>
        <w:ind w:left="11759" w:hanging="419"/>
      </w:pPr>
      <w:rPr>
        <w:rFonts w:hint="eastAsia"/>
      </w:rPr>
    </w:lvl>
    <w:lvl w:ilvl="6" w:tentative="0">
      <w:start w:val="1"/>
      <w:numFmt w:val="decimal"/>
      <w:lvlText w:val="%7."/>
      <w:lvlJc w:val="left"/>
      <w:pPr>
        <w:tabs>
          <w:tab w:val="left" w:pos="11760"/>
        </w:tabs>
        <w:ind w:left="12179" w:hanging="419"/>
      </w:pPr>
      <w:rPr>
        <w:rFonts w:hint="eastAsia"/>
      </w:rPr>
    </w:lvl>
    <w:lvl w:ilvl="7" w:tentative="0">
      <w:start w:val="1"/>
      <w:numFmt w:val="lowerLetter"/>
      <w:lvlText w:val="%8)"/>
      <w:lvlJc w:val="left"/>
      <w:pPr>
        <w:tabs>
          <w:tab w:val="left" w:pos="12180"/>
        </w:tabs>
        <w:ind w:left="12599" w:hanging="419"/>
      </w:pPr>
      <w:rPr>
        <w:rFonts w:hint="eastAsia"/>
      </w:rPr>
    </w:lvl>
    <w:lvl w:ilvl="8" w:tentative="0">
      <w:start w:val="1"/>
      <w:numFmt w:val="lowerRoman"/>
      <w:lvlText w:val="%9."/>
      <w:lvlJc w:val="right"/>
      <w:pPr>
        <w:tabs>
          <w:tab w:val="left" w:pos="12600"/>
        </w:tabs>
        <w:ind w:left="13019" w:hanging="419"/>
      </w:pPr>
      <w:rPr>
        <w:rFonts w:hint="eastAsia"/>
      </w:rPr>
    </w:lvl>
  </w:abstractNum>
  <w:abstractNum w:abstractNumId="15">
    <w:nsid w:val="F3D9F700"/>
    <w:multiLevelType w:val="singleLevel"/>
    <w:tmpl w:val="F3D9F700"/>
    <w:lvl w:ilvl="0" w:tentative="0">
      <w:start w:val="1"/>
      <w:numFmt w:val="lowerLetter"/>
      <w:lvlText w:val="%1)"/>
      <w:lvlJc w:val="left"/>
      <w:pPr>
        <w:tabs>
          <w:tab w:val="left" w:pos="1260"/>
        </w:tabs>
        <w:ind w:left="1265" w:hanging="425"/>
      </w:pPr>
      <w:rPr>
        <w:rFonts w:hint="default"/>
      </w:rPr>
    </w:lvl>
  </w:abstractNum>
  <w:abstractNum w:abstractNumId="16">
    <w:nsid w:val="F74ED1FA"/>
    <w:multiLevelType w:val="multilevel"/>
    <w:tmpl w:val="F74ED1FA"/>
    <w:lvl w:ilvl="0" w:tentative="0">
      <w:start w:val="2"/>
      <w:numFmt w:val="decimal"/>
      <w:suff w:val="space"/>
      <w:lvlText w:val="图%1"/>
      <w:lvlJc w:val="center"/>
      <w:pPr>
        <w:tabs>
          <w:tab w:val="left" w:pos="0"/>
        </w:tabs>
        <w:ind w:left="420" w:firstLine="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F89C5784"/>
    <w:multiLevelType w:val="multilevel"/>
    <w:tmpl w:val="F89C5784"/>
    <w:lvl w:ilvl="0" w:tentative="0">
      <w:start w:val="6"/>
      <w:numFmt w:val="lowerLetter"/>
      <w:lvlText w:val="%1)"/>
      <w:lvlJc w:val="left"/>
      <w:pPr>
        <w:ind w:left="839" w:hanging="419"/>
      </w:pPr>
      <w:rPr>
        <w:rFonts w:hint="default" w:ascii="黑体" w:hAnsi="黑体" w:eastAsia="黑体" w:cs="黑体"/>
        <w:b w:val="0"/>
        <w:i w:val="0"/>
        <w:sz w:val="21"/>
        <w:szCs w:val="21"/>
      </w:rPr>
    </w:lvl>
    <w:lvl w:ilvl="1" w:tentative="0">
      <w:start w:val="1"/>
      <w:numFmt w:val="decimal"/>
      <w:lvlText w:val="%2)"/>
      <w:lvlJc w:val="left"/>
      <w:pPr>
        <w:tabs>
          <w:tab w:val="left" w:pos="9660"/>
        </w:tabs>
        <w:ind w:left="1259" w:hanging="419"/>
      </w:pPr>
      <w:rPr>
        <w:rFonts w:hint="default" w:ascii="黑体" w:hAnsi="黑体" w:eastAsia="黑体" w:cs="黑体"/>
        <w:sz w:val="21"/>
        <w:szCs w:val="21"/>
      </w:rPr>
    </w:lvl>
    <w:lvl w:ilvl="2" w:tentative="0">
      <w:start w:val="1"/>
      <w:numFmt w:val="decimal"/>
      <w:lvlText w:val="(%3)"/>
      <w:lvlJc w:val="left"/>
      <w:pPr>
        <w:tabs>
          <w:tab w:val="left" w:pos="8400"/>
        </w:tabs>
        <w:ind w:left="10499" w:hanging="420"/>
      </w:pPr>
      <w:rPr>
        <w:rFonts w:hint="eastAsia" w:ascii="宋体" w:eastAsia="宋体"/>
        <w:b w:val="0"/>
        <w:i w:val="0"/>
        <w:sz w:val="21"/>
        <w:szCs w:val="21"/>
      </w:rPr>
    </w:lvl>
    <w:lvl w:ilvl="3" w:tentative="0">
      <w:start w:val="1"/>
      <w:numFmt w:val="decimal"/>
      <w:lvlText w:val="%4."/>
      <w:lvlJc w:val="left"/>
      <w:pPr>
        <w:tabs>
          <w:tab w:val="left" w:pos="10500"/>
        </w:tabs>
        <w:ind w:left="10919" w:hanging="419"/>
      </w:pPr>
      <w:rPr>
        <w:rFonts w:hint="eastAsia"/>
      </w:rPr>
    </w:lvl>
    <w:lvl w:ilvl="4" w:tentative="0">
      <w:start w:val="1"/>
      <w:numFmt w:val="lowerLetter"/>
      <w:lvlText w:val="%5)"/>
      <w:lvlJc w:val="left"/>
      <w:pPr>
        <w:tabs>
          <w:tab w:val="left" w:pos="10920"/>
        </w:tabs>
        <w:ind w:left="11339" w:hanging="419"/>
      </w:pPr>
      <w:rPr>
        <w:rFonts w:hint="eastAsia"/>
      </w:rPr>
    </w:lvl>
    <w:lvl w:ilvl="5" w:tentative="0">
      <w:start w:val="1"/>
      <w:numFmt w:val="lowerRoman"/>
      <w:lvlText w:val="%6."/>
      <w:lvlJc w:val="right"/>
      <w:pPr>
        <w:tabs>
          <w:tab w:val="left" w:pos="11340"/>
        </w:tabs>
        <w:ind w:left="11759" w:hanging="419"/>
      </w:pPr>
      <w:rPr>
        <w:rFonts w:hint="eastAsia"/>
      </w:rPr>
    </w:lvl>
    <w:lvl w:ilvl="6" w:tentative="0">
      <w:start w:val="1"/>
      <w:numFmt w:val="decimal"/>
      <w:lvlText w:val="%7."/>
      <w:lvlJc w:val="left"/>
      <w:pPr>
        <w:tabs>
          <w:tab w:val="left" w:pos="11760"/>
        </w:tabs>
        <w:ind w:left="12179" w:hanging="419"/>
      </w:pPr>
      <w:rPr>
        <w:rFonts w:hint="eastAsia"/>
      </w:rPr>
    </w:lvl>
    <w:lvl w:ilvl="7" w:tentative="0">
      <w:start w:val="1"/>
      <w:numFmt w:val="lowerLetter"/>
      <w:lvlText w:val="%8)"/>
      <w:lvlJc w:val="left"/>
      <w:pPr>
        <w:tabs>
          <w:tab w:val="left" w:pos="12180"/>
        </w:tabs>
        <w:ind w:left="12599" w:hanging="419"/>
      </w:pPr>
      <w:rPr>
        <w:rFonts w:hint="eastAsia"/>
      </w:rPr>
    </w:lvl>
    <w:lvl w:ilvl="8" w:tentative="0">
      <w:start w:val="1"/>
      <w:numFmt w:val="lowerRoman"/>
      <w:lvlText w:val="%9."/>
      <w:lvlJc w:val="right"/>
      <w:pPr>
        <w:tabs>
          <w:tab w:val="left" w:pos="12600"/>
        </w:tabs>
        <w:ind w:left="13019" w:hanging="419"/>
      </w:pPr>
      <w:rPr>
        <w:rFonts w:hint="eastAsia"/>
      </w:rPr>
    </w:lvl>
  </w:abstractNum>
  <w:abstractNum w:abstractNumId="18">
    <w:nsid w:val="FFFFFF89"/>
    <w:multiLevelType w:val="singleLevel"/>
    <w:tmpl w:val="FFFFFF89"/>
    <w:lvl w:ilvl="0" w:tentative="0">
      <w:start w:val="1"/>
      <w:numFmt w:val="bullet"/>
      <w:pStyle w:val="21"/>
      <w:lvlText w:val=""/>
      <w:lvlJc w:val="left"/>
      <w:pPr>
        <w:tabs>
          <w:tab w:val="left" w:pos="360"/>
        </w:tabs>
        <w:ind w:left="360" w:hanging="360"/>
      </w:pPr>
      <w:rPr>
        <w:rFonts w:hint="default" w:ascii="Wingdings" w:hAnsi="Wingdings"/>
      </w:rPr>
    </w:lvl>
  </w:abstractNum>
  <w:abstractNum w:abstractNumId="19">
    <w:nsid w:val="012800B8"/>
    <w:multiLevelType w:val="multilevel"/>
    <w:tmpl w:val="012800B8"/>
    <w:lvl w:ilvl="0" w:tentative="0">
      <w:start w:val="1"/>
      <w:numFmt w:val="none"/>
      <w:pStyle w:val="280"/>
      <w:lvlText w:val="图"/>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024E99F6"/>
    <w:multiLevelType w:val="multilevel"/>
    <w:tmpl w:val="024E99F6"/>
    <w:lvl w:ilvl="0" w:tentative="0">
      <w:start w:val="10"/>
      <w:numFmt w:val="decimal"/>
      <w:lvlText w:val="%1"/>
      <w:lvlJc w:val="left"/>
      <w:pPr>
        <w:ind w:left="432" w:hanging="432"/>
      </w:pPr>
      <w:rPr>
        <w:rFonts w:hint="default" w:ascii="黑体" w:hAnsi="黑体" w:eastAsia="黑体" w:cs="黑体"/>
        <w:sz w:val="21"/>
      </w:rPr>
    </w:lvl>
    <w:lvl w:ilvl="1" w:tentative="0">
      <w:start w:val="11"/>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1">
    <w:nsid w:val="04245D65"/>
    <w:multiLevelType w:val="multilevel"/>
    <w:tmpl w:val="04245D65"/>
    <w:lvl w:ilvl="0" w:tentative="0">
      <w:start w:val="11"/>
      <w:numFmt w:val="decimal"/>
      <w:lvlText w:val="%1"/>
      <w:lvlJc w:val="left"/>
      <w:pPr>
        <w:ind w:left="432" w:hanging="432"/>
      </w:pPr>
      <w:rPr>
        <w:rFonts w:hint="default" w:ascii="黑体" w:hAnsi="黑体" w:eastAsia="黑体" w:cs="黑体"/>
        <w:sz w:val="21"/>
      </w:rPr>
    </w:lvl>
    <w:lvl w:ilvl="1" w:tentative="0">
      <w:start w:val="2"/>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2">
    <w:nsid w:val="079102AD"/>
    <w:multiLevelType w:val="multilevel"/>
    <w:tmpl w:val="079102AD"/>
    <w:lvl w:ilvl="0" w:tentative="0">
      <w:start w:val="1"/>
      <w:numFmt w:val="decimal"/>
      <w:suff w:val="nothing"/>
      <w:lvlText w:val="注%1："/>
      <w:lvlJc w:val="left"/>
      <w:pPr>
        <w:ind w:left="811" w:hanging="448"/>
      </w:pPr>
      <w:rPr>
        <w:rFonts w:hint="default" w:ascii="宋体" w:hAnsi="宋体" w:eastAsia="宋体" w:cs="宋体"/>
        <w:b w:val="0"/>
        <w:bCs w:val="0"/>
        <w:i w:val="0"/>
        <w:iCs w:val="0"/>
        <w:caps w:val="0"/>
        <w:smallCaps w:val="0"/>
        <w:strike w:val="0"/>
        <w:dstrike w:val="0"/>
        <w:vanish w:val="0"/>
        <w:spacing w:val="0"/>
        <w:position w:val="0"/>
        <w:u w:val="none"/>
        <w:vertAlign w:val="baseline"/>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23">
    <w:nsid w:val="087406A2"/>
    <w:multiLevelType w:val="multilevel"/>
    <w:tmpl w:val="087406A2"/>
    <w:lvl w:ilvl="0" w:tentative="0">
      <w:start w:val="1"/>
      <w:numFmt w:val="none"/>
      <w:pStyle w:val="447"/>
      <w:lvlText w:val="%1示例"/>
      <w:lvlJc w:val="left"/>
      <w:pPr>
        <w:tabs>
          <w:tab w:val="left" w:pos="1140"/>
        </w:tabs>
        <w:ind w:left="2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09227E31"/>
    <w:multiLevelType w:val="multilevel"/>
    <w:tmpl w:val="09227E31"/>
    <w:lvl w:ilvl="0" w:tentative="0">
      <w:start w:val="1"/>
      <w:numFmt w:val="none"/>
      <w:suff w:val="nothing"/>
      <w:lvlText w:val=""/>
      <w:lvlJc w:val="left"/>
      <w:pPr>
        <w:ind w:left="0" w:firstLine="0"/>
      </w:pPr>
      <w:rPr>
        <w:rFonts w:hint="eastAsia" w:ascii="黑体" w:hAnsi="Times New Roman" w:eastAsia="黑体"/>
        <w:b/>
        <w:i w:val="0"/>
        <w:sz w:val="21"/>
      </w:rPr>
    </w:lvl>
    <w:lvl w:ilvl="1" w:tentative="0">
      <w:start w:val="1"/>
      <w:numFmt w:val="decimal"/>
      <w:pStyle w:val="282"/>
      <w:lvlText w:val="表%2"/>
      <w:lvlJc w:val="left"/>
      <w:pPr>
        <w:tabs>
          <w:tab w:val="left" w:pos="360"/>
        </w:tabs>
        <w:ind w:left="0" w:firstLine="0"/>
      </w:pPr>
      <w:rPr>
        <w:rFonts w:hint="eastAsia" w:ascii="黑体" w:hAnsi="Times New Roman" w:eastAsia="黑体"/>
        <w:b/>
        <w:i w:val="0"/>
        <w:sz w:val="20"/>
      </w:rPr>
    </w:lvl>
    <w:lvl w:ilvl="2" w:tentative="0">
      <w:start w:val="1"/>
      <w:numFmt w:val="none"/>
      <w:pStyle w:val="359"/>
      <w:suff w:val="nothing"/>
      <w:lvlText w:val="%1表%2(续)"/>
      <w:lvlJc w:val="left"/>
      <w:pPr>
        <w:ind w:left="0" w:firstLine="0"/>
      </w:pPr>
      <w:rPr>
        <w:rFonts w:hint="eastAsia" w:ascii="宋体" w:hAnsi="Times New Roman" w:eastAsia="宋体"/>
        <w:b w:val="0"/>
        <w:i w:val="0"/>
        <w:sz w:val="18"/>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3969"/>
        </w:tabs>
        <w:ind w:left="3969" w:hanging="1418"/>
      </w:pPr>
      <w:rPr>
        <w:rFonts w:hint="eastAsia"/>
      </w:rPr>
    </w:lvl>
    <w:lvl w:ilvl="8" w:tentative="0">
      <w:start w:val="1"/>
      <w:numFmt w:val="decimal"/>
      <w:lvlText w:val="%1.%2.%3.%4.%5.%6.%7.%8.%9"/>
      <w:lvlJc w:val="left"/>
      <w:pPr>
        <w:tabs>
          <w:tab w:val="left" w:pos="4677"/>
        </w:tabs>
        <w:ind w:left="4677" w:hanging="1700"/>
      </w:pPr>
      <w:rPr>
        <w:rFonts w:hint="eastAsia"/>
      </w:rPr>
    </w:lvl>
  </w:abstractNum>
  <w:abstractNum w:abstractNumId="25">
    <w:nsid w:val="09DA238B"/>
    <w:multiLevelType w:val="multilevel"/>
    <w:tmpl w:val="09DA238B"/>
    <w:lvl w:ilvl="0" w:tentative="0">
      <w:start w:val="1"/>
      <w:numFmt w:val="lowerLetter"/>
      <w:pStyle w:val="260"/>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0AE367E9"/>
    <w:multiLevelType w:val="multilevel"/>
    <w:tmpl w:val="0AE367E9"/>
    <w:lvl w:ilvl="0" w:tentative="0">
      <w:start w:val="1"/>
      <w:numFmt w:val="none"/>
      <w:pStyle w:val="318"/>
      <w:lvlText w:val="%1式中："/>
      <w:lvlJc w:val="left"/>
      <w:pPr>
        <w:tabs>
          <w:tab w:val="left" w:pos="918"/>
        </w:tabs>
        <w:ind w:left="0" w:firstLine="198"/>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111E6D7F"/>
    <w:multiLevelType w:val="multilevel"/>
    <w:tmpl w:val="111E6D7F"/>
    <w:lvl w:ilvl="0" w:tentative="0">
      <w:start w:val="1"/>
      <w:numFmt w:val="decimal"/>
      <w:lvlText w:val="%1)"/>
      <w:lvlJc w:val="left"/>
      <w:pPr>
        <w:tabs>
          <w:tab w:val="left" w:pos="846"/>
        </w:tabs>
        <w:ind w:left="846" w:hanging="420"/>
      </w:pPr>
      <w:rPr>
        <w:rFonts w:hint="eastAsia"/>
      </w:rPr>
    </w:lvl>
    <w:lvl w:ilvl="1" w:tentative="0">
      <w:start w:val="1"/>
      <w:numFmt w:val="lowerLetter"/>
      <w:pStyle w:val="301"/>
      <w:lvlText w:val="%2）"/>
      <w:lvlJc w:val="left"/>
      <w:pPr>
        <w:tabs>
          <w:tab w:val="left" w:pos="840"/>
        </w:tabs>
        <w:ind w:left="840" w:hanging="420"/>
      </w:pPr>
      <w:rPr>
        <w:rFonts w:hint="eastAsia"/>
      </w:rPr>
    </w:lvl>
    <w:lvl w:ilvl="2" w:tentative="0">
      <w:start w:val="1"/>
      <w:numFmt w:val="lowerLetter"/>
      <w:lvlText w:val="%3）"/>
      <w:lvlJc w:val="left"/>
      <w:pPr>
        <w:tabs>
          <w:tab w:val="left" w:pos="846"/>
        </w:tabs>
        <w:ind w:left="846" w:hanging="42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1291C847"/>
    <w:multiLevelType w:val="singleLevel"/>
    <w:tmpl w:val="1291C847"/>
    <w:lvl w:ilvl="0" w:tentative="0">
      <w:start w:val="1"/>
      <w:numFmt w:val="decimal"/>
      <w:lvlText w:val="%1)"/>
      <w:lvlJc w:val="left"/>
      <w:pPr>
        <w:tabs>
          <w:tab w:val="left" w:pos="840"/>
        </w:tabs>
        <w:ind w:left="1475" w:hanging="425"/>
      </w:pPr>
      <w:rPr>
        <w:rFonts w:hint="default"/>
      </w:rPr>
    </w:lvl>
  </w:abstractNum>
  <w:abstractNum w:abstractNumId="29">
    <w:nsid w:val="12D3618A"/>
    <w:multiLevelType w:val="multilevel"/>
    <w:tmpl w:val="12D3618A"/>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space"/>
      <w:lvlText w:val="10.10.2.%4"/>
      <w:lvlJc w:val="left"/>
      <w:pPr>
        <w:ind w:left="0" w:firstLine="0"/>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0">
    <w:nsid w:val="154A7DEA"/>
    <w:multiLevelType w:val="multilevel"/>
    <w:tmpl w:val="154A7DEA"/>
    <w:lvl w:ilvl="0" w:tentative="0">
      <w:start w:val="1"/>
      <w:numFmt w:val="upperLetter"/>
      <w:pStyle w:val="292"/>
      <w:lvlText w:val="%1"/>
      <w:lvlJc w:val="left"/>
      <w:pPr>
        <w:tabs>
          <w:tab w:val="left" w:pos="1080"/>
        </w:tabs>
        <w:ind w:left="432" w:hanging="432"/>
      </w:pPr>
      <w:rPr>
        <w:rFonts w:hint="eastAsia" w:ascii="宋体" w:eastAsia="宋体"/>
        <w:b/>
        <w:i w:val="0"/>
        <w:caps w:val="0"/>
        <w:sz w:val="21"/>
      </w:rPr>
    </w:lvl>
    <w:lvl w:ilvl="1" w:tentative="0">
      <w:start w:val="1"/>
      <w:numFmt w:val="decimal"/>
      <w:pStyle w:val="380"/>
      <w:lvlText w:val="%1.%2"/>
      <w:lvlJc w:val="left"/>
      <w:pPr>
        <w:tabs>
          <w:tab w:val="left" w:pos="680"/>
        </w:tabs>
        <w:ind w:left="680" w:hanging="680"/>
      </w:pPr>
      <w:rPr>
        <w:rFonts w:hint="default" w:ascii="CG Times" w:hAnsi="Coronet"/>
        <w:b/>
        <w:i w:val="0"/>
        <w:sz w:val="21"/>
      </w:rPr>
    </w:lvl>
    <w:lvl w:ilvl="2" w:tentative="0">
      <w:start w:val="1"/>
      <w:numFmt w:val="decimal"/>
      <w:pStyle w:val="271"/>
      <w:lvlText w:val="%1.%2.%3"/>
      <w:lvlJc w:val="left"/>
      <w:pPr>
        <w:tabs>
          <w:tab w:val="left" w:pos="454"/>
        </w:tabs>
        <w:ind w:left="454" w:hanging="454"/>
      </w:pPr>
      <w:rPr>
        <w:rFonts w:hint="eastAsia"/>
        <w:b/>
        <w:i w:val="0"/>
        <w:sz w:val="21"/>
      </w:rPr>
    </w:lvl>
    <w:lvl w:ilvl="3" w:tentative="0">
      <w:start w:val="1"/>
      <w:numFmt w:val="decimal"/>
      <w:lvlText w:val="%1.%2.%3.%4"/>
      <w:lvlJc w:val="left"/>
      <w:pPr>
        <w:tabs>
          <w:tab w:val="left" w:pos="1134"/>
        </w:tabs>
        <w:ind w:left="1134" w:hanging="1134"/>
      </w:pPr>
      <w:rPr>
        <w:rFonts w:hint="eastAsia" w:ascii="宋体" w:eastAsia="宋体"/>
        <w:b/>
        <w:i w:val="0"/>
        <w:spacing w:val="0"/>
        <w:sz w:val="21"/>
      </w:rPr>
    </w:lvl>
    <w:lvl w:ilvl="4" w:tentative="0">
      <w:start w:val="1"/>
      <w:numFmt w:val="decimal"/>
      <w:lvlText w:val="%1%2.%3.%4.%5"/>
      <w:lvlJc w:val="left"/>
      <w:pPr>
        <w:tabs>
          <w:tab w:val="left" w:pos="1474"/>
        </w:tabs>
        <w:ind w:left="1474" w:hanging="1474"/>
      </w:pPr>
      <w:rPr>
        <w:rFonts w:hint="eastAsia" w:ascii="宋体" w:eastAsia="宋体"/>
        <w:b/>
        <w:i w:val="0"/>
        <w:spacing w:val="0"/>
        <w:sz w:val="21"/>
      </w:rPr>
    </w:lvl>
    <w:lvl w:ilvl="5" w:tentative="0">
      <w:start w:val="1"/>
      <w:numFmt w:val="decimal"/>
      <w:lvlText w:val="%1.%2.%3.%4.%5.%6"/>
      <w:lvlJc w:val="left"/>
      <w:pPr>
        <w:tabs>
          <w:tab w:val="left" w:pos="1152"/>
        </w:tabs>
        <w:ind w:left="1152" w:hanging="1152"/>
      </w:pPr>
      <w:rPr>
        <w:rFonts w:hint="eastAsia"/>
      </w:rPr>
    </w:lvl>
    <w:lvl w:ilvl="6" w:tentative="0">
      <w:start w:val="1"/>
      <w:numFmt w:val="bullet"/>
      <w:lvlText w:val=""/>
      <w:lvlJc w:val="left"/>
      <w:pPr>
        <w:tabs>
          <w:tab w:val="left" w:pos="907"/>
        </w:tabs>
        <w:ind w:left="907" w:hanging="453"/>
      </w:pPr>
      <w:rPr>
        <w:rFonts w:hint="default" w:ascii="Wingdings" w:hAnsi="Wingdings"/>
        <w:sz w:val="16"/>
      </w:rPr>
    </w:lvl>
    <w:lvl w:ilvl="7" w:tentative="0">
      <w:start w:val="1"/>
      <w:numFmt w:val="bullet"/>
      <w:lvlText w:val=""/>
      <w:lvlJc w:val="left"/>
      <w:pPr>
        <w:tabs>
          <w:tab w:val="left" w:pos="1361"/>
        </w:tabs>
        <w:ind w:left="1361" w:hanging="454"/>
      </w:pPr>
      <w:rPr>
        <w:rFonts w:hint="default" w:ascii="Symbol" w:hAnsi="Symbol"/>
      </w:rPr>
    </w:lvl>
    <w:lvl w:ilvl="8" w:tentative="0">
      <w:start w:val="1"/>
      <w:numFmt w:val="decimal"/>
      <w:lvlText w:val="%1.%2.%3.%4.%5.%6.%7.%8.%9"/>
      <w:lvlJc w:val="left"/>
      <w:pPr>
        <w:tabs>
          <w:tab w:val="left" w:pos="1584"/>
        </w:tabs>
        <w:ind w:left="1584" w:hanging="1584"/>
      </w:pPr>
      <w:rPr>
        <w:rFonts w:hint="eastAsia"/>
      </w:rPr>
    </w:lvl>
  </w:abstractNum>
  <w:abstractNum w:abstractNumId="31">
    <w:nsid w:val="15C069BD"/>
    <w:multiLevelType w:val="multilevel"/>
    <w:tmpl w:val="15C069BD"/>
    <w:lvl w:ilvl="0" w:tentative="0">
      <w:start w:val="11"/>
      <w:numFmt w:val="decimal"/>
      <w:lvlText w:val="%1"/>
      <w:lvlJc w:val="left"/>
      <w:pPr>
        <w:ind w:left="432" w:hanging="432"/>
      </w:pPr>
      <w:rPr>
        <w:rFonts w:hint="default" w:ascii="黑体" w:hAnsi="黑体" w:eastAsia="黑体" w:cs="黑体"/>
        <w:sz w:val="21"/>
      </w:rPr>
    </w:lvl>
    <w:lvl w:ilvl="1" w:tentative="0">
      <w:start w:val="3"/>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2">
    <w:nsid w:val="17636F9E"/>
    <w:multiLevelType w:val="multilevel"/>
    <w:tmpl w:val="17636F9E"/>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space"/>
      <w:lvlText w:val="9.5.1.%4"/>
      <w:lvlJc w:val="left"/>
      <w:pPr>
        <w:ind w:left="425" w:hanging="425"/>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3">
    <w:nsid w:val="18232D00"/>
    <w:multiLevelType w:val="multilevel"/>
    <w:tmpl w:val="18232D00"/>
    <w:lvl w:ilvl="0" w:tentative="0">
      <w:start w:val="1"/>
      <w:numFmt w:val="upperLetter"/>
      <w:pStyle w:val="412"/>
      <w:lvlText w:val="%1"/>
      <w:lvlJc w:val="left"/>
      <w:pPr>
        <w:tabs>
          <w:tab w:val="left" w:pos="1080"/>
        </w:tabs>
        <w:ind w:left="907" w:hanging="907"/>
      </w:pPr>
      <w:rPr>
        <w:rFonts w:hint="eastAsia"/>
        <w:b/>
        <w:i w:val="0"/>
        <w:sz w:val="32"/>
      </w:rPr>
    </w:lvl>
    <w:lvl w:ilvl="1" w:tentative="0">
      <w:start w:val="1"/>
      <w:numFmt w:val="decimal"/>
      <w:pStyle w:val="259"/>
      <w:lvlText w:val="%1.%2"/>
      <w:lvlJc w:val="left"/>
      <w:pPr>
        <w:tabs>
          <w:tab w:val="left" w:pos="680"/>
        </w:tabs>
        <w:ind w:left="680" w:hanging="680"/>
      </w:pPr>
      <w:rPr>
        <w:rFonts w:hint="eastAsia"/>
      </w:rPr>
    </w:lvl>
    <w:lvl w:ilvl="2" w:tentative="0">
      <w:start w:val="1"/>
      <w:numFmt w:val="decimal"/>
      <w:lvlText w:val="%1.%2.%3"/>
      <w:lvlJc w:val="left"/>
      <w:pPr>
        <w:tabs>
          <w:tab w:val="left" w:pos="1080"/>
        </w:tabs>
        <w:ind w:left="0" w:firstLine="0"/>
      </w:pPr>
      <w:rPr>
        <w:rFonts w:hint="eastAsia"/>
      </w:rPr>
    </w:lvl>
    <w:lvl w:ilvl="3" w:tentative="0">
      <w:start w:val="1"/>
      <w:numFmt w:val="decimal"/>
      <w:pStyle w:val="343"/>
      <w:lvlText w:val="%1.%2.%3.%4"/>
      <w:lvlJc w:val="left"/>
      <w:pPr>
        <w:tabs>
          <w:tab w:val="left" w:pos="1440"/>
        </w:tabs>
        <w:ind w:left="0" w:firstLine="0"/>
      </w:pPr>
      <w:rPr>
        <w:rFonts w:hint="eastAsia"/>
      </w:rPr>
    </w:lvl>
    <w:lvl w:ilvl="4" w:tentative="0">
      <w:start w:val="1"/>
      <w:numFmt w:val="decimal"/>
      <w:lvlText w:val="%1.%2.%3.%4.%5"/>
      <w:lvlJc w:val="left"/>
      <w:pPr>
        <w:tabs>
          <w:tab w:val="left" w:pos="1440"/>
        </w:tabs>
        <w:ind w:left="0" w:firstLine="0"/>
      </w:pPr>
      <w:rPr>
        <w:rFonts w:hint="eastAsia"/>
      </w:rPr>
    </w:lvl>
    <w:lvl w:ilvl="5" w:tentative="0">
      <w:start w:val="1"/>
      <w:numFmt w:val="decimal"/>
      <w:lvlText w:val="%1.%2.%3.%4.%5.%6"/>
      <w:lvlJc w:val="left"/>
      <w:pPr>
        <w:tabs>
          <w:tab w:val="left" w:pos="0"/>
        </w:tabs>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34">
    <w:nsid w:val="1B136F61"/>
    <w:multiLevelType w:val="multilevel"/>
    <w:tmpl w:val="1B136F61"/>
    <w:lvl w:ilvl="0" w:tentative="0">
      <w:start w:val="1"/>
      <w:numFmt w:val="none"/>
      <w:pStyle w:val="377"/>
      <w:lvlText w:val="表"/>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1B802614"/>
    <w:multiLevelType w:val="multilevel"/>
    <w:tmpl w:val="1B802614"/>
    <w:lvl w:ilvl="0" w:tentative="0">
      <w:start w:val="1"/>
      <w:numFmt w:val="decimal"/>
      <w:pStyle w:val="308"/>
      <w:lvlText w:val="%1  "/>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6">
    <w:nsid w:val="1DBF583A"/>
    <w:multiLevelType w:val="multilevel"/>
    <w:tmpl w:val="1DBF583A"/>
    <w:lvl w:ilvl="0" w:tentative="0">
      <w:start w:val="1"/>
      <w:numFmt w:val="decimal"/>
      <w:pStyle w:val="506"/>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37">
    <w:nsid w:val="20871095"/>
    <w:multiLevelType w:val="multilevel"/>
    <w:tmpl w:val="20871095"/>
    <w:lvl w:ilvl="0" w:tentative="0">
      <w:start w:val="10"/>
      <w:numFmt w:val="decimal"/>
      <w:lvlText w:val="%1"/>
      <w:lvlJc w:val="left"/>
      <w:pPr>
        <w:ind w:left="432" w:hanging="432"/>
      </w:pPr>
      <w:rPr>
        <w:rFonts w:hint="default" w:ascii="黑体" w:hAnsi="黑体" w:eastAsia="黑体" w:cs="黑体"/>
        <w:sz w:val="21"/>
      </w:rPr>
    </w:lvl>
    <w:lvl w:ilvl="1" w:tentative="0">
      <w:start w:val="5"/>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8">
    <w:nsid w:val="21B0B8D6"/>
    <w:multiLevelType w:val="multilevel"/>
    <w:tmpl w:val="21B0B8D6"/>
    <w:lvl w:ilvl="0" w:tentative="0">
      <w:start w:val="1"/>
      <w:numFmt w:val="lowerLetter"/>
      <w:lvlText w:val="%1)"/>
      <w:lvlJc w:val="left"/>
      <w:pPr>
        <w:tabs>
          <w:tab w:val="left" w:pos="9240"/>
        </w:tabs>
        <w:ind w:left="8399" w:hanging="419"/>
      </w:pPr>
      <w:rPr>
        <w:rFonts w:hint="default" w:ascii="黑体" w:hAnsi="黑体" w:eastAsia="黑体" w:cs="黑体"/>
        <w:b w:val="0"/>
        <w:i w:val="0"/>
        <w:sz w:val="21"/>
        <w:szCs w:val="21"/>
      </w:rPr>
    </w:lvl>
    <w:lvl w:ilvl="1" w:tentative="0">
      <w:start w:val="1"/>
      <w:numFmt w:val="decimal"/>
      <w:lvlText w:val="%2)"/>
      <w:lvlJc w:val="left"/>
      <w:pPr>
        <w:tabs>
          <w:tab w:val="left" w:pos="9660"/>
        </w:tabs>
        <w:ind w:left="9659" w:hanging="419"/>
      </w:pPr>
      <w:rPr>
        <w:rFonts w:hint="default" w:ascii="黑体" w:hAnsi="黑体" w:eastAsia="黑体" w:cs="黑体"/>
        <w:sz w:val="21"/>
        <w:szCs w:val="21"/>
      </w:rPr>
    </w:lvl>
    <w:lvl w:ilvl="2" w:tentative="0">
      <w:start w:val="1"/>
      <w:numFmt w:val="decimal"/>
      <w:lvlText w:val="(%3)"/>
      <w:lvlJc w:val="left"/>
      <w:pPr>
        <w:tabs>
          <w:tab w:val="left" w:pos="8400"/>
        </w:tabs>
        <w:ind w:left="10079" w:hanging="420"/>
      </w:pPr>
      <w:rPr>
        <w:rFonts w:hint="eastAsia" w:ascii="宋体" w:eastAsia="宋体"/>
        <w:b w:val="0"/>
        <w:i w:val="0"/>
        <w:sz w:val="21"/>
        <w:szCs w:val="21"/>
      </w:rPr>
    </w:lvl>
    <w:lvl w:ilvl="3" w:tentative="0">
      <w:start w:val="1"/>
      <w:numFmt w:val="decimal"/>
      <w:lvlText w:val="%4."/>
      <w:lvlJc w:val="left"/>
      <w:pPr>
        <w:tabs>
          <w:tab w:val="left" w:pos="10500"/>
        </w:tabs>
        <w:ind w:left="10499" w:hanging="419"/>
      </w:pPr>
      <w:rPr>
        <w:rFonts w:hint="eastAsia"/>
      </w:rPr>
    </w:lvl>
    <w:lvl w:ilvl="4" w:tentative="0">
      <w:start w:val="1"/>
      <w:numFmt w:val="lowerLetter"/>
      <w:lvlText w:val="%5)"/>
      <w:lvlJc w:val="left"/>
      <w:pPr>
        <w:tabs>
          <w:tab w:val="left" w:pos="10920"/>
        </w:tabs>
        <w:ind w:left="10919" w:hanging="419"/>
      </w:pPr>
      <w:rPr>
        <w:rFonts w:hint="eastAsia"/>
      </w:rPr>
    </w:lvl>
    <w:lvl w:ilvl="5" w:tentative="0">
      <w:start w:val="1"/>
      <w:numFmt w:val="lowerRoman"/>
      <w:lvlText w:val="%6."/>
      <w:lvlJc w:val="right"/>
      <w:pPr>
        <w:tabs>
          <w:tab w:val="left" w:pos="11340"/>
        </w:tabs>
        <w:ind w:left="11339" w:hanging="419"/>
      </w:pPr>
      <w:rPr>
        <w:rFonts w:hint="eastAsia"/>
      </w:rPr>
    </w:lvl>
    <w:lvl w:ilvl="6" w:tentative="0">
      <w:start w:val="1"/>
      <w:numFmt w:val="decimal"/>
      <w:lvlText w:val="%7."/>
      <w:lvlJc w:val="left"/>
      <w:pPr>
        <w:tabs>
          <w:tab w:val="left" w:pos="11760"/>
        </w:tabs>
        <w:ind w:left="11759" w:hanging="419"/>
      </w:pPr>
      <w:rPr>
        <w:rFonts w:hint="eastAsia"/>
      </w:rPr>
    </w:lvl>
    <w:lvl w:ilvl="7" w:tentative="0">
      <w:start w:val="1"/>
      <w:numFmt w:val="lowerLetter"/>
      <w:lvlText w:val="%8)"/>
      <w:lvlJc w:val="left"/>
      <w:pPr>
        <w:tabs>
          <w:tab w:val="left" w:pos="12180"/>
        </w:tabs>
        <w:ind w:left="12179" w:hanging="419"/>
      </w:pPr>
      <w:rPr>
        <w:rFonts w:hint="eastAsia"/>
      </w:rPr>
    </w:lvl>
    <w:lvl w:ilvl="8" w:tentative="0">
      <w:start w:val="1"/>
      <w:numFmt w:val="lowerRoman"/>
      <w:lvlText w:val="%9."/>
      <w:lvlJc w:val="right"/>
      <w:pPr>
        <w:tabs>
          <w:tab w:val="left" w:pos="12600"/>
        </w:tabs>
        <w:ind w:left="12599" w:hanging="419"/>
      </w:pPr>
      <w:rPr>
        <w:rFonts w:hint="eastAsia"/>
      </w:rPr>
    </w:lvl>
  </w:abstractNum>
  <w:abstractNum w:abstractNumId="39">
    <w:nsid w:val="253650B8"/>
    <w:multiLevelType w:val="multilevel"/>
    <w:tmpl w:val="253650B8"/>
    <w:lvl w:ilvl="0" w:tentative="0">
      <w:start w:val="1"/>
      <w:numFmt w:val="lowerLetter"/>
      <w:pStyle w:val="40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25B53FCE"/>
    <w:multiLevelType w:val="multilevel"/>
    <w:tmpl w:val="25B53FCE"/>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nothing"/>
      <w:lvlText w:val="9.2.1.%4 "/>
      <w:lvlJc w:val="left"/>
      <w:pPr>
        <w:ind w:left="0" w:firstLine="0"/>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1">
    <w:nsid w:val="264A17CC"/>
    <w:multiLevelType w:val="multilevel"/>
    <w:tmpl w:val="264A17CC"/>
    <w:lvl w:ilvl="0" w:tentative="0">
      <w:start w:val="1"/>
      <w:numFmt w:val="none"/>
      <w:pStyle w:val="464"/>
      <w:lvlText w:val="表"/>
      <w:lvlJc w:val="left"/>
      <w:pPr>
        <w:tabs>
          <w:tab w:val="left" w:pos="360"/>
        </w:tabs>
        <w:ind w:left="0" w:firstLine="0"/>
      </w:pPr>
      <w:rPr>
        <w:rFonts w:hint="eastAsia" w:ascii="宋体" w:eastAsia="宋体"/>
        <w:b w:val="0"/>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29653292"/>
    <w:multiLevelType w:val="multilevel"/>
    <w:tmpl w:val="29653292"/>
    <w:lvl w:ilvl="0" w:tentative="0">
      <w:start w:val="1"/>
      <w:numFmt w:val="lowerLetter"/>
      <w:lvlText w:val="%1)"/>
      <w:lvlJc w:val="left"/>
      <w:pPr>
        <w:ind w:left="839" w:hanging="419"/>
      </w:pPr>
      <w:rPr>
        <w:rFonts w:hint="default" w:ascii="黑体" w:hAnsi="黑体" w:eastAsia="黑体" w:cs="黑体"/>
        <w:b w:val="0"/>
        <w:i w:val="0"/>
        <w:sz w:val="21"/>
        <w:szCs w:val="21"/>
      </w:rPr>
    </w:lvl>
    <w:lvl w:ilvl="1" w:tentative="0">
      <w:start w:val="1"/>
      <w:numFmt w:val="decimal"/>
      <w:lvlText w:val="%2)"/>
      <w:lvlJc w:val="left"/>
      <w:pPr>
        <w:tabs>
          <w:tab w:val="left" w:pos="9660"/>
        </w:tabs>
        <w:ind w:left="1259" w:hanging="419"/>
      </w:pPr>
      <w:rPr>
        <w:rFonts w:hint="default" w:ascii="黑体" w:hAnsi="黑体" w:eastAsia="黑体" w:cs="黑体"/>
        <w:sz w:val="21"/>
        <w:szCs w:val="21"/>
      </w:rPr>
    </w:lvl>
    <w:lvl w:ilvl="2" w:tentative="0">
      <w:start w:val="1"/>
      <w:numFmt w:val="decimal"/>
      <w:lvlText w:val="(%3)"/>
      <w:lvlJc w:val="left"/>
      <w:pPr>
        <w:tabs>
          <w:tab w:val="left" w:pos="8400"/>
        </w:tabs>
        <w:ind w:left="10499" w:hanging="420"/>
      </w:pPr>
      <w:rPr>
        <w:rFonts w:hint="eastAsia" w:ascii="宋体" w:eastAsia="宋体"/>
        <w:b w:val="0"/>
        <w:i w:val="0"/>
        <w:sz w:val="21"/>
        <w:szCs w:val="21"/>
      </w:rPr>
    </w:lvl>
    <w:lvl w:ilvl="3" w:tentative="0">
      <w:start w:val="1"/>
      <w:numFmt w:val="decimal"/>
      <w:lvlText w:val="%4."/>
      <w:lvlJc w:val="left"/>
      <w:pPr>
        <w:tabs>
          <w:tab w:val="left" w:pos="10500"/>
        </w:tabs>
        <w:ind w:left="10919" w:hanging="419"/>
      </w:pPr>
      <w:rPr>
        <w:rFonts w:hint="eastAsia"/>
      </w:rPr>
    </w:lvl>
    <w:lvl w:ilvl="4" w:tentative="0">
      <w:start w:val="1"/>
      <w:numFmt w:val="lowerLetter"/>
      <w:lvlText w:val="%5)"/>
      <w:lvlJc w:val="left"/>
      <w:pPr>
        <w:tabs>
          <w:tab w:val="left" w:pos="10920"/>
        </w:tabs>
        <w:ind w:left="11339" w:hanging="419"/>
      </w:pPr>
      <w:rPr>
        <w:rFonts w:hint="eastAsia"/>
      </w:rPr>
    </w:lvl>
    <w:lvl w:ilvl="5" w:tentative="0">
      <w:start w:val="1"/>
      <w:numFmt w:val="lowerRoman"/>
      <w:lvlText w:val="%6."/>
      <w:lvlJc w:val="right"/>
      <w:pPr>
        <w:tabs>
          <w:tab w:val="left" w:pos="11340"/>
        </w:tabs>
        <w:ind w:left="11759" w:hanging="419"/>
      </w:pPr>
      <w:rPr>
        <w:rFonts w:hint="eastAsia"/>
      </w:rPr>
    </w:lvl>
    <w:lvl w:ilvl="6" w:tentative="0">
      <w:start w:val="1"/>
      <w:numFmt w:val="decimal"/>
      <w:lvlText w:val="%7."/>
      <w:lvlJc w:val="left"/>
      <w:pPr>
        <w:tabs>
          <w:tab w:val="left" w:pos="11760"/>
        </w:tabs>
        <w:ind w:left="12179" w:hanging="419"/>
      </w:pPr>
      <w:rPr>
        <w:rFonts w:hint="eastAsia"/>
      </w:rPr>
    </w:lvl>
    <w:lvl w:ilvl="7" w:tentative="0">
      <w:start w:val="1"/>
      <w:numFmt w:val="lowerLetter"/>
      <w:lvlText w:val="%8)"/>
      <w:lvlJc w:val="left"/>
      <w:pPr>
        <w:tabs>
          <w:tab w:val="left" w:pos="12180"/>
        </w:tabs>
        <w:ind w:left="12599" w:hanging="419"/>
      </w:pPr>
      <w:rPr>
        <w:rFonts w:hint="eastAsia"/>
      </w:rPr>
    </w:lvl>
    <w:lvl w:ilvl="8" w:tentative="0">
      <w:start w:val="1"/>
      <w:numFmt w:val="lowerRoman"/>
      <w:lvlText w:val="%9."/>
      <w:lvlJc w:val="right"/>
      <w:pPr>
        <w:tabs>
          <w:tab w:val="left" w:pos="12600"/>
        </w:tabs>
        <w:ind w:left="13019" w:hanging="419"/>
      </w:pPr>
      <w:rPr>
        <w:rFonts w:hint="eastAsia"/>
      </w:rPr>
    </w:lvl>
  </w:abstractNum>
  <w:abstractNum w:abstractNumId="43">
    <w:nsid w:val="2F0879AF"/>
    <w:multiLevelType w:val="multilevel"/>
    <w:tmpl w:val="2F0879AF"/>
    <w:lvl w:ilvl="0" w:tentative="0">
      <w:start w:val="1"/>
      <w:numFmt w:val="bullet"/>
      <w:pStyle w:val="488"/>
      <w:lvlText w:val=""/>
      <w:lvlJc w:val="left"/>
      <w:pPr>
        <w:tabs>
          <w:tab w:val="left" w:pos="874"/>
        </w:tabs>
        <w:ind w:left="874" w:hanging="454"/>
      </w:pPr>
      <w:rPr>
        <w:rFonts w:hint="default" w:ascii="Wingdings" w:hAnsi="Wingdings"/>
      </w:rPr>
    </w:lvl>
    <w:lvl w:ilvl="1" w:tentative="0">
      <w:start w:val="1"/>
      <w:numFmt w:val="bullet"/>
      <w:lvlText w:val=""/>
      <w:lvlJc w:val="left"/>
      <w:pPr>
        <w:tabs>
          <w:tab w:val="left" w:pos="863"/>
        </w:tabs>
        <w:ind w:left="863" w:hanging="420"/>
      </w:pPr>
      <w:rPr>
        <w:rFonts w:hint="default" w:ascii="Wingdings" w:hAnsi="Wingdings"/>
      </w:rPr>
    </w:lvl>
    <w:lvl w:ilvl="2" w:tentative="0">
      <w:start w:val="1"/>
      <w:numFmt w:val="bullet"/>
      <w:lvlText w:val=""/>
      <w:lvlJc w:val="left"/>
      <w:pPr>
        <w:tabs>
          <w:tab w:val="left" w:pos="1283"/>
        </w:tabs>
        <w:ind w:left="1283" w:hanging="420"/>
      </w:pPr>
      <w:rPr>
        <w:rFonts w:hint="default" w:ascii="Wingdings" w:hAnsi="Wingdings"/>
      </w:rPr>
    </w:lvl>
    <w:lvl w:ilvl="3" w:tentative="0">
      <w:start w:val="1"/>
      <w:numFmt w:val="bullet"/>
      <w:lvlText w:val=""/>
      <w:lvlJc w:val="left"/>
      <w:pPr>
        <w:tabs>
          <w:tab w:val="left" w:pos="1703"/>
        </w:tabs>
        <w:ind w:left="1703" w:hanging="420"/>
      </w:pPr>
      <w:rPr>
        <w:rFonts w:hint="default" w:ascii="Wingdings" w:hAnsi="Wingdings"/>
      </w:rPr>
    </w:lvl>
    <w:lvl w:ilvl="4" w:tentative="0">
      <w:start w:val="1"/>
      <w:numFmt w:val="bullet"/>
      <w:lvlText w:val=""/>
      <w:lvlJc w:val="left"/>
      <w:pPr>
        <w:tabs>
          <w:tab w:val="left" w:pos="2123"/>
        </w:tabs>
        <w:ind w:left="2123" w:hanging="420"/>
      </w:pPr>
      <w:rPr>
        <w:rFonts w:hint="default" w:ascii="Wingdings" w:hAnsi="Wingdings"/>
      </w:rPr>
    </w:lvl>
    <w:lvl w:ilvl="5" w:tentative="0">
      <w:start w:val="1"/>
      <w:numFmt w:val="bullet"/>
      <w:lvlText w:val=""/>
      <w:lvlJc w:val="left"/>
      <w:pPr>
        <w:tabs>
          <w:tab w:val="left" w:pos="2543"/>
        </w:tabs>
        <w:ind w:left="2543" w:hanging="420"/>
      </w:pPr>
      <w:rPr>
        <w:rFonts w:hint="default" w:ascii="Wingdings" w:hAnsi="Wingdings"/>
      </w:rPr>
    </w:lvl>
    <w:lvl w:ilvl="6" w:tentative="0">
      <w:start w:val="1"/>
      <w:numFmt w:val="bullet"/>
      <w:lvlText w:val=""/>
      <w:lvlJc w:val="left"/>
      <w:pPr>
        <w:tabs>
          <w:tab w:val="left" w:pos="2963"/>
        </w:tabs>
        <w:ind w:left="2963" w:hanging="420"/>
      </w:pPr>
      <w:rPr>
        <w:rFonts w:hint="default" w:ascii="Wingdings" w:hAnsi="Wingdings"/>
      </w:rPr>
    </w:lvl>
    <w:lvl w:ilvl="7" w:tentative="0">
      <w:start w:val="1"/>
      <w:numFmt w:val="bullet"/>
      <w:lvlText w:val=""/>
      <w:lvlJc w:val="left"/>
      <w:pPr>
        <w:tabs>
          <w:tab w:val="left" w:pos="3383"/>
        </w:tabs>
        <w:ind w:left="3383" w:hanging="420"/>
      </w:pPr>
      <w:rPr>
        <w:rFonts w:hint="default" w:ascii="Wingdings" w:hAnsi="Wingdings"/>
      </w:rPr>
    </w:lvl>
    <w:lvl w:ilvl="8" w:tentative="0">
      <w:start w:val="1"/>
      <w:numFmt w:val="bullet"/>
      <w:lvlText w:val=""/>
      <w:lvlJc w:val="left"/>
      <w:pPr>
        <w:tabs>
          <w:tab w:val="left" w:pos="3803"/>
        </w:tabs>
        <w:ind w:left="3803" w:hanging="420"/>
      </w:pPr>
      <w:rPr>
        <w:rFonts w:hint="default" w:ascii="Wingdings" w:hAnsi="Wingdings"/>
      </w:rPr>
    </w:lvl>
  </w:abstractNum>
  <w:abstractNum w:abstractNumId="44">
    <w:nsid w:val="2FB02827"/>
    <w:multiLevelType w:val="multilevel"/>
    <w:tmpl w:val="2FB02827"/>
    <w:lvl w:ilvl="0" w:tentative="0">
      <w:start w:val="1"/>
      <w:numFmt w:val="bullet"/>
      <w:pStyle w:val="410"/>
      <w:lvlText w:val=""/>
      <w:lvlJc w:val="left"/>
      <w:pPr>
        <w:ind w:left="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45">
    <w:nsid w:val="32215617"/>
    <w:multiLevelType w:val="multilevel"/>
    <w:tmpl w:val="32215617"/>
    <w:lvl w:ilvl="0" w:tentative="0">
      <w:start w:val="1"/>
      <w:numFmt w:val="decimal"/>
      <w:lvlText w:val="0.%1"/>
      <w:lvlJc w:val="left"/>
      <w:pPr>
        <w:tabs>
          <w:tab w:val="left" w:pos="360"/>
        </w:tabs>
        <w:ind w:left="0" w:firstLine="0"/>
      </w:pPr>
      <w:rPr>
        <w:rFonts w:hint="eastAsia" w:ascii="黑体" w:hAnsi="Times New Roman" w:eastAsia="黑体"/>
        <w:b/>
        <w:i w:val="0"/>
        <w:sz w:val="21"/>
      </w:rPr>
    </w:lvl>
    <w:lvl w:ilvl="1" w:tentative="0">
      <w:start w:val="1"/>
      <w:numFmt w:val="decimal"/>
      <w:pStyle w:val="414"/>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w:lvlJc w:val="left"/>
      <w:pPr>
        <w:tabs>
          <w:tab w:val="left" w:pos="720"/>
        </w:tabs>
        <w:ind w:left="0" w:firstLine="0"/>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46">
    <w:nsid w:val="386008D5"/>
    <w:multiLevelType w:val="multilevel"/>
    <w:tmpl w:val="386008D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7">
    <w:nsid w:val="38BB2950"/>
    <w:multiLevelType w:val="multilevel"/>
    <w:tmpl w:val="38BB2950"/>
    <w:lvl w:ilvl="0" w:tentative="0">
      <w:start w:val="1"/>
      <w:numFmt w:val="decimal"/>
      <w:pStyle w:val="261"/>
      <w:suff w:val="space"/>
      <w:lvlText w:val="%1"/>
      <w:lvlJc w:val="left"/>
      <w:pPr>
        <w:ind w:left="0" w:firstLine="0"/>
      </w:pPr>
      <w:rPr>
        <w:rFonts w:hint="default" w:ascii="Arial" w:hAnsi="Arial" w:eastAsia="黑体" w:cs="Arial"/>
        <w:b/>
        <w:i w:val="0"/>
        <w:sz w:val="21"/>
        <w:szCs w:val="44"/>
      </w:rPr>
    </w:lvl>
    <w:lvl w:ilvl="1" w:tentative="0">
      <w:start w:val="1"/>
      <w:numFmt w:val="decimal"/>
      <w:suff w:val="space"/>
      <w:lvlText w:val="%1.%2 "/>
      <w:lvlJc w:val="left"/>
      <w:pPr>
        <w:ind w:left="0" w:firstLine="0"/>
      </w:pPr>
      <w:rPr>
        <w:rFonts w:hint="default" w:ascii="Arial" w:hAnsi="Arial" w:eastAsia="黑体" w:cs="Arial"/>
        <w:b/>
        <w:i w:val="0"/>
        <w:sz w:val="21"/>
        <w:szCs w:val="32"/>
      </w:rPr>
    </w:lvl>
    <w:lvl w:ilvl="2" w:tentative="0">
      <w:start w:val="1"/>
      <w:numFmt w:val="decimal"/>
      <w:suff w:val="space"/>
      <w:lvlText w:val="%1.%2.%3 "/>
      <w:lvlJc w:val="left"/>
      <w:pPr>
        <w:ind w:left="0" w:firstLine="0"/>
      </w:pPr>
      <w:rPr>
        <w:rFonts w:hint="default" w:ascii="Arial" w:hAnsi="Arial" w:eastAsia="黑体" w:cs="Arial"/>
        <w:b/>
        <w:i w:val="0"/>
        <w:sz w:val="21"/>
        <w:szCs w:val="28"/>
      </w:rPr>
    </w:lvl>
    <w:lvl w:ilvl="3" w:tentative="0">
      <w:start w:val="1"/>
      <w:numFmt w:val="decimal"/>
      <w:suff w:val="space"/>
      <w:lvlText w:val="%1.%2.%3.%4 "/>
      <w:lvlJc w:val="left"/>
      <w:pPr>
        <w:ind w:left="0" w:firstLine="0"/>
      </w:pPr>
      <w:rPr>
        <w:rFonts w:hint="default" w:ascii="Verdana" w:hAnsi="Verdana" w:eastAsia="黑体"/>
        <w:b/>
        <w:i w:val="0"/>
        <w:sz w:val="21"/>
      </w:rPr>
    </w:lvl>
    <w:lvl w:ilvl="4" w:tentative="0">
      <w:start w:val="1"/>
      <w:numFmt w:val="decimal"/>
      <w:suff w:val="space"/>
      <w:lvlText w:val="%1.%2.%3.%4.%5 "/>
      <w:lvlJc w:val="left"/>
      <w:pPr>
        <w:ind w:left="0" w:firstLine="0"/>
      </w:pPr>
      <w:rPr>
        <w:rFonts w:hint="default" w:ascii="Verdana" w:hAnsi="Verdana" w:eastAsia="黑体"/>
        <w:b/>
        <w:i w:val="0"/>
        <w:sz w:val="21"/>
      </w:rPr>
    </w:lvl>
    <w:lvl w:ilvl="5" w:tentative="0">
      <w:start w:val="1"/>
      <w:numFmt w:val="decimal"/>
      <w:suff w:val="space"/>
      <w:lvlText w:val="%1.%2.%3.%4.%5.%6"/>
      <w:lvlJc w:val="left"/>
      <w:pPr>
        <w:ind w:left="930" w:firstLine="0"/>
      </w:pPr>
      <w:rPr>
        <w:rFonts w:hint="eastAsia"/>
      </w:rPr>
    </w:lvl>
    <w:lvl w:ilvl="6" w:tentative="0">
      <w:start w:val="1"/>
      <w:numFmt w:val="decimal"/>
      <w:suff w:val="space"/>
      <w:lvlText w:val="%1.%2.%3.%4.%5.%6.%7"/>
      <w:lvlJc w:val="left"/>
      <w:pPr>
        <w:ind w:left="930" w:firstLine="0"/>
      </w:pPr>
      <w:rPr>
        <w:rFonts w:hint="eastAsia"/>
      </w:rPr>
    </w:lvl>
    <w:lvl w:ilvl="7" w:tentative="0">
      <w:start w:val="1"/>
      <w:numFmt w:val="decimal"/>
      <w:suff w:val="space"/>
      <w:lvlText w:val="%1.%2.%3.%4.%5.%6.%7.%8"/>
      <w:lvlJc w:val="left"/>
      <w:pPr>
        <w:ind w:left="930" w:firstLine="0"/>
      </w:pPr>
      <w:rPr>
        <w:rFonts w:hint="eastAsia"/>
      </w:rPr>
    </w:lvl>
    <w:lvl w:ilvl="8" w:tentative="0">
      <w:start w:val="1"/>
      <w:numFmt w:val="decimal"/>
      <w:suff w:val="space"/>
      <w:lvlText w:val="%1.%2.%3.%4.%5.%6.%7.%8.%9"/>
      <w:lvlJc w:val="left"/>
      <w:pPr>
        <w:ind w:left="930" w:firstLine="0"/>
      </w:pPr>
      <w:rPr>
        <w:rFonts w:hint="eastAsia"/>
      </w:rPr>
    </w:lvl>
  </w:abstractNum>
  <w:abstractNum w:abstractNumId="48">
    <w:nsid w:val="3A517124"/>
    <w:multiLevelType w:val="multilevel"/>
    <w:tmpl w:val="3A517124"/>
    <w:lvl w:ilvl="0" w:tentative="0">
      <w:start w:val="1"/>
      <w:numFmt w:val="decimal"/>
      <w:pStyle w:val="205"/>
      <w:lvlText w:val="%1)"/>
      <w:lvlJc w:val="left"/>
      <w:pPr>
        <w:tabs>
          <w:tab w:val="left" w:pos="1260"/>
        </w:tabs>
        <w:ind w:left="1260" w:hanging="420"/>
      </w:pPr>
      <w:rPr>
        <w:rFonts w:hint="eastAsia"/>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49">
    <w:nsid w:val="3BB374EB"/>
    <w:multiLevelType w:val="multilevel"/>
    <w:tmpl w:val="3BB374EB"/>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space"/>
      <w:lvlText w:val="10.8.1.%4"/>
      <w:lvlJc w:val="left"/>
      <w:pPr>
        <w:ind w:left="0" w:firstLine="0"/>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0">
    <w:nsid w:val="3E5D3663"/>
    <w:multiLevelType w:val="multilevel"/>
    <w:tmpl w:val="3E5D3663"/>
    <w:lvl w:ilvl="0" w:tentative="0">
      <w:start w:val="1"/>
      <w:numFmt w:val="lowerLetter"/>
      <w:pStyle w:val="93"/>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1">
    <w:nsid w:val="3E6B819A"/>
    <w:multiLevelType w:val="multilevel"/>
    <w:tmpl w:val="3E6B819A"/>
    <w:lvl w:ilvl="0" w:tentative="0">
      <w:start w:val="11"/>
      <w:numFmt w:val="decimal"/>
      <w:lvlText w:val="%1"/>
      <w:lvlJc w:val="left"/>
      <w:pPr>
        <w:ind w:left="432" w:hanging="432"/>
      </w:pPr>
      <w:rPr>
        <w:rFonts w:hint="default" w:ascii="黑体" w:hAnsi="黑体" w:eastAsia="黑体" w:cs="黑体"/>
        <w:sz w:val="21"/>
      </w:rPr>
    </w:lvl>
    <w:lvl w:ilvl="1" w:tentative="0">
      <w:start w:val="1"/>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52">
    <w:nsid w:val="3E7B3F03"/>
    <w:multiLevelType w:val="multilevel"/>
    <w:tmpl w:val="3E7B3F03"/>
    <w:lvl w:ilvl="0" w:tentative="0">
      <w:start w:val="1"/>
      <w:numFmt w:val="decimal"/>
      <w:pStyle w:val="483"/>
      <w:lvlText w:val="%1"/>
      <w:lvlJc w:val="left"/>
      <w:pPr>
        <w:ind w:left="425" w:hanging="425"/>
      </w:pPr>
    </w:lvl>
    <w:lvl w:ilvl="1" w:tentative="0">
      <w:start w:val="1"/>
      <w:numFmt w:val="decimal"/>
      <w:lvlText w:val="%1.%2"/>
      <w:lvlJc w:val="left"/>
      <w:pPr>
        <w:ind w:left="992" w:hanging="567"/>
      </w:pPr>
    </w:lvl>
    <w:lvl w:ilvl="2" w:tentative="0">
      <w:start w:val="1"/>
      <w:numFmt w:val="decimal"/>
      <w:pStyle w:val="325"/>
      <w:lvlText w:val="%1.%2.%3"/>
      <w:lvlJc w:val="left"/>
      <w:pPr>
        <w:ind w:left="1418" w:hanging="567"/>
      </w:pPr>
      <w:rPr>
        <w:lang w:val="en-US"/>
      </w:r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3">
    <w:nsid w:val="3EFE44B3"/>
    <w:multiLevelType w:val="multilevel"/>
    <w:tmpl w:val="3EFE44B3"/>
    <w:lvl w:ilvl="0" w:tentative="0">
      <w:start w:val="1"/>
      <w:numFmt w:val="decimal"/>
      <w:pStyle w:val="389"/>
      <w:lvlText w:val="%1"/>
      <w:lvlJc w:val="left"/>
      <w:pPr>
        <w:tabs>
          <w:tab w:val="left" w:pos="360"/>
        </w:tabs>
        <w:ind w:left="0" w:firstLine="0"/>
      </w:pPr>
      <w:rPr>
        <w:rFonts w:hint="default" w:ascii="Times New Roman" w:hAnsi="Times New Roman" w:cs="Times New Roman"/>
        <w:b/>
        <w:i w:val="0"/>
        <w:iCs w:val="0"/>
        <w:caps w:val="0"/>
        <w:strike w:val="0"/>
        <w:dstrike w:val="0"/>
        <w:vanish w:val="0"/>
        <w:color w:val="000000"/>
        <w:spacing w:val="0"/>
        <w:position w:val="0"/>
        <w:sz w:val="21"/>
        <w:szCs w:val="21"/>
        <w:u w:val="none"/>
        <w:vertAlign w:val="baseline"/>
        <w14:shadow w14:blurRad="0" w14:dist="0" w14:dir="0" w14:sx="0" w14:sy="0" w14:kx="0" w14:ky="0" w14:algn="none">
          <w14:srgbClr w14:val="000000"/>
        </w14:shadow>
      </w:rPr>
    </w:lvl>
    <w:lvl w:ilvl="1" w:tentative="0">
      <w:start w:val="1"/>
      <w:numFmt w:val="decimal"/>
      <w:lvlText w:val="%1.%2"/>
      <w:lvlJc w:val="left"/>
      <w:pPr>
        <w:tabs>
          <w:tab w:val="left" w:pos="0"/>
        </w:tabs>
        <w:ind w:left="0" w:firstLine="0"/>
      </w:pPr>
      <w:rPr>
        <w:rFonts w:hint="default" w:ascii="Times New Roman" w:hAnsi="Times New Roman" w:eastAsia="宋体"/>
        <w:b/>
        <w:bCs/>
        <w:i w:val="0"/>
        <w:iCs w:val="0"/>
        <w:caps w:val="0"/>
        <w:strike w:val="0"/>
        <w:dstrike w:val="0"/>
        <w:vanish w:val="0"/>
        <w:color w:val="000000"/>
        <w:spacing w:val="0"/>
        <w:position w:val="0"/>
        <w:sz w:val="21"/>
        <w:szCs w:val="21"/>
        <w:vertAlign w:val="baseline"/>
        <w14:shadow w14:blurRad="0" w14:dist="0" w14:dir="0" w14:sx="0" w14:sy="0" w14:kx="0" w14:ky="0" w14:algn="none">
          <w14:srgbClr w14:val="000000"/>
        </w14:shadow>
      </w:rPr>
    </w:lvl>
    <w:lvl w:ilvl="2" w:tentative="0">
      <w:start w:val="1"/>
      <w:numFmt w:val="decimal"/>
      <w:pStyle w:val="393"/>
      <w:lvlText w:val="%1.%2.%3"/>
      <w:lvlJc w:val="left"/>
      <w:pPr>
        <w:tabs>
          <w:tab w:val="left" w:pos="454"/>
        </w:tabs>
        <w:ind w:left="0" w:firstLine="0"/>
      </w:pPr>
      <w:rPr>
        <w:rFonts w:hint="default" w:ascii="Times New Roman" w:hAnsi="Times New Roman" w:eastAsia="宋体"/>
        <w:b/>
        <w:bCs/>
        <w:i w:val="0"/>
        <w:iCs w:val="0"/>
        <w:spacing w:val="0"/>
        <w:position w:val="0"/>
        <w:sz w:val="21"/>
        <w:szCs w:val="21"/>
      </w:rPr>
    </w:lvl>
    <w:lvl w:ilvl="3" w:tentative="0">
      <w:start w:val="1"/>
      <w:numFmt w:val="decimal"/>
      <w:lvlText w:val="%1.%2.%3.%4"/>
      <w:lvlJc w:val="left"/>
      <w:pPr>
        <w:tabs>
          <w:tab w:val="left" w:pos="0"/>
        </w:tabs>
        <w:ind w:left="0" w:firstLine="0"/>
      </w:pPr>
      <w:rPr>
        <w:rFonts w:hint="default" w:ascii="Times New Roman" w:hAnsi="Times New Roman" w:eastAsia="宋体"/>
        <w:b/>
        <w:bCs/>
        <w:i w:val="0"/>
        <w:iCs w:val="0"/>
        <w:color w:val="000000"/>
        <w:spacing w:val="0"/>
        <w:position w:val="0"/>
        <w:sz w:val="21"/>
        <w:szCs w:val="21"/>
      </w:rPr>
    </w:lvl>
    <w:lvl w:ilvl="4" w:tentative="0">
      <w:start w:val="1"/>
      <w:numFmt w:val="decimal"/>
      <w:pStyle w:val="398"/>
      <w:lvlText w:val="%1.%2.%3.%4.%5"/>
      <w:lvlJc w:val="left"/>
      <w:pPr>
        <w:tabs>
          <w:tab w:val="left" w:pos="1080"/>
        </w:tabs>
        <w:ind w:left="0" w:firstLine="0"/>
      </w:pPr>
      <w:rPr>
        <w:rFonts w:hint="default" w:ascii="Times New Roman" w:hAnsi="Times New Roman" w:eastAsia="宋体"/>
        <w:b/>
        <w:bCs/>
        <w:i w:val="0"/>
        <w:iCs w:val="0"/>
        <w:color w:val="auto"/>
        <w:sz w:val="21"/>
        <w:szCs w:val="21"/>
      </w:rPr>
    </w:lvl>
    <w:lvl w:ilvl="5" w:tentative="0">
      <w:start w:val="1"/>
      <w:numFmt w:val="decimal"/>
      <w:lvlText w:val="%1.%2.%3.%4.%5.%6"/>
      <w:lvlJc w:val="left"/>
      <w:pPr>
        <w:tabs>
          <w:tab w:val="left" w:pos="1080"/>
        </w:tabs>
        <w:ind w:left="0" w:firstLine="0"/>
      </w:pPr>
      <w:rPr>
        <w:rFonts w:hint="default" w:ascii="Arial" w:hAnsi="Arial" w:eastAsia="宋体"/>
        <w:b/>
        <w:bCs/>
        <w:i w:val="0"/>
        <w:iCs w:val="0"/>
        <w:strike w:val="0"/>
        <w:dstrike w:val="0"/>
        <w:sz w:val="21"/>
        <w:szCs w:val="21"/>
      </w:rPr>
    </w:lvl>
    <w:lvl w:ilvl="6" w:tentative="0">
      <w:start w:val="1"/>
      <w:numFmt w:val="decimal"/>
      <w:lvlText w:val="%1.%2.%3.%4.%5.%6.%7"/>
      <w:lvlJc w:val="left"/>
      <w:pPr>
        <w:tabs>
          <w:tab w:val="left" w:pos="2430"/>
        </w:tabs>
        <w:ind w:left="2430" w:hanging="1296"/>
      </w:pPr>
      <w:rPr>
        <w:rFonts w:hint="eastAsia"/>
      </w:rPr>
    </w:lvl>
    <w:lvl w:ilvl="7" w:tentative="0">
      <w:start w:val="1"/>
      <w:numFmt w:val="decimal"/>
      <w:lvlText w:val="%1.%2.%3.%4.%5.%6.%7.%8"/>
      <w:lvlJc w:val="left"/>
      <w:pPr>
        <w:tabs>
          <w:tab w:val="left" w:pos="2574"/>
        </w:tabs>
        <w:ind w:left="2574" w:hanging="1440"/>
      </w:pPr>
      <w:rPr>
        <w:rFonts w:hint="eastAsia"/>
      </w:rPr>
    </w:lvl>
    <w:lvl w:ilvl="8" w:tentative="0">
      <w:start w:val="1"/>
      <w:numFmt w:val="decimal"/>
      <w:lvlText w:val="%1.%2.%3.%4.%5.%6.%7.%8.%9"/>
      <w:lvlJc w:val="left"/>
      <w:pPr>
        <w:tabs>
          <w:tab w:val="left" w:pos="2718"/>
        </w:tabs>
        <w:ind w:left="2718" w:hanging="1584"/>
      </w:pPr>
      <w:rPr>
        <w:rFonts w:hint="eastAsia"/>
      </w:rPr>
    </w:lvl>
  </w:abstractNum>
  <w:abstractNum w:abstractNumId="54">
    <w:nsid w:val="407E65F9"/>
    <w:multiLevelType w:val="multilevel"/>
    <w:tmpl w:val="407E65F9"/>
    <w:lvl w:ilvl="0" w:tentative="0">
      <w:start w:val="1"/>
      <w:numFmt w:val="none"/>
      <w:pStyle w:val="383"/>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5">
    <w:nsid w:val="414BA9BE"/>
    <w:multiLevelType w:val="singleLevel"/>
    <w:tmpl w:val="414BA9BE"/>
    <w:lvl w:ilvl="0" w:tentative="0">
      <w:start w:val="1"/>
      <w:numFmt w:val="decimal"/>
      <w:lvlText w:val="%1)"/>
      <w:lvlJc w:val="left"/>
      <w:pPr>
        <w:tabs>
          <w:tab w:val="left" w:pos="840"/>
        </w:tabs>
        <w:ind w:left="1475" w:hanging="425"/>
      </w:pPr>
      <w:rPr>
        <w:rFonts w:hint="default"/>
      </w:rPr>
    </w:lvl>
  </w:abstractNum>
  <w:abstractNum w:abstractNumId="56">
    <w:nsid w:val="41A64E98"/>
    <w:multiLevelType w:val="multilevel"/>
    <w:tmpl w:val="41A64E98"/>
    <w:lvl w:ilvl="0" w:tentative="0">
      <w:start w:val="1"/>
      <w:numFmt w:val="decimal"/>
      <w:pStyle w:val="313"/>
      <w:lvlText w:val="0.%1"/>
      <w:lvlJc w:val="left"/>
      <w:pPr>
        <w:tabs>
          <w:tab w:val="left" w:pos="360"/>
        </w:tabs>
        <w:ind w:left="0" w:firstLine="0"/>
      </w:pPr>
      <w:rPr>
        <w:rFonts w:hint="eastAsia" w:ascii="宋体" w:hAnsi="Times New Roman" w:eastAsia="宋体"/>
        <w:b/>
        <w:i w:val="0"/>
        <w:sz w:val="21"/>
      </w:rPr>
    </w:lvl>
    <w:lvl w:ilvl="1" w:tentative="0">
      <w:start w:val="1"/>
      <w:numFmt w:val="decimal"/>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
      <w:lvlJc w:val="left"/>
      <w:pPr>
        <w:tabs>
          <w:tab w:val="left" w:pos="-31680"/>
        </w:tabs>
        <w:ind w:left="-32767" w:firstLine="0"/>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57">
    <w:nsid w:val="44C50F90"/>
    <w:multiLevelType w:val="multilevel"/>
    <w:tmpl w:val="44C50F90"/>
    <w:lvl w:ilvl="0" w:tentative="0">
      <w:start w:val="1"/>
      <w:numFmt w:val="lowerLetter"/>
      <w:lvlText w:val="%1)"/>
      <w:lvlJc w:val="left"/>
      <w:pPr>
        <w:tabs>
          <w:tab w:val="left" w:pos="840"/>
        </w:tabs>
        <w:ind w:left="839" w:hanging="419"/>
      </w:pPr>
      <w:rPr>
        <w:rFonts w:hint="default" w:ascii="黑体" w:hAnsi="黑体" w:eastAsia="黑体" w:cs="黑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58">
    <w:nsid w:val="450B6A79"/>
    <w:multiLevelType w:val="multilevel"/>
    <w:tmpl w:val="450B6A79"/>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space"/>
      <w:lvlText w:val="9.2.1.%4"/>
      <w:lvlJc w:val="left"/>
      <w:pPr>
        <w:ind w:left="0" w:firstLine="0"/>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9">
    <w:nsid w:val="45D83DE3"/>
    <w:multiLevelType w:val="multilevel"/>
    <w:tmpl w:val="45D83DE3"/>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space"/>
      <w:lvlText w:val="10.10.1.%4"/>
      <w:lvlJc w:val="left"/>
      <w:pPr>
        <w:ind w:left="425" w:hanging="425"/>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0">
    <w:nsid w:val="478338B5"/>
    <w:multiLevelType w:val="multilevel"/>
    <w:tmpl w:val="478338B5"/>
    <w:lvl w:ilvl="0" w:tentative="0">
      <w:start w:val="1"/>
      <w:numFmt w:val="none"/>
      <w:suff w:val="nothing"/>
      <w:lvlText w:val=""/>
      <w:lvlJc w:val="left"/>
      <w:pPr>
        <w:ind w:left="420" w:firstLine="0"/>
      </w:pPr>
      <w:rPr>
        <w:rFonts w:hint="eastAsia" w:ascii="黑体" w:hAnsi="Times New Roman" w:eastAsia="黑体"/>
        <w:b/>
        <w:i w:val="0"/>
        <w:sz w:val="28"/>
      </w:rPr>
    </w:lvl>
    <w:lvl w:ilvl="1" w:tentative="0">
      <w:start w:val="1"/>
      <w:numFmt w:val="lowerLetter"/>
      <w:pStyle w:val="364"/>
      <w:suff w:val="nothing"/>
      <w:lvlText w:val="%1%2)  "/>
      <w:lvlJc w:val="left"/>
      <w:pPr>
        <w:ind w:left="420" w:hanging="420"/>
      </w:pPr>
      <w:rPr>
        <w:rFonts w:hint="eastAsia" w:ascii="黑体" w:hAnsi="Times New Roman" w:eastAsia="黑体"/>
        <w:b/>
        <w:i w:val="0"/>
        <w:sz w:val="21"/>
      </w:rPr>
    </w:lvl>
    <w:lvl w:ilvl="2" w:tentative="0">
      <w:start w:val="1"/>
      <w:numFmt w:val="decimal"/>
      <w:pStyle w:val="333"/>
      <w:suff w:val="nothing"/>
      <w:lvlText w:val="    %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420" w:firstLine="0"/>
      </w:pPr>
      <w:rPr>
        <w:rFonts w:hint="eastAsia" w:ascii="黑体" w:hAnsi="Times New Roman" w:eastAsia="黑体"/>
        <w:b/>
        <w:i w:val="0"/>
        <w:sz w:val="21"/>
      </w:rPr>
    </w:lvl>
    <w:lvl w:ilvl="4" w:tentative="0">
      <w:start w:val="1"/>
      <w:numFmt w:val="decimal"/>
      <w:lvlRestart w:val="2"/>
      <w:suff w:val="nothing"/>
      <w:lvlText w:val="%2.0.%5  "/>
      <w:lvlJc w:val="left"/>
      <w:pPr>
        <w:ind w:left="420" w:firstLine="0"/>
      </w:pPr>
      <w:rPr>
        <w:rFonts w:hint="eastAsia" w:ascii="黑体" w:hAnsi="Times New Roman" w:eastAsia="黑体"/>
        <w:b/>
        <w:i w:val="0"/>
        <w:sz w:val="21"/>
      </w:rPr>
    </w:lvl>
    <w:lvl w:ilvl="5" w:tentative="0">
      <w:start w:val="1"/>
      <w:numFmt w:val="decimal"/>
      <w:suff w:val="nothing"/>
      <w:lvlText w:val="      %6)  "/>
      <w:lvlJc w:val="left"/>
      <w:pPr>
        <w:ind w:left="1441" w:hanging="1021"/>
      </w:pPr>
      <w:rPr>
        <w:rFonts w:hint="eastAsia" w:ascii="黑体" w:hAnsi="Times New Roman" w:eastAsia="黑体"/>
        <w:b/>
        <w:i w:val="0"/>
        <w:sz w:val="21"/>
      </w:rPr>
    </w:lvl>
    <w:lvl w:ilvl="6" w:tentative="0">
      <w:start w:val="1"/>
      <w:numFmt w:val="decimal"/>
      <w:lvlRestart w:val="4"/>
      <w:suff w:val="nothing"/>
      <w:lvlText w:val="表 %2.%3.%4-%7  "/>
      <w:lvlJc w:val="left"/>
      <w:pPr>
        <w:ind w:left="420" w:firstLine="0"/>
      </w:pPr>
      <w:rPr>
        <w:rFonts w:hint="eastAsia" w:ascii="黑体" w:hAnsi="Times New Roman" w:eastAsia="黑体"/>
        <w:b/>
        <w:i w:val="0"/>
        <w:sz w:val="21"/>
      </w:rPr>
    </w:lvl>
    <w:lvl w:ilvl="7" w:tentative="0">
      <w:start w:val="1"/>
      <w:numFmt w:val="decimal"/>
      <w:lvlRestart w:val="4"/>
      <w:suff w:val="nothing"/>
      <w:lvlText w:val="图 %2.%3.%4-%8  "/>
      <w:lvlJc w:val="left"/>
      <w:pPr>
        <w:ind w:left="420" w:firstLine="0"/>
      </w:pPr>
      <w:rPr>
        <w:rFonts w:hint="eastAsia" w:ascii="黑体" w:eastAsia="黑体"/>
        <w:b/>
        <w:i w:val="0"/>
        <w:sz w:val="21"/>
      </w:rPr>
    </w:lvl>
    <w:lvl w:ilvl="8" w:tentative="0">
      <w:start w:val="1"/>
      <w:numFmt w:val="decimal"/>
      <w:lvlRestart w:val="5"/>
      <w:suff w:val="nothing"/>
      <w:lvlText w:val="    %9  "/>
      <w:lvlJc w:val="left"/>
      <w:pPr>
        <w:ind w:left="420" w:firstLine="0"/>
      </w:pPr>
      <w:rPr>
        <w:rFonts w:hint="eastAsia" w:ascii="黑体" w:hAnsi="华文细黑" w:eastAsia="黑体"/>
        <w:b/>
        <w:i w:val="0"/>
        <w:sz w:val="21"/>
      </w:rPr>
    </w:lvl>
  </w:abstractNum>
  <w:abstractNum w:abstractNumId="61">
    <w:nsid w:val="496E4D7B"/>
    <w:multiLevelType w:val="multilevel"/>
    <w:tmpl w:val="496E4D7B"/>
    <w:lvl w:ilvl="0" w:tentative="0">
      <w:start w:val="1"/>
      <w:numFmt w:val="none"/>
      <w:pStyle w:val="425"/>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2">
    <w:nsid w:val="49E50C71"/>
    <w:multiLevelType w:val="multilevel"/>
    <w:tmpl w:val="49E50C71"/>
    <w:lvl w:ilvl="0" w:tentative="0">
      <w:start w:val="1"/>
      <w:numFmt w:val="decimal"/>
      <w:pStyle w:val="419"/>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63">
    <w:nsid w:val="4DDCA697"/>
    <w:multiLevelType w:val="multilevel"/>
    <w:tmpl w:val="4DDCA697"/>
    <w:lvl w:ilvl="0" w:tentative="0">
      <w:start w:val="13"/>
      <w:numFmt w:val="decimal"/>
      <w:lvlText w:val="%1"/>
      <w:lvlJc w:val="left"/>
      <w:pPr>
        <w:ind w:left="432" w:hanging="432"/>
      </w:pPr>
      <w:rPr>
        <w:rFonts w:hint="default" w:ascii="黑体" w:hAnsi="黑体" w:eastAsia="黑体" w:cs="黑体"/>
        <w:sz w:val="21"/>
      </w:rPr>
    </w:lvl>
    <w:lvl w:ilvl="1" w:tentative="0">
      <w:start w:val="1"/>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64">
    <w:nsid w:val="4DDF1BEC"/>
    <w:multiLevelType w:val="multilevel"/>
    <w:tmpl w:val="4DDF1BEC"/>
    <w:lvl w:ilvl="0" w:tentative="0">
      <w:start w:val="1"/>
      <w:numFmt w:val="decimal"/>
      <w:pStyle w:val="437"/>
      <w:lvlText w:val="%1"/>
      <w:lvlJc w:val="left"/>
      <w:pPr>
        <w:ind w:left="420" w:hanging="420"/>
      </w:pPr>
      <w:rPr>
        <w:rFonts w:hint="eastAsia" w:ascii="黑体" w:hAns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55E02EF4"/>
    <w:multiLevelType w:val="multilevel"/>
    <w:tmpl w:val="55E02EF4"/>
    <w:lvl w:ilvl="0" w:tentative="0">
      <w:start w:val="1"/>
      <w:numFmt w:val="decimal"/>
      <w:pStyle w:val="281"/>
      <w:lvlText w:val="图%1"/>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6">
    <w:nsid w:val="56196125"/>
    <w:multiLevelType w:val="singleLevel"/>
    <w:tmpl w:val="56196125"/>
    <w:lvl w:ilvl="0" w:tentative="0">
      <w:start w:val="1"/>
      <w:numFmt w:val="decimal"/>
      <w:lvlText w:val="%1)"/>
      <w:lvlJc w:val="left"/>
      <w:pPr>
        <w:tabs>
          <w:tab w:val="left" w:pos="840"/>
        </w:tabs>
        <w:ind w:left="1475" w:hanging="425"/>
      </w:pPr>
      <w:rPr>
        <w:rFonts w:hint="default"/>
      </w:rPr>
    </w:lvl>
  </w:abstractNum>
  <w:abstractNum w:abstractNumId="67">
    <w:nsid w:val="57546E96"/>
    <w:multiLevelType w:val="multilevel"/>
    <w:tmpl w:val="57546E96"/>
    <w:lvl w:ilvl="0" w:tentative="0">
      <w:start w:val="1"/>
      <w:numFmt w:val="decimal"/>
      <w:pStyle w:val="382"/>
      <w:lvlText w:val="%1."/>
      <w:lvlJc w:val="left"/>
      <w:pPr>
        <w:tabs>
          <w:tab w:val="left" w:pos="425"/>
        </w:tabs>
        <w:ind w:left="425" w:hanging="425"/>
      </w:pPr>
      <w:rPr>
        <w:rFonts w:hint="eastAsia"/>
        <w:sz w:val="28"/>
        <w:szCs w:val="28"/>
      </w:rPr>
    </w:lvl>
    <w:lvl w:ilvl="1" w:tentative="0">
      <w:start w:val="1"/>
      <w:numFmt w:val="decimal"/>
      <w:lvlText w:val="%1.%2"/>
      <w:lvlJc w:val="left"/>
      <w:pPr>
        <w:tabs>
          <w:tab w:val="left" w:pos="567"/>
        </w:tabs>
        <w:ind w:left="567" w:hanging="567"/>
      </w:pPr>
      <w:rPr>
        <w:rFonts w:hint="eastAsia"/>
        <w:sz w:val="28"/>
        <w:szCs w:val="28"/>
      </w:rPr>
    </w:lvl>
    <w:lvl w:ilvl="2" w:tentative="0">
      <w:start w:val="1"/>
      <w:numFmt w:val="decimal"/>
      <w:pStyle w:val="413"/>
      <w:lvlText w:val="%1.%2.%3"/>
      <w:lvlJc w:val="left"/>
      <w:pPr>
        <w:tabs>
          <w:tab w:val="left" w:pos="709"/>
        </w:tabs>
        <w:ind w:left="709" w:hanging="709"/>
      </w:pPr>
      <w:rPr>
        <w:rFonts w:hint="eastAsia"/>
        <w:sz w:val="24"/>
        <w:szCs w:val="24"/>
      </w:rPr>
    </w:lvl>
    <w:lvl w:ilvl="3" w:tentative="0">
      <w:start w:val="1"/>
      <w:numFmt w:val="decimal"/>
      <w:pStyle w:val="321"/>
      <w:lvlText w:val="%1.%2.%3.%4."/>
      <w:lvlJc w:val="left"/>
      <w:pPr>
        <w:tabs>
          <w:tab w:val="left" w:pos="851"/>
        </w:tabs>
        <w:ind w:left="851" w:hanging="851"/>
      </w:pPr>
      <w:rPr>
        <w:rFonts w:hint="eastAsia"/>
        <w:b w:val="0"/>
        <w:i w:val="0"/>
        <w:sz w:val="24"/>
        <w:szCs w:val="24"/>
      </w:rPr>
    </w:lvl>
    <w:lvl w:ilvl="4" w:tentative="0">
      <w:start w:val="1"/>
      <w:numFmt w:val="upperLetter"/>
      <w:lvlText w:val="%5"/>
      <w:lvlJc w:val="left"/>
      <w:pPr>
        <w:tabs>
          <w:tab w:val="left" w:pos="992"/>
        </w:tabs>
        <w:ind w:left="992" w:hanging="992"/>
      </w:pPr>
      <w:rPr>
        <w:rFonts w:hint="eastAsia"/>
      </w:rPr>
    </w:lvl>
    <w:lvl w:ilvl="5" w:tentative="0">
      <w:start w:val="1"/>
      <w:numFmt w:val="upperRoman"/>
      <w:lvlText w:val="%6"/>
      <w:lvlJc w:val="left"/>
      <w:pPr>
        <w:tabs>
          <w:tab w:val="left" w:pos="1134"/>
        </w:tabs>
        <w:ind w:left="1134" w:hanging="1134"/>
      </w:pPr>
      <w:rPr>
        <w:rFonts w:hint="eastAsia"/>
      </w:rPr>
    </w:lvl>
    <w:lvl w:ilvl="6" w:tentative="0">
      <w:start w:val="1"/>
      <w:numFmt w:val="none"/>
      <w:lvlText w:val="%2"/>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8">
    <w:nsid w:val="57854CC9"/>
    <w:multiLevelType w:val="multilevel"/>
    <w:tmpl w:val="57854CC9"/>
    <w:lvl w:ilvl="0" w:tentative="0">
      <w:start w:val="1"/>
      <w:numFmt w:val="decimal"/>
      <w:pStyle w:val="478"/>
      <w:lvlText w:val="%1"/>
      <w:lvlJc w:val="left"/>
      <w:pPr>
        <w:ind w:left="425" w:hanging="425"/>
      </w:pPr>
      <w:rPr>
        <w:rFonts w:hint="eastAsia"/>
      </w:rPr>
    </w:lvl>
    <w:lvl w:ilvl="1" w:tentative="0">
      <w:start w:val="1"/>
      <w:numFmt w:val="decimal"/>
      <w:lvlText w:val="%1.%2"/>
      <w:lvlJc w:val="left"/>
      <w:pPr>
        <w:ind w:left="425" w:hanging="425"/>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1276" w:hanging="1276"/>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9">
    <w:nsid w:val="57CF671B"/>
    <w:multiLevelType w:val="multilevel"/>
    <w:tmpl w:val="57CF671B"/>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space"/>
      <w:lvlText w:val="10.8.2.%4"/>
      <w:lvlJc w:val="left"/>
      <w:pPr>
        <w:ind w:left="425" w:hanging="425"/>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0">
    <w:nsid w:val="58FE5803"/>
    <w:multiLevelType w:val="multilevel"/>
    <w:tmpl w:val="58FE5803"/>
    <w:lvl w:ilvl="0" w:tentative="0">
      <w:start w:val="1"/>
      <w:numFmt w:val="decimal"/>
      <w:lvlText w:val="%1)"/>
      <w:lvlJc w:val="left"/>
      <w:pPr>
        <w:ind w:left="840" w:hanging="420"/>
      </w:pPr>
      <w:rPr>
        <w:rFonts w:hint="default"/>
      </w:rPr>
    </w:lvl>
    <w:lvl w:ilvl="1" w:tentative="0">
      <w:start w:val="1"/>
      <w:numFmt w:val="bullet"/>
      <w:lvlText w:val=""/>
      <w:lvlJc w:val="left"/>
      <w:pPr>
        <w:ind w:left="1260" w:hanging="420"/>
      </w:pPr>
      <w:rPr>
        <w:rFonts w:hint="default" w:ascii="Wingdings" w:hAnsi="Wingdings"/>
      </w:rPr>
    </w:lvl>
    <w:lvl w:ilvl="2" w:tentative="0">
      <w:start w:val="1"/>
      <w:numFmt w:val="decimal"/>
      <w:pStyle w:val="139"/>
      <w:lvlText w:val="(%3)"/>
      <w:lvlJc w:val="left"/>
      <w:pPr>
        <w:ind w:left="1680" w:hanging="420"/>
      </w:pPr>
      <w:rPr>
        <w:rFonts w:hint="default"/>
        <w:sz w:val="21"/>
        <w:szCs w:val="21"/>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1">
    <w:nsid w:val="59206583"/>
    <w:multiLevelType w:val="multilevel"/>
    <w:tmpl w:val="59206583"/>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nothing"/>
      <w:lvlText w:val="10.6.1.%4 "/>
      <w:lvlJc w:val="left"/>
      <w:pPr>
        <w:ind w:left="425" w:hanging="425"/>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2">
    <w:nsid w:val="5AE1A57D"/>
    <w:multiLevelType w:val="singleLevel"/>
    <w:tmpl w:val="5AE1A57D"/>
    <w:lvl w:ilvl="0" w:tentative="0">
      <w:start w:val="1"/>
      <w:numFmt w:val="lowerLetter"/>
      <w:lvlText w:val="%1)"/>
      <w:lvlJc w:val="left"/>
      <w:pPr>
        <w:tabs>
          <w:tab w:val="left" w:pos="840"/>
        </w:tabs>
        <w:ind w:left="845" w:hanging="425"/>
      </w:pPr>
      <w:rPr>
        <w:rFonts w:hint="default"/>
      </w:rPr>
    </w:lvl>
  </w:abstractNum>
  <w:abstractNum w:abstractNumId="73">
    <w:nsid w:val="5C3C318C"/>
    <w:multiLevelType w:val="multilevel"/>
    <w:tmpl w:val="5C3C318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pStyle w:val="302"/>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4">
    <w:nsid w:val="5CF85D73"/>
    <w:multiLevelType w:val="multilevel"/>
    <w:tmpl w:val="5CF85D73"/>
    <w:lvl w:ilvl="0" w:tentative="0">
      <w:start w:val="1"/>
      <w:numFmt w:val="bullet"/>
      <w:pStyle w:val="232"/>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5">
    <w:nsid w:val="608B7C79"/>
    <w:multiLevelType w:val="multilevel"/>
    <w:tmpl w:val="608B7C79"/>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space"/>
      <w:lvlText w:val="9.2.2.%4"/>
      <w:lvlJc w:val="left"/>
      <w:pPr>
        <w:ind w:left="0" w:firstLine="0"/>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6">
    <w:nsid w:val="60C831D4"/>
    <w:multiLevelType w:val="multilevel"/>
    <w:tmpl w:val="60C831D4"/>
    <w:lvl w:ilvl="0" w:tentative="0">
      <w:start w:val="1"/>
      <w:numFmt w:val="decimal"/>
      <w:pStyle w:val="211"/>
      <w:lvlText w:val="7.%1"/>
      <w:lvlJc w:val="left"/>
      <w:pPr>
        <w:ind w:left="840" w:hanging="420"/>
      </w:pPr>
      <w:rPr>
        <w:rFonts w:hint="eastAsia"/>
      </w:rPr>
    </w:lvl>
    <w:lvl w:ilvl="1" w:tentative="0">
      <w:start w:val="1"/>
      <w:numFmt w:val="lowerLetter"/>
      <w:lvlText w:val="%2)"/>
      <w:lvlJc w:val="left"/>
      <w:pPr>
        <w:ind w:left="1260" w:hanging="4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7">
    <w:nsid w:val="615F3963"/>
    <w:multiLevelType w:val="multilevel"/>
    <w:tmpl w:val="615F3963"/>
    <w:lvl w:ilvl="0" w:tentative="0">
      <w:start w:val="1"/>
      <w:numFmt w:val="bullet"/>
      <w:pStyle w:val="433"/>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pStyle w:val="273"/>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8">
    <w:nsid w:val="61F5415D"/>
    <w:multiLevelType w:val="multilevel"/>
    <w:tmpl w:val="61F5415D"/>
    <w:lvl w:ilvl="0" w:tentative="0">
      <w:start w:val="1"/>
      <w:numFmt w:val="upperLetter"/>
      <w:lvlText w:val="Annex %1"/>
      <w:lvlJc w:val="left"/>
      <w:pPr>
        <w:tabs>
          <w:tab w:val="left" w:pos="1080"/>
        </w:tabs>
        <w:ind w:left="432" w:hanging="432"/>
      </w:pPr>
      <w:rPr>
        <w:rFonts w:hint="eastAsia" w:ascii="宋体" w:eastAsia="宋体"/>
        <w:b/>
        <w:i w:val="0"/>
        <w:caps w:val="0"/>
        <w:sz w:val="21"/>
      </w:rPr>
    </w:lvl>
    <w:lvl w:ilvl="1" w:tentative="0">
      <w:start w:val="1"/>
      <w:numFmt w:val="decimal"/>
      <w:pStyle w:val="440"/>
      <w:lvlText w:val="%1%2"/>
      <w:lvlJc w:val="left"/>
      <w:pPr>
        <w:tabs>
          <w:tab w:val="left" w:pos="680"/>
        </w:tabs>
        <w:ind w:left="680" w:hanging="680"/>
      </w:pPr>
      <w:rPr>
        <w:rFonts w:hint="default" w:ascii="CG Times" w:hAnsi="Coronet"/>
        <w:b/>
        <w:i w:val="0"/>
        <w:sz w:val="21"/>
      </w:rPr>
    </w:lvl>
    <w:lvl w:ilvl="2" w:tentative="0">
      <w:start w:val="1"/>
      <w:numFmt w:val="decimal"/>
      <w:pStyle w:val="268"/>
      <w:lvlText w:val="%1%2.%3"/>
      <w:lvlJc w:val="left"/>
      <w:pPr>
        <w:tabs>
          <w:tab w:val="left" w:pos="454"/>
        </w:tabs>
        <w:ind w:left="454" w:hanging="454"/>
      </w:pPr>
      <w:rPr>
        <w:rFonts w:hint="eastAsia"/>
        <w:b/>
        <w:i w:val="0"/>
        <w:sz w:val="21"/>
      </w:rPr>
    </w:lvl>
    <w:lvl w:ilvl="3" w:tentative="0">
      <w:start w:val="1"/>
      <w:numFmt w:val="decimal"/>
      <w:pStyle w:val="371"/>
      <w:lvlText w:val="%1%2.%3.%4"/>
      <w:lvlJc w:val="left"/>
      <w:pPr>
        <w:tabs>
          <w:tab w:val="left" w:pos="1134"/>
        </w:tabs>
        <w:ind w:left="1134" w:hanging="1134"/>
      </w:pPr>
      <w:rPr>
        <w:rFonts w:hint="eastAsia" w:ascii="宋体" w:eastAsia="宋体"/>
        <w:b/>
        <w:i w:val="0"/>
        <w:spacing w:val="0"/>
        <w:sz w:val="21"/>
      </w:rPr>
    </w:lvl>
    <w:lvl w:ilvl="4" w:tentative="0">
      <w:start w:val="1"/>
      <w:numFmt w:val="decimal"/>
      <w:lvlText w:val="%1%2.%3.%4.%5"/>
      <w:lvlJc w:val="left"/>
      <w:pPr>
        <w:tabs>
          <w:tab w:val="left" w:pos="1474"/>
        </w:tabs>
        <w:ind w:left="1474" w:hanging="1474"/>
      </w:pPr>
      <w:rPr>
        <w:rFonts w:hint="eastAsia" w:ascii="宋体" w:eastAsia="宋体"/>
        <w:b/>
        <w:i w:val="0"/>
        <w:spacing w:val="0"/>
        <w:sz w:val="21"/>
      </w:rPr>
    </w:lvl>
    <w:lvl w:ilvl="5" w:tentative="0">
      <w:start w:val="1"/>
      <w:numFmt w:val="decimal"/>
      <w:lvlText w:val="%1.%2.%3.%4.%5.%6"/>
      <w:lvlJc w:val="left"/>
      <w:pPr>
        <w:tabs>
          <w:tab w:val="left" w:pos="1152"/>
        </w:tabs>
        <w:ind w:left="1152" w:hanging="1152"/>
      </w:pPr>
      <w:rPr>
        <w:rFonts w:hint="eastAsia"/>
      </w:rPr>
    </w:lvl>
    <w:lvl w:ilvl="6" w:tentative="0">
      <w:start w:val="1"/>
      <w:numFmt w:val="bullet"/>
      <w:lvlText w:val=""/>
      <w:lvlJc w:val="left"/>
      <w:pPr>
        <w:tabs>
          <w:tab w:val="left" w:pos="907"/>
        </w:tabs>
        <w:ind w:left="907" w:hanging="453"/>
      </w:pPr>
      <w:rPr>
        <w:rFonts w:hint="default" w:ascii="Wingdings" w:hAnsi="Wingdings"/>
        <w:sz w:val="16"/>
      </w:rPr>
    </w:lvl>
    <w:lvl w:ilvl="7" w:tentative="0">
      <w:start w:val="1"/>
      <w:numFmt w:val="bullet"/>
      <w:lvlText w:val=""/>
      <w:lvlJc w:val="left"/>
      <w:pPr>
        <w:tabs>
          <w:tab w:val="left" w:pos="1361"/>
        </w:tabs>
        <w:ind w:left="1361" w:hanging="454"/>
      </w:pPr>
      <w:rPr>
        <w:rFonts w:hint="default" w:ascii="Symbol" w:hAnsi="Symbol"/>
        <w:color w:val="auto"/>
      </w:rPr>
    </w:lvl>
    <w:lvl w:ilvl="8" w:tentative="0">
      <w:start w:val="1"/>
      <w:numFmt w:val="decimal"/>
      <w:lvlText w:val="%1.%2.%3.%4.%5.%6.%7.%8.%9"/>
      <w:lvlJc w:val="left"/>
      <w:pPr>
        <w:tabs>
          <w:tab w:val="left" w:pos="1584"/>
        </w:tabs>
        <w:ind w:left="1584" w:hanging="1584"/>
      </w:pPr>
      <w:rPr>
        <w:rFonts w:hint="eastAsia"/>
      </w:rPr>
    </w:lvl>
  </w:abstractNum>
  <w:abstractNum w:abstractNumId="79">
    <w:nsid w:val="6366181F"/>
    <w:multiLevelType w:val="singleLevel"/>
    <w:tmpl w:val="6366181F"/>
    <w:lvl w:ilvl="0" w:tentative="0">
      <w:start w:val="1"/>
      <w:numFmt w:val="lowerLetter"/>
      <w:lvlText w:val="%1)"/>
      <w:lvlJc w:val="left"/>
      <w:pPr>
        <w:tabs>
          <w:tab w:val="left" w:pos="420"/>
        </w:tabs>
        <w:ind w:left="425" w:hanging="425"/>
      </w:pPr>
      <w:rPr>
        <w:rFonts w:hint="default"/>
      </w:rPr>
    </w:lvl>
  </w:abstractNum>
  <w:abstractNum w:abstractNumId="80">
    <w:nsid w:val="651D525D"/>
    <w:multiLevelType w:val="multilevel"/>
    <w:tmpl w:val="651D525D"/>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space"/>
      <w:lvlText w:val="9.3.1.%4"/>
      <w:lvlJc w:val="left"/>
      <w:pPr>
        <w:ind w:left="425" w:hanging="425"/>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81">
    <w:nsid w:val="656E7BB8"/>
    <w:multiLevelType w:val="multilevel"/>
    <w:tmpl w:val="656E7BB8"/>
    <w:lvl w:ilvl="0" w:tentative="0">
      <w:start w:val="1"/>
      <w:numFmt w:val="none"/>
      <w:pStyle w:val="263"/>
      <w:suff w:val="nothing"/>
      <w:lvlText w:val=""/>
      <w:lvlJc w:val="left"/>
      <w:pPr>
        <w:ind w:left="0" w:firstLine="0"/>
      </w:pPr>
      <w:rPr>
        <w:rFonts w:hint="eastAsia" w:ascii="黑体" w:hAnsi="Times New Roman" w:eastAsia="黑体"/>
        <w:b/>
        <w:i w:val="0"/>
        <w:sz w:val="28"/>
      </w:rPr>
    </w:lvl>
    <w:lvl w:ilvl="1" w:tentative="0">
      <w:start w:val="1"/>
      <w:numFmt w:val="decimal"/>
      <w:pStyle w:val="202"/>
      <w:lvlText w:val="%1%2"/>
      <w:lvlJc w:val="left"/>
      <w:pPr>
        <w:tabs>
          <w:tab w:val="left" w:pos="360"/>
        </w:tabs>
        <w:ind w:left="0" w:firstLine="0"/>
      </w:pPr>
      <w:rPr>
        <w:rFonts w:hint="eastAsia" w:ascii="黑体" w:hAnsi="Times New Roman" w:eastAsia="黑体"/>
        <w:b/>
        <w:i w:val="0"/>
        <w:sz w:val="20"/>
      </w:rPr>
    </w:lvl>
    <w:lvl w:ilvl="2" w:tentative="0">
      <w:start w:val="1"/>
      <w:numFmt w:val="decimal"/>
      <w:pStyle w:val="201"/>
      <w:lvlText w:val="%1%2.%3"/>
      <w:lvlJc w:val="left"/>
      <w:pPr>
        <w:tabs>
          <w:tab w:val="left" w:pos="720"/>
        </w:tabs>
        <w:ind w:left="0" w:firstLine="0"/>
      </w:pPr>
      <w:rPr>
        <w:rFonts w:hint="eastAsia" w:ascii="黑体" w:hAnsi="Times New Roman" w:eastAsia="黑体"/>
        <w:b/>
        <w:i w:val="0"/>
        <w:sz w:val="21"/>
      </w:rPr>
    </w:lvl>
    <w:lvl w:ilvl="3" w:tentative="0">
      <w:start w:val="1"/>
      <w:numFmt w:val="decimal"/>
      <w:pStyle w:val="348"/>
      <w:lvlText w:val="%1%2.%3.%4"/>
      <w:lvlJc w:val="left"/>
      <w:pPr>
        <w:tabs>
          <w:tab w:val="left" w:pos="720"/>
        </w:tabs>
        <w:ind w:left="0" w:firstLine="0"/>
      </w:pPr>
      <w:rPr>
        <w:rFonts w:hint="eastAsia" w:ascii="黑体" w:hAnsi="Times New Roman" w:eastAsia="黑体"/>
        <w:b/>
        <w:i w:val="0"/>
        <w:sz w:val="21"/>
      </w:rPr>
    </w:lvl>
    <w:lvl w:ilvl="4" w:tentative="0">
      <w:start w:val="1"/>
      <w:numFmt w:val="decimal"/>
      <w:pStyle w:val="347"/>
      <w:lvlText w:val="%2.%3.%4.%5"/>
      <w:lvlJc w:val="left"/>
      <w:pPr>
        <w:tabs>
          <w:tab w:val="left" w:pos="1080"/>
        </w:tabs>
        <w:ind w:left="0" w:firstLine="0"/>
      </w:pPr>
      <w:rPr>
        <w:rFonts w:hint="eastAsia" w:ascii="黑体" w:hAnsi="Times New Roman" w:eastAsia="黑体"/>
        <w:b/>
        <w:i w:val="0"/>
        <w:sz w:val="21"/>
      </w:rPr>
    </w:lvl>
    <w:lvl w:ilvl="5" w:tentative="0">
      <w:start w:val="1"/>
      <w:numFmt w:val="decimal"/>
      <w:pStyle w:val="346"/>
      <w:lvlText w:val="%2.%3.%4.%5.%6"/>
      <w:lvlJc w:val="left"/>
      <w:pPr>
        <w:tabs>
          <w:tab w:val="left" w:pos="1021"/>
        </w:tabs>
        <w:ind w:left="1021" w:hanging="1021"/>
      </w:pPr>
      <w:rPr>
        <w:rFonts w:hint="eastAsia" w:ascii="黑体" w:hAnsi="Times New Roman" w:eastAsia="黑体"/>
        <w:b/>
        <w:i w:val="0"/>
        <w:sz w:val="21"/>
      </w:rPr>
    </w:lvl>
    <w:lvl w:ilvl="6" w:tentative="0">
      <w:start w:val="1"/>
      <w:numFmt w:val="decimal"/>
      <w:lvlRestart w:val="5"/>
      <w:pStyle w:val="345"/>
      <w:lvlText w:val="%2.%3.%4.%5.%6.%7"/>
      <w:lvlJc w:val="left"/>
      <w:pPr>
        <w:tabs>
          <w:tab w:val="left" w:pos="1440"/>
        </w:tabs>
        <w:ind w:left="0" w:firstLine="0"/>
      </w:pPr>
      <w:rPr>
        <w:rFonts w:hint="eastAsia" w:ascii="黑体" w:hAnsi="Times New Roman" w:eastAsia="黑体"/>
        <w:b/>
        <w:i w:val="0"/>
        <w:sz w:val="21"/>
      </w:rPr>
    </w:lvl>
    <w:lvl w:ilvl="7" w:tentative="0">
      <w:start w:val="1"/>
      <w:numFmt w:val="decimal"/>
      <w:lvlRestart w:val="5"/>
      <w:lvlText w:val="图 %2.0.%5 -%8"/>
      <w:lvlJc w:val="left"/>
      <w:pPr>
        <w:tabs>
          <w:tab w:val="left" w:pos="1440"/>
        </w:tabs>
        <w:ind w:left="0" w:firstLine="0"/>
      </w:pPr>
      <w:rPr>
        <w:rFonts w:hint="eastAsia" w:ascii="黑体" w:eastAsia="黑体"/>
        <w:b/>
        <w:i w:val="0"/>
        <w:sz w:val="21"/>
      </w:rPr>
    </w:lvl>
    <w:lvl w:ilvl="8" w:tentative="0">
      <w:start w:val="1"/>
      <w:numFmt w:val="decimal"/>
      <w:lvlRestart w:val="6"/>
      <w:lvlText w:val="      %9)"/>
      <w:lvlJc w:val="left"/>
      <w:pPr>
        <w:tabs>
          <w:tab w:val="left" w:pos="1080"/>
        </w:tabs>
        <w:ind w:left="0" w:firstLine="0"/>
      </w:pPr>
      <w:rPr>
        <w:rFonts w:hint="eastAsia" w:ascii="黑体" w:hAnsi="华文细黑" w:eastAsia="黑体"/>
        <w:b/>
        <w:i w:val="0"/>
        <w:sz w:val="21"/>
      </w:rPr>
    </w:lvl>
  </w:abstractNum>
  <w:abstractNum w:abstractNumId="82">
    <w:nsid w:val="657D3FBC"/>
    <w:multiLevelType w:val="multilevel"/>
    <w:tmpl w:val="657D3FBC"/>
    <w:lvl w:ilvl="0" w:tentative="0">
      <w:start w:val="1"/>
      <w:numFmt w:val="upperLetter"/>
      <w:suff w:val="nothing"/>
      <w:lvlText w:val="附录  %1"/>
      <w:lvlJc w:val="left"/>
      <w:pPr>
        <w:ind w:left="0" w:firstLine="0"/>
      </w:pPr>
      <w:rPr>
        <w:rFonts w:hint="eastAsia" w:ascii="黑体" w:hAnsi="Times New Roman" w:eastAsia="黑体"/>
        <w:b/>
        <w:i w:val="0"/>
        <w:sz w:val="21"/>
      </w:rPr>
    </w:lvl>
    <w:lvl w:ilvl="1" w:tentative="0">
      <w:start w:val="1"/>
      <w:numFmt w:val="decimal"/>
      <w:pStyle w:val="267"/>
      <w:suff w:val="nothing"/>
      <w:lvlText w:val="%1.%2　"/>
      <w:lvlJc w:val="left"/>
      <w:pPr>
        <w:ind w:left="0" w:firstLine="0"/>
      </w:pPr>
      <w:rPr>
        <w:rFonts w:hint="eastAsia" w:ascii="黑体" w:hAnsi="Times New Roman" w:eastAsia="黑体"/>
        <w:b/>
        <w:i w:val="0"/>
        <w:snapToGrid/>
        <w:spacing w:val="0"/>
        <w:w w:val="100"/>
        <w:kern w:val="21"/>
        <w:sz w:val="21"/>
      </w:rPr>
    </w:lvl>
    <w:lvl w:ilvl="2" w:tentative="0">
      <w:start w:val="1"/>
      <w:numFmt w:val="decimal"/>
      <w:pStyle w:val="436"/>
      <w:suff w:val="nothing"/>
      <w:lvlText w:val="%1.%2.%3　"/>
      <w:lvlJc w:val="left"/>
      <w:pPr>
        <w:ind w:left="0" w:firstLine="0"/>
      </w:pPr>
      <w:rPr>
        <w:rFonts w:hint="eastAsia" w:ascii="黑体" w:hAnsi="Times New Roman" w:eastAsia="黑体"/>
        <w:b/>
        <w:i w:val="0"/>
        <w:sz w:val="21"/>
      </w:rPr>
    </w:lvl>
    <w:lvl w:ilvl="3" w:tentative="0">
      <w:start w:val="1"/>
      <w:numFmt w:val="decimal"/>
      <w:pStyle w:val="454"/>
      <w:suff w:val="nothing"/>
      <w:lvlText w:val="%1.%2.%3.%4　"/>
      <w:lvlJc w:val="left"/>
      <w:pPr>
        <w:ind w:left="0" w:firstLine="0"/>
      </w:pPr>
      <w:rPr>
        <w:rFonts w:hint="eastAsia" w:ascii="黑体" w:hAnsi="Times New Roman" w:eastAsia="黑体"/>
        <w:b/>
        <w:i w:val="0"/>
        <w:sz w:val="21"/>
      </w:rPr>
    </w:lvl>
    <w:lvl w:ilvl="4" w:tentative="0">
      <w:start w:val="1"/>
      <w:numFmt w:val="decimal"/>
      <w:pStyle w:val="453"/>
      <w:suff w:val="nothing"/>
      <w:lvlText w:val="%1.%2.%3.%4.%5　"/>
      <w:lvlJc w:val="left"/>
      <w:pPr>
        <w:ind w:left="0" w:firstLine="0"/>
      </w:pPr>
      <w:rPr>
        <w:rFonts w:hint="eastAsia" w:ascii="黑体" w:hAnsi="Times New Roman" w:eastAsia="黑体"/>
        <w:b/>
        <w:i w:val="0"/>
        <w:sz w:val="21"/>
      </w:rPr>
    </w:lvl>
    <w:lvl w:ilvl="5" w:tentative="0">
      <w:start w:val="1"/>
      <w:numFmt w:val="decimal"/>
      <w:pStyle w:val="469"/>
      <w:suff w:val="nothing"/>
      <w:lvlText w:val="%1.%2.%3.%4.%5.%6　"/>
      <w:lvlJc w:val="left"/>
      <w:pPr>
        <w:ind w:left="0" w:firstLine="0"/>
      </w:pPr>
      <w:rPr>
        <w:rFonts w:hint="eastAsia" w:ascii="黑体" w:hAnsi="Times New Roman" w:eastAsia="黑体"/>
        <w:b/>
        <w:i w:val="0"/>
        <w:sz w:val="21"/>
      </w:rPr>
    </w:lvl>
    <w:lvl w:ilvl="6" w:tentative="0">
      <w:start w:val="1"/>
      <w:numFmt w:val="decimal"/>
      <w:pStyle w:val="484"/>
      <w:suff w:val="nothing"/>
      <w:lvlText w:val="%1.%2.%3.%4.%5.%6.%7　"/>
      <w:lvlJc w:val="left"/>
      <w:pPr>
        <w:ind w:left="0" w:firstLine="0"/>
      </w:pPr>
      <w:rPr>
        <w:rFonts w:hint="eastAsia" w:ascii="黑体" w:hAnsi="Times New Roman" w:eastAsia="黑体"/>
        <w:b/>
        <w:i w:val="0"/>
        <w:sz w:val="21"/>
      </w:rPr>
    </w:lvl>
    <w:lvl w:ilvl="7" w:tentative="0">
      <w:start w:val="1"/>
      <w:numFmt w:val="none"/>
      <w:lvlRestart w:val="1"/>
      <w:lvlText w:val="表 %1."/>
      <w:lvlJc w:val="left"/>
      <w:pPr>
        <w:tabs>
          <w:tab w:val="left" w:pos="720"/>
        </w:tabs>
        <w:ind w:left="0" w:firstLine="0"/>
      </w:pPr>
      <w:rPr>
        <w:rFonts w:hint="eastAsia" w:ascii="黑体" w:eastAsia="黑体"/>
        <w:b/>
        <w:i w:val="0"/>
        <w:sz w:val="20"/>
      </w:rPr>
    </w:lvl>
    <w:lvl w:ilvl="8" w:tentative="0">
      <w:start w:val="1"/>
      <w:numFmt w:val="none"/>
      <w:lvlRestart w:val="1"/>
      <w:lvlText w:val="图 %1."/>
      <w:lvlJc w:val="left"/>
      <w:pPr>
        <w:tabs>
          <w:tab w:val="left" w:pos="720"/>
        </w:tabs>
        <w:ind w:left="0" w:firstLine="0"/>
      </w:pPr>
      <w:rPr>
        <w:rFonts w:hint="eastAsia" w:ascii="黑体" w:eastAsia="黑体"/>
        <w:b/>
        <w:i w:val="0"/>
        <w:sz w:val="20"/>
      </w:rPr>
    </w:lvl>
  </w:abstractNum>
  <w:abstractNum w:abstractNumId="83">
    <w:nsid w:val="673F1CB1"/>
    <w:multiLevelType w:val="multilevel"/>
    <w:tmpl w:val="673F1CB1"/>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space"/>
      <w:lvlText w:val="9.5.2.%4"/>
      <w:lvlJc w:val="left"/>
      <w:pPr>
        <w:ind w:left="425" w:hanging="425"/>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84">
    <w:nsid w:val="6924F327"/>
    <w:multiLevelType w:val="singleLevel"/>
    <w:tmpl w:val="6924F327"/>
    <w:lvl w:ilvl="0" w:tentative="0">
      <w:start w:val="1"/>
      <w:numFmt w:val="lowerLetter"/>
      <w:lvlText w:val="%1)"/>
      <w:lvlJc w:val="left"/>
      <w:pPr>
        <w:tabs>
          <w:tab w:val="left" w:pos="420"/>
        </w:tabs>
        <w:ind w:left="425" w:hanging="425"/>
      </w:pPr>
      <w:rPr>
        <w:rFonts w:hint="default"/>
      </w:rPr>
    </w:lvl>
  </w:abstractNum>
  <w:abstractNum w:abstractNumId="85">
    <w:nsid w:val="695334CC"/>
    <w:multiLevelType w:val="multilevel"/>
    <w:tmpl w:val="695334CC"/>
    <w:lvl w:ilvl="0" w:tentative="0">
      <w:start w:val="1"/>
      <w:numFmt w:val="lowerLetter"/>
      <w:lvlText w:val="%1)"/>
      <w:lvlJc w:val="left"/>
      <w:pPr>
        <w:ind w:left="839" w:hanging="419"/>
      </w:pPr>
      <w:rPr>
        <w:rFonts w:hint="default" w:ascii="黑体" w:hAnsi="黑体" w:eastAsia="黑体" w:cs="黑体"/>
        <w:b w:val="0"/>
        <w:i w:val="0"/>
        <w:sz w:val="21"/>
        <w:szCs w:val="21"/>
      </w:rPr>
    </w:lvl>
    <w:lvl w:ilvl="1" w:tentative="0">
      <w:start w:val="1"/>
      <w:numFmt w:val="decimal"/>
      <w:lvlText w:val="%2)"/>
      <w:lvlJc w:val="left"/>
      <w:pPr>
        <w:tabs>
          <w:tab w:val="left" w:pos="9660"/>
        </w:tabs>
        <w:ind w:left="1259" w:hanging="419"/>
      </w:pPr>
      <w:rPr>
        <w:rFonts w:hint="default" w:ascii="黑体" w:hAnsi="黑体" w:eastAsia="黑体" w:cs="黑体"/>
        <w:sz w:val="21"/>
        <w:szCs w:val="21"/>
      </w:rPr>
    </w:lvl>
    <w:lvl w:ilvl="2" w:tentative="0">
      <w:start w:val="1"/>
      <w:numFmt w:val="decimal"/>
      <w:lvlText w:val="(%3)"/>
      <w:lvlJc w:val="left"/>
      <w:pPr>
        <w:tabs>
          <w:tab w:val="left" w:pos="8400"/>
        </w:tabs>
        <w:ind w:left="10499" w:hanging="420"/>
      </w:pPr>
      <w:rPr>
        <w:rFonts w:hint="eastAsia" w:ascii="宋体" w:eastAsia="宋体"/>
        <w:b w:val="0"/>
        <w:i w:val="0"/>
        <w:sz w:val="21"/>
        <w:szCs w:val="21"/>
      </w:rPr>
    </w:lvl>
    <w:lvl w:ilvl="3" w:tentative="0">
      <w:start w:val="1"/>
      <w:numFmt w:val="decimal"/>
      <w:lvlText w:val="%4."/>
      <w:lvlJc w:val="left"/>
      <w:pPr>
        <w:tabs>
          <w:tab w:val="left" w:pos="10500"/>
        </w:tabs>
        <w:ind w:left="10919" w:hanging="419"/>
      </w:pPr>
      <w:rPr>
        <w:rFonts w:hint="eastAsia"/>
      </w:rPr>
    </w:lvl>
    <w:lvl w:ilvl="4" w:tentative="0">
      <w:start w:val="1"/>
      <w:numFmt w:val="lowerLetter"/>
      <w:lvlText w:val="%5)"/>
      <w:lvlJc w:val="left"/>
      <w:pPr>
        <w:tabs>
          <w:tab w:val="left" w:pos="10920"/>
        </w:tabs>
        <w:ind w:left="11339" w:hanging="419"/>
      </w:pPr>
      <w:rPr>
        <w:rFonts w:hint="eastAsia"/>
      </w:rPr>
    </w:lvl>
    <w:lvl w:ilvl="5" w:tentative="0">
      <w:start w:val="1"/>
      <w:numFmt w:val="lowerRoman"/>
      <w:lvlText w:val="%6."/>
      <w:lvlJc w:val="right"/>
      <w:pPr>
        <w:tabs>
          <w:tab w:val="left" w:pos="11340"/>
        </w:tabs>
        <w:ind w:left="11759" w:hanging="419"/>
      </w:pPr>
      <w:rPr>
        <w:rFonts w:hint="eastAsia"/>
      </w:rPr>
    </w:lvl>
    <w:lvl w:ilvl="6" w:tentative="0">
      <w:start w:val="1"/>
      <w:numFmt w:val="decimal"/>
      <w:lvlText w:val="%7."/>
      <w:lvlJc w:val="left"/>
      <w:pPr>
        <w:tabs>
          <w:tab w:val="left" w:pos="11760"/>
        </w:tabs>
        <w:ind w:left="12179" w:hanging="419"/>
      </w:pPr>
      <w:rPr>
        <w:rFonts w:hint="eastAsia"/>
      </w:rPr>
    </w:lvl>
    <w:lvl w:ilvl="7" w:tentative="0">
      <w:start w:val="1"/>
      <w:numFmt w:val="lowerLetter"/>
      <w:lvlText w:val="%8)"/>
      <w:lvlJc w:val="left"/>
      <w:pPr>
        <w:tabs>
          <w:tab w:val="left" w:pos="12180"/>
        </w:tabs>
        <w:ind w:left="12599" w:hanging="419"/>
      </w:pPr>
      <w:rPr>
        <w:rFonts w:hint="eastAsia"/>
      </w:rPr>
    </w:lvl>
    <w:lvl w:ilvl="8" w:tentative="0">
      <w:start w:val="1"/>
      <w:numFmt w:val="lowerRoman"/>
      <w:lvlText w:val="%9."/>
      <w:lvlJc w:val="right"/>
      <w:pPr>
        <w:tabs>
          <w:tab w:val="left" w:pos="12600"/>
        </w:tabs>
        <w:ind w:left="13019" w:hanging="419"/>
      </w:pPr>
      <w:rPr>
        <w:rFonts w:hint="eastAsia"/>
      </w:rPr>
    </w:lvl>
  </w:abstractNum>
  <w:abstractNum w:abstractNumId="86">
    <w:nsid w:val="6ACC2505"/>
    <w:multiLevelType w:val="multilevel"/>
    <w:tmpl w:val="6ACC2505"/>
    <w:lvl w:ilvl="0" w:tentative="0">
      <w:start w:val="1"/>
      <w:numFmt w:val="lowerLetter"/>
      <w:lvlText w:val="%1)"/>
      <w:lvlJc w:val="left"/>
      <w:pPr>
        <w:ind w:left="839" w:hanging="419"/>
      </w:pPr>
      <w:rPr>
        <w:rFonts w:hint="default" w:ascii="黑体" w:hAnsi="黑体" w:eastAsia="黑体" w:cs="黑体"/>
        <w:b w:val="0"/>
        <w:i w:val="0"/>
        <w:sz w:val="21"/>
        <w:szCs w:val="21"/>
      </w:rPr>
    </w:lvl>
    <w:lvl w:ilvl="1" w:tentative="0">
      <w:start w:val="1"/>
      <w:numFmt w:val="decimal"/>
      <w:lvlText w:val="%2)"/>
      <w:lvlJc w:val="left"/>
      <w:pPr>
        <w:tabs>
          <w:tab w:val="left" w:pos="9660"/>
        </w:tabs>
        <w:ind w:left="1259" w:hanging="419"/>
      </w:pPr>
      <w:rPr>
        <w:rFonts w:hint="default" w:ascii="黑体" w:hAnsi="黑体" w:eastAsia="黑体" w:cs="黑体"/>
        <w:sz w:val="21"/>
        <w:szCs w:val="21"/>
      </w:rPr>
    </w:lvl>
    <w:lvl w:ilvl="2" w:tentative="0">
      <w:start w:val="1"/>
      <w:numFmt w:val="decimal"/>
      <w:lvlText w:val="(%3)"/>
      <w:lvlJc w:val="left"/>
      <w:pPr>
        <w:tabs>
          <w:tab w:val="left" w:pos="8400"/>
        </w:tabs>
        <w:ind w:left="10499" w:hanging="420"/>
      </w:pPr>
      <w:rPr>
        <w:rFonts w:hint="eastAsia" w:ascii="宋体" w:eastAsia="宋体"/>
        <w:b w:val="0"/>
        <w:i w:val="0"/>
        <w:sz w:val="21"/>
        <w:szCs w:val="21"/>
      </w:rPr>
    </w:lvl>
    <w:lvl w:ilvl="3" w:tentative="0">
      <w:start w:val="1"/>
      <w:numFmt w:val="decimal"/>
      <w:lvlText w:val="%4."/>
      <w:lvlJc w:val="left"/>
      <w:pPr>
        <w:tabs>
          <w:tab w:val="left" w:pos="10500"/>
        </w:tabs>
        <w:ind w:left="10919" w:hanging="419"/>
      </w:pPr>
      <w:rPr>
        <w:rFonts w:hint="eastAsia"/>
      </w:rPr>
    </w:lvl>
    <w:lvl w:ilvl="4" w:tentative="0">
      <w:start w:val="1"/>
      <w:numFmt w:val="lowerLetter"/>
      <w:lvlText w:val="%5)"/>
      <w:lvlJc w:val="left"/>
      <w:pPr>
        <w:tabs>
          <w:tab w:val="left" w:pos="10920"/>
        </w:tabs>
        <w:ind w:left="11339" w:hanging="419"/>
      </w:pPr>
      <w:rPr>
        <w:rFonts w:hint="eastAsia"/>
      </w:rPr>
    </w:lvl>
    <w:lvl w:ilvl="5" w:tentative="0">
      <w:start w:val="1"/>
      <w:numFmt w:val="lowerRoman"/>
      <w:lvlText w:val="%6."/>
      <w:lvlJc w:val="right"/>
      <w:pPr>
        <w:tabs>
          <w:tab w:val="left" w:pos="11340"/>
        </w:tabs>
        <w:ind w:left="11759" w:hanging="419"/>
      </w:pPr>
      <w:rPr>
        <w:rFonts w:hint="eastAsia"/>
      </w:rPr>
    </w:lvl>
    <w:lvl w:ilvl="6" w:tentative="0">
      <w:start w:val="1"/>
      <w:numFmt w:val="decimal"/>
      <w:lvlText w:val="%7."/>
      <w:lvlJc w:val="left"/>
      <w:pPr>
        <w:tabs>
          <w:tab w:val="left" w:pos="11760"/>
        </w:tabs>
        <w:ind w:left="12179" w:hanging="419"/>
      </w:pPr>
      <w:rPr>
        <w:rFonts w:hint="eastAsia"/>
      </w:rPr>
    </w:lvl>
    <w:lvl w:ilvl="7" w:tentative="0">
      <w:start w:val="1"/>
      <w:numFmt w:val="lowerLetter"/>
      <w:lvlText w:val="%8)"/>
      <w:lvlJc w:val="left"/>
      <w:pPr>
        <w:tabs>
          <w:tab w:val="left" w:pos="12180"/>
        </w:tabs>
        <w:ind w:left="12599" w:hanging="419"/>
      </w:pPr>
      <w:rPr>
        <w:rFonts w:hint="eastAsia"/>
      </w:rPr>
    </w:lvl>
    <w:lvl w:ilvl="8" w:tentative="0">
      <w:start w:val="1"/>
      <w:numFmt w:val="lowerRoman"/>
      <w:lvlText w:val="%9."/>
      <w:lvlJc w:val="right"/>
      <w:pPr>
        <w:tabs>
          <w:tab w:val="left" w:pos="12600"/>
        </w:tabs>
        <w:ind w:left="13019" w:hanging="419"/>
      </w:pPr>
      <w:rPr>
        <w:rFonts w:hint="eastAsia"/>
      </w:rPr>
    </w:lvl>
  </w:abstractNum>
  <w:abstractNum w:abstractNumId="87">
    <w:nsid w:val="6CEA2025"/>
    <w:multiLevelType w:val="multilevel"/>
    <w:tmpl w:val="6CEA2025"/>
    <w:lvl w:ilvl="0" w:tentative="0">
      <w:start w:val="1"/>
      <w:numFmt w:val="decimal"/>
      <w:pStyle w:val="316"/>
      <w:lvlText w:val="3.%1"/>
      <w:lvlJc w:val="left"/>
      <w:pPr>
        <w:tabs>
          <w:tab w:val="left" w:pos="357"/>
        </w:tabs>
        <w:ind w:left="0" w:firstLine="0"/>
      </w:pPr>
      <w:rPr>
        <w:rFonts w:hint="eastAsia" w:ascii="黑体" w:eastAsia="黑体"/>
        <w:b/>
        <w:i w:val="0"/>
        <w:sz w:val="20"/>
      </w:rPr>
    </w:lvl>
    <w:lvl w:ilvl="1" w:tentative="0">
      <w:start w:val="1"/>
      <w:numFmt w:val="decimal"/>
      <w:pStyle w:val="315"/>
      <w:lvlText w:val="3.%1.%2"/>
      <w:lvlJc w:val="left"/>
      <w:pPr>
        <w:tabs>
          <w:tab w:val="left" w:pos="720"/>
        </w:tabs>
        <w:ind w:left="0" w:firstLine="0"/>
      </w:pPr>
      <w:rPr>
        <w:rFonts w:hint="eastAsia" w:ascii="黑体" w:eastAsia="黑体"/>
        <w:b/>
        <w:i w:val="0"/>
        <w:sz w:val="20"/>
      </w:rPr>
    </w:lvl>
    <w:lvl w:ilvl="2" w:tentative="0">
      <w:start w:val="1"/>
      <w:numFmt w:val="decimal"/>
      <w:pStyle w:val="350"/>
      <w:lvlText w:val="3.%1.%2.%3"/>
      <w:lvlJc w:val="left"/>
      <w:pPr>
        <w:tabs>
          <w:tab w:val="left" w:pos="720"/>
        </w:tabs>
        <w:ind w:left="0" w:firstLine="0"/>
      </w:pPr>
      <w:rPr>
        <w:rFonts w:hint="eastAsia" w:ascii="黑体" w:eastAsia="黑体"/>
        <w:b/>
        <w:i w:val="0"/>
        <w:sz w:val="20"/>
      </w:rPr>
    </w:lvl>
    <w:lvl w:ilvl="3" w:tentative="0">
      <w:start w:val="1"/>
      <w:numFmt w:val="decimal"/>
      <w:pStyle w:val="458"/>
      <w:lvlText w:val="3.%1.%2.%3.%4"/>
      <w:lvlJc w:val="left"/>
      <w:pPr>
        <w:tabs>
          <w:tab w:val="left" w:pos="1077"/>
        </w:tabs>
        <w:ind w:left="0" w:firstLine="0"/>
      </w:pPr>
      <w:rPr>
        <w:rFonts w:hint="eastAsia" w:ascii="黑体" w:eastAsia="黑体"/>
        <w:b/>
        <w:i w:val="0"/>
        <w:sz w:val="20"/>
      </w:rPr>
    </w:lvl>
    <w:lvl w:ilvl="4" w:tentative="0">
      <w:start w:val="1"/>
      <w:numFmt w:val="decimal"/>
      <w:pStyle w:val="341"/>
      <w:lvlText w:val="3.%1.%2.%3.%4.%5"/>
      <w:lvlJc w:val="left"/>
      <w:pPr>
        <w:tabs>
          <w:tab w:val="left" w:pos="1440"/>
        </w:tabs>
        <w:ind w:left="0" w:firstLine="0"/>
      </w:pPr>
      <w:rPr>
        <w:rFonts w:hint="eastAsia" w:ascii="黑体" w:eastAsia="黑体"/>
        <w:b/>
        <w:i w:val="0"/>
        <w:sz w:val="20"/>
      </w:rPr>
    </w:lvl>
    <w:lvl w:ilvl="5" w:tentative="0">
      <w:start w:val="1"/>
      <w:numFmt w:val="decimal"/>
      <w:lvlText w:val="%1.%2.%3.%4.%5.%6"/>
      <w:lvlJc w:val="left"/>
      <w:pPr>
        <w:tabs>
          <w:tab w:val="left" w:pos="3566"/>
        </w:tabs>
        <w:ind w:left="3260" w:hanging="1134"/>
      </w:pPr>
      <w:rPr>
        <w:rFonts w:hint="eastAsia"/>
        <w:b/>
        <w:i w:val="0"/>
        <w:sz w:val="21"/>
      </w:rPr>
    </w:lvl>
    <w:lvl w:ilvl="6" w:tentative="0">
      <w:start w:val="1"/>
      <w:numFmt w:val="decimal"/>
      <w:lvlText w:val="%1.%2.%3.%4.%5.%6.%7"/>
      <w:lvlJc w:val="left"/>
      <w:pPr>
        <w:tabs>
          <w:tab w:val="left" w:pos="3991"/>
        </w:tabs>
        <w:ind w:left="3827" w:hanging="1276"/>
      </w:pPr>
      <w:rPr>
        <w:rFonts w:hint="eastAsia"/>
        <w:b/>
        <w:i w:val="0"/>
        <w:sz w:val="21"/>
      </w:rPr>
    </w:lvl>
    <w:lvl w:ilvl="7" w:tentative="0">
      <w:start w:val="1"/>
      <w:numFmt w:val="decimal"/>
      <w:lvlText w:val="%1.%2.%3.%4.%5.%6.%7.%8"/>
      <w:lvlJc w:val="left"/>
      <w:pPr>
        <w:tabs>
          <w:tab w:val="left" w:pos="4776"/>
        </w:tabs>
        <w:ind w:left="4394" w:hanging="1418"/>
      </w:pPr>
      <w:rPr>
        <w:rFonts w:hint="eastAsia"/>
        <w:b/>
        <w:i w:val="0"/>
        <w:sz w:val="21"/>
      </w:rPr>
    </w:lvl>
    <w:lvl w:ilvl="8" w:tentative="0">
      <w:start w:val="1"/>
      <w:numFmt w:val="decimal"/>
      <w:lvlText w:val="%1.%2.%3.%4.%5.%6.%7.%8.%9"/>
      <w:lvlJc w:val="left"/>
      <w:pPr>
        <w:tabs>
          <w:tab w:val="left" w:pos="5202"/>
        </w:tabs>
        <w:ind w:left="5102" w:hanging="1700"/>
      </w:pPr>
      <w:rPr>
        <w:rFonts w:hint="eastAsia"/>
        <w:b/>
        <w:i w:val="0"/>
        <w:sz w:val="21"/>
      </w:rPr>
    </w:lvl>
  </w:abstractNum>
  <w:abstractNum w:abstractNumId="88">
    <w:nsid w:val="6D365B75"/>
    <w:multiLevelType w:val="multilevel"/>
    <w:tmpl w:val="6D365B75"/>
    <w:lvl w:ilvl="0" w:tentative="0">
      <w:start w:val="10"/>
      <w:numFmt w:val="decimal"/>
      <w:lvlText w:val="%1"/>
      <w:lvlJc w:val="left"/>
      <w:pPr>
        <w:ind w:left="432" w:hanging="432"/>
      </w:pPr>
      <w:rPr>
        <w:rFonts w:hint="default" w:ascii="黑体" w:hAnsi="黑体" w:eastAsia="黑体" w:cs="黑体"/>
        <w:sz w:val="21"/>
      </w:rPr>
    </w:lvl>
    <w:lvl w:ilvl="1" w:tentative="0">
      <w:start w:val="12"/>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89">
    <w:nsid w:val="6DBF04F4"/>
    <w:multiLevelType w:val="multilevel"/>
    <w:tmpl w:val="6DBF04F4"/>
    <w:lvl w:ilvl="0" w:tentative="0">
      <w:start w:val="1"/>
      <w:numFmt w:val="none"/>
      <w:pStyle w:val="300"/>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0">
    <w:nsid w:val="6DE1414A"/>
    <w:multiLevelType w:val="multilevel"/>
    <w:tmpl w:val="6DE1414A"/>
    <w:lvl w:ilvl="0" w:tentative="0">
      <w:start w:val="10"/>
      <w:numFmt w:val="decimal"/>
      <w:lvlText w:val="%1"/>
      <w:lvlJc w:val="left"/>
      <w:pPr>
        <w:ind w:left="432" w:hanging="432"/>
      </w:pPr>
      <w:rPr>
        <w:rFonts w:hint="default" w:ascii="黑体" w:hAnsi="黑体" w:eastAsia="黑体" w:cs="黑体"/>
        <w:sz w:val="21"/>
      </w:rPr>
    </w:lvl>
    <w:lvl w:ilvl="1" w:tentative="0">
      <w:start w:val="2"/>
      <w:numFmt w:val="decimal"/>
      <w:lvlText w:val="%1.%2"/>
      <w:lvlJc w:val="left"/>
      <w:pPr>
        <w:ind w:left="575" w:hanging="575"/>
      </w:pPr>
      <w:rPr>
        <w:rFonts w:hint="default" w:ascii="黑体" w:hAnsi="黑体" w:eastAsia="黑体" w:cs="黑体"/>
        <w:sz w:val="21"/>
      </w:rPr>
    </w:lvl>
    <w:lvl w:ilvl="2" w:tentative="0">
      <w:start w:val="1"/>
      <w:numFmt w:val="decimal"/>
      <w:isLgl/>
      <w:lvlText w:val="%1.%2.%3"/>
      <w:lvlJc w:val="left"/>
      <w:pPr>
        <w:ind w:left="720" w:hanging="720"/>
      </w:pPr>
      <w:rPr>
        <w:rFonts w:hint="default" w:ascii="黑体" w:hAnsi="黑体" w:eastAsia="黑体" w:cs="黑体"/>
        <w:sz w:val="21"/>
      </w:rPr>
    </w:lvl>
    <w:lvl w:ilvl="3" w:tentative="0">
      <w:start w:val="1"/>
      <w:numFmt w:val="decimal"/>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91">
    <w:nsid w:val="72D221FA"/>
    <w:multiLevelType w:val="multilevel"/>
    <w:tmpl w:val="72D221FA"/>
    <w:lvl w:ilvl="0" w:tentative="0">
      <w:start w:val="1"/>
      <w:numFmt w:val="decimal"/>
      <w:lvlText w:val="%1)"/>
      <w:lvlJc w:val="left"/>
      <w:pPr>
        <w:ind w:left="780" w:hanging="360"/>
      </w:pPr>
      <w:rPr>
        <w:rFonts w:hint="default"/>
        <w:sz w:val="22"/>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92">
    <w:nsid w:val="763A6836"/>
    <w:multiLevelType w:val="multilevel"/>
    <w:tmpl w:val="763A6836"/>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pStyle w:val="257"/>
      <w:suff w:val="nothing"/>
      <w:lvlText w:val="%1%2 "/>
      <w:lvlJc w:val="left"/>
      <w:pPr>
        <w:ind w:left="0" w:firstLine="0"/>
      </w:pPr>
      <w:rPr>
        <w:rFonts w:hint="eastAsia" w:ascii="黑体" w:hAnsi="Times New Roman" w:eastAsia="黑体"/>
        <w:b/>
        <w:i w:val="0"/>
        <w:sz w:val="28"/>
      </w:rPr>
    </w:lvl>
    <w:lvl w:ilvl="2" w:tentative="0">
      <w:start w:val="1"/>
      <w:numFmt w:val="decimal"/>
      <w:pStyle w:val="256"/>
      <w:suff w:val="nothing"/>
      <w:lvlText w:val="%1%2.%3　"/>
      <w:lvlJc w:val="left"/>
      <w:pPr>
        <w:ind w:left="0" w:firstLine="0"/>
      </w:pPr>
      <w:rPr>
        <w:rFonts w:hint="eastAsia" w:ascii="黑体" w:hAnsi="Times New Roman" w:eastAsia="黑体"/>
        <w:b/>
        <w:i w:val="0"/>
        <w:sz w:val="21"/>
      </w:rPr>
    </w:lvl>
    <w:lvl w:ilvl="3" w:tentative="0">
      <w:start w:val="1"/>
      <w:numFmt w:val="decimal"/>
      <w:pStyle w:val="323"/>
      <w:suff w:val="nothing"/>
      <w:lvlText w:val="%1%2.%3.%4　"/>
      <w:lvlJc w:val="left"/>
      <w:pPr>
        <w:ind w:left="0" w:firstLine="0"/>
      </w:pPr>
      <w:rPr>
        <w:rFonts w:hint="eastAsia" w:ascii="黑体" w:hAnsi="Times New Roman" w:eastAsia="黑体"/>
        <w:b/>
        <w:i w:val="0"/>
        <w:sz w:val="21"/>
      </w:rPr>
    </w:lvl>
    <w:lvl w:ilvl="4" w:tentative="0">
      <w:start w:val="1"/>
      <w:numFmt w:val="decimal"/>
      <w:pStyle w:val="428"/>
      <w:suff w:val="nothing"/>
      <w:lvlText w:val="表%1%2.%3.%4-%5 "/>
      <w:lvlJc w:val="left"/>
      <w:pPr>
        <w:ind w:left="0" w:firstLine="0"/>
      </w:pPr>
      <w:rPr>
        <w:rFonts w:hint="eastAsia" w:ascii="黑体" w:hAnsi="Times New Roman" w:eastAsia="黑体"/>
        <w:b/>
        <w:i w:val="0"/>
        <w:sz w:val="21"/>
      </w:rPr>
    </w:lvl>
    <w:lvl w:ilvl="5" w:tentative="0">
      <w:start w:val="1"/>
      <w:numFmt w:val="decimal"/>
      <w:lvlRestart w:val="4"/>
      <w:pStyle w:val="384"/>
      <w:suff w:val="nothing"/>
      <w:lvlText w:val="%1图%2.%3.%4-%6 "/>
      <w:lvlJc w:val="left"/>
      <w:pPr>
        <w:ind w:left="0" w:firstLine="0"/>
      </w:pPr>
      <w:rPr>
        <w:rFonts w:hint="eastAsia" w:ascii="黑体" w:hAnsi="Times New Roman" w:eastAsia="黑体"/>
        <w:b/>
        <w:i w:val="0"/>
        <w:sz w:val="21"/>
      </w:rPr>
    </w:lvl>
    <w:lvl w:ilvl="6" w:tentative="0">
      <w:start w:val="1"/>
      <w:numFmt w:val="decimal"/>
      <w:lvlRestart w:val="4"/>
      <w:pStyle w:val="322"/>
      <w:suff w:val="nothing"/>
      <w:lvlText w:val="(%2.%3.%4-%7)"/>
      <w:lvlJc w:val="center"/>
      <w:pPr>
        <w:ind w:left="288" w:firstLine="288"/>
      </w:pPr>
      <w:rPr>
        <w:rFonts w:hint="eastAsia" w:ascii="黑体" w:hAnsi="Times New Roman" w:eastAsia="黑体"/>
        <w:b/>
        <w:i w:val="0"/>
        <w:sz w:val="21"/>
      </w:rPr>
    </w:lvl>
    <w:lvl w:ilvl="7" w:tentative="0">
      <w:start w:val="1"/>
      <w:numFmt w:val="decimal"/>
      <w:lvlRestart w:val="2"/>
      <w:pStyle w:val="423"/>
      <w:lvlText w:val="    %1%8"/>
      <w:lvlJc w:val="left"/>
      <w:pPr>
        <w:tabs>
          <w:tab w:val="left" w:pos="720"/>
        </w:tabs>
        <w:ind w:left="0" w:firstLine="0"/>
      </w:pPr>
      <w:rPr>
        <w:rFonts w:hint="eastAsia" w:ascii="黑体" w:eastAsia="黑体"/>
        <w:b/>
        <w:i w:val="0"/>
        <w:sz w:val="21"/>
      </w:rPr>
    </w:lvl>
    <w:lvl w:ilvl="8" w:tentative="0">
      <w:start w:val="1"/>
      <w:numFmt w:val="decimal"/>
      <w:lvlRestart w:val="2"/>
      <w:pStyle w:val="431"/>
      <w:lvlText w:val="%2.0.%9"/>
      <w:lvlJc w:val="left"/>
      <w:pPr>
        <w:tabs>
          <w:tab w:val="left" w:pos="720"/>
        </w:tabs>
        <w:ind w:left="0" w:firstLine="0"/>
      </w:pPr>
      <w:rPr>
        <w:rFonts w:hint="eastAsia" w:ascii="黑体" w:hAnsi="华文细黑" w:eastAsia="黑体"/>
        <w:b/>
        <w:i w:val="0"/>
        <w:sz w:val="21"/>
      </w:rPr>
    </w:lvl>
  </w:abstractNum>
  <w:abstractNum w:abstractNumId="93">
    <w:nsid w:val="76474363"/>
    <w:multiLevelType w:val="multilevel"/>
    <w:tmpl w:val="76474363"/>
    <w:lvl w:ilvl="0" w:tentative="0">
      <w:start w:val="1"/>
      <w:numFmt w:val="decimal"/>
      <w:lvlText w:val="%1)"/>
      <w:lvlJc w:val="left"/>
      <w:pPr>
        <w:tabs>
          <w:tab w:val="left" w:pos="900"/>
        </w:tabs>
        <w:ind w:left="900" w:hanging="420"/>
      </w:pPr>
    </w:lvl>
    <w:lvl w:ilvl="1" w:tentative="0">
      <w:start w:val="1"/>
      <w:numFmt w:val="bullet"/>
      <w:pStyle w:val="432"/>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960"/>
        </w:tabs>
        <w:ind w:left="96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94">
    <w:nsid w:val="76933334"/>
    <w:multiLevelType w:val="multilevel"/>
    <w:tmpl w:val="76933334"/>
    <w:lvl w:ilvl="0" w:tentative="0">
      <w:start w:val="1"/>
      <w:numFmt w:val="none"/>
      <w:pStyle w:val="354"/>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5">
    <w:nsid w:val="7927A83D"/>
    <w:multiLevelType w:val="singleLevel"/>
    <w:tmpl w:val="7927A83D"/>
    <w:lvl w:ilvl="0" w:tentative="0">
      <w:start w:val="1"/>
      <w:numFmt w:val="lowerLetter"/>
      <w:lvlText w:val="%1)"/>
      <w:lvlJc w:val="left"/>
      <w:pPr>
        <w:tabs>
          <w:tab w:val="left" w:pos="840"/>
        </w:tabs>
        <w:ind w:left="845" w:hanging="425"/>
      </w:pPr>
      <w:rPr>
        <w:rFonts w:hint="default"/>
      </w:rPr>
    </w:lvl>
  </w:abstractNum>
  <w:abstractNum w:abstractNumId="96">
    <w:nsid w:val="7B209995"/>
    <w:multiLevelType w:val="singleLevel"/>
    <w:tmpl w:val="7B209995"/>
    <w:lvl w:ilvl="0" w:tentative="0">
      <w:start w:val="1"/>
      <w:numFmt w:val="lowerLetter"/>
      <w:lvlText w:val="%1)"/>
      <w:lvlJc w:val="left"/>
      <w:pPr>
        <w:tabs>
          <w:tab w:val="left" w:pos="840"/>
        </w:tabs>
        <w:ind w:left="845" w:hanging="425"/>
      </w:pPr>
      <w:rPr>
        <w:rFonts w:hint="default"/>
      </w:rPr>
    </w:lvl>
  </w:abstractNum>
  <w:abstractNum w:abstractNumId="97">
    <w:nsid w:val="7C976E89"/>
    <w:multiLevelType w:val="multilevel"/>
    <w:tmpl w:val="7C976E89"/>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suff w:val="space"/>
      <w:lvlText w:val="%10.%2"/>
      <w:lvlJc w:val="left"/>
      <w:pPr>
        <w:ind w:left="425" w:hanging="425"/>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space"/>
      <w:lvlText w:val="%10.%2.%3"/>
      <w:lvlJc w:val="left"/>
      <w:pPr>
        <w:ind w:left="425" w:hanging="425"/>
      </w:pPr>
      <w:rPr>
        <w:rFonts w:hint="eastAsia" w:ascii="黑体" w:hAnsi="Times New Roman" w:eastAsia="黑体"/>
        <w:b w:val="0"/>
        <w:i w:val="0"/>
        <w:sz w:val="21"/>
        <w:szCs w:val="21"/>
      </w:rPr>
    </w:lvl>
    <w:lvl w:ilvl="3" w:tentative="0">
      <w:start w:val="1"/>
      <w:numFmt w:val="decimal"/>
      <w:suff w:val="nothing"/>
      <w:lvlText w:val="10.10.1.%4 "/>
      <w:lvlJc w:val="left"/>
      <w:pPr>
        <w:ind w:left="0" w:firstLine="0"/>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98">
    <w:nsid w:val="7D975BCA"/>
    <w:multiLevelType w:val="multilevel"/>
    <w:tmpl w:val="7D975BCA"/>
    <w:lvl w:ilvl="0" w:tentative="0">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568" w:firstLine="0"/>
      </w:pPr>
      <w:rPr>
        <w:rFonts w:hint="eastAsia" w:ascii="黑体" w:hAnsi="Times New Roman" w:eastAsia="黑体"/>
        <w:b w:val="0"/>
        <w:i w:val="0"/>
        <w:sz w:val="21"/>
        <w:szCs w:val="21"/>
      </w:rPr>
    </w:lvl>
    <w:lvl w:ilvl="3" w:tentative="0">
      <w:start w:val="1"/>
      <w:numFmt w:val="decimal"/>
      <w:suff w:val="space"/>
      <w:lvlText w:val="9.3.2.%4"/>
      <w:lvlJc w:val="left"/>
      <w:pPr>
        <w:ind w:left="425" w:hanging="425"/>
      </w:pPr>
      <w:rPr>
        <w:rFonts w:hint="eastAsia" w:ascii="黑体" w:hAnsi="黑体" w:eastAsia="黑体"/>
        <w:sz w:val="21"/>
        <w:szCs w:val="21"/>
      </w:rPr>
    </w:lvl>
    <w:lvl w:ilvl="4" w:tentative="0">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ligatures w14:val="none"/>
        <w14:numForm w14:val="default"/>
        <w14:numSpacing w14:val="default"/>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12"/>
  </w:num>
  <w:num w:numId="2">
    <w:abstractNumId w:val="18"/>
  </w:num>
  <w:num w:numId="3">
    <w:abstractNumId w:val="50"/>
  </w:num>
  <w:num w:numId="4">
    <w:abstractNumId w:val="52"/>
  </w:num>
  <w:num w:numId="5">
    <w:abstractNumId w:val="70"/>
  </w:num>
  <w:num w:numId="6">
    <w:abstractNumId w:val="81"/>
  </w:num>
  <w:num w:numId="7">
    <w:abstractNumId w:val="48"/>
  </w:num>
  <w:num w:numId="8">
    <w:abstractNumId w:val="76"/>
  </w:num>
  <w:num w:numId="9">
    <w:abstractNumId w:val="74"/>
  </w:num>
  <w:num w:numId="10">
    <w:abstractNumId w:val="92"/>
  </w:num>
  <w:num w:numId="11">
    <w:abstractNumId w:val="33"/>
  </w:num>
  <w:num w:numId="12">
    <w:abstractNumId w:val="25"/>
  </w:num>
  <w:num w:numId="13">
    <w:abstractNumId w:val="47"/>
  </w:num>
  <w:num w:numId="14">
    <w:abstractNumId w:val="82"/>
  </w:num>
  <w:num w:numId="15">
    <w:abstractNumId w:val="78"/>
  </w:num>
  <w:num w:numId="16">
    <w:abstractNumId w:val="30"/>
  </w:num>
  <w:num w:numId="17">
    <w:abstractNumId w:val="77"/>
  </w:num>
  <w:num w:numId="18">
    <w:abstractNumId w:val="19"/>
  </w:num>
  <w:num w:numId="19">
    <w:abstractNumId w:val="65"/>
  </w:num>
  <w:num w:numId="20">
    <w:abstractNumId w:val="24"/>
  </w:num>
  <w:num w:numId="21">
    <w:abstractNumId w:val="89"/>
  </w:num>
  <w:num w:numId="22">
    <w:abstractNumId w:val="27"/>
  </w:num>
  <w:num w:numId="23">
    <w:abstractNumId w:val="73"/>
  </w:num>
  <w:num w:numId="24">
    <w:abstractNumId w:val="35"/>
  </w:num>
  <w:num w:numId="25">
    <w:abstractNumId w:val="56"/>
  </w:num>
  <w:num w:numId="26">
    <w:abstractNumId w:val="87"/>
  </w:num>
  <w:num w:numId="27">
    <w:abstractNumId w:val="26"/>
  </w:num>
  <w:num w:numId="28">
    <w:abstractNumId w:val="67"/>
  </w:num>
  <w:num w:numId="29">
    <w:abstractNumId w:val="60"/>
  </w:num>
  <w:num w:numId="30">
    <w:abstractNumId w:val="94"/>
  </w:num>
  <w:num w:numId="31">
    <w:abstractNumId w:val="34"/>
  </w:num>
  <w:num w:numId="32">
    <w:abstractNumId w:val="54"/>
  </w:num>
  <w:num w:numId="33">
    <w:abstractNumId w:val="53"/>
  </w:num>
  <w:num w:numId="34">
    <w:abstractNumId w:val="39"/>
  </w:num>
  <w:num w:numId="35">
    <w:abstractNumId w:val="44"/>
  </w:num>
  <w:num w:numId="36">
    <w:abstractNumId w:val="45"/>
  </w:num>
  <w:num w:numId="37">
    <w:abstractNumId w:val="62"/>
  </w:num>
  <w:num w:numId="38">
    <w:abstractNumId w:val="61"/>
  </w:num>
  <w:num w:numId="39">
    <w:abstractNumId w:val="93"/>
  </w:num>
  <w:num w:numId="40">
    <w:abstractNumId w:val="64"/>
  </w:num>
  <w:num w:numId="41">
    <w:abstractNumId w:val="23"/>
  </w:num>
  <w:num w:numId="42">
    <w:abstractNumId w:val="41"/>
  </w:num>
  <w:num w:numId="43">
    <w:abstractNumId w:val="68"/>
  </w:num>
  <w:num w:numId="44">
    <w:abstractNumId w:val="43"/>
  </w:num>
  <w:num w:numId="45">
    <w:abstractNumId w:val="36"/>
  </w:num>
  <w:num w:numId="46">
    <w:abstractNumId w:val="40"/>
    <w:lvlOverride w:ilvl="0">
      <w:lvl w:ilvl="0" w:tentative="1">
        <w:start w:val="1"/>
        <w:numFmt w:val="decimal"/>
        <w:suff w:val="nothing"/>
        <w:lvlText w:val="%1　"/>
        <w:lvlJc w:val="left"/>
        <w:pPr>
          <w:ind w:left="0" w:firstLine="0"/>
        </w:pPr>
        <w:rPr>
          <w:rFonts w:hint="eastAsia" w:hAnsi="Times New Roman" w:cs="Times New Roman"/>
          <w:b w:val="0"/>
          <w:bCs w:val="0"/>
          <w:i w:val="0"/>
          <w:iCs w:val="0"/>
          <w:caps w:val="0"/>
          <w:smallCaps w:val="0"/>
          <w:strike w:val="0"/>
          <w:dstrike w:val="0"/>
          <w:vanish w:val="0"/>
          <w:spacing w:val="0"/>
          <w:kern w:val="0"/>
          <w:position w:val="0"/>
          <w:u w:val="none"/>
          <w:vertAlign w:val="baseline"/>
          <w14:ligatures w14:val="none"/>
          <w14:numForm w14:val="default"/>
          <w14:numSpacing w14:val="default"/>
        </w:rPr>
      </w:lvl>
    </w:lvlOverride>
    <w:lvlOverride w:ilvl="1">
      <w:lvl w:ilvl="1" w:tentative="1">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Override>
    <w:lvlOverride w:ilvl="2">
      <w:lvl w:ilvl="2" w:tentative="1">
        <w:start w:val="1"/>
        <w:numFmt w:val="decimal"/>
        <w:suff w:val="nothing"/>
        <w:lvlText w:val="%1.%2.%3　"/>
        <w:lvlJc w:val="left"/>
        <w:pPr>
          <w:ind w:left="568" w:firstLine="0"/>
        </w:pPr>
        <w:rPr>
          <w:rFonts w:hint="eastAsia" w:ascii="黑体" w:hAnsi="Times New Roman" w:eastAsia="黑体"/>
          <w:b w:val="0"/>
          <w:i w:val="0"/>
          <w:sz w:val="21"/>
          <w:szCs w:val="21"/>
        </w:rPr>
      </w:lvl>
    </w:lvlOverride>
    <w:lvlOverride w:ilvl="3">
      <w:lvl w:ilvl="3" w:tentative="1">
        <w:start w:val="1"/>
        <w:numFmt w:val="decimal"/>
        <w:suff w:val="space"/>
        <w:lvlText w:val="6.3.1.%4"/>
        <w:lvlJc w:val="left"/>
        <w:pPr>
          <w:ind w:left="425" w:hanging="425"/>
        </w:pPr>
        <w:rPr>
          <w:rFonts w:hint="eastAsia" w:ascii="黑体" w:hAnsi="黑体" w:eastAsia="黑体"/>
          <w:sz w:val="21"/>
          <w:szCs w:val="21"/>
        </w:rPr>
      </w:lvl>
    </w:lvlOverride>
    <w:lvlOverride w:ilvl="4">
      <w:lvl w:ilvl="4" w:tentative="1">
        <w:start w:val="1"/>
        <w:numFmt w:val="decimal"/>
        <w:suff w:val="nothing"/>
        <w:lvlText w:val="%1.%2.%3.%4.%5　"/>
        <w:lvlJc w:val="left"/>
        <w:pPr>
          <w:ind w:left="0" w:firstLine="0"/>
        </w:pPr>
        <w:rPr>
          <w:rFonts w:hint="eastAsia" w:ascii="黑体" w:hAnsi="黑体" w:eastAsia="黑体"/>
          <w:b w:val="0"/>
          <w:bCs w:val="0"/>
          <w:i w:val="0"/>
          <w:iCs w:val="0"/>
          <w:caps w:val="0"/>
          <w:smallCaps w:val="0"/>
          <w:strike w:val="0"/>
          <w:dstrike w:val="0"/>
          <w:vanish w:val="0"/>
          <w:spacing w:val="0"/>
          <w:position w:val="0"/>
          <w:sz w:val="21"/>
          <w:szCs w:val="21"/>
          <w:u w:val="none"/>
          <w:vertAlign w:val="baseline"/>
          <w14:ligatures w14:val="none"/>
          <w14:numForm w14:val="default"/>
          <w14:numSpacing w14:val="default"/>
        </w:rPr>
      </w:lvl>
    </w:lvlOverride>
    <w:lvlOverride w:ilvl="5">
      <w:lvl w:ilvl="5" w:tentative="1">
        <w:start w:val="1"/>
        <w:numFmt w:val="decimal"/>
        <w:suff w:val="nothing"/>
        <w:lvlText w:val="%1.%2.%3.%4.%5.%6　"/>
        <w:lvlJc w:val="left"/>
        <w:pPr>
          <w:ind w:left="0" w:firstLine="0"/>
        </w:pPr>
        <w:rPr>
          <w:rFonts w:hint="eastAsia" w:ascii="黑体" w:hAnsi="Times New Roman" w:eastAsia="黑体"/>
          <w:b w:val="0"/>
          <w:i w:val="0"/>
          <w:sz w:val="21"/>
        </w:rPr>
      </w:lvl>
    </w:lvlOverride>
    <w:lvlOverride w:ilvl="6">
      <w:lvl w:ilvl="6" w:tentative="1">
        <w:start w:val="1"/>
        <w:numFmt w:val="decimal"/>
        <w:suff w:val="nothing"/>
        <w:lvlText w:val="%1%2.%3.%4.%5.%6.%7　"/>
        <w:lvlJc w:val="left"/>
        <w:pPr>
          <w:ind w:left="0" w:firstLine="0"/>
        </w:pPr>
        <w:rPr>
          <w:rFonts w:hint="eastAsia" w:ascii="黑体" w:hAnsi="Times New Roman" w:eastAsia="黑体"/>
          <w:b w:val="0"/>
          <w:i w:val="0"/>
          <w:sz w:val="21"/>
        </w:rPr>
      </w:lvl>
    </w:lvlOverride>
    <w:lvlOverride w:ilvl="7">
      <w:lvl w:ilvl="7" w:tentative="1">
        <w:start w:val="1"/>
        <w:numFmt w:val="decimal"/>
        <w:lvlText w:val="%1.%2.%3.%4.%5.%6.%7.%8"/>
        <w:lvlJc w:val="left"/>
        <w:pPr>
          <w:tabs>
            <w:tab w:val="left" w:pos="4351"/>
          </w:tabs>
          <w:ind w:left="3969" w:hanging="1418"/>
        </w:pPr>
        <w:rPr>
          <w:rFonts w:hint="eastAsia"/>
        </w:rPr>
      </w:lvl>
    </w:lvlOverride>
    <w:lvlOverride w:ilvl="8">
      <w:lvl w:ilvl="8" w:tentative="1">
        <w:start w:val="1"/>
        <w:numFmt w:val="decimal"/>
        <w:lvlText w:val="%1.%2.%3.%4.%5.%6.%7.%8.%9"/>
        <w:lvlJc w:val="left"/>
        <w:pPr>
          <w:tabs>
            <w:tab w:val="left" w:pos="4777"/>
          </w:tabs>
          <w:ind w:left="4677" w:hanging="1700"/>
        </w:pPr>
        <w:rPr>
          <w:rFonts w:hint="eastAsia"/>
        </w:rPr>
      </w:lvl>
    </w:lvlOverride>
  </w:num>
  <w:num w:numId="47">
    <w:abstractNumId w:val="84"/>
  </w:num>
  <w:num w:numId="48">
    <w:abstractNumId w:val="2"/>
  </w:num>
  <w:num w:numId="49">
    <w:abstractNumId w:val="58"/>
  </w:num>
  <w:num w:numId="50">
    <w:abstractNumId w:val="75"/>
  </w:num>
  <w:num w:numId="51">
    <w:abstractNumId w:val="80"/>
  </w:num>
  <w:num w:numId="52">
    <w:abstractNumId w:val="91"/>
  </w:num>
  <w:num w:numId="53">
    <w:abstractNumId w:val="98"/>
  </w:num>
  <w:num w:numId="54">
    <w:abstractNumId w:val="46"/>
  </w:num>
  <w:num w:numId="55">
    <w:abstractNumId w:val="32"/>
  </w:num>
  <w:num w:numId="56">
    <w:abstractNumId w:val="83"/>
  </w:num>
  <w:num w:numId="57">
    <w:abstractNumId w:val="16"/>
  </w:num>
  <w:num w:numId="58">
    <w:abstractNumId w:val="97"/>
  </w:num>
  <w:num w:numId="59">
    <w:abstractNumId w:val="8"/>
  </w:num>
  <w:num w:numId="60">
    <w:abstractNumId w:val="90"/>
  </w:num>
  <w:num w:numId="61">
    <w:abstractNumId w:val="1"/>
  </w:num>
  <w:num w:numId="62">
    <w:abstractNumId w:val="86"/>
  </w:num>
  <w:num w:numId="63">
    <w:abstractNumId w:val="14"/>
  </w:num>
  <w:num w:numId="64">
    <w:abstractNumId w:val="0"/>
  </w:num>
  <w:num w:numId="65">
    <w:abstractNumId w:val="22"/>
  </w:num>
  <w:num w:numId="6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3"/>
  </w:num>
  <w:num w:numId="68">
    <w:abstractNumId w:val="9"/>
  </w:num>
  <w:num w:numId="69">
    <w:abstractNumId w:val="38"/>
  </w:num>
  <w:num w:numId="70">
    <w:abstractNumId w:val="17"/>
  </w:num>
  <w:num w:numId="71">
    <w:abstractNumId w:val="6"/>
  </w:num>
  <w:num w:numId="72">
    <w:abstractNumId w:val="37"/>
  </w:num>
  <w:num w:numId="73">
    <w:abstractNumId w:val="71"/>
  </w:num>
  <w:num w:numId="74">
    <w:abstractNumId w:val="3"/>
  </w:num>
  <w:num w:numId="75">
    <w:abstractNumId w:val="5"/>
  </w:num>
  <w:num w:numId="76">
    <w:abstractNumId w:val="49"/>
  </w:num>
  <w:num w:numId="77">
    <w:abstractNumId w:val="69"/>
  </w:num>
  <w:num w:numId="78">
    <w:abstractNumId w:val="11"/>
  </w:num>
  <w:num w:numId="79">
    <w:abstractNumId w:val="59"/>
  </w:num>
  <w:num w:numId="80">
    <w:abstractNumId w:val="29"/>
  </w:num>
  <w:num w:numId="81">
    <w:abstractNumId w:val="20"/>
  </w:num>
  <w:num w:numId="82">
    <w:abstractNumId w:val="72"/>
  </w:num>
  <w:num w:numId="83">
    <w:abstractNumId w:val="85"/>
  </w:num>
  <w:num w:numId="84">
    <w:abstractNumId w:val="66"/>
  </w:num>
  <w:num w:numId="85">
    <w:abstractNumId w:val="55"/>
  </w:num>
  <w:num w:numId="86">
    <w:abstractNumId w:val="28"/>
  </w:num>
  <w:num w:numId="87">
    <w:abstractNumId w:val="96"/>
  </w:num>
  <w:num w:numId="88">
    <w:abstractNumId w:val="95"/>
  </w:num>
  <w:num w:numId="89">
    <w:abstractNumId w:val="15"/>
  </w:num>
  <w:num w:numId="90">
    <w:abstractNumId w:val="88"/>
  </w:num>
  <w:num w:numId="91">
    <w:abstractNumId w:val="42"/>
  </w:num>
  <w:num w:numId="92">
    <w:abstractNumId w:val="51"/>
  </w:num>
  <w:num w:numId="93">
    <w:abstractNumId w:val="21"/>
  </w:num>
  <w:num w:numId="94">
    <w:abstractNumId w:val="31"/>
  </w:num>
  <w:num w:numId="95">
    <w:abstractNumId w:val="10"/>
  </w:num>
  <w:num w:numId="96">
    <w:abstractNumId w:val="63"/>
  </w:num>
  <w:num w:numId="97">
    <w:abstractNumId w:val="4"/>
  </w:num>
  <w:num w:numId="98">
    <w:abstractNumId w:val="79"/>
  </w:num>
  <w:num w:numId="9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博阳">
    <w15:presenceInfo w15:providerId="None" w15:userId="黄博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dit="forms"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doNotValidateAgainstSchema/>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QwYTcxNzE0ODk2NmUxMmMyMjE3NWY0MTBkZmYwYjEifQ=="/>
  </w:docVars>
  <w:rsids>
    <w:rsidRoot w:val="002716E3"/>
    <w:rsid w:val="000003E1"/>
    <w:rsid w:val="000005BB"/>
    <w:rsid w:val="00001C7C"/>
    <w:rsid w:val="00003377"/>
    <w:rsid w:val="00003BE4"/>
    <w:rsid w:val="00005663"/>
    <w:rsid w:val="00007C0E"/>
    <w:rsid w:val="0001019E"/>
    <w:rsid w:val="00012DF5"/>
    <w:rsid w:val="00014A2E"/>
    <w:rsid w:val="00017191"/>
    <w:rsid w:val="000202FB"/>
    <w:rsid w:val="000203E3"/>
    <w:rsid w:val="00021972"/>
    <w:rsid w:val="000233F1"/>
    <w:rsid w:val="00023BCF"/>
    <w:rsid w:val="0002468A"/>
    <w:rsid w:val="00024DC4"/>
    <w:rsid w:val="0002589B"/>
    <w:rsid w:val="00026206"/>
    <w:rsid w:val="00031FF2"/>
    <w:rsid w:val="00032D2D"/>
    <w:rsid w:val="0003420F"/>
    <w:rsid w:val="0003548C"/>
    <w:rsid w:val="00037FF2"/>
    <w:rsid w:val="00040486"/>
    <w:rsid w:val="00041263"/>
    <w:rsid w:val="00041987"/>
    <w:rsid w:val="00041FEA"/>
    <w:rsid w:val="0004484D"/>
    <w:rsid w:val="00044F3E"/>
    <w:rsid w:val="00046496"/>
    <w:rsid w:val="00051483"/>
    <w:rsid w:val="000518FA"/>
    <w:rsid w:val="00054B0C"/>
    <w:rsid w:val="0006075E"/>
    <w:rsid w:val="000610E3"/>
    <w:rsid w:val="0006156E"/>
    <w:rsid w:val="000632B3"/>
    <w:rsid w:val="00063432"/>
    <w:rsid w:val="00066773"/>
    <w:rsid w:val="00074A51"/>
    <w:rsid w:val="00074ACF"/>
    <w:rsid w:val="000754B1"/>
    <w:rsid w:val="0007554B"/>
    <w:rsid w:val="00076E22"/>
    <w:rsid w:val="000772A4"/>
    <w:rsid w:val="00077757"/>
    <w:rsid w:val="00082B9B"/>
    <w:rsid w:val="00082F2C"/>
    <w:rsid w:val="00083B1B"/>
    <w:rsid w:val="00085109"/>
    <w:rsid w:val="0008594C"/>
    <w:rsid w:val="0008729C"/>
    <w:rsid w:val="00087FCC"/>
    <w:rsid w:val="00090672"/>
    <w:rsid w:val="00091652"/>
    <w:rsid w:val="00091C7E"/>
    <w:rsid w:val="000920A6"/>
    <w:rsid w:val="00092F2E"/>
    <w:rsid w:val="00093C29"/>
    <w:rsid w:val="0009448F"/>
    <w:rsid w:val="00095F81"/>
    <w:rsid w:val="00097D3F"/>
    <w:rsid w:val="000A315D"/>
    <w:rsid w:val="000A6C20"/>
    <w:rsid w:val="000A7813"/>
    <w:rsid w:val="000B093F"/>
    <w:rsid w:val="000B3121"/>
    <w:rsid w:val="000B4034"/>
    <w:rsid w:val="000B47B1"/>
    <w:rsid w:val="000B48B6"/>
    <w:rsid w:val="000B62AE"/>
    <w:rsid w:val="000B62E6"/>
    <w:rsid w:val="000B7926"/>
    <w:rsid w:val="000C1C66"/>
    <w:rsid w:val="000C3B0B"/>
    <w:rsid w:val="000C5E47"/>
    <w:rsid w:val="000C631F"/>
    <w:rsid w:val="000C6D8B"/>
    <w:rsid w:val="000C6D9D"/>
    <w:rsid w:val="000C6F5D"/>
    <w:rsid w:val="000C73E3"/>
    <w:rsid w:val="000D015F"/>
    <w:rsid w:val="000D1016"/>
    <w:rsid w:val="000D1964"/>
    <w:rsid w:val="000D1B0D"/>
    <w:rsid w:val="000D1BAF"/>
    <w:rsid w:val="000D2981"/>
    <w:rsid w:val="000D3429"/>
    <w:rsid w:val="000D4AC3"/>
    <w:rsid w:val="000D53F9"/>
    <w:rsid w:val="000D5A94"/>
    <w:rsid w:val="000D6138"/>
    <w:rsid w:val="000D79F7"/>
    <w:rsid w:val="000E0809"/>
    <w:rsid w:val="000E1B5E"/>
    <w:rsid w:val="000E2A64"/>
    <w:rsid w:val="000E4C26"/>
    <w:rsid w:val="000E55F2"/>
    <w:rsid w:val="000E58F4"/>
    <w:rsid w:val="000E590A"/>
    <w:rsid w:val="000E69E7"/>
    <w:rsid w:val="000F0C3C"/>
    <w:rsid w:val="000F17D8"/>
    <w:rsid w:val="000F4569"/>
    <w:rsid w:val="000F59CD"/>
    <w:rsid w:val="000F5C37"/>
    <w:rsid w:val="000F5E41"/>
    <w:rsid w:val="000F7252"/>
    <w:rsid w:val="00100492"/>
    <w:rsid w:val="00102900"/>
    <w:rsid w:val="001030F2"/>
    <w:rsid w:val="00104360"/>
    <w:rsid w:val="001043E5"/>
    <w:rsid w:val="00105FD9"/>
    <w:rsid w:val="00110DBD"/>
    <w:rsid w:val="00112982"/>
    <w:rsid w:val="00113A7B"/>
    <w:rsid w:val="0011577E"/>
    <w:rsid w:val="00117381"/>
    <w:rsid w:val="00117FB5"/>
    <w:rsid w:val="001202BC"/>
    <w:rsid w:val="001203BC"/>
    <w:rsid w:val="001247D8"/>
    <w:rsid w:val="00124C57"/>
    <w:rsid w:val="00125294"/>
    <w:rsid w:val="00125FDE"/>
    <w:rsid w:val="00127AE6"/>
    <w:rsid w:val="001301E3"/>
    <w:rsid w:val="0013039D"/>
    <w:rsid w:val="001307A5"/>
    <w:rsid w:val="00131453"/>
    <w:rsid w:val="001317ED"/>
    <w:rsid w:val="00131AC5"/>
    <w:rsid w:val="00134227"/>
    <w:rsid w:val="00134999"/>
    <w:rsid w:val="00135F2C"/>
    <w:rsid w:val="00136741"/>
    <w:rsid w:val="00136E96"/>
    <w:rsid w:val="0013748B"/>
    <w:rsid w:val="0013780A"/>
    <w:rsid w:val="001403C2"/>
    <w:rsid w:val="00140772"/>
    <w:rsid w:val="00141C37"/>
    <w:rsid w:val="001426AA"/>
    <w:rsid w:val="00142E77"/>
    <w:rsid w:val="00146F20"/>
    <w:rsid w:val="0014721B"/>
    <w:rsid w:val="00147BBD"/>
    <w:rsid w:val="00147E92"/>
    <w:rsid w:val="0015038B"/>
    <w:rsid w:val="00152FB9"/>
    <w:rsid w:val="001530CE"/>
    <w:rsid w:val="0015519F"/>
    <w:rsid w:val="00155DAF"/>
    <w:rsid w:val="001577FF"/>
    <w:rsid w:val="00157E53"/>
    <w:rsid w:val="001614B0"/>
    <w:rsid w:val="00161735"/>
    <w:rsid w:val="00161ABD"/>
    <w:rsid w:val="00162A8F"/>
    <w:rsid w:val="00162E63"/>
    <w:rsid w:val="00163E79"/>
    <w:rsid w:val="00164C40"/>
    <w:rsid w:val="001663E8"/>
    <w:rsid w:val="0016689E"/>
    <w:rsid w:val="00167599"/>
    <w:rsid w:val="00171323"/>
    <w:rsid w:val="00171F24"/>
    <w:rsid w:val="00173724"/>
    <w:rsid w:val="00173A8D"/>
    <w:rsid w:val="00175588"/>
    <w:rsid w:val="001765F7"/>
    <w:rsid w:val="00177C8E"/>
    <w:rsid w:val="00182887"/>
    <w:rsid w:val="00182FE7"/>
    <w:rsid w:val="00183757"/>
    <w:rsid w:val="00184266"/>
    <w:rsid w:val="00187810"/>
    <w:rsid w:val="00187FFA"/>
    <w:rsid w:val="00190B74"/>
    <w:rsid w:val="00190D1A"/>
    <w:rsid w:val="001929F9"/>
    <w:rsid w:val="00196089"/>
    <w:rsid w:val="001961EF"/>
    <w:rsid w:val="0019738E"/>
    <w:rsid w:val="001979F4"/>
    <w:rsid w:val="00197C6F"/>
    <w:rsid w:val="001A0E67"/>
    <w:rsid w:val="001A165F"/>
    <w:rsid w:val="001A2B55"/>
    <w:rsid w:val="001A5591"/>
    <w:rsid w:val="001A5CF3"/>
    <w:rsid w:val="001A65EA"/>
    <w:rsid w:val="001A665B"/>
    <w:rsid w:val="001A7E64"/>
    <w:rsid w:val="001B0518"/>
    <w:rsid w:val="001B0961"/>
    <w:rsid w:val="001B2946"/>
    <w:rsid w:val="001B3D18"/>
    <w:rsid w:val="001B4CB9"/>
    <w:rsid w:val="001B7B36"/>
    <w:rsid w:val="001B7EE5"/>
    <w:rsid w:val="001C155F"/>
    <w:rsid w:val="001C15A0"/>
    <w:rsid w:val="001C18D4"/>
    <w:rsid w:val="001C2630"/>
    <w:rsid w:val="001C289E"/>
    <w:rsid w:val="001C4011"/>
    <w:rsid w:val="001C5542"/>
    <w:rsid w:val="001C5CF8"/>
    <w:rsid w:val="001C7745"/>
    <w:rsid w:val="001D2252"/>
    <w:rsid w:val="001D685F"/>
    <w:rsid w:val="001D7076"/>
    <w:rsid w:val="001D720E"/>
    <w:rsid w:val="001E1985"/>
    <w:rsid w:val="001E1BD8"/>
    <w:rsid w:val="001E26A2"/>
    <w:rsid w:val="001E2776"/>
    <w:rsid w:val="001E286F"/>
    <w:rsid w:val="001E3870"/>
    <w:rsid w:val="001E586F"/>
    <w:rsid w:val="001E591F"/>
    <w:rsid w:val="001E6D42"/>
    <w:rsid w:val="001E7AF6"/>
    <w:rsid w:val="001E7E55"/>
    <w:rsid w:val="001F014E"/>
    <w:rsid w:val="001F0678"/>
    <w:rsid w:val="001F1816"/>
    <w:rsid w:val="001F3C46"/>
    <w:rsid w:val="001F4005"/>
    <w:rsid w:val="0020023E"/>
    <w:rsid w:val="00200E3D"/>
    <w:rsid w:val="00200EBA"/>
    <w:rsid w:val="00201E5B"/>
    <w:rsid w:val="0020311E"/>
    <w:rsid w:val="002045D5"/>
    <w:rsid w:val="00205D8F"/>
    <w:rsid w:val="00205FE2"/>
    <w:rsid w:val="0020746C"/>
    <w:rsid w:val="002079FB"/>
    <w:rsid w:val="00210CBD"/>
    <w:rsid w:val="002113A2"/>
    <w:rsid w:val="00211AFD"/>
    <w:rsid w:val="00212633"/>
    <w:rsid w:val="002136AF"/>
    <w:rsid w:val="00214E0E"/>
    <w:rsid w:val="00215A34"/>
    <w:rsid w:val="00217427"/>
    <w:rsid w:val="00220341"/>
    <w:rsid w:val="0022293D"/>
    <w:rsid w:val="00223FC9"/>
    <w:rsid w:val="0022471F"/>
    <w:rsid w:val="00224A14"/>
    <w:rsid w:val="00225D72"/>
    <w:rsid w:val="0022623C"/>
    <w:rsid w:val="00226C89"/>
    <w:rsid w:val="00227EE5"/>
    <w:rsid w:val="0023001E"/>
    <w:rsid w:val="00232F68"/>
    <w:rsid w:val="00234300"/>
    <w:rsid w:val="0023498A"/>
    <w:rsid w:val="00235A95"/>
    <w:rsid w:val="002424F0"/>
    <w:rsid w:val="00242E8A"/>
    <w:rsid w:val="00243870"/>
    <w:rsid w:val="00243DEC"/>
    <w:rsid w:val="00243FD7"/>
    <w:rsid w:val="002440F5"/>
    <w:rsid w:val="00244FBC"/>
    <w:rsid w:val="00246CD6"/>
    <w:rsid w:val="00252812"/>
    <w:rsid w:val="00255029"/>
    <w:rsid w:val="00257015"/>
    <w:rsid w:val="00257286"/>
    <w:rsid w:val="0026067D"/>
    <w:rsid w:val="0026126B"/>
    <w:rsid w:val="002614B7"/>
    <w:rsid w:val="00263DD9"/>
    <w:rsid w:val="00263FAF"/>
    <w:rsid w:val="00263FF4"/>
    <w:rsid w:val="0026487D"/>
    <w:rsid w:val="0026508C"/>
    <w:rsid w:val="00265DC3"/>
    <w:rsid w:val="00266228"/>
    <w:rsid w:val="002672AE"/>
    <w:rsid w:val="00267846"/>
    <w:rsid w:val="002701F6"/>
    <w:rsid w:val="002707B0"/>
    <w:rsid w:val="00270E2D"/>
    <w:rsid w:val="002716E3"/>
    <w:rsid w:val="00273633"/>
    <w:rsid w:val="00273748"/>
    <w:rsid w:val="00274005"/>
    <w:rsid w:val="00276D85"/>
    <w:rsid w:val="00277985"/>
    <w:rsid w:val="00277B27"/>
    <w:rsid w:val="002804D3"/>
    <w:rsid w:val="00280ACC"/>
    <w:rsid w:val="002838BB"/>
    <w:rsid w:val="00286E1F"/>
    <w:rsid w:val="002903F5"/>
    <w:rsid w:val="00291698"/>
    <w:rsid w:val="00292D86"/>
    <w:rsid w:val="002944FE"/>
    <w:rsid w:val="00295C12"/>
    <w:rsid w:val="00295D2E"/>
    <w:rsid w:val="002971BA"/>
    <w:rsid w:val="00297624"/>
    <w:rsid w:val="002A07C4"/>
    <w:rsid w:val="002A2ADF"/>
    <w:rsid w:val="002A32DA"/>
    <w:rsid w:val="002A3E6C"/>
    <w:rsid w:val="002A6201"/>
    <w:rsid w:val="002B16D5"/>
    <w:rsid w:val="002B1897"/>
    <w:rsid w:val="002B1A0F"/>
    <w:rsid w:val="002B3970"/>
    <w:rsid w:val="002B592C"/>
    <w:rsid w:val="002B5EB4"/>
    <w:rsid w:val="002C07D3"/>
    <w:rsid w:val="002C0B4E"/>
    <w:rsid w:val="002C29F8"/>
    <w:rsid w:val="002C2C12"/>
    <w:rsid w:val="002C365D"/>
    <w:rsid w:val="002C3AAB"/>
    <w:rsid w:val="002C4237"/>
    <w:rsid w:val="002C608F"/>
    <w:rsid w:val="002C6A5A"/>
    <w:rsid w:val="002C75CB"/>
    <w:rsid w:val="002C77A4"/>
    <w:rsid w:val="002C7CFC"/>
    <w:rsid w:val="002D03C3"/>
    <w:rsid w:val="002D0BB5"/>
    <w:rsid w:val="002D2D96"/>
    <w:rsid w:val="002D4987"/>
    <w:rsid w:val="002D5799"/>
    <w:rsid w:val="002D766E"/>
    <w:rsid w:val="002D7A3A"/>
    <w:rsid w:val="002E053E"/>
    <w:rsid w:val="002E3EB3"/>
    <w:rsid w:val="002E7C33"/>
    <w:rsid w:val="002F0454"/>
    <w:rsid w:val="002F05D4"/>
    <w:rsid w:val="002F28D3"/>
    <w:rsid w:val="002F3B56"/>
    <w:rsid w:val="002F3E26"/>
    <w:rsid w:val="002F3FF2"/>
    <w:rsid w:val="002F62BC"/>
    <w:rsid w:val="002F63FA"/>
    <w:rsid w:val="002F6BBE"/>
    <w:rsid w:val="002F7F29"/>
    <w:rsid w:val="003004BA"/>
    <w:rsid w:val="003011C6"/>
    <w:rsid w:val="00301408"/>
    <w:rsid w:val="00301670"/>
    <w:rsid w:val="003016B4"/>
    <w:rsid w:val="00301F7E"/>
    <w:rsid w:val="00304184"/>
    <w:rsid w:val="0030497C"/>
    <w:rsid w:val="00305261"/>
    <w:rsid w:val="00305CCB"/>
    <w:rsid w:val="00311701"/>
    <w:rsid w:val="00312DD5"/>
    <w:rsid w:val="0031388F"/>
    <w:rsid w:val="0031447C"/>
    <w:rsid w:val="0031501D"/>
    <w:rsid w:val="00315EB6"/>
    <w:rsid w:val="00315EDF"/>
    <w:rsid w:val="00317503"/>
    <w:rsid w:val="00321451"/>
    <w:rsid w:val="003227CB"/>
    <w:rsid w:val="003236DD"/>
    <w:rsid w:val="0032582C"/>
    <w:rsid w:val="00326618"/>
    <w:rsid w:val="003315ED"/>
    <w:rsid w:val="00332A6C"/>
    <w:rsid w:val="00332EB8"/>
    <w:rsid w:val="00333D2C"/>
    <w:rsid w:val="00334032"/>
    <w:rsid w:val="00334047"/>
    <w:rsid w:val="00334672"/>
    <w:rsid w:val="003369B8"/>
    <w:rsid w:val="00336B44"/>
    <w:rsid w:val="00336CB7"/>
    <w:rsid w:val="00337CCF"/>
    <w:rsid w:val="00340661"/>
    <w:rsid w:val="00341F5B"/>
    <w:rsid w:val="003424FC"/>
    <w:rsid w:val="00343091"/>
    <w:rsid w:val="003450A5"/>
    <w:rsid w:val="0034604B"/>
    <w:rsid w:val="003462C8"/>
    <w:rsid w:val="00347C0C"/>
    <w:rsid w:val="003509FD"/>
    <w:rsid w:val="00351921"/>
    <w:rsid w:val="003524C2"/>
    <w:rsid w:val="003525E7"/>
    <w:rsid w:val="00352A2D"/>
    <w:rsid w:val="00353082"/>
    <w:rsid w:val="00353C20"/>
    <w:rsid w:val="00354DA7"/>
    <w:rsid w:val="00355288"/>
    <w:rsid w:val="00355576"/>
    <w:rsid w:val="0035773A"/>
    <w:rsid w:val="00362B1D"/>
    <w:rsid w:val="00364B15"/>
    <w:rsid w:val="00365697"/>
    <w:rsid w:val="00370568"/>
    <w:rsid w:val="00372E4B"/>
    <w:rsid w:val="00373BFD"/>
    <w:rsid w:val="00374AF1"/>
    <w:rsid w:val="00374D21"/>
    <w:rsid w:val="00375F42"/>
    <w:rsid w:val="00377511"/>
    <w:rsid w:val="003778BC"/>
    <w:rsid w:val="003805B0"/>
    <w:rsid w:val="00382666"/>
    <w:rsid w:val="00382C9F"/>
    <w:rsid w:val="003831DF"/>
    <w:rsid w:val="0038340C"/>
    <w:rsid w:val="0038378B"/>
    <w:rsid w:val="00383AF2"/>
    <w:rsid w:val="00384BEC"/>
    <w:rsid w:val="0038650C"/>
    <w:rsid w:val="00386584"/>
    <w:rsid w:val="00390EEC"/>
    <w:rsid w:val="00391BDD"/>
    <w:rsid w:val="00391EB6"/>
    <w:rsid w:val="0039375D"/>
    <w:rsid w:val="0039563A"/>
    <w:rsid w:val="003964B2"/>
    <w:rsid w:val="003969D5"/>
    <w:rsid w:val="003A113B"/>
    <w:rsid w:val="003A1535"/>
    <w:rsid w:val="003A221F"/>
    <w:rsid w:val="003A67E2"/>
    <w:rsid w:val="003A689E"/>
    <w:rsid w:val="003A6B90"/>
    <w:rsid w:val="003A789D"/>
    <w:rsid w:val="003A7E45"/>
    <w:rsid w:val="003B183A"/>
    <w:rsid w:val="003B1FD5"/>
    <w:rsid w:val="003B378E"/>
    <w:rsid w:val="003B3B13"/>
    <w:rsid w:val="003B4BEC"/>
    <w:rsid w:val="003B5045"/>
    <w:rsid w:val="003B7131"/>
    <w:rsid w:val="003C0354"/>
    <w:rsid w:val="003C4F99"/>
    <w:rsid w:val="003C54FD"/>
    <w:rsid w:val="003C6A1F"/>
    <w:rsid w:val="003C6B8D"/>
    <w:rsid w:val="003C6C51"/>
    <w:rsid w:val="003C79AF"/>
    <w:rsid w:val="003D073E"/>
    <w:rsid w:val="003D29E1"/>
    <w:rsid w:val="003D32FC"/>
    <w:rsid w:val="003D37B5"/>
    <w:rsid w:val="003D3C82"/>
    <w:rsid w:val="003D4D42"/>
    <w:rsid w:val="003D5A82"/>
    <w:rsid w:val="003D6A65"/>
    <w:rsid w:val="003E02E2"/>
    <w:rsid w:val="003E0943"/>
    <w:rsid w:val="003E3B54"/>
    <w:rsid w:val="003E469A"/>
    <w:rsid w:val="003E4C28"/>
    <w:rsid w:val="003E6790"/>
    <w:rsid w:val="003E6EC3"/>
    <w:rsid w:val="003E75C2"/>
    <w:rsid w:val="003E7D7B"/>
    <w:rsid w:val="003F0077"/>
    <w:rsid w:val="003F0897"/>
    <w:rsid w:val="003F08FC"/>
    <w:rsid w:val="003F1F02"/>
    <w:rsid w:val="003F380E"/>
    <w:rsid w:val="003F53F8"/>
    <w:rsid w:val="003F72AB"/>
    <w:rsid w:val="00400E67"/>
    <w:rsid w:val="00401044"/>
    <w:rsid w:val="0040179E"/>
    <w:rsid w:val="004018A7"/>
    <w:rsid w:val="00402AFE"/>
    <w:rsid w:val="004039F5"/>
    <w:rsid w:val="00405B86"/>
    <w:rsid w:val="00405DA2"/>
    <w:rsid w:val="00406EEB"/>
    <w:rsid w:val="00407BC4"/>
    <w:rsid w:val="0041194E"/>
    <w:rsid w:val="00413010"/>
    <w:rsid w:val="0041337C"/>
    <w:rsid w:val="00415C95"/>
    <w:rsid w:val="00415CF0"/>
    <w:rsid w:val="00417B3D"/>
    <w:rsid w:val="0042221C"/>
    <w:rsid w:val="004246E5"/>
    <w:rsid w:val="00425315"/>
    <w:rsid w:val="0042614A"/>
    <w:rsid w:val="0042650A"/>
    <w:rsid w:val="004310F8"/>
    <w:rsid w:val="00431314"/>
    <w:rsid w:val="0043259C"/>
    <w:rsid w:val="004325B1"/>
    <w:rsid w:val="00432A97"/>
    <w:rsid w:val="0043328B"/>
    <w:rsid w:val="00433AB3"/>
    <w:rsid w:val="0043437A"/>
    <w:rsid w:val="00434506"/>
    <w:rsid w:val="0043452E"/>
    <w:rsid w:val="0043650D"/>
    <w:rsid w:val="00436A16"/>
    <w:rsid w:val="00437593"/>
    <w:rsid w:val="00437F12"/>
    <w:rsid w:val="00440DFA"/>
    <w:rsid w:val="00442E66"/>
    <w:rsid w:val="004432EA"/>
    <w:rsid w:val="0044544C"/>
    <w:rsid w:val="0044577B"/>
    <w:rsid w:val="00446DD6"/>
    <w:rsid w:val="00450AFA"/>
    <w:rsid w:val="00452A23"/>
    <w:rsid w:val="0045546B"/>
    <w:rsid w:val="00456592"/>
    <w:rsid w:val="00461676"/>
    <w:rsid w:val="00461A5F"/>
    <w:rsid w:val="00462CDD"/>
    <w:rsid w:val="00463F35"/>
    <w:rsid w:val="00464353"/>
    <w:rsid w:val="00467E82"/>
    <w:rsid w:val="0047202E"/>
    <w:rsid w:val="004748D4"/>
    <w:rsid w:val="0047493C"/>
    <w:rsid w:val="00474F1B"/>
    <w:rsid w:val="00475157"/>
    <w:rsid w:val="00475A6E"/>
    <w:rsid w:val="004769DB"/>
    <w:rsid w:val="00480445"/>
    <w:rsid w:val="0048109C"/>
    <w:rsid w:val="00482179"/>
    <w:rsid w:val="00485588"/>
    <w:rsid w:val="00487E8A"/>
    <w:rsid w:val="004935E2"/>
    <w:rsid w:val="00494080"/>
    <w:rsid w:val="00494941"/>
    <w:rsid w:val="0049510E"/>
    <w:rsid w:val="004A06A2"/>
    <w:rsid w:val="004A08FF"/>
    <w:rsid w:val="004A0F76"/>
    <w:rsid w:val="004A1883"/>
    <w:rsid w:val="004A1BB7"/>
    <w:rsid w:val="004A1E8D"/>
    <w:rsid w:val="004A545B"/>
    <w:rsid w:val="004A6ADE"/>
    <w:rsid w:val="004A6E91"/>
    <w:rsid w:val="004A7E79"/>
    <w:rsid w:val="004B1A38"/>
    <w:rsid w:val="004B2933"/>
    <w:rsid w:val="004B325D"/>
    <w:rsid w:val="004B3D84"/>
    <w:rsid w:val="004B613D"/>
    <w:rsid w:val="004B6D6A"/>
    <w:rsid w:val="004C2E10"/>
    <w:rsid w:val="004C3AF7"/>
    <w:rsid w:val="004C4BA1"/>
    <w:rsid w:val="004C6BD3"/>
    <w:rsid w:val="004D0512"/>
    <w:rsid w:val="004D15C3"/>
    <w:rsid w:val="004D3CB9"/>
    <w:rsid w:val="004D69F7"/>
    <w:rsid w:val="004D6A3E"/>
    <w:rsid w:val="004E0385"/>
    <w:rsid w:val="004E1245"/>
    <w:rsid w:val="004E2CC1"/>
    <w:rsid w:val="004E31F9"/>
    <w:rsid w:val="004E3DAE"/>
    <w:rsid w:val="004E5C41"/>
    <w:rsid w:val="004E72E9"/>
    <w:rsid w:val="004E7FB4"/>
    <w:rsid w:val="004F11DB"/>
    <w:rsid w:val="004F1F59"/>
    <w:rsid w:val="004F2559"/>
    <w:rsid w:val="004F2857"/>
    <w:rsid w:val="004F30BE"/>
    <w:rsid w:val="004F338A"/>
    <w:rsid w:val="004F5455"/>
    <w:rsid w:val="004F60CB"/>
    <w:rsid w:val="004F63D0"/>
    <w:rsid w:val="004F6D99"/>
    <w:rsid w:val="004F6DDD"/>
    <w:rsid w:val="004F7240"/>
    <w:rsid w:val="005001D0"/>
    <w:rsid w:val="00501FBE"/>
    <w:rsid w:val="00502B31"/>
    <w:rsid w:val="00503947"/>
    <w:rsid w:val="00503B93"/>
    <w:rsid w:val="00506863"/>
    <w:rsid w:val="00506F9C"/>
    <w:rsid w:val="005104E0"/>
    <w:rsid w:val="005105C1"/>
    <w:rsid w:val="00510F09"/>
    <w:rsid w:val="0051171B"/>
    <w:rsid w:val="00511E6A"/>
    <w:rsid w:val="005122F8"/>
    <w:rsid w:val="00515442"/>
    <w:rsid w:val="005158D0"/>
    <w:rsid w:val="00517377"/>
    <w:rsid w:val="005202AC"/>
    <w:rsid w:val="00520885"/>
    <w:rsid w:val="005211EB"/>
    <w:rsid w:val="00523A7C"/>
    <w:rsid w:val="00524514"/>
    <w:rsid w:val="005253DC"/>
    <w:rsid w:val="00526E24"/>
    <w:rsid w:val="0052738B"/>
    <w:rsid w:val="00530AF8"/>
    <w:rsid w:val="00531976"/>
    <w:rsid w:val="00532780"/>
    <w:rsid w:val="00532DEE"/>
    <w:rsid w:val="005341EC"/>
    <w:rsid w:val="0053479B"/>
    <w:rsid w:val="00534A1E"/>
    <w:rsid w:val="00535377"/>
    <w:rsid w:val="00535A02"/>
    <w:rsid w:val="00536AC0"/>
    <w:rsid w:val="00537A48"/>
    <w:rsid w:val="0054095B"/>
    <w:rsid w:val="00540DEC"/>
    <w:rsid w:val="00541174"/>
    <w:rsid w:val="00541F95"/>
    <w:rsid w:val="00543156"/>
    <w:rsid w:val="00543A21"/>
    <w:rsid w:val="0054689A"/>
    <w:rsid w:val="00547AD9"/>
    <w:rsid w:val="00547C8D"/>
    <w:rsid w:val="00547D3F"/>
    <w:rsid w:val="00547E06"/>
    <w:rsid w:val="005547A9"/>
    <w:rsid w:val="0055501C"/>
    <w:rsid w:val="00555335"/>
    <w:rsid w:val="00555575"/>
    <w:rsid w:val="0055687D"/>
    <w:rsid w:val="00557542"/>
    <w:rsid w:val="00561031"/>
    <w:rsid w:val="005610AB"/>
    <w:rsid w:val="005610F7"/>
    <w:rsid w:val="00561894"/>
    <w:rsid w:val="0056219D"/>
    <w:rsid w:val="00563099"/>
    <w:rsid w:val="005633C2"/>
    <w:rsid w:val="0056344F"/>
    <w:rsid w:val="00563BA0"/>
    <w:rsid w:val="005679E3"/>
    <w:rsid w:val="00570872"/>
    <w:rsid w:val="005709C0"/>
    <w:rsid w:val="005714B9"/>
    <w:rsid w:val="0057520A"/>
    <w:rsid w:val="00577100"/>
    <w:rsid w:val="00581A20"/>
    <w:rsid w:val="00582D5F"/>
    <w:rsid w:val="005840D7"/>
    <w:rsid w:val="005869F6"/>
    <w:rsid w:val="005870FF"/>
    <w:rsid w:val="00590405"/>
    <w:rsid w:val="00591579"/>
    <w:rsid w:val="00591BA7"/>
    <w:rsid w:val="00592B7F"/>
    <w:rsid w:val="00593ED1"/>
    <w:rsid w:val="005944A4"/>
    <w:rsid w:val="0059503F"/>
    <w:rsid w:val="00595900"/>
    <w:rsid w:val="00597630"/>
    <w:rsid w:val="00597A91"/>
    <w:rsid w:val="005A0E91"/>
    <w:rsid w:val="005A1407"/>
    <w:rsid w:val="005A153F"/>
    <w:rsid w:val="005A1D87"/>
    <w:rsid w:val="005A2F1A"/>
    <w:rsid w:val="005A4405"/>
    <w:rsid w:val="005A5EA2"/>
    <w:rsid w:val="005A6542"/>
    <w:rsid w:val="005B04E4"/>
    <w:rsid w:val="005B1AA5"/>
    <w:rsid w:val="005B3C4B"/>
    <w:rsid w:val="005B5047"/>
    <w:rsid w:val="005B5B6C"/>
    <w:rsid w:val="005B6133"/>
    <w:rsid w:val="005B71C5"/>
    <w:rsid w:val="005B77A8"/>
    <w:rsid w:val="005C0033"/>
    <w:rsid w:val="005C08DC"/>
    <w:rsid w:val="005C23A5"/>
    <w:rsid w:val="005C261A"/>
    <w:rsid w:val="005C26B2"/>
    <w:rsid w:val="005C2CD5"/>
    <w:rsid w:val="005C2D2F"/>
    <w:rsid w:val="005C3DDB"/>
    <w:rsid w:val="005C3E26"/>
    <w:rsid w:val="005C5E26"/>
    <w:rsid w:val="005D11F0"/>
    <w:rsid w:val="005D1F03"/>
    <w:rsid w:val="005D29F7"/>
    <w:rsid w:val="005D2DAF"/>
    <w:rsid w:val="005D3EF9"/>
    <w:rsid w:val="005D57D6"/>
    <w:rsid w:val="005D5B74"/>
    <w:rsid w:val="005D6049"/>
    <w:rsid w:val="005D6A25"/>
    <w:rsid w:val="005D7DB4"/>
    <w:rsid w:val="005D7DED"/>
    <w:rsid w:val="005E0CED"/>
    <w:rsid w:val="005E1E41"/>
    <w:rsid w:val="005E2BE7"/>
    <w:rsid w:val="005E2F9B"/>
    <w:rsid w:val="005E5AA6"/>
    <w:rsid w:val="005E6CBD"/>
    <w:rsid w:val="005E6E90"/>
    <w:rsid w:val="005E7EBE"/>
    <w:rsid w:val="005F0101"/>
    <w:rsid w:val="005F1F16"/>
    <w:rsid w:val="005F219C"/>
    <w:rsid w:val="005F23D3"/>
    <w:rsid w:val="005F2ADA"/>
    <w:rsid w:val="005F2FE2"/>
    <w:rsid w:val="005F5319"/>
    <w:rsid w:val="005F7422"/>
    <w:rsid w:val="005F7DEA"/>
    <w:rsid w:val="00600A4C"/>
    <w:rsid w:val="0060364A"/>
    <w:rsid w:val="006049A6"/>
    <w:rsid w:val="00605679"/>
    <w:rsid w:val="006060E3"/>
    <w:rsid w:val="0060639E"/>
    <w:rsid w:val="00606720"/>
    <w:rsid w:val="00606D56"/>
    <w:rsid w:val="006073DB"/>
    <w:rsid w:val="006076DE"/>
    <w:rsid w:val="00611709"/>
    <w:rsid w:val="00612588"/>
    <w:rsid w:val="006125B0"/>
    <w:rsid w:val="0061261D"/>
    <w:rsid w:val="006134F2"/>
    <w:rsid w:val="00614597"/>
    <w:rsid w:val="0061546E"/>
    <w:rsid w:val="00615482"/>
    <w:rsid w:val="00621053"/>
    <w:rsid w:val="00622DDC"/>
    <w:rsid w:val="00623274"/>
    <w:rsid w:val="006237D9"/>
    <w:rsid w:val="0062491E"/>
    <w:rsid w:val="00626503"/>
    <w:rsid w:val="00626A90"/>
    <w:rsid w:val="006272E6"/>
    <w:rsid w:val="00627387"/>
    <w:rsid w:val="00627CA1"/>
    <w:rsid w:val="006305EC"/>
    <w:rsid w:val="0063066A"/>
    <w:rsid w:val="00630A54"/>
    <w:rsid w:val="00630C44"/>
    <w:rsid w:val="00632070"/>
    <w:rsid w:val="006323A5"/>
    <w:rsid w:val="00634BA5"/>
    <w:rsid w:val="00635287"/>
    <w:rsid w:val="00635AEA"/>
    <w:rsid w:val="0063644F"/>
    <w:rsid w:val="00640434"/>
    <w:rsid w:val="006416D8"/>
    <w:rsid w:val="00642372"/>
    <w:rsid w:val="00644A3A"/>
    <w:rsid w:val="00645464"/>
    <w:rsid w:val="006462AC"/>
    <w:rsid w:val="00647EFE"/>
    <w:rsid w:val="00650145"/>
    <w:rsid w:val="00650254"/>
    <w:rsid w:val="00652B92"/>
    <w:rsid w:val="00654750"/>
    <w:rsid w:val="00655589"/>
    <w:rsid w:val="00655625"/>
    <w:rsid w:val="00660EE8"/>
    <w:rsid w:val="006619B4"/>
    <w:rsid w:val="00662AE3"/>
    <w:rsid w:val="0066353E"/>
    <w:rsid w:val="00664ECA"/>
    <w:rsid w:val="00665AB6"/>
    <w:rsid w:val="00665ABC"/>
    <w:rsid w:val="006666DF"/>
    <w:rsid w:val="00667C17"/>
    <w:rsid w:val="00672621"/>
    <w:rsid w:val="0067285B"/>
    <w:rsid w:val="00672C30"/>
    <w:rsid w:val="0067396E"/>
    <w:rsid w:val="00674264"/>
    <w:rsid w:val="00677A5B"/>
    <w:rsid w:val="006804C9"/>
    <w:rsid w:val="00680F77"/>
    <w:rsid w:val="00681F65"/>
    <w:rsid w:val="0068328C"/>
    <w:rsid w:val="00684ED6"/>
    <w:rsid w:val="006858B8"/>
    <w:rsid w:val="006858BF"/>
    <w:rsid w:val="006868E9"/>
    <w:rsid w:val="00686AE3"/>
    <w:rsid w:val="00687A67"/>
    <w:rsid w:val="006909E1"/>
    <w:rsid w:val="00691319"/>
    <w:rsid w:val="006917C1"/>
    <w:rsid w:val="0069187C"/>
    <w:rsid w:val="00691C43"/>
    <w:rsid w:val="006927D0"/>
    <w:rsid w:val="00692D7C"/>
    <w:rsid w:val="00693B6A"/>
    <w:rsid w:val="00694CBA"/>
    <w:rsid w:val="00696203"/>
    <w:rsid w:val="006A1A46"/>
    <w:rsid w:val="006A2704"/>
    <w:rsid w:val="006A2961"/>
    <w:rsid w:val="006A433B"/>
    <w:rsid w:val="006A46AA"/>
    <w:rsid w:val="006A5018"/>
    <w:rsid w:val="006A5079"/>
    <w:rsid w:val="006A50EF"/>
    <w:rsid w:val="006A68BC"/>
    <w:rsid w:val="006A71F3"/>
    <w:rsid w:val="006A736B"/>
    <w:rsid w:val="006A7A40"/>
    <w:rsid w:val="006A7E78"/>
    <w:rsid w:val="006A7E8C"/>
    <w:rsid w:val="006B07B7"/>
    <w:rsid w:val="006B0BE2"/>
    <w:rsid w:val="006B0DE3"/>
    <w:rsid w:val="006B0F88"/>
    <w:rsid w:val="006B2C74"/>
    <w:rsid w:val="006B3041"/>
    <w:rsid w:val="006B34A8"/>
    <w:rsid w:val="006B3FD9"/>
    <w:rsid w:val="006B4364"/>
    <w:rsid w:val="006B4B65"/>
    <w:rsid w:val="006B7174"/>
    <w:rsid w:val="006B7B69"/>
    <w:rsid w:val="006B7E4D"/>
    <w:rsid w:val="006C047B"/>
    <w:rsid w:val="006C04F8"/>
    <w:rsid w:val="006C0CFC"/>
    <w:rsid w:val="006C23A2"/>
    <w:rsid w:val="006C262F"/>
    <w:rsid w:val="006C33D2"/>
    <w:rsid w:val="006C3E99"/>
    <w:rsid w:val="006C5DCF"/>
    <w:rsid w:val="006C60F7"/>
    <w:rsid w:val="006C7035"/>
    <w:rsid w:val="006C75E8"/>
    <w:rsid w:val="006C7A3D"/>
    <w:rsid w:val="006D04B1"/>
    <w:rsid w:val="006D1CCA"/>
    <w:rsid w:val="006D2A8D"/>
    <w:rsid w:val="006D2B7D"/>
    <w:rsid w:val="006D444E"/>
    <w:rsid w:val="006D495C"/>
    <w:rsid w:val="006D5E79"/>
    <w:rsid w:val="006D6BB3"/>
    <w:rsid w:val="006D7272"/>
    <w:rsid w:val="006E0651"/>
    <w:rsid w:val="006E22CC"/>
    <w:rsid w:val="006E34F7"/>
    <w:rsid w:val="006E5227"/>
    <w:rsid w:val="006E7695"/>
    <w:rsid w:val="006E7857"/>
    <w:rsid w:val="006F0F90"/>
    <w:rsid w:val="006F1911"/>
    <w:rsid w:val="006F2074"/>
    <w:rsid w:val="006F32F3"/>
    <w:rsid w:val="006F3402"/>
    <w:rsid w:val="006F4785"/>
    <w:rsid w:val="006F7B3C"/>
    <w:rsid w:val="007012B7"/>
    <w:rsid w:val="00703E1B"/>
    <w:rsid w:val="00704536"/>
    <w:rsid w:val="007119F2"/>
    <w:rsid w:val="007131AE"/>
    <w:rsid w:val="007138D9"/>
    <w:rsid w:val="00713BAB"/>
    <w:rsid w:val="00713C49"/>
    <w:rsid w:val="00713D93"/>
    <w:rsid w:val="00714A99"/>
    <w:rsid w:val="00715025"/>
    <w:rsid w:val="007150F1"/>
    <w:rsid w:val="00715E09"/>
    <w:rsid w:val="00717448"/>
    <w:rsid w:val="00717925"/>
    <w:rsid w:val="00717AFC"/>
    <w:rsid w:val="00721710"/>
    <w:rsid w:val="00722B13"/>
    <w:rsid w:val="00723A99"/>
    <w:rsid w:val="0072442A"/>
    <w:rsid w:val="00725F52"/>
    <w:rsid w:val="00730228"/>
    <w:rsid w:val="00731739"/>
    <w:rsid w:val="00733114"/>
    <w:rsid w:val="00733EFB"/>
    <w:rsid w:val="007354FA"/>
    <w:rsid w:val="00735E3F"/>
    <w:rsid w:val="0074014F"/>
    <w:rsid w:val="0074080D"/>
    <w:rsid w:val="0074350A"/>
    <w:rsid w:val="0074578A"/>
    <w:rsid w:val="007467FA"/>
    <w:rsid w:val="00746ABD"/>
    <w:rsid w:val="00746CF4"/>
    <w:rsid w:val="00750CFB"/>
    <w:rsid w:val="00751580"/>
    <w:rsid w:val="00752931"/>
    <w:rsid w:val="007546E5"/>
    <w:rsid w:val="00755C34"/>
    <w:rsid w:val="007600CF"/>
    <w:rsid w:val="007606B1"/>
    <w:rsid w:val="00761DBB"/>
    <w:rsid w:val="00761E0A"/>
    <w:rsid w:val="00762015"/>
    <w:rsid w:val="00764867"/>
    <w:rsid w:val="00765039"/>
    <w:rsid w:val="007651E5"/>
    <w:rsid w:val="00767286"/>
    <w:rsid w:val="00767C69"/>
    <w:rsid w:val="00770150"/>
    <w:rsid w:val="00770F77"/>
    <w:rsid w:val="00771CD8"/>
    <w:rsid w:val="00772199"/>
    <w:rsid w:val="00772738"/>
    <w:rsid w:val="00774290"/>
    <w:rsid w:val="007751A9"/>
    <w:rsid w:val="00776206"/>
    <w:rsid w:val="0078141D"/>
    <w:rsid w:val="00782169"/>
    <w:rsid w:val="007834E2"/>
    <w:rsid w:val="00783C9B"/>
    <w:rsid w:val="0078449C"/>
    <w:rsid w:val="00784507"/>
    <w:rsid w:val="00784BB1"/>
    <w:rsid w:val="007861B1"/>
    <w:rsid w:val="00787BA0"/>
    <w:rsid w:val="0079386B"/>
    <w:rsid w:val="007944AC"/>
    <w:rsid w:val="00794A22"/>
    <w:rsid w:val="0079510A"/>
    <w:rsid w:val="00796145"/>
    <w:rsid w:val="007962D2"/>
    <w:rsid w:val="00796754"/>
    <w:rsid w:val="007A289B"/>
    <w:rsid w:val="007A4278"/>
    <w:rsid w:val="007A4B58"/>
    <w:rsid w:val="007A79EF"/>
    <w:rsid w:val="007B00B5"/>
    <w:rsid w:val="007B02C1"/>
    <w:rsid w:val="007B0434"/>
    <w:rsid w:val="007B17DA"/>
    <w:rsid w:val="007B1BEF"/>
    <w:rsid w:val="007B3025"/>
    <w:rsid w:val="007B5891"/>
    <w:rsid w:val="007B5F8B"/>
    <w:rsid w:val="007B7F56"/>
    <w:rsid w:val="007C0788"/>
    <w:rsid w:val="007C15F5"/>
    <w:rsid w:val="007C2BAC"/>
    <w:rsid w:val="007C47EF"/>
    <w:rsid w:val="007C490D"/>
    <w:rsid w:val="007D1CF8"/>
    <w:rsid w:val="007D24C0"/>
    <w:rsid w:val="007D2E89"/>
    <w:rsid w:val="007D3DBD"/>
    <w:rsid w:val="007D42FB"/>
    <w:rsid w:val="007D4972"/>
    <w:rsid w:val="007D4CBE"/>
    <w:rsid w:val="007D55B5"/>
    <w:rsid w:val="007D6B35"/>
    <w:rsid w:val="007E26D0"/>
    <w:rsid w:val="007E2E48"/>
    <w:rsid w:val="007E3555"/>
    <w:rsid w:val="007E6ED3"/>
    <w:rsid w:val="007E708C"/>
    <w:rsid w:val="007F06A2"/>
    <w:rsid w:val="007F15E2"/>
    <w:rsid w:val="007F2014"/>
    <w:rsid w:val="007F21B7"/>
    <w:rsid w:val="007F2F92"/>
    <w:rsid w:val="007F3B93"/>
    <w:rsid w:val="007F576A"/>
    <w:rsid w:val="007F609E"/>
    <w:rsid w:val="007F6F9D"/>
    <w:rsid w:val="007F7A34"/>
    <w:rsid w:val="007F7AB7"/>
    <w:rsid w:val="00802E73"/>
    <w:rsid w:val="00802EC1"/>
    <w:rsid w:val="00803775"/>
    <w:rsid w:val="0080403B"/>
    <w:rsid w:val="00805720"/>
    <w:rsid w:val="008062F7"/>
    <w:rsid w:val="0080641C"/>
    <w:rsid w:val="0080707F"/>
    <w:rsid w:val="00807596"/>
    <w:rsid w:val="0081131A"/>
    <w:rsid w:val="00812A7D"/>
    <w:rsid w:val="00813138"/>
    <w:rsid w:val="00813421"/>
    <w:rsid w:val="008136A2"/>
    <w:rsid w:val="00813C03"/>
    <w:rsid w:val="00815EFF"/>
    <w:rsid w:val="00816334"/>
    <w:rsid w:val="00816816"/>
    <w:rsid w:val="00816ABB"/>
    <w:rsid w:val="00816C4C"/>
    <w:rsid w:val="00822C8B"/>
    <w:rsid w:val="00823507"/>
    <w:rsid w:val="008236A9"/>
    <w:rsid w:val="00823938"/>
    <w:rsid w:val="00824199"/>
    <w:rsid w:val="0082422B"/>
    <w:rsid w:val="00824710"/>
    <w:rsid w:val="008248ED"/>
    <w:rsid w:val="00824CD3"/>
    <w:rsid w:val="00826C31"/>
    <w:rsid w:val="008279FA"/>
    <w:rsid w:val="008328A9"/>
    <w:rsid w:val="00832BF7"/>
    <w:rsid w:val="0083343D"/>
    <w:rsid w:val="008341C3"/>
    <w:rsid w:val="0083793C"/>
    <w:rsid w:val="00841433"/>
    <w:rsid w:val="0084346E"/>
    <w:rsid w:val="008444C2"/>
    <w:rsid w:val="008505C0"/>
    <w:rsid w:val="00851157"/>
    <w:rsid w:val="00860820"/>
    <w:rsid w:val="00860FC5"/>
    <w:rsid w:val="00861931"/>
    <w:rsid w:val="00861FE7"/>
    <w:rsid w:val="00863AED"/>
    <w:rsid w:val="00864A35"/>
    <w:rsid w:val="008668BC"/>
    <w:rsid w:val="00866CEC"/>
    <w:rsid w:val="0086799E"/>
    <w:rsid w:val="00872BD9"/>
    <w:rsid w:val="00874528"/>
    <w:rsid w:val="008771C7"/>
    <w:rsid w:val="00877554"/>
    <w:rsid w:val="00877EB5"/>
    <w:rsid w:val="008810BE"/>
    <w:rsid w:val="0088275C"/>
    <w:rsid w:val="00883350"/>
    <w:rsid w:val="00883B74"/>
    <w:rsid w:val="00885BBE"/>
    <w:rsid w:val="00891148"/>
    <w:rsid w:val="00891759"/>
    <w:rsid w:val="0089229D"/>
    <w:rsid w:val="0089372A"/>
    <w:rsid w:val="0089495D"/>
    <w:rsid w:val="00895461"/>
    <w:rsid w:val="0089658A"/>
    <w:rsid w:val="008974BC"/>
    <w:rsid w:val="00897636"/>
    <w:rsid w:val="008976AF"/>
    <w:rsid w:val="008A04FA"/>
    <w:rsid w:val="008A0ACB"/>
    <w:rsid w:val="008A1013"/>
    <w:rsid w:val="008A2029"/>
    <w:rsid w:val="008A25A8"/>
    <w:rsid w:val="008A2720"/>
    <w:rsid w:val="008A5060"/>
    <w:rsid w:val="008A7560"/>
    <w:rsid w:val="008B0571"/>
    <w:rsid w:val="008B0724"/>
    <w:rsid w:val="008B0941"/>
    <w:rsid w:val="008B1204"/>
    <w:rsid w:val="008B4335"/>
    <w:rsid w:val="008B44B2"/>
    <w:rsid w:val="008B5D8F"/>
    <w:rsid w:val="008B62F6"/>
    <w:rsid w:val="008B6E4F"/>
    <w:rsid w:val="008B72DB"/>
    <w:rsid w:val="008B7A7C"/>
    <w:rsid w:val="008B7BFB"/>
    <w:rsid w:val="008C023D"/>
    <w:rsid w:val="008C2D2A"/>
    <w:rsid w:val="008C458D"/>
    <w:rsid w:val="008C5C09"/>
    <w:rsid w:val="008D1111"/>
    <w:rsid w:val="008D2B47"/>
    <w:rsid w:val="008D39A2"/>
    <w:rsid w:val="008D4BE0"/>
    <w:rsid w:val="008D5055"/>
    <w:rsid w:val="008D5B7D"/>
    <w:rsid w:val="008D6C36"/>
    <w:rsid w:val="008D6C99"/>
    <w:rsid w:val="008D6CFE"/>
    <w:rsid w:val="008D6EE9"/>
    <w:rsid w:val="008D76CC"/>
    <w:rsid w:val="008D7EA0"/>
    <w:rsid w:val="008E1993"/>
    <w:rsid w:val="008E42C4"/>
    <w:rsid w:val="008E4458"/>
    <w:rsid w:val="008E6F6D"/>
    <w:rsid w:val="008E796B"/>
    <w:rsid w:val="008F04FA"/>
    <w:rsid w:val="008F1611"/>
    <w:rsid w:val="008F392E"/>
    <w:rsid w:val="008F3CEA"/>
    <w:rsid w:val="008F3EAE"/>
    <w:rsid w:val="008F54D6"/>
    <w:rsid w:val="008F6E8F"/>
    <w:rsid w:val="008F7FBD"/>
    <w:rsid w:val="0090003E"/>
    <w:rsid w:val="0090062C"/>
    <w:rsid w:val="00900662"/>
    <w:rsid w:val="009019BF"/>
    <w:rsid w:val="00902631"/>
    <w:rsid w:val="00902ED3"/>
    <w:rsid w:val="00903447"/>
    <w:rsid w:val="00903719"/>
    <w:rsid w:val="0090550F"/>
    <w:rsid w:val="00905813"/>
    <w:rsid w:val="00906088"/>
    <w:rsid w:val="00907A84"/>
    <w:rsid w:val="009110E4"/>
    <w:rsid w:val="009114FA"/>
    <w:rsid w:val="00911AF4"/>
    <w:rsid w:val="00914E35"/>
    <w:rsid w:val="00915107"/>
    <w:rsid w:val="00915544"/>
    <w:rsid w:val="00915904"/>
    <w:rsid w:val="00915CBC"/>
    <w:rsid w:val="00915E73"/>
    <w:rsid w:val="00916DE5"/>
    <w:rsid w:val="009204E4"/>
    <w:rsid w:val="009205A8"/>
    <w:rsid w:val="00921A67"/>
    <w:rsid w:val="00922440"/>
    <w:rsid w:val="0092315F"/>
    <w:rsid w:val="00923811"/>
    <w:rsid w:val="0092514D"/>
    <w:rsid w:val="0092574F"/>
    <w:rsid w:val="00925DFF"/>
    <w:rsid w:val="00925FE1"/>
    <w:rsid w:val="009274CD"/>
    <w:rsid w:val="00927B7D"/>
    <w:rsid w:val="00930191"/>
    <w:rsid w:val="009303B0"/>
    <w:rsid w:val="009307C0"/>
    <w:rsid w:val="009308AC"/>
    <w:rsid w:val="009317F6"/>
    <w:rsid w:val="00931E71"/>
    <w:rsid w:val="00934964"/>
    <w:rsid w:val="0093497C"/>
    <w:rsid w:val="00935411"/>
    <w:rsid w:val="00935779"/>
    <w:rsid w:val="00935E7F"/>
    <w:rsid w:val="0093627B"/>
    <w:rsid w:val="00936EA7"/>
    <w:rsid w:val="0093715D"/>
    <w:rsid w:val="009377B4"/>
    <w:rsid w:val="009378EE"/>
    <w:rsid w:val="00937DA6"/>
    <w:rsid w:val="0094288D"/>
    <w:rsid w:val="00944585"/>
    <w:rsid w:val="00945E0B"/>
    <w:rsid w:val="00945E5E"/>
    <w:rsid w:val="00946D8D"/>
    <w:rsid w:val="00950902"/>
    <w:rsid w:val="00950A80"/>
    <w:rsid w:val="0095356C"/>
    <w:rsid w:val="00954621"/>
    <w:rsid w:val="00954B14"/>
    <w:rsid w:val="00954E5A"/>
    <w:rsid w:val="00955593"/>
    <w:rsid w:val="00955A11"/>
    <w:rsid w:val="00956A2B"/>
    <w:rsid w:val="00956B75"/>
    <w:rsid w:val="0095765D"/>
    <w:rsid w:val="00961C5F"/>
    <w:rsid w:val="00963960"/>
    <w:rsid w:val="00963FB9"/>
    <w:rsid w:val="00964076"/>
    <w:rsid w:val="0096494D"/>
    <w:rsid w:val="0097007F"/>
    <w:rsid w:val="009704AB"/>
    <w:rsid w:val="00970D74"/>
    <w:rsid w:val="0097309F"/>
    <w:rsid w:val="00973801"/>
    <w:rsid w:val="00974655"/>
    <w:rsid w:val="009753BA"/>
    <w:rsid w:val="0097673A"/>
    <w:rsid w:val="00976916"/>
    <w:rsid w:val="00976B97"/>
    <w:rsid w:val="00977B86"/>
    <w:rsid w:val="00977E68"/>
    <w:rsid w:val="00980A30"/>
    <w:rsid w:val="0098426A"/>
    <w:rsid w:val="009843AC"/>
    <w:rsid w:val="00993372"/>
    <w:rsid w:val="00995D9B"/>
    <w:rsid w:val="00995F1E"/>
    <w:rsid w:val="009960D7"/>
    <w:rsid w:val="0099636A"/>
    <w:rsid w:val="009967AE"/>
    <w:rsid w:val="009973A1"/>
    <w:rsid w:val="009A0068"/>
    <w:rsid w:val="009A050D"/>
    <w:rsid w:val="009A06D0"/>
    <w:rsid w:val="009A116F"/>
    <w:rsid w:val="009A24D7"/>
    <w:rsid w:val="009A3084"/>
    <w:rsid w:val="009A3CAF"/>
    <w:rsid w:val="009A4B09"/>
    <w:rsid w:val="009A5572"/>
    <w:rsid w:val="009A60F0"/>
    <w:rsid w:val="009B0604"/>
    <w:rsid w:val="009B08CC"/>
    <w:rsid w:val="009B0CD0"/>
    <w:rsid w:val="009B13F5"/>
    <w:rsid w:val="009B1C66"/>
    <w:rsid w:val="009B26E4"/>
    <w:rsid w:val="009B2A78"/>
    <w:rsid w:val="009B418F"/>
    <w:rsid w:val="009B53B6"/>
    <w:rsid w:val="009B770C"/>
    <w:rsid w:val="009B7C97"/>
    <w:rsid w:val="009C0F3C"/>
    <w:rsid w:val="009C121A"/>
    <w:rsid w:val="009C3CFE"/>
    <w:rsid w:val="009C5C55"/>
    <w:rsid w:val="009C702D"/>
    <w:rsid w:val="009C70BD"/>
    <w:rsid w:val="009C7520"/>
    <w:rsid w:val="009C77DD"/>
    <w:rsid w:val="009D0299"/>
    <w:rsid w:val="009D2ACA"/>
    <w:rsid w:val="009D713D"/>
    <w:rsid w:val="009E177C"/>
    <w:rsid w:val="009E49AE"/>
    <w:rsid w:val="009E5A44"/>
    <w:rsid w:val="009E6570"/>
    <w:rsid w:val="009E7173"/>
    <w:rsid w:val="009E7641"/>
    <w:rsid w:val="009E79AC"/>
    <w:rsid w:val="009F14F4"/>
    <w:rsid w:val="009F2835"/>
    <w:rsid w:val="009F285F"/>
    <w:rsid w:val="009F3855"/>
    <w:rsid w:val="009F5318"/>
    <w:rsid w:val="009F6B00"/>
    <w:rsid w:val="009F731A"/>
    <w:rsid w:val="009F76EE"/>
    <w:rsid w:val="00A00142"/>
    <w:rsid w:val="00A00EE4"/>
    <w:rsid w:val="00A0208B"/>
    <w:rsid w:val="00A031E2"/>
    <w:rsid w:val="00A0333C"/>
    <w:rsid w:val="00A04A42"/>
    <w:rsid w:val="00A05A8A"/>
    <w:rsid w:val="00A070BC"/>
    <w:rsid w:val="00A07F9F"/>
    <w:rsid w:val="00A118B5"/>
    <w:rsid w:val="00A11DE5"/>
    <w:rsid w:val="00A13100"/>
    <w:rsid w:val="00A13EB3"/>
    <w:rsid w:val="00A1430D"/>
    <w:rsid w:val="00A1532D"/>
    <w:rsid w:val="00A15467"/>
    <w:rsid w:val="00A15604"/>
    <w:rsid w:val="00A17298"/>
    <w:rsid w:val="00A20BC9"/>
    <w:rsid w:val="00A227E2"/>
    <w:rsid w:val="00A22A09"/>
    <w:rsid w:val="00A235C5"/>
    <w:rsid w:val="00A237A2"/>
    <w:rsid w:val="00A2442A"/>
    <w:rsid w:val="00A25443"/>
    <w:rsid w:val="00A25BA9"/>
    <w:rsid w:val="00A264CA"/>
    <w:rsid w:val="00A26E58"/>
    <w:rsid w:val="00A27E07"/>
    <w:rsid w:val="00A3002F"/>
    <w:rsid w:val="00A30B80"/>
    <w:rsid w:val="00A31A49"/>
    <w:rsid w:val="00A31BBD"/>
    <w:rsid w:val="00A33965"/>
    <w:rsid w:val="00A33F5A"/>
    <w:rsid w:val="00A344E0"/>
    <w:rsid w:val="00A347A0"/>
    <w:rsid w:val="00A34A71"/>
    <w:rsid w:val="00A350AC"/>
    <w:rsid w:val="00A367AD"/>
    <w:rsid w:val="00A375B2"/>
    <w:rsid w:val="00A378FD"/>
    <w:rsid w:val="00A41614"/>
    <w:rsid w:val="00A4264F"/>
    <w:rsid w:val="00A428CC"/>
    <w:rsid w:val="00A437B0"/>
    <w:rsid w:val="00A44CFA"/>
    <w:rsid w:val="00A45100"/>
    <w:rsid w:val="00A45DD8"/>
    <w:rsid w:val="00A46568"/>
    <w:rsid w:val="00A51FD1"/>
    <w:rsid w:val="00A5431C"/>
    <w:rsid w:val="00A55604"/>
    <w:rsid w:val="00A55CAE"/>
    <w:rsid w:val="00A56C5F"/>
    <w:rsid w:val="00A56E73"/>
    <w:rsid w:val="00A574FE"/>
    <w:rsid w:val="00A6013A"/>
    <w:rsid w:val="00A62E9C"/>
    <w:rsid w:val="00A6512E"/>
    <w:rsid w:val="00A65271"/>
    <w:rsid w:val="00A65479"/>
    <w:rsid w:val="00A66033"/>
    <w:rsid w:val="00A70043"/>
    <w:rsid w:val="00A70EA6"/>
    <w:rsid w:val="00A718A4"/>
    <w:rsid w:val="00A7193A"/>
    <w:rsid w:val="00A72D91"/>
    <w:rsid w:val="00A72E64"/>
    <w:rsid w:val="00A73AD8"/>
    <w:rsid w:val="00A73B46"/>
    <w:rsid w:val="00A73C2F"/>
    <w:rsid w:val="00A74204"/>
    <w:rsid w:val="00A75660"/>
    <w:rsid w:val="00A75778"/>
    <w:rsid w:val="00A77025"/>
    <w:rsid w:val="00A8021E"/>
    <w:rsid w:val="00A81155"/>
    <w:rsid w:val="00A8174A"/>
    <w:rsid w:val="00A843E5"/>
    <w:rsid w:val="00A86FBB"/>
    <w:rsid w:val="00A872A6"/>
    <w:rsid w:val="00A908A6"/>
    <w:rsid w:val="00A90BF7"/>
    <w:rsid w:val="00A94250"/>
    <w:rsid w:val="00A9638D"/>
    <w:rsid w:val="00A96F90"/>
    <w:rsid w:val="00A97FF6"/>
    <w:rsid w:val="00AA1590"/>
    <w:rsid w:val="00AA192A"/>
    <w:rsid w:val="00AA1F1D"/>
    <w:rsid w:val="00AA2178"/>
    <w:rsid w:val="00AA2952"/>
    <w:rsid w:val="00AA3115"/>
    <w:rsid w:val="00AA419D"/>
    <w:rsid w:val="00AA4B36"/>
    <w:rsid w:val="00AA52E4"/>
    <w:rsid w:val="00AA5400"/>
    <w:rsid w:val="00AA5906"/>
    <w:rsid w:val="00AA7010"/>
    <w:rsid w:val="00AB39AF"/>
    <w:rsid w:val="00AB3DFE"/>
    <w:rsid w:val="00AB5D3A"/>
    <w:rsid w:val="00AB60D3"/>
    <w:rsid w:val="00AB7020"/>
    <w:rsid w:val="00AB74ED"/>
    <w:rsid w:val="00AB776F"/>
    <w:rsid w:val="00AC0533"/>
    <w:rsid w:val="00AC07F0"/>
    <w:rsid w:val="00AC12B9"/>
    <w:rsid w:val="00AC5358"/>
    <w:rsid w:val="00AC69DC"/>
    <w:rsid w:val="00AC73E7"/>
    <w:rsid w:val="00AC749C"/>
    <w:rsid w:val="00AC7A1B"/>
    <w:rsid w:val="00AD1CBF"/>
    <w:rsid w:val="00AD23FD"/>
    <w:rsid w:val="00AD4056"/>
    <w:rsid w:val="00AD4775"/>
    <w:rsid w:val="00AD72D1"/>
    <w:rsid w:val="00AD72ED"/>
    <w:rsid w:val="00AD7DB2"/>
    <w:rsid w:val="00AE1261"/>
    <w:rsid w:val="00AE18ED"/>
    <w:rsid w:val="00AE50C5"/>
    <w:rsid w:val="00AE54F5"/>
    <w:rsid w:val="00AE6E0A"/>
    <w:rsid w:val="00AE7959"/>
    <w:rsid w:val="00AF0722"/>
    <w:rsid w:val="00AF5E5A"/>
    <w:rsid w:val="00AF5E7C"/>
    <w:rsid w:val="00AF6AE4"/>
    <w:rsid w:val="00B01444"/>
    <w:rsid w:val="00B036B1"/>
    <w:rsid w:val="00B049C3"/>
    <w:rsid w:val="00B051B5"/>
    <w:rsid w:val="00B0653A"/>
    <w:rsid w:val="00B06DAA"/>
    <w:rsid w:val="00B0782F"/>
    <w:rsid w:val="00B10274"/>
    <w:rsid w:val="00B1031A"/>
    <w:rsid w:val="00B115BE"/>
    <w:rsid w:val="00B11AEE"/>
    <w:rsid w:val="00B137D7"/>
    <w:rsid w:val="00B14275"/>
    <w:rsid w:val="00B148D2"/>
    <w:rsid w:val="00B14975"/>
    <w:rsid w:val="00B15AF9"/>
    <w:rsid w:val="00B214FC"/>
    <w:rsid w:val="00B21662"/>
    <w:rsid w:val="00B21A24"/>
    <w:rsid w:val="00B21C0B"/>
    <w:rsid w:val="00B22A33"/>
    <w:rsid w:val="00B2433E"/>
    <w:rsid w:val="00B24487"/>
    <w:rsid w:val="00B24CFE"/>
    <w:rsid w:val="00B254DC"/>
    <w:rsid w:val="00B26911"/>
    <w:rsid w:val="00B2767C"/>
    <w:rsid w:val="00B30949"/>
    <w:rsid w:val="00B30F2A"/>
    <w:rsid w:val="00B3104F"/>
    <w:rsid w:val="00B314E8"/>
    <w:rsid w:val="00B33B73"/>
    <w:rsid w:val="00B33CF0"/>
    <w:rsid w:val="00B33D1D"/>
    <w:rsid w:val="00B33F20"/>
    <w:rsid w:val="00B3609B"/>
    <w:rsid w:val="00B37163"/>
    <w:rsid w:val="00B413F0"/>
    <w:rsid w:val="00B43171"/>
    <w:rsid w:val="00B433EE"/>
    <w:rsid w:val="00B44416"/>
    <w:rsid w:val="00B445BE"/>
    <w:rsid w:val="00B44DD4"/>
    <w:rsid w:val="00B44F79"/>
    <w:rsid w:val="00B46714"/>
    <w:rsid w:val="00B46CDE"/>
    <w:rsid w:val="00B47496"/>
    <w:rsid w:val="00B5012F"/>
    <w:rsid w:val="00B5088B"/>
    <w:rsid w:val="00B509A0"/>
    <w:rsid w:val="00B52EF0"/>
    <w:rsid w:val="00B52FEA"/>
    <w:rsid w:val="00B53155"/>
    <w:rsid w:val="00B54FA1"/>
    <w:rsid w:val="00B551ED"/>
    <w:rsid w:val="00B5643E"/>
    <w:rsid w:val="00B570CC"/>
    <w:rsid w:val="00B57117"/>
    <w:rsid w:val="00B57712"/>
    <w:rsid w:val="00B60257"/>
    <w:rsid w:val="00B61E13"/>
    <w:rsid w:val="00B636E2"/>
    <w:rsid w:val="00B65562"/>
    <w:rsid w:val="00B65F0B"/>
    <w:rsid w:val="00B66AF1"/>
    <w:rsid w:val="00B67E23"/>
    <w:rsid w:val="00B67EA8"/>
    <w:rsid w:val="00B67F05"/>
    <w:rsid w:val="00B710D8"/>
    <w:rsid w:val="00B732EE"/>
    <w:rsid w:val="00B738BC"/>
    <w:rsid w:val="00B778F5"/>
    <w:rsid w:val="00B803DA"/>
    <w:rsid w:val="00B822C9"/>
    <w:rsid w:val="00B8252D"/>
    <w:rsid w:val="00B84062"/>
    <w:rsid w:val="00B846C5"/>
    <w:rsid w:val="00B84ABF"/>
    <w:rsid w:val="00B859FB"/>
    <w:rsid w:val="00B85AEC"/>
    <w:rsid w:val="00B86191"/>
    <w:rsid w:val="00B868CC"/>
    <w:rsid w:val="00B8773F"/>
    <w:rsid w:val="00B900CC"/>
    <w:rsid w:val="00B920DD"/>
    <w:rsid w:val="00B92145"/>
    <w:rsid w:val="00B92C43"/>
    <w:rsid w:val="00B92DEC"/>
    <w:rsid w:val="00B93E29"/>
    <w:rsid w:val="00B95B61"/>
    <w:rsid w:val="00BA141E"/>
    <w:rsid w:val="00BA188A"/>
    <w:rsid w:val="00BA22B1"/>
    <w:rsid w:val="00BA305B"/>
    <w:rsid w:val="00BA4F6A"/>
    <w:rsid w:val="00BA5EE7"/>
    <w:rsid w:val="00BA68F2"/>
    <w:rsid w:val="00BB178B"/>
    <w:rsid w:val="00BB1B4F"/>
    <w:rsid w:val="00BB1DBD"/>
    <w:rsid w:val="00BB226B"/>
    <w:rsid w:val="00BB5E16"/>
    <w:rsid w:val="00BB61C4"/>
    <w:rsid w:val="00BB6736"/>
    <w:rsid w:val="00BB745C"/>
    <w:rsid w:val="00BC0B9A"/>
    <w:rsid w:val="00BC20F8"/>
    <w:rsid w:val="00BC2E77"/>
    <w:rsid w:val="00BC3348"/>
    <w:rsid w:val="00BC36E9"/>
    <w:rsid w:val="00BC3817"/>
    <w:rsid w:val="00BC4258"/>
    <w:rsid w:val="00BC5826"/>
    <w:rsid w:val="00BC5D6D"/>
    <w:rsid w:val="00BC6802"/>
    <w:rsid w:val="00BC730D"/>
    <w:rsid w:val="00BC7718"/>
    <w:rsid w:val="00BC77A4"/>
    <w:rsid w:val="00BD2527"/>
    <w:rsid w:val="00BD3CC8"/>
    <w:rsid w:val="00BD3E36"/>
    <w:rsid w:val="00BD452D"/>
    <w:rsid w:val="00BD4C33"/>
    <w:rsid w:val="00BD55D1"/>
    <w:rsid w:val="00BD5601"/>
    <w:rsid w:val="00BD64F7"/>
    <w:rsid w:val="00BD6511"/>
    <w:rsid w:val="00BD700B"/>
    <w:rsid w:val="00BD7D25"/>
    <w:rsid w:val="00BD7DA8"/>
    <w:rsid w:val="00BE0D67"/>
    <w:rsid w:val="00BE0EDA"/>
    <w:rsid w:val="00BE1C26"/>
    <w:rsid w:val="00BE2A52"/>
    <w:rsid w:val="00BE3046"/>
    <w:rsid w:val="00BE7110"/>
    <w:rsid w:val="00BF18BA"/>
    <w:rsid w:val="00BF41C1"/>
    <w:rsid w:val="00BF6605"/>
    <w:rsid w:val="00C00E15"/>
    <w:rsid w:val="00C02158"/>
    <w:rsid w:val="00C02E57"/>
    <w:rsid w:val="00C05547"/>
    <w:rsid w:val="00C05CCE"/>
    <w:rsid w:val="00C063EF"/>
    <w:rsid w:val="00C06772"/>
    <w:rsid w:val="00C11EA6"/>
    <w:rsid w:val="00C130F1"/>
    <w:rsid w:val="00C13EE6"/>
    <w:rsid w:val="00C147A0"/>
    <w:rsid w:val="00C15E36"/>
    <w:rsid w:val="00C17252"/>
    <w:rsid w:val="00C174D3"/>
    <w:rsid w:val="00C208DC"/>
    <w:rsid w:val="00C215A4"/>
    <w:rsid w:val="00C215E9"/>
    <w:rsid w:val="00C2243F"/>
    <w:rsid w:val="00C226A7"/>
    <w:rsid w:val="00C22852"/>
    <w:rsid w:val="00C233DA"/>
    <w:rsid w:val="00C244AC"/>
    <w:rsid w:val="00C250B3"/>
    <w:rsid w:val="00C26AEC"/>
    <w:rsid w:val="00C31020"/>
    <w:rsid w:val="00C3179E"/>
    <w:rsid w:val="00C35FD6"/>
    <w:rsid w:val="00C407BC"/>
    <w:rsid w:val="00C436C6"/>
    <w:rsid w:val="00C43AF4"/>
    <w:rsid w:val="00C444D0"/>
    <w:rsid w:val="00C4509B"/>
    <w:rsid w:val="00C45243"/>
    <w:rsid w:val="00C45BDD"/>
    <w:rsid w:val="00C50414"/>
    <w:rsid w:val="00C51505"/>
    <w:rsid w:val="00C539A1"/>
    <w:rsid w:val="00C558D2"/>
    <w:rsid w:val="00C5615A"/>
    <w:rsid w:val="00C577F4"/>
    <w:rsid w:val="00C57FCA"/>
    <w:rsid w:val="00C60712"/>
    <w:rsid w:val="00C6136B"/>
    <w:rsid w:val="00C62F3C"/>
    <w:rsid w:val="00C654B1"/>
    <w:rsid w:val="00C655A0"/>
    <w:rsid w:val="00C6579B"/>
    <w:rsid w:val="00C666BE"/>
    <w:rsid w:val="00C70838"/>
    <w:rsid w:val="00C70A81"/>
    <w:rsid w:val="00C73FCF"/>
    <w:rsid w:val="00C752C3"/>
    <w:rsid w:val="00C7556B"/>
    <w:rsid w:val="00C76A11"/>
    <w:rsid w:val="00C76DBF"/>
    <w:rsid w:val="00C7735D"/>
    <w:rsid w:val="00C802CA"/>
    <w:rsid w:val="00C80424"/>
    <w:rsid w:val="00C8340A"/>
    <w:rsid w:val="00C849ED"/>
    <w:rsid w:val="00C851E6"/>
    <w:rsid w:val="00C8585F"/>
    <w:rsid w:val="00C85F02"/>
    <w:rsid w:val="00C8710E"/>
    <w:rsid w:val="00C87557"/>
    <w:rsid w:val="00C87FAB"/>
    <w:rsid w:val="00C92BC6"/>
    <w:rsid w:val="00C949B9"/>
    <w:rsid w:val="00C94B07"/>
    <w:rsid w:val="00C95DED"/>
    <w:rsid w:val="00C96D80"/>
    <w:rsid w:val="00CA04D2"/>
    <w:rsid w:val="00CA0DCF"/>
    <w:rsid w:val="00CA27F3"/>
    <w:rsid w:val="00CA40B2"/>
    <w:rsid w:val="00CA429F"/>
    <w:rsid w:val="00CA604E"/>
    <w:rsid w:val="00CA6212"/>
    <w:rsid w:val="00CA64FA"/>
    <w:rsid w:val="00CA7196"/>
    <w:rsid w:val="00CA79CD"/>
    <w:rsid w:val="00CB0739"/>
    <w:rsid w:val="00CB134B"/>
    <w:rsid w:val="00CB18B2"/>
    <w:rsid w:val="00CB24F8"/>
    <w:rsid w:val="00CB3D6C"/>
    <w:rsid w:val="00CB5D2B"/>
    <w:rsid w:val="00CC0879"/>
    <w:rsid w:val="00CC093B"/>
    <w:rsid w:val="00CC0B49"/>
    <w:rsid w:val="00CC0C1A"/>
    <w:rsid w:val="00CC1039"/>
    <w:rsid w:val="00CC2024"/>
    <w:rsid w:val="00CC3023"/>
    <w:rsid w:val="00CC32CA"/>
    <w:rsid w:val="00CC39D4"/>
    <w:rsid w:val="00CC5504"/>
    <w:rsid w:val="00CC5891"/>
    <w:rsid w:val="00CC70A9"/>
    <w:rsid w:val="00CC781B"/>
    <w:rsid w:val="00CD2B9B"/>
    <w:rsid w:val="00CD31B2"/>
    <w:rsid w:val="00CD4B54"/>
    <w:rsid w:val="00CD61AF"/>
    <w:rsid w:val="00CE0A10"/>
    <w:rsid w:val="00CE2FA3"/>
    <w:rsid w:val="00CE3954"/>
    <w:rsid w:val="00CE3AA3"/>
    <w:rsid w:val="00CE4602"/>
    <w:rsid w:val="00CE4757"/>
    <w:rsid w:val="00CE4D5F"/>
    <w:rsid w:val="00CE7316"/>
    <w:rsid w:val="00CE7A5D"/>
    <w:rsid w:val="00CE7CCE"/>
    <w:rsid w:val="00CF03D5"/>
    <w:rsid w:val="00CF08C0"/>
    <w:rsid w:val="00CF103B"/>
    <w:rsid w:val="00CF20FC"/>
    <w:rsid w:val="00CF293F"/>
    <w:rsid w:val="00CF38CA"/>
    <w:rsid w:val="00CF6318"/>
    <w:rsid w:val="00D00689"/>
    <w:rsid w:val="00D011FD"/>
    <w:rsid w:val="00D022B5"/>
    <w:rsid w:val="00D024B6"/>
    <w:rsid w:val="00D042AE"/>
    <w:rsid w:val="00D05F8C"/>
    <w:rsid w:val="00D10130"/>
    <w:rsid w:val="00D10413"/>
    <w:rsid w:val="00D10722"/>
    <w:rsid w:val="00D1301C"/>
    <w:rsid w:val="00D13FE6"/>
    <w:rsid w:val="00D14327"/>
    <w:rsid w:val="00D158C5"/>
    <w:rsid w:val="00D16A6F"/>
    <w:rsid w:val="00D200D2"/>
    <w:rsid w:val="00D213C3"/>
    <w:rsid w:val="00D221E9"/>
    <w:rsid w:val="00D23A1C"/>
    <w:rsid w:val="00D23F67"/>
    <w:rsid w:val="00D26AB6"/>
    <w:rsid w:val="00D27DA2"/>
    <w:rsid w:val="00D30B1E"/>
    <w:rsid w:val="00D30B7B"/>
    <w:rsid w:val="00D31181"/>
    <w:rsid w:val="00D3269F"/>
    <w:rsid w:val="00D35DEC"/>
    <w:rsid w:val="00D36624"/>
    <w:rsid w:val="00D36EA1"/>
    <w:rsid w:val="00D371CC"/>
    <w:rsid w:val="00D3748F"/>
    <w:rsid w:val="00D37F80"/>
    <w:rsid w:val="00D41540"/>
    <w:rsid w:val="00D41F5B"/>
    <w:rsid w:val="00D42308"/>
    <w:rsid w:val="00D42477"/>
    <w:rsid w:val="00D426E5"/>
    <w:rsid w:val="00D449D4"/>
    <w:rsid w:val="00D450CB"/>
    <w:rsid w:val="00D45B9F"/>
    <w:rsid w:val="00D464DC"/>
    <w:rsid w:val="00D513BB"/>
    <w:rsid w:val="00D51E25"/>
    <w:rsid w:val="00D53834"/>
    <w:rsid w:val="00D53AD4"/>
    <w:rsid w:val="00D55157"/>
    <w:rsid w:val="00D55DCF"/>
    <w:rsid w:val="00D57F31"/>
    <w:rsid w:val="00D60A19"/>
    <w:rsid w:val="00D60E30"/>
    <w:rsid w:val="00D6169E"/>
    <w:rsid w:val="00D618B8"/>
    <w:rsid w:val="00D63BAF"/>
    <w:rsid w:val="00D63E2A"/>
    <w:rsid w:val="00D64D16"/>
    <w:rsid w:val="00D65052"/>
    <w:rsid w:val="00D65F9C"/>
    <w:rsid w:val="00D70C65"/>
    <w:rsid w:val="00D70F2C"/>
    <w:rsid w:val="00D7368B"/>
    <w:rsid w:val="00D74C51"/>
    <w:rsid w:val="00D758E9"/>
    <w:rsid w:val="00D75971"/>
    <w:rsid w:val="00D76CC4"/>
    <w:rsid w:val="00D7708C"/>
    <w:rsid w:val="00D801B0"/>
    <w:rsid w:val="00D81181"/>
    <w:rsid w:val="00D83AC5"/>
    <w:rsid w:val="00D84C91"/>
    <w:rsid w:val="00D854E2"/>
    <w:rsid w:val="00D86931"/>
    <w:rsid w:val="00D874D8"/>
    <w:rsid w:val="00D90A8E"/>
    <w:rsid w:val="00D91DDD"/>
    <w:rsid w:val="00D947D3"/>
    <w:rsid w:val="00D95866"/>
    <w:rsid w:val="00D96CA6"/>
    <w:rsid w:val="00D96EBD"/>
    <w:rsid w:val="00D97DB3"/>
    <w:rsid w:val="00DA07A6"/>
    <w:rsid w:val="00DA1843"/>
    <w:rsid w:val="00DA2D58"/>
    <w:rsid w:val="00DA4457"/>
    <w:rsid w:val="00DA4555"/>
    <w:rsid w:val="00DA46B0"/>
    <w:rsid w:val="00DA538E"/>
    <w:rsid w:val="00DA72FE"/>
    <w:rsid w:val="00DA7410"/>
    <w:rsid w:val="00DA7634"/>
    <w:rsid w:val="00DA7DD5"/>
    <w:rsid w:val="00DB0743"/>
    <w:rsid w:val="00DB2DEB"/>
    <w:rsid w:val="00DB403B"/>
    <w:rsid w:val="00DB55CF"/>
    <w:rsid w:val="00DB6BF3"/>
    <w:rsid w:val="00DC1F8E"/>
    <w:rsid w:val="00DC2976"/>
    <w:rsid w:val="00DC3558"/>
    <w:rsid w:val="00DC7691"/>
    <w:rsid w:val="00DC7E92"/>
    <w:rsid w:val="00DD2FAA"/>
    <w:rsid w:val="00DD3745"/>
    <w:rsid w:val="00DD3C58"/>
    <w:rsid w:val="00DD4D22"/>
    <w:rsid w:val="00DD5E7E"/>
    <w:rsid w:val="00DD6CB0"/>
    <w:rsid w:val="00DD7665"/>
    <w:rsid w:val="00DD7DCF"/>
    <w:rsid w:val="00DE0C9B"/>
    <w:rsid w:val="00DE135D"/>
    <w:rsid w:val="00DE441B"/>
    <w:rsid w:val="00DE4E97"/>
    <w:rsid w:val="00DE622F"/>
    <w:rsid w:val="00DE64D7"/>
    <w:rsid w:val="00DF156A"/>
    <w:rsid w:val="00DF243F"/>
    <w:rsid w:val="00DF3AAF"/>
    <w:rsid w:val="00DF4D01"/>
    <w:rsid w:val="00DF4E53"/>
    <w:rsid w:val="00DF51AE"/>
    <w:rsid w:val="00DF62DD"/>
    <w:rsid w:val="00DF7685"/>
    <w:rsid w:val="00E00A55"/>
    <w:rsid w:val="00E00E32"/>
    <w:rsid w:val="00E026B7"/>
    <w:rsid w:val="00E02CFF"/>
    <w:rsid w:val="00E033B0"/>
    <w:rsid w:val="00E0407E"/>
    <w:rsid w:val="00E05A3F"/>
    <w:rsid w:val="00E05F50"/>
    <w:rsid w:val="00E11656"/>
    <w:rsid w:val="00E1182B"/>
    <w:rsid w:val="00E13AF2"/>
    <w:rsid w:val="00E156B7"/>
    <w:rsid w:val="00E15D1C"/>
    <w:rsid w:val="00E1764D"/>
    <w:rsid w:val="00E233B6"/>
    <w:rsid w:val="00E23F2D"/>
    <w:rsid w:val="00E26607"/>
    <w:rsid w:val="00E31AE7"/>
    <w:rsid w:val="00E31FA4"/>
    <w:rsid w:val="00E3210A"/>
    <w:rsid w:val="00E3229C"/>
    <w:rsid w:val="00E322A7"/>
    <w:rsid w:val="00E34008"/>
    <w:rsid w:val="00E34621"/>
    <w:rsid w:val="00E35360"/>
    <w:rsid w:val="00E40F79"/>
    <w:rsid w:val="00E47DC1"/>
    <w:rsid w:val="00E50351"/>
    <w:rsid w:val="00E50B6E"/>
    <w:rsid w:val="00E525D8"/>
    <w:rsid w:val="00E538E1"/>
    <w:rsid w:val="00E53D0C"/>
    <w:rsid w:val="00E540A2"/>
    <w:rsid w:val="00E5490D"/>
    <w:rsid w:val="00E5595C"/>
    <w:rsid w:val="00E574E1"/>
    <w:rsid w:val="00E603AB"/>
    <w:rsid w:val="00E6046F"/>
    <w:rsid w:val="00E607B8"/>
    <w:rsid w:val="00E6177E"/>
    <w:rsid w:val="00E6228E"/>
    <w:rsid w:val="00E6296E"/>
    <w:rsid w:val="00E630F9"/>
    <w:rsid w:val="00E64007"/>
    <w:rsid w:val="00E64A79"/>
    <w:rsid w:val="00E72C44"/>
    <w:rsid w:val="00E73B48"/>
    <w:rsid w:val="00E74332"/>
    <w:rsid w:val="00E746D4"/>
    <w:rsid w:val="00E749A4"/>
    <w:rsid w:val="00E74CDD"/>
    <w:rsid w:val="00E75DEB"/>
    <w:rsid w:val="00E77100"/>
    <w:rsid w:val="00E77389"/>
    <w:rsid w:val="00E8068B"/>
    <w:rsid w:val="00E832D2"/>
    <w:rsid w:val="00E84428"/>
    <w:rsid w:val="00E86185"/>
    <w:rsid w:val="00E86EA8"/>
    <w:rsid w:val="00E90CB3"/>
    <w:rsid w:val="00E92382"/>
    <w:rsid w:val="00E9305C"/>
    <w:rsid w:val="00E93BC2"/>
    <w:rsid w:val="00E93F54"/>
    <w:rsid w:val="00E951B4"/>
    <w:rsid w:val="00EA0A94"/>
    <w:rsid w:val="00EA2080"/>
    <w:rsid w:val="00EA4A40"/>
    <w:rsid w:val="00EA4E46"/>
    <w:rsid w:val="00EB0649"/>
    <w:rsid w:val="00EB06D3"/>
    <w:rsid w:val="00EB0977"/>
    <w:rsid w:val="00EB2888"/>
    <w:rsid w:val="00EB3B7B"/>
    <w:rsid w:val="00EB60C3"/>
    <w:rsid w:val="00EB612A"/>
    <w:rsid w:val="00EB6F46"/>
    <w:rsid w:val="00EB7388"/>
    <w:rsid w:val="00EB7A86"/>
    <w:rsid w:val="00EB7F16"/>
    <w:rsid w:val="00EC0E46"/>
    <w:rsid w:val="00EC1661"/>
    <w:rsid w:val="00EC19EA"/>
    <w:rsid w:val="00EC2F60"/>
    <w:rsid w:val="00EC38AB"/>
    <w:rsid w:val="00EC6231"/>
    <w:rsid w:val="00ED01E5"/>
    <w:rsid w:val="00ED1858"/>
    <w:rsid w:val="00ED2BB2"/>
    <w:rsid w:val="00ED2CA9"/>
    <w:rsid w:val="00ED51FE"/>
    <w:rsid w:val="00ED5500"/>
    <w:rsid w:val="00EE0E7B"/>
    <w:rsid w:val="00EE4521"/>
    <w:rsid w:val="00EE59FA"/>
    <w:rsid w:val="00EE7015"/>
    <w:rsid w:val="00EE7855"/>
    <w:rsid w:val="00EF328C"/>
    <w:rsid w:val="00EF562C"/>
    <w:rsid w:val="00F009B4"/>
    <w:rsid w:val="00F015F6"/>
    <w:rsid w:val="00F0457F"/>
    <w:rsid w:val="00F054B6"/>
    <w:rsid w:val="00F0598D"/>
    <w:rsid w:val="00F07470"/>
    <w:rsid w:val="00F100C4"/>
    <w:rsid w:val="00F10544"/>
    <w:rsid w:val="00F11031"/>
    <w:rsid w:val="00F14174"/>
    <w:rsid w:val="00F15632"/>
    <w:rsid w:val="00F16770"/>
    <w:rsid w:val="00F17068"/>
    <w:rsid w:val="00F20365"/>
    <w:rsid w:val="00F210E2"/>
    <w:rsid w:val="00F21B09"/>
    <w:rsid w:val="00F21C20"/>
    <w:rsid w:val="00F23AAF"/>
    <w:rsid w:val="00F2493A"/>
    <w:rsid w:val="00F24F71"/>
    <w:rsid w:val="00F255A8"/>
    <w:rsid w:val="00F268DC"/>
    <w:rsid w:val="00F27F2E"/>
    <w:rsid w:val="00F337ED"/>
    <w:rsid w:val="00F33BEF"/>
    <w:rsid w:val="00F34DAF"/>
    <w:rsid w:val="00F359B1"/>
    <w:rsid w:val="00F36B15"/>
    <w:rsid w:val="00F36C36"/>
    <w:rsid w:val="00F40A16"/>
    <w:rsid w:val="00F410A9"/>
    <w:rsid w:val="00F416D8"/>
    <w:rsid w:val="00F418E1"/>
    <w:rsid w:val="00F42CAB"/>
    <w:rsid w:val="00F437DA"/>
    <w:rsid w:val="00F447FF"/>
    <w:rsid w:val="00F44AC8"/>
    <w:rsid w:val="00F44D3F"/>
    <w:rsid w:val="00F46113"/>
    <w:rsid w:val="00F467C9"/>
    <w:rsid w:val="00F50044"/>
    <w:rsid w:val="00F546D9"/>
    <w:rsid w:val="00F56018"/>
    <w:rsid w:val="00F571BF"/>
    <w:rsid w:val="00F60C22"/>
    <w:rsid w:val="00F626BE"/>
    <w:rsid w:val="00F63FA2"/>
    <w:rsid w:val="00F64474"/>
    <w:rsid w:val="00F6457A"/>
    <w:rsid w:val="00F66F2D"/>
    <w:rsid w:val="00F71FD3"/>
    <w:rsid w:val="00F74F1A"/>
    <w:rsid w:val="00F81F01"/>
    <w:rsid w:val="00F82991"/>
    <w:rsid w:val="00F831DA"/>
    <w:rsid w:val="00F84895"/>
    <w:rsid w:val="00F84B22"/>
    <w:rsid w:val="00F84EF7"/>
    <w:rsid w:val="00F84F4E"/>
    <w:rsid w:val="00F85572"/>
    <w:rsid w:val="00F8572E"/>
    <w:rsid w:val="00F86472"/>
    <w:rsid w:val="00F90049"/>
    <w:rsid w:val="00F909A6"/>
    <w:rsid w:val="00F92211"/>
    <w:rsid w:val="00F925A5"/>
    <w:rsid w:val="00F934AB"/>
    <w:rsid w:val="00F94F7B"/>
    <w:rsid w:val="00F95697"/>
    <w:rsid w:val="00F96768"/>
    <w:rsid w:val="00F97A36"/>
    <w:rsid w:val="00F97CEC"/>
    <w:rsid w:val="00FA0580"/>
    <w:rsid w:val="00FA3214"/>
    <w:rsid w:val="00FA5640"/>
    <w:rsid w:val="00FA6486"/>
    <w:rsid w:val="00FA6FD7"/>
    <w:rsid w:val="00FA74CA"/>
    <w:rsid w:val="00FB1314"/>
    <w:rsid w:val="00FB243C"/>
    <w:rsid w:val="00FB2CDE"/>
    <w:rsid w:val="00FB46DE"/>
    <w:rsid w:val="00FB59F7"/>
    <w:rsid w:val="00FB67CF"/>
    <w:rsid w:val="00FB6E05"/>
    <w:rsid w:val="00FC1FFD"/>
    <w:rsid w:val="00FC3568"/>
    <w:rsid w:val="00FC677E"/>
    <w:rsid w:val="00FC7593"/>
    <w:rsid w:val="00FC779B"/>
    <w:rsid w:val="00FC7BE5"/>
    <w:rsid w:val="00FD0730"/>
    <w:rsid w:val="00FD1331"/>
    <w:rsid w:val="00FD1408"/>
    <w:rsid w:val="00FD1FDE"/>
    <w:rsid w:val="00FD23F6"/>
    <w:rsid w:val="00FD2DFF"/>
    <w:rsid w:val="00FD3A3F"/>
    <w:rsid w:val="00FD5C20"/>
    <w:rsid w:val="00FD62F0"/>
    <w:rsid w:val="00FD6598"/>
    <w:rsid w:val="00FE09C2"/>
    <w:rsid w:val="00FE1322"/>
    <w:rsid w:val="00FE289C"/>
    <w:rsid w:val="00FE2EF8"/>
    <w:rsid w:val="00FE33AC"/>
    <w:rsid w:val="00FE4C5B"/>
    <w:rsid w:val="00FE52AB"/>
    <w:rsid w:val="00FF15A8"/>
    <w:rsid w:val="00FF2F67"/>
    <w:rsid w:val="00FF30B1"/>
    <w:rsid w:val="00FF38FB"/>
    <w:rsid w:val="00FF44A5"/>
    <w:rsid w:val="00FF5C84"/>
    <w:rsid w:val="00FF603B"/>
    <w:rsid w:val="00FF612A"/>
    <w:rsid w:val="00FF7081"/>
    <w:rsid w:val="011D2710"/>
    <w:rsid w:val="017F56F1"/>
    <w:rsid w:val="019B288B"/>
    <w:rsid w:val="01BA4F92"/>
    <w:rsid w:val="01E16F93"/>
    <w:rsid w:val="028C6400"/>
    <w:rsid w:val="02E5191F"/>
    <w:rsid w:val="03C947DD"/>
    <w:rsid w:val="042F34AC"/>
    <w:rsid w:val="046217D9"/>
    <w:rsid w:val="04667D36"/>
    <w:rsid w:val="05EF1A7D"/>
    <w:rsid w:val="06242AEF"/>
    <w:rsid w:val="06656EEA"/>
    <w:rsid w:val="074260F6"/>
    <w:rsid w:val="08681098"/>
    <w:rsid w:val="0A0040B8"/>
    <w:rsid w:val="0A2B7ACD"/>
    <w:rsid w:val="0AFE48EA"/>
    <w:rsid w:val="0B2736D0"/>
    <w:rsid w:val="0C15144B"/>
    <w:rsid w:val="0D150A9A"/>
    <w:rsid w:val="0D5A024C"/>
    <w:rsid w:val="0DCE1F90"/>
    <w:rsid w:val="0EEB3EBC"/>
    <w:rsid w:val="11025CE3"/>
    <w:rsid w:val="138008DC"/>
    <w:rsid w:val="1469109D"/>
    <w:rsid w:val="14EA02D8"/>
    <w:rsid w:val="150B219E"/>
    <w:rsid w:val="16436D7B"/>
    <w:rsid w:val="16AD7060"/>
    <w:rsid w:val="171A1F66"/>
    <w:rsid w:val="18A31B84"/>
    <w:rsid w:val="18B33929"/>
    <w:rsid w:val="18F74EEB"/>
    <w:rsid w:val="197C1B46"/>
    <w:rsid w:val="198F7E10"/>
    <w:rsid w:val="1A452F93"/>
    <w:rsid w:val="1A4A3699"/>
    <w:rsid w:val="1AB21434"/>
    <w:rsid w:val="1AF61985"/>
    <w:rsid w:val="1B0A2736"/>
    <w:rsid w:val="1B634D6B"/>
    <w:rsid w:val="1C3B053C"/>
    <w:rsid w:val="1D8E1162"/>
    <w:rsid w:val="1DF2001A"/>
    <w:rsid w:val="1DFE470C"/>
    <w:rsid w:val="1F6B0692"/>
    <w:rsid w:val="1FC97167"/>
    <w:rsid w:val="20E12A62"/>
    <w:rsid w:val="213A298B"/>
    <w:rsid w:val="22C93B63"/>
    <w:rsid w:val="236B17C6"/>
    <w:rsid w:val="23E25C87"/>
    <w:rsid w:val="249D454B"/>
    <w:rsid w:val="24FD6A5C"/>
    <w:rsid w:val="25181344"/>
    <w:rsid w:val="251F16AB"/>
    <w:rsid w:val="256930E6"/>
    <w:rsid w:val="26D9299A"/>
    <w:rsid w:val="2765768E"/>
    <w:rsid w:val="27E569F4"/>
    <w:rsid w:val="27FC457D"/>
    <w:rsid w:val="280D678A"/>
    <w:rsid w:val="287A78EB"/>
    <w:rsid w:val="28CD6383"/>
    <w:rsid w:val="2A28658B"/>
    <w:rsid w:val="2A332320"/>
    <w:rsid w:val="2BB938B5"/>
    <w:rsid w:val="2CD4104A"/>
    <w:rsid w:val="2DAD4380"/>
    <w:rsid w:val="2DE81D97"/>
    <w:rsid w:val="2E094910"/>
    <w:rsid w:val="2EE25F42"/>
    <w:rsid w:val="2EE46FEE"/>
    <w:rsid w:val="2F4D391B"/>
    <w:rsid w:val="2FFA3F13"/>
    <w:rsid w:val="2FFF0938"/>
    <w:rsid w:val="30555B2E"/>
    <w:rsid w:val="30AA40AB"/>
    <w:rsid w:val="31005E4A"/>
    <w:rsid w:val="31452AFF"/>
    <w:rsid w:val="314D5135"/>
    <w:rsid w:val="32E634CE"/>
    <w:rsid w:val="336A795B"/>
    <w:rsid w:val="33FC14F4"/>
    <w:rsid w:val="34E64532"/>
    <w:rsid w:val="34E97C08"/>
    <w:rsid w:val="34FF035C"/>
    <w:rsid w:val="353E38D3"/>
    <w:rsid w:val="355344E3"/>
    <w:rsid w:val="35C4168C"/>
    <w:rsid w:val="362074F4"/>
    <w:rsid w:val="3690373E"/>
    <w:rsid w:val="37A20EB1"/>
    <w:rsid w:val="38773863"/>
    <w:rsid w:val="39740E32"/>
    <w:rsid w:val="3A375E18"/>
    <w:rsid w:val="3A6E71E0"/>
    <w:rsid w:val="3C4123C1"/>
    <w:rsid w:val="3D1270D2"/>
    <w:rsid w:val="3D5B32AB"/>
    <w:rsid w:val="3DD102BC"/>
    <w:rsid w:val="3E482FCC"/>
    <w:rsid w:val="3EF142B8"/>
    <w:rsid w:val="3F364E16"/>
    <w:rsid w:val="3FF13011"/>
    <w:rsid w:val="40B27740"/>
    <w:rsid w:val="436E24FE"/>
    <w:rsid w:val="43A70A49"/>
    <w:rsid w:val="43FF6D59"/>
    <w:rsid w:val="448D57F7"/>
    <w:rsid w:val="44942F10"/>
    <w:rsid w:val="47EE089E"/>
    <w:rsid w:val="48515B61"/>
    <w:rsid w:val="4856334A"/>
    <w:rsid w:val="48963DF0"/>
    <w:rsid w:val="48BB18A7"/>
    <w:rsid w:val="48DD5A7E"/>
    <w:rsid w:val="48DE5C35"/>
    <w:rsid w:val="49996927"/>
    <w:rsid w:val="49C6610C"/>
    <w:rsid w:val="49D93523"/>
    <w:rsid w:val="49F05015"/>
    <w:rsid w:val="4AFF3F02"/>
    <w:rsid w:val="4B0D06CC"/>
    <w:rsid w:val="4B830275"/>
    <w:rsid w:val="4BB52FC6"/>
    <w:rsid w:val="4C46443A"/>
    <w:rsid w:val="4D306FC8"/>
    <w:rsid w:val="4DD8347F"/>
    <w:rsid w:val="4DF318F4"/>
    <w:rsid w:val="4E0E4BB5"/>
    <w:rsid w:val="4EE03B12"/>
    <w:rsid w:val="4EE4603E"/>
    <w:rsid w:val="4EEE375C"/>
    <w:rsid w:val="4F3F2E1E"/>
    <w:rsid w:val="4FA7688B"/>
    <w:rsid w:val="4FC23650"/>
    <w:rsid w:val="507763F8"/>
    <w:rsid w:val="50807F48"/>
    <w:rsid w:val="526E2006"/>
    <w:rsid w:val="53353B3B"/>
    <w:rsid w:val="54BE3EA7"/>
    <w:rsid w:val="54CA12CE"/>
    <w:rsid w:val="54E9333F"/>
    <w:rsid w:val="550541C2"/>
    <w:rsid w:val="55583C03"/>
    <w:rsid w:val="56DF166C"/>
    <w:rsid w:val="570443A8"/>
    <w:rsid w:val="57292730"/>
    <w:rsid w:val="58443253"/>
    <w:rsid w:val="584F083A"/>
    <w:rsid w:val="586761DF"/>
    <w:rsid w:val="58F96A12"/>
    <w:rsid w:val="59A673BE"/>
    <w:rsid w:val="5C966047"/>
    <w:rsid w:val="5CB5324D"/>
    <w:rsid w:val="5D995DEF"/>
    <w:rsid w:val="5DDB6069"/>
    <w:rsid w:val="5E7002E9"/>
    <w:rsid w:val="5F21052A"/>
    <w:rsid w:val="5FC855FC"/>
    <w:rsid w:val="5FCE4B9E"/>
    <w:rsid w:val="5FEF2541"/>
    <w:rsid w:val="60353EFB"/>
    <w:rsid w:val="61646CDC"/>
    <w:rsid w:val="6282255E"/>
    <w:rsid w:val="62EB53B6"/>
    <w:rsid w:val="632579CE"/>
    <w:rsid w:val="634D2E9B"/>
    <w:rsid w:val="63AD6150"/>
    <w:rsid w:val="64516EA9"/>
    <w:rsid w:val="651F2EB0"/>
    <w:rsid w:val="6538242C"/>
    <w:rsid w:val="656D747D"/>
    <w:rsid w:val="66A56DE0"/>
    <w:rsid w:val="66B75DB5"/>
    <w:rsid w:val="67E4457D"/>
    <w:rsid w:val="68373DF4"/>
    <w:rsid w:val="685C25A5"/>
    <w:rsid w:val="69AB62B7"/>
    <w:rsid w:val="69B3727C"/>
    <w:rsid w:val="6A8D3736"/>
    <w:rsid w:val="6B3F393F"/>
    <w:rsid w:val="6B967815"/>
    <w:rsid w:val="6C1637BD"/>
    <w:rsid w:val="6C2F620C"/>
    <w:rsid w:val="6C555A3E"/>
    <w:rsid w:val="6D035443"/>
    <w:rsid w:val="6DF350A8"/>
    <w:rsid w:val="6F4777BA"/>
    <w:rsid w:val="6F95026E"/>
    <w:rsid w:val="6FB0140C"/>
    <w:rsid w:val="70087C1B"/>
    <w:rsid w:val="700B5379"/>
    <w:rsid w:val="70DE510F"/>
    <w:rsid w:val="718738AF"/>
    <w:rsid w:val="71A768D5"/>
    <w:rsid w:val="71CF56C6"/>
    <w:rsid w:val="723435FD"/>
    <w:rsid w:val="72974D7A"/>
    <w:rsid w:val="73237053"/>
    <w:rsid w:val="734C22C6"/>
    <w:rsid w:val="74E62DA2"/>
    <w:rsid w:val="7505015D"/>
    <w:rsid w:val="7544091F"/>
    <w:rsid w:val="75507CC1"/>
    <w:rsid w:val="75C640CE"/>
    <w:rsid w:val="773F2498"/>
    <w:rsid w:val="77AE766F"/>
    <w:rsid w:val="77DE514C"/>
    <w:rsid w:val="78542C54"/>
    <w:rsid w:val="799F1E31"/>
    <w:rsid w:val="7B2B6969"/>
    <w:rsid w:val="7B8B7E65"/>
    <w:rsid w:val="7B946C64"/>
    <w:rsid w:val="7BE331FB"/>
    <w:rsid w:val="7C7E17AD"/>
    <w:rsid w:val="7CE92D91"/>
    <w:rsid w:val="7CF51FF9"/>
    <w:rsid w:val="7D5E79D2"/>
    <w:rsid w:val="7D7D1F01"/>
    <w:rsid w:val="7E210A06"/>
    <w:rsid w:val="7E9F4A86"/>
    <w:rsid w:val="7EC0187A"/>
    <w:rsid w:val="7F032996"/>
    <w:rsid w:val="7F08469D"/>
    <w:rsid w:val="7F826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qFormat="1" w:unhideWhenUsed="0" w:uiPriority="0" w:semiHidden="0"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qFormat="1" w:uiPriority="0" w:semiHidden="0" w:name="endnote reference"/>
    <w:lsdException w:qFormat="1" w:uiPriority="0" w:semiHidden="0"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qFormat="1" w:unhideWhenUsed="0" w:uiPriority="0" w:semiHidden="0" w:name="List Number 4"/>
    <w:lsdException w:uiPriority="99" w:name="List Number 5"/>
    <w:lsdException w:qFormat="1" w:unhideWhenUsed="0" w:uiPriority="10" w:semiHidden="0" w:name="Title"/>
    <w:lsdException w:qFormat="1" w:unhideWhenUsed="0" w:uiPriority="0" w:semiHidden="0"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0" w:semiHidden="0" w:name="Plain Text"/>
    <w:lsdException w:qFormat="1" w:unhideWhenUsed="0" w:uiPriority="0" w:semiHidden="0" w:name="E-mail Signature"/>
    <w:lsdException w:qFormat="1"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nhideWhenUsed="0" w:uiPriority="0" w:semiHidden="0"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jc w:val="both"/>
    </w:pPr>
    <w:rPr>
      <w:rFonts w:ascii="Times New Roman" w:hAnsi="Times New Roman" w:eastAsia="宋体" w:cs="Times New Roman"/>
      <w:kern w:val="2"/>
      <w:sz w:val="21"/>
      <w:szCs w:val="22"/>
      <w:lang w:val="en-US" w:eastAsia="zh-CN" w:bidi="ar-SA"/>
    </w:rPr>
  </w:style>
  <w:style w:type="paragraph" w:styleId="4">
    <w:name w:val="heading 1"/>
    <w:basedOn w:val="1"/>
    <w:next w:val="1"/>
    <w:link w:val="182"/>
    <w:qFormat/>
    <w:uiPriority w:val="0"/>
    <w:pPr>
      <w:numPr>
        <w:ilvl w:val="0"/>
        <w:numId w:val="1"/>
      </w:numPr>
      <w:spacing w:before="120" w:after="120"/>
      <w:ind w:firstLineChars="0"/>
      <w:jc w:val="left"/>
      <w:outlineLvl w:val="0"/>
    </w:pPr>
    <w:rPr>
      <w:rFonts w:ascii="黑体" w:hAnsi="黑体" w:eastAsia="黑体" w:cs="黑体"/>
      <w:szCs w:val="24"/>
    </w:rPr>
  </w:style>
  <w:style w:type="paragraph" w:styleId="5">
    <w:name w:val="heading 2"/>
    <w:basedOn w:val="1"/>
    <w:next w:val="1"/>
    <w:link w:val="131"/>
    <w:qFormat/>
    <w:uiPriority w:val="9"/>
  </w:style>
  <w:style w:type="paragraph" w:styleId="6">
    <w:name w:val="heading 3"/>
    <w:basedOn w:val="7"/>
    <w:next w:val="1"/>
    <w:link w:val="130"/>
    <w:qFormat/>
    <w:uiPriority w:val="0"/>
    <w:pPr>
      <w:spacing w:before="0" w:after="0"/>
    </w:pPr>
  </w:style>
  <w:style w:type="paragraph" w:styleId="10">
    <w:name w:val="heading 4"/>
    <w:basedOn w:val="1"/>
    <w:next w:val="1"/>
    <w:link w:val="215"/>
    <w:qFormat/>
    <w:uiPriority w:val="9"/>
    <w:pPr>
      <w:keepNext/>
      <w:keepLines/>
      <w:spacing w:before="280" w:after="290" w:line="376" w:lineRule="auto"/>
      <w:outlineLvl w:val="3"/>
    </w:pPr>
    <w:rPr>
      <w:rFonts w:ascii="Arial" w:hAnsi="Arial" w:eastAsia="黑体"/>
      <w:b/>
      <w:bCs/>
      <w:sz w:val="28"/>
      <w:szCs w:val="28"/>
    </w:rPr>
  </w:style>
  <w:style w:type="paragraph" w:styleId="11">
    <w:name w:val="heading 5"/>
    <w:basedOn w:val="1"/>
    <w:next w:val="1"/>
    <w:link w:val="198"/>
    <w:qFormat/>
    <w:uiPriority w:val="9"/>
    <w:pPr>
      <w:keepNext/>
      <w:keepLines/>
      <w:spacing w:before="280" w:after="290" w:line="376" w:lineRule="auto"/>
      <w:outlineLvl w:val="4"/>
    </w:pPr>
    <w:rPr>
      <w:b/>
      <w:bCs/>
      <w:sz w:val="28"/>
      <w:szCs w:val="28"/>
    </w:rPr>
  </w:style>
  <w:style w:type="paragraph" w:styleId="12">
    <w:name w:val="heading 6"/>
    <w:basedOn w:val="1"/>
    <w:next w:val="1"/>
    <w:link w:val="118"/>
    <w:qFormat/>
    <w:uiPriority w:val="9"/>
    <w:pPr>
      <w:keepNext/>
      <w:keepLines/>
      <w:spacing w:before="240" w:after="64" w:line="320" w:lineRule="auto"/>
      <w:outlineLvl w:val="5"/>
    </w:pPr>
    <w:rPr>
      <w:rFonts w:ascii="Arial" w:hAnsi="Arial" w:eastAsia="黑体"/>
      <w:b/>
      <w:bCs/>
      <w:sz w:val="24"/>
      <w:szCs w:val="24"/>
    </w:rPr>
  </w:style>
  <w:style w:type="paragraph" w:styleId="13">
    <w:name w:val="heading 7"/>
    <w:basedOn w:val="1"/>
    <w:next w:val="1"/>
    <w:link w:val="216"/>
    <w:qFormat/>
    <w:uiPriority w:val="9"/>
    <w:pPr>
      <w:keepNext/>
      <w:keepLines/>
      <w:spacing w:before="240" w:after="64" w:line="320" w:lineRule="auto"/>
      <w:outlineLvl w:val="6"/>
    </w:pPr>
    <w:rPr>
      <w:b/>
      <w:bCs/>
      <w:sz w:val="24"/>
      <w:szCs w:val="24"/>
    </w:rPr>
  </w:style>
  <w:style w:type="paragraph" w:styleId="14">
    <w:name w:val="heading 8"/>
    <w:basedOn w:val="1"/>
    <w:next w:val="1"/>
    <w:link w:val="141"/>
    <w:qFormat/>
    <w:uiPriority w:val="9"/>
    <w:pPr>
      <w:keepNext/>
      <w:keepLines/>
      <w:spacing w:before="240" w:after="64" w:line="320" w:lineRule="auto"/>
      <w:outlineLvl w:val="7"/>
    </w:pPr>
    <w:rPr>
      <w:rFonts w:ascii="Arial" w:hAnsi="Arial" w:eastAsia="黑体"/>
      <w:sz w:val="24"/>
      <w:szCs w:val="24"/>
    </w:rPr>
  </w:style>
  <w:style w:type="paragraph" w:styleId="15">
    <w:name w:val="heading 9"/>
    <w:basedOn w:val="1"/>
    <w:next w:val="1"/>
    <w:link w:val="163"/>
    <w:qFormat/>
    <w:uiPriority w:val="9"/>
    <w:pPr>
      <w:keepNext/>
      <w:keepLines/>
      <w:spacing w:before="240" w:after="64" w:line="320" w:lineRule="auto"/>
      <w:outlineLvl w:val="8"/>
    </w:pPr>
    <w:rPr>
      <w:rFonts w:ascii="Arial" w:hAnsi="Arial" w:eastAsia="黑体"/>
      <w:szCs w:val="21"/>
    </w:rPr>
  </w:style>
  <w:style w:type="character" w:default="1" w:styleId="63">
    <w:name w:val="Default Paragraph Font"/>
    <w:semiHidden/>
    <w:unhideWhenUsed/>
    <w:qFormat/>
    <w:uiPriority w:val="1"/>
  </w:style>
  <w:style w:type="table" w:default="1" w:styleId="5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197"/>
    <w:qFormat/>
    <w:uiPriority w:val="0"/>
    <w:pPr>
      <w:jc w:val="center"/>
    </w:pPr>
    <w:rPr>
      <w:kern w:val="0"/>
      <w:sz w:val="44"/>
      <w:szCs w:val="24"/>
    </w:rPr>
  </w:style>
  <w:style w:type="paragraph" w:styleId="3">
    <w:name w:val="Title"/>
    <w:basedOn w:val="1"/>
    <w:next w:val="1"/>
    <w:link w:val="109"/>
    <w:qFormat/>
    <w:uiPriority w:val="10"/>
    <w:pPr>
      <w:spacing w:before="240" w:after="60"/>
      <w:jc w:val="center"/>
      <w:outlineLvl w:val="0"/>
    </w:pPr>
    <w:rPr>
      <w:rFonts w:ascii="Arial" w:hAnsi="Arial"/>
      <w:b/>
      <w:bCs/>
      <w:sz w:val="32"/>
      <w:szCs w:val="32"/>
    </w:rPr>
  </w:style>
  <w:style w:type="paragraph" w:customStyle="1" w:styleId="7">
    <w:name w:val="yq标题3"/>
    <w:basedOn w:val="8"/>
    <w:link w:val="235"/>
    <w:qFormat/>
    <w:uiPriority w:val="0"/>
    <w:pPr>
      <w:numPr>
        <w:ilvl w:val="2"/>
      </w:numPr>
      <w:outlineLvl w:val="2"/>
    </w:pPr>
  </w:style>
  <w:style w:type="paragraph" w:customStyle="1" w:styleId="8">
    <w:name w:val="yq标题2"/>
    <w:basedOn w:val="9"/>
    <w:link w:val="105"/>
    <w:qFormat/>
    <w:uiPriority w:val="0"/>
    <w:pPr>
      <w:numPr>
        <w:ilvl w:val="1"/>
      </w:numPr>
      <w:outlineLvl w:val="1"/>
    </w:pPr>
  </w:style>
  <w:style w:type="paragraph" w:customStyle="1" w:styleId="9">
    <w:name w:val="yq标题1"/>
    <w:basedOn w:val="4"/>
    <w:link w:val="102"/>
    <w:qFormat/>
    <w:uiPriority w:val="0"/>
  </w:style>
  <w:style w:type="paragraph" w:styleId="16">
    <w:name w:val="toc 7"/>
    <w:basedOn w:val="1"/>
    <w:next w:val="1"/>
    <w:unhideWhenUsed/>
    <w:qFormat/>
    <w:uiPriority w:val="39"/>
    <w:pPr>
      <w:ind w:left="2520" w:leftChars="1200"/>
    </w:pPr>
  </w:style>
  <w:style w:type="paragraph" w:styleId="17">
    <w:name w:val="E-mail Signature"/>
    <w:basedOn w:val="1"/>
    <w:link w:val="117"/>
    <w:qFormat/>
    <w:uiPriority w:val="0"/>
    <w:rPr>
      <w:rFonts w:ascii="宋体"/>
      <w:szCs w:val="24"/>
    </w:rPr>
  </w:style>
  <w:style w:type="paragraph" w:styleId="18">
    <w:name w:val="List Number"/>
    <w:basedOn w:val="1"/>
    <w:qFormat/>
    <w:uiPriority w:val="0"/>
    <w:pPr>
      <w:tabs>
        <w:tab w:val="left" w:pos="820"/>
      </w:tabs>
      <w:ind w:left="820" w:hanging="420"/>
    </w:pPr>
    <w:rPr>
      <w:szCs w:val="24"/>
    </w:rPr>
  </w:style>
  <w:style w:type="paragraph" w:styleId="19">
    <w:name w:val="Normal Indent"/>
    <w:basedOn w:val="1"/>
    <w:link w:val="229"/>
    <w:qFormat/>
    <w:uiPriority w:val="0"/>
    <w:pPr>
      <w:ind w:firstLine="420"/>
    </w:pPr>
    <w:rPr>
      <w:kern w:val="0"/>
      <w:sz w:val="20"/>
      <w:szCs w:val="24"/>
    </w:rPr>
  </w:style>
  <w:style w:type="paragraph" w:styleId="20">
    <w:name w:val="caption"/>
    <w:basedOn w:val="1"/>
    <w:next w:val="1"/>
    <w:link w:val="499"/>
    <w:qFormat/>
    <w:uiPriority w:val="0"/>
    <w:pPr>
      <w:ind w:firstLine="0" w:firstLineChars="0"/>
      <w:jc w:val="center"/>
    </w:pPr>
    <w:rPr>
      <w:rFonts w:ascii="宋体" w:hAnsi="Arial" w:eastAsia="黑体" w:cs="Arial"/>
      <w:szCs w:val="20"/>
    </w:rPr>
  </w:style>
  <w:style w:type="paragraph" w:styleId="21">
    <w:name w:val="List Bullet"/>
    <w:basedOn w:val="1"/>
    <w:qFormat/>
    <w:uiPriority w:val="0"/>
    <w:pPr>
      <w:numPr>
        <w:ilvl w:val="0"/>
        <w:numId w:val="2"/>
      </w:numPr>
    </w:pPr>
  </w:style>
  <w:style w:type="paragraph" w:styleId="22">
    <w:name w:val="Document Map"/>
    <w:basedOn w:val="1"/>
    <w:link w:val="98"/>
    <w:qFormat/>
    <w:uiPriority w:val="99"/>
    <w:pPr>
      <w:shd w:val="clear" w:color="auto" w:fill="000080"/>
    </w:pPr>
    <w:rPr>
      <w:szCs w:val="24"/>
    </w:rPr>
  </w:style>
  <w:style w:type="paragraph" w:styleId="23">
    <w:name w:val="toa heading"/>
    <w:basedOn w:val="1"/>
    <w:next w:val="1"/>
    <w:qFormat/>
    <w:uiPriority w:val="0"/>
    <w:pPr>
      <w:spacing w:before="120" w:line="360" w:lineRule="auto"/>
    </w:pPr>
    <w:rPr>
      <w:rFonts w:ascii="Cambria" w:hAnsi="Cambria"/>
      <w:sz w:val="24"/>
      <w:szCs w:val="24"/>
    </w:rPr>
  </w:style>
  <w:style w:type="paragraph" w:styleId="24">
    <w:name w:val="annotation text"/>
    <w:basedOn w:val="1"/>
    <w:link w:val="97"/>
    <w:qFormat/>
    <w:uiPriority w:val="99"/>
    <w:pPr>
      <w:jc w:val="left"/>
    </w:pPr>
    <w:rPr>
      <w:szCs w:val="24"/>
    </w:rPr>
  </w:style>
  <w:style w:type="paragraph" w:styleId="25">
    <w:name w:val="Body Text 3"/>
    <w:basedOn w:val="1"/>
    <w:link w:val="150"/>
    <w:qFormat/>
    <w:uiPriority w:val="0"/>
    <w:rPr>
      <w:rFonts w:ascii="宋体"/>
      <w:sz w:val="24"/>
      <w:szCs w:val="20"/>
    </w:rPr>
  </w:style>
  <w:style w:type="paragraph" w:styleId="26">
    <w:name w:val="Closing"/>
    <w:basedOn w:val="1"/>
    <w:link w:val="209"/>
    <w:qFormat/>
    <w:uiPriority w:val="0"/>
    <w:pPr>
      <w:widowControl/>
      <w:ind w:left="4252"/>
    </w:pPr>
    <w:rPr>
      <w:rFonts w:ascii="Arial" w:hAnsi="Arial"/>
      <w:spacing w:val="8"/>
      <w:kern w:val="0"/>
      <w:sz w:val="20"/>
      <w:szCs w:val="20"/>
      <w:lang w:val="en-GB" w:eastAsia="en-US"/>
    </w:rPr>
  </w:style>
  <w:style w:type="paragraph" w:styleId="27">
    <w:name w:val="Body Text Indent"/>
    <w:basedOn w:val="1"/>
    <w:link w:val="239"/>
    <w:qFormat/>
    <w:uiPriority w:val="0"/>
    <w:pPr>
      <w:spacing w:after="120"/>
      <w:ind w:left="420" w:leftChars="200"/>
    </w:pPr>
    <w:rPr>
      <w:szCs w:val="24"/>
    </w:rPr>
  </w:style>
  <w:style w:type="paragraph" w:styleId="28">
    <w:name w:val="List 2"/>
    <w:basedOn w:val="1"/>
    <w:qFormat/>
    <w:uiPriority w:val="0"/>
    <w:pPr>
      <w:ind w:left="100" w:leftChars="200" w:hanging="200" w:hangingChars="200"/>
      <w:contextualSpacing/>
    </w:pPr>
  </w:style>
  <w:style w:type="paragraph" w:styleId="29">
    <w:name w:val="HTML Address"/>
    <w:basedOn w:val="1"/>
    <w:link w:val="157"/>
    <w:qFormat/>
    <w:uiPriority w:val="0"/>
    <w:rPr>
      <w:i/>
      <w:iCs/>
      <w:szCs w:val="24"/>
    </w:rPr>
  </w:style>
  <w:style w:type="paragraph" w:styleId="30">
    <w:name w:val="index 4"/>
    <w:basedOn w:val="1"/>
    <w:next w:val="1"/>
    <w:qFormat/>
    <w:uiPriority w:val="0"/>
    <w:pPr>
      <w:widowControl/>
      <w:overflowPunct w:val="0"/>
      <w:autoSpaceDE w:val="0"/>
      <w:autoSpaceDN w:val="0"/>
      <w:adjustRightInd w:val="0"/>
      <w:spacing w:before="240" w:line="300" w:lineRule="auto"/>
      <w:ind w:left="600" w:leftChars="600"/>
      <w:jc w:val="left"/>
      <w:textAlignment w:val="baseline"/>
    </w:pPr>
    <w:rPr>
      <w:rFonts w:eastAsia="华文细黑"/>
      <w:kern w:val="0"/>
      <w:szCs w:val="20"/>
    </w:rPr>
  </w:style>
  <w:style w:type="paragraph" w:styleId="31">
    <w:name w:val="toc 5"/>
    <w:basedOn w:val="1"/>
    <w:next w:val="1"/>
    <w:unhideWhenUsed/>
    <w:qFormat/>
    <w:uiPriority w:val="39"/>
    <w:pPr>
      <w:ind w:left="1680" w:leftChars="800"/>
    </w:pPr>
  </w:style>
  <w:style w:type="paragraph" w:styleId="32">
    <w:name w:val="toc 3"/>
    <w:basedOn w:val="1"/>
    <w:next w:val="1"/>
    <w:unhideWhenUsed/>
    <w:qFormat/>
    <w:uiPriority w:val="39"/>
    <w:pPr>
      <w:ind w:left="840" w:leftChars="400"/>
    </w:pPr>
  </w:style>
  <w:style w:type="paragraph" w:styleId="33">
    <w:name w:val="Plain Text"/>
    <w:basedOn w:val="1"/>
    <w:link w:val="154"/>
    <w:qFormat/>
    <w:uiPriority w:val="0"/>
    <w:rPr>
      <w:rFonts w:ascii="宋体" w:hAnsi="Courier New"/>
      <w:szCs w:val="20"/>
    </w:rPr>
  </w:style>
  <w:style w:type="paragraph" w:styleId="34">
    <w:name w:val="List Number 4"/>
    <w:basedOn w:val="18"/>
    <w:qFormat/>
    <w:uiPriority w:val="0"/>
    <w:pPr>
      <w:widowControl/>
      <w:tabs>
        <w:tab w:val="clear" w:pos="820"/>
      </w:tabs>
      <w:spacing w:after="240" w:line="240" w:lineRule="atLeast"/>
      <w:ind w:left="720" w:right="720" w:hanging="360"/>
    </w:pPr>
    <w:rPr>
      <w:rFonts w:ascii="Garamond" w:hAnsi="Garamond"/>
      <w:kern w:val="0"/>
      <w:szCs w:val="20"/>
    </w:rPr>
  </w:style>
  <w:style w:type="paragraph" w:styleId="35">
    <w:name w:val="toc 8"/>
    <w:basedOn w:val="1"/>
    <w:next w:val="1"/>
    <w:unhideWhenUsed/>
    <w:qFormat/>
    <w:uiPriority w:val="39"/>
    <w:pPr>
      <w:ind w:left="2940" w:leftChars="1400"/>
    </w:pPr>
  </w:style>
  <w:style w:type="paragraph" w:styleId="36">
    <w:name w:val="Date"/>
    <w:basedOn w:val="1"/>
    <w:next w:val="1"/>
    <w:link w:val="158"/>
    <w:unhideWhenUsed/>
    <w:qFormat/>
    <w:uiPriority w:val="99"/>
    <w:pPr>
      <w:ind w:left="100" w:leftChars="2500"/>
    </w:pPr>
  </w:style>
  <w:style w:type="paragraph" w:styleId="37">
    <w:name w:val="Body Text Indent 2"/>
    <w:basedOn w:val="1"/>
    <w:link w:val="81"/>
    <w:qFormat/>
    <w:uiPriority w:val="0"/>
    <w:pPr>
      <w:ind w:firstLine="420"/>
      <w:outlineLvl w:val="0"/>
    </w:pPr>
    <w:rPr>
      <w:szCs w:val="24"/>
    </w:rPr>
  </w:style>
  <w:style w:type="paragraph" w:styleId="38">
    <w:name w:val="endnote text"/>
    <w:basedOn w:val="1"/>
    <w:link w:val="168"/>
    <w:unhideWhenUsed/>
    <w:qFormat/>
    <w:uiPriority w:val="0"/>
    <w:pPr>
      <w:snapToGrid w:val="0"/>
      <w:jc w:val="left"/>
    </w:pPr>
  </w:style>
  <w:style w:type="paragraph" w:styleId="39">
    <w:name w:val="Balloon Text"/>
    <w:basedOn w:val="1"/>
    <w:link w:val="178"/>
    <w:unhideWhenUsed/>
    <w:qFormat/>
    <w:uiPriority w:val="99"/>
    <w:rPr>
      <w:kern w:val="0"/>
      <w:sz w:val="18"/>
      <w:szCs w:val="18"/>
    </w:rPr>
  </w:style>
  <w:style w:type="paragraph" w:styleId="40">
    <w:name w:val="footer"/>
    <w:basedOn w:val="1"/>
    <w:link w:val="212"/>
    <w:unhideWhenUsed/>
    <w:qFormat/>
    <w:uiPriority w:val="99"/>
    <w:pPr>
      <w:tabs>
        <w:tab w:val="center" w:pos="4153"/>
        <w:tab w:val="right" w:pos="8306"/>
      </w:tabs>
      <w:snapToGrid w:val="0"/>
      <w:jc w:val="left"/>
    </w:pPr>
    <w:rPr>
      <w:kern w:val="0"/>
      <w:sz w:val="18"/>
      <w:szCs w:val="18"/>
    </w:rPr>
  </w:style>
  <w:style w:type="paragraph" w:styleId="41">
    <w:name w:val="header"/>
    <w:basedOn w:val="1"/>
    <w:link w:val="228"/>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42">
    <w:name w:val="toc 1"/>
    <w:next w:val="1"/>
    <w:qFormat/>
    <w:uiPriority w:val="39"/>
    <w:pPr>
      <w:widowControl w:val="0"/>
      <w:spacing w:before="120" w:after="120"/>
    </w:pPr>
    <w:rPr>
      <w:rFonts w:ascii="Times New Roman" w:hAnsi="Times New Roman" w:eastAsia="宋体" w:cs="Times New Roman"/>
      <w:bCs/>
      <w:caps/>
      <w:kern w:val="2"/>
      <w:lang w:val="en-US" w:eastAsia="zh-CN" w:bidi="ar-SA"/>
    </w:rPr>
  </w:style>
  <w:style w:type="paragraph" w:styleId="43">
    <w:name w:val="toc 4"/>
    <w:basedOn w:val="1"/>
    <w:next w:val="1"/>
    <w:unhideWhenUsed/>
    <w:qFormat/>
    <w:uiPriority w:val="39"/>
    <w:pPr>
      <w:ind w:left="1260" w:leftChars="600"/>
    </w:pPr>
  </w:style>
  <w:style w:type="paragraph" w:styleId="44">
    <w:name w:val="Subtitle"/>
    <w:basedOn w:val="1"/>
    <w:next w:val="1"/>
    <w:link w:val="230"/>
    <w:qFormat/>
    <w:uiPriority w:val="11"/>
    <w:pPr>
      <w:spacing w:before="240" w:after="60" w:line="312" w:lineRule="auto"/>
      <w:jc w:val="center"/>
      <w:outlineLvl w:val="1"/>
    </w:pPr>
    <w:rPr>
      <w:rFonts w:ascii="Cambria" w:hAnsi="Cambria"/>
      <w:b/>
      <w:bCs/>
      <w:kern w:val="28"/>
      <w:sz w:val="32"/>
      <w:szCs w:val="32"/>
    </w:rPr>
  </w:style>
  <w:style w:type="paragraph" w:styleId="45">
    <w:name w:val="List"/>
    <w:basedOn w:val="2"/>
    <w:qFormat/>
    <w:uiPriority w:val="0"/>
    <w:pPr>
      <w:suppressAutoHyphens/>
      <w:spacing w:after="120"/>
      <w:jc w:val="both"/>
    </w:pPr>
    <w:rPr>
      <w:rFonts w:ascii="Calibri" w:hAnsi="Calibri" w:cs="Tahoma"/>
      <w:kern w:val="1"/>
      <w:sz w:val="21"/>
      <w:szCs w:val="22"/>
      <w:lang w:eastAsia="ar-SA"/>
    </w:rPr>
  </w:style>
  <w:style w:type="paragraph" w:styleId="46">
    <w:name w:val="footnote text"/>
    <w:basedOn w:val="1"/>
    <w:link w:val="161"/>
    <w:qFormat/>
    <w:uiPriority w:val="0"/>
    <w:pPr>
      <w:snapToGrid w:val="0"/>
      <w:ind w:left="400" w:leftChars="200" w:hanging="200" w:hangingChars="200"/>
      <w:jc w:val="left"/>
    </w:pPr>
    <w:rPr>
      <w:sz w:val="18"/>
      <w:szCs w:val="18"/>
    </w:rPr>
  </w:style>
  <w:style w:type="paragraph" w:styleId="47">
    <w:name w:val="toc 6"/>
    <w:basedOn w:val="1"/>
    <w:next w:val="1"/>
    <w:unhideWhenUsed/>
    <w:qFormat/>
    <w:uiPriority w:val="39"/>
    <w:pPr>
      <w:ind w:left="2100" w:leftChars="1000"/>
    </w:pPr>
  </w:style>
  <w:style w:type="paragraph" w:styleId="48">
    <w:name w:val="Body Text Indent 3"/>
    <w:basedOn w:val="1"/>
    <w:link w:val="240"/>
    <w:qFormat/>
    <w:uiPriority w:val="0"/>
    <w:pPr>
      <w:spacing w:after="120"/>
      <w:ind w:left="420" w:leftChars="200"/>
    </w:pPr>
    <w:rPr>
      <w:sz w:val="16"/>
      <w:szCs w:val="16"/>
    </w:rPr>
  </w:style>
  <w:style w:type="paragraph" w:styleId="49">
    <w:name w:val="table of figures"/>
    <w:basedOn w:val="1"/>
    <w:next w:val="1"/>
    <w:qFormat/>
    <w:uiPriority w:val="0"/>
    <w:rPr>
      <w:szCs w:val="24"/>
    </w:rPr>
  </w:style>
  <w:style w:type="paragraph" w:styleId="50">
    <w:name w:val="toc 2"/>
    <w:basedOn w:val="1"/>
    <w:next w:val="1"/>
    <w:unhideWhenUsed/>
    <w:qFormat/>
    <w:uiPriority w:val="39"/>
    <w:pPr>
      <w:ind w:left="420" w:leftChars="200"/>
    </w:pPr>
  </w:style>
  <w:style w:type="paragraph" w:styleId="51">
    <w:name w:val="toc 9"/>
    <w:basedOn w:val="1"/>
    <w:next w:val="1"/>
    <w:unhideWhenUsed/>
    <w:qFormat/>
    <w:uiPriority w:val="39"/>
    <w:pPr>
      <w:ind w:left="3360" w:leftChars="1600"/>
    </w:pPr>
  </w:style>
  <w:style w:type="paragraph" w:styleId="52">
    <w:name w:val="Body Text 2"/>
    <w:basedOn w:val="1"/>
    <w:link w:val="203"/>
    <w:qFormat/>
    <w:uiPriority w:val="0"/>
    <w:rPr>
      <w:b/>
      <w:szCs w:val="24"/>
    </w:rPr>
  </w:style>
  <w:style w:type="paragraph" w:styleId="53">
    <w:name w:val="HTML Preformatted"/>
    <w:basedOn w:val="1"/>
    <w:link w:val="225"/>
    <w:qFormat/>
    <w:uiPriority w:val="0"/>
    <w:rPr>
      <w:rFonts w:ascii="Courier New" w:hAnsi="Courier New"/>
      <w:sz w:val="20"/>
      <w:szCs w:val="20"/>
    </w:rPr>
  </w:style>
  <w:style w:type="paragraph" w:styleId="54">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55">
    <w:name w:val="index 1"/>
    <w:basedOn w:val="1"/>
    <w:next w:val="1"/>
    <w:link w:val="95"/>
    <w:qFormat/>
    <w:uiPriority w:val="0"/>
    <w:pPr>
      <w:widowControl/>
      <w:spacing w:line="360" w:lineRule="auto"/>
      <w:jc w:val="left"/>
    </w:pPr>
    <w:rPr>
      <w:rFonts w:ascii="Arial" w:hAnsi="Arial"/>
      <w:kern w:val="0"/>
      <w:szCs w:val="24"/>
    </w:rPr>
  </w:style>
  <w:style w:type="paragraph" w:styleId="56">
    <w:name w:val="annotation subject"/>
    <w:basedOn w:val="24"/>
    <w:next w:val="24"/>
    <w:link w:val="137"/>
    <w:qFormat/>
    <w:uiPriority w:val="99"/>
    <w:rPr>
      <w:b/>
      <w:bCs/>
    </w:rPr>
  </w:style>
  <w:style w:type="paragraph" w:styleId="57">
    <w:name w:val="Body Text First Indent"/>
    <w:basedOn w:val="2"/>
    <w:link w:val="245"/>
    <w:qFormat/>
    <w:uiPriority w:val="0"/>
    <w:pPr>
      <w:suppressAutoHyphens/>
      <w:spacing w:after="120"/>
      <w:ind w:firstLine="283"/>
      <w:jc w:val="both"/>
    </w:pPr>
    <w:rPr>
      <w:kern w:val="1"/>
      <w:sz w:val="21"/>
      <w:szCs w:val="22"/>
      <w:lang w:eastAsia="ar-SA"/>
    </w:rPr>
  </w:style>
  <w:style w:type="table" w:styleId="59">
    <w:name w:val="Table Grid"/>
    <w:basedOn w:val="5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0">
    <w:name w:val="Table Grid 1"/>
    <w:basedOn w:val="5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61">
    <w:name w:val="Light Grid Accent 2"/>
    <w:basedOn w:val="58"/>
    <w:qFormat/>
    <w:uiPriority w:val="62"/>
    <w:rPr>
      <w:sz w:val="22"/>
      <w:lang w:eastAsia="en-US" w:bidi="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eastAsia="System"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eastAsia="System"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eastAsia="System" w:cs="Times New Roman"/>
        <w:b/>
        <w:bCs/>
      </w:rPr>
    </w:tblStylePr>
    <w:tblStylePr w:type="lastCol">
      <w:rPr>
        <w:rFonts w:eastAsia="System"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62">
    <w:name w:val="Light Grid Accent 3"/>
    <w:basedOn w:val="58"/>
    <w:qFormat/>
    <w:uiPriority w:val="62"/>
    <w:rPr>
      <w:sz w:val="22"/>
      <w:lang w:eastAsia="en-US" w:bidi="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eastAsia="System"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eastAsia="System"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eastAsia="System" w:cs="Times New Roman"/>
        <w:b/>
        <w:bCs/>
      </w:rPr>
    </w:tblStylePr>
    <w:tblStylePr w:type="lastCol">
      <w:rPr>
        <w:rFonts w:eastAsia="System"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character" w:styleId="64">
    <w:name w:val="Strong"/>
    <w:qFormat/>
    <w:uiPriority w:val="22"/>
    <w:rPr>
      <w:b/>
      <w:bCs/>
    </w:rPr>
  </w:style>
  <w:style w:type="character" w:styleId="65">
    <w:name w:val="endnote reference"/>
    <w:unhideWhenUsed/>
    <w:qFormat/>
    <w:uiPriority w:val="0"/>
    <w:rPr>
      <w:vertAlign w:val="superscript"/>
    </w:rPr>
  </w:style>
  <w:style w:type="character" w:styleId="66">
    <w:name w:val="page number"/>
    <w:qFormat/>
    <w:uiPriority w:val="0"/>
    <w:rPr>
      <w:rFonts w:ascii="Times New Roman" w:hAnsi="Times New Roman" w:eastAsia="宋体"/>
      <w:sz w:val="18"/>
    </w:rPr>
  </w:style>
  <w:style w:type="character" w:styleId="67">
    <w:name w:val="FollowedHyperlink"/>
    <w:unhideWhenUsed/>
    <w:qFormat/>
    <w:uiPriority w:val="0"/>
    <w:rPr>
      <w:color w:val="800080"/>
      <w:u w:val="single"/>
    </w:rPr>
  </w:style>
  <w:style w:type="character" w:styleId="68">
    <w:name w:val="Emphasis"/>
    <w:qFormat/>
    <w:uiPriority w:val="20"/>
    <w:rPr>
      <w:rFonts w:ascii="Calibri" w:hAnsi="Calibri"/>
      <w:b/>
      <w:i/>
      <w:iCs/>
    </w:rPr>
  </w:style>
  <w:style w:type="character" w:styleId="69">
    <w:name w:val="HTML Definition"/>
    <w:qFormat/>
    <w:uiPriority w:val="0"/>
    <w:rPr>
      <w:i/>
      <w:iCs/>
    </w:rPr>
  </w:style>
  <w:style w:type="character" w:styleId="70">
    <w:name w:val="HTML Typewriter"/>
    <w:qFormat/>
    <w:uiPriority w:val="0"/>
    <w:rPr>
      <w:rFonts w:ascii="Courier New" w:hAnsi="Courier New"/>
      <w:sz w:val="20"/>
      <w:szCs w:val="20"/>
    </w:rPr>
  </w:style>
  <w:style w:type="character" w:styleId="71">
    <w:name w:val="HTML Acronym"/>
    <w:qFormat/>
    <w:uiPriority w:val="0"/>
  </w:style>
  <w:style w:type="character" w:styleId="72">
    <w:name w:val="HTML Variable"/>
    <w:qFormat/>
    <w:uiPriority w:val="0"/>
    <w:rPr>
      <w:i/>
      <w:iCs/>
    </w:rPr>
  </w:style>
  <w:style w:type="character" w:styleId="73">
    <w:name w:val="Hyperlink"/>
    <w:qFormat/>
    <w:uiPriority w:val="99"/>
    <w:rPr>
      <w:rFonts w:ascii="Times New Roman" w:hAnsi="Times New Roman" w:eastAsia="宋体"/>
      <w:color w:val="auto"/>
      <w:spacing w:val="0"/>
      <w:w w:val="100"/>
      <w:position w:val="0"/>
      <w:sz w:val="21"/>
      <w:u w:val="none"/>
      <w:vertAlign w:val="baseline"/>
    </w:rPr>
  </w:style>
  <w:style w:type="character" w:styleId="74">
    <w:name w:val="HTML Code"/>
    <w:qFormat/>
    <w:uiPriority w:val="0"/>
    <w:rPr>
      <w:rFonts w:ascii="Courier New" w:hAnsi="Courier New"/>
      <w:sz w:val="20"/>
      <w:szCs w:val="20"/>
    </w:rPr>
  </w:style>
  <w:style w:type="character" w:styleId="75">
    <w:name w:val="annotation reference"/>
    <w:qFormat/>
    <w:uiPriority w:val="99"/>
    <w:rPr>
      <w:sz w:val="21"/>
      <w:szCs w:val="21"/>
    </w:rPr>
  </w:style>
  <w:style w:type="character" w:styleId="76">
    <w:name w:val="HTML Cite"/>
    <w:qFormat/>
    <w:uiPriority w:val="0"/>
    <w:rPr>
      <w:i/>
      <w:iCs/>
    </w:rPr>
  </w:style>
  <w:style w:type="character" w:styleId="77">
    <w:name w:val="footnote reference"/>
    <w:unhideWhenUsed/>
    <w:qFormat/>
    <w:uiPriority w:val="0"/>
    <w:rPr>
      <w:vertAlign w:val="superscript"/>
    </w:rPr>
  </w:style>
  <w:style w:type="character" w:styleId="78">
    <w:name w:val="HTML Keyboard"/>
    <w:qFormat/>
    <w:uiPriority w:val="0"/>
    <w:rPr>
      <w:rFonts w:ascii="Courier New" w:hAnsi="Courier New"/>
      <w:sz w:val="20"/>
      <w:szCs w:val="20"/>
    </w:rPr>
  </w:style>
  <w:style w:type="character" w:styleId="79">
    <w:name w:val="HTML Sample"/>
    <w:qFormat/>
    <w:uiPriority w:val="0"/>
    <w:rPr>
      <w:rFonts w:ascii="Courier New" w:hAnsi="Courier New"/>
    </w:rPr>
  </w:style>
  <w:style w:type="character" w:customStyle="1" w:styleId="80">
    <w:name w:val="sc91"/>
    <w:qFormat/>
    <w:uiPriority w:val="0"/>
    <w:rPr>
      <w:rFonts w:hint="default" w:ascii="Courier New" w:hAnsi="Courier New" w:cs="Courier New"/>
      <w:color w:val="008000"/>
      <w:sz w:val="20"/>
      <w:szCs w:val="20"/>
    </w:rPr>
  </w:style>
  <w:style w:type="character" w:customStyle="1" w:styleId="81">
    <w:name w:val="正文文本缩进 2 字符"/>
    <w:link w:val="37"/>
    <w:qFormat/>
    <w:uiPriority w:val="0"/>
    <w:rPr>
      <w:kern w:val="2"/>
      <w:sz w:val="21"/>
      <w:szCs w:val="24"/>
    </w:rPr>
  </w:style>
  <w:style w:type="character" w:customStyle="1" w:styleId="82">
    <w:name w:val="附录标识 Char"/>
    <w:link w:val="83"/>
    <w:qFormat/>
    <w:uiPriority w:val="0"/>
    <w:rPr>
      <w:rFonts w:ascii="黑体" w:hAnsi="Times New Roman" w:eastAsia="黑体"/>
      <w:b/>
      <w:sz w:val="21"/>
      <w:shd w:val="clear" w:color="FFFFFF" w:fill="FFFFFF"/>
    </w:rPr>
  </w:style>
  <w:style w:type="paragraph" w:customStyle="1" w:styleId="83">
    <w:name w:val="附录标识"/>
    <w:basedOn w:val="84"/>
    <w:next w:val="85"/>
    <w:link w:val="82"/>
    <w:qFormat/>
    <w:uiPriority w:val="0"/>
    <w:pPr>
      <w:spacing w:before="240" w:after="200"/>
    </w:pPr>
    <w:rPr>
      <w:sz w:val="21"/>
    </w:rPr>
  </w:style>
  <w:style w:type="paragraph" w:customStyle="1" w:styleId="84">
    <w:name w:val="前言、引言标题"/>
    <w:next w:val="1"/>
    <w:link w:val="206"/>
    <w:qFormat/>
    <w:uiPriority w:val="0"/>
    <w:pPr>
      <w:shd w:val="clear" w:color="FFFFFF" w:fill="FFFFFF"/>
      <w:spacing w:before="640" w:after="560"/>
      <w:jc w:val="center"/>
      <w:outlineLvl w:val="0"/>
    </w:pPr>
    <w:rPr>
      <w:rFonts w:ascii="黑体" w:hAnsi="Times New Roman" w:eastAsia="黑体" w:cs="Times New Roman"/>
      <w:b/>
      <w:sz w:val="32"/>
      <w:lang w:val="en-US" w:eastAsia="zh-CN" w:bidi="ar-SA"/>
    </w:rPr>
  </w:style>
  <w:style w:type="paragraph" w:customStyle="1" w:styleId="85">
    <w:name w:val="段"/>
    <w:link w:val="243"/>
    <w:qFormat/>
    <w:uiPriority w:val="0"/>
    <w:pPr>
      <w:ind w:firstLine="200" w:firstLineChars="200"/>
      <w:jc w:val="both"/>
    </w:pPr>
    <w:rPr>
      <w:rFonts w:ascii="宋体" w:hAnsi="Times New Roman" w:eastAsia="宋体" w:cs="Times New Roman"/>
      <w:sz w:val="21"/>
      <w:lang w:val="en-US" w:eastAsia="zh-CN" w:bidi="ar-SA"/>
    </w:rPr>
  </w:style>
  <w:style w:type="character" w:customStyle="1" w:styleId="86">
    <w:name w:val="样式 样式 标题 1篇 + 行距: 多倍行距 1.2 字行 + 小三"/>
    <w:qFormat/>
    <w:uiPriority w:val="0"/>
    <w:rPr>
      <w:rFonts w:eastAsia="宋体"/>
      <w:b/>
      <w:kern w:val="0"/>
      <w:sz w:val="30"/>
    </w:rPr>
  </w:style>
  <w:style w:type="character" w:customStyle="1" w:styleId="87">
    <w:name w:val="sc61"/>
    <w:qFormat/>
    <w:uiPriority w:val="0"/>
    <w:rPr>
      <w:rFonts w:hint="default" w:ascii="Courier New" w:hAnsi="Courier New" w:cs="Courier New"/>
      <w:b/>
      <w:bCs/>
      <w:color w:val="8000FF"/>
      <w:sz w:val="20"/>
      <w:szCs w:val="20"/>
    </w:rPr>
  </w:style>
  <w:style w:type="character" w:customStyle="1" w:styleId="88">
    <w:name w:val="Char Char2"/>
    <w:qFormat/>
    <w:uiPriority w:val="0"/>
    <w:rPr>
      <w:rFonts w:eastAsia="黑体"/>
      <w:b/>
      <w:bCs/>
      <w:kern w:val="44"/>
      <w:sz w:val="21"/>
      <w:szCs w:val="44"/>
      <w:lang w:val="en-US" w:eastAsia="zh-CN" w:bidi="ar-SA"/>
    </w:rPr>
  </w:style>
  <w:style w:type="character" w:customStyle="1" w:styleId="89">
    <w:name w:val="WW8Num22z1"/>
    <w:qFormat/>
    <w:uiPriority w:val="0"/>
    <w:rPr>
      <w:rFonts w:ascii="Wingdings" w:hAnsi="Wingdings"/>
    </w:rPr>
  </w:style>
  <w:style w:type="character" w:customStyle="1" w:styleId="90">
    <w:name w:val="sc641"/>
    <w:qFormat/>
    <w:uiPriority w:val="0"/>
    <w:rPr>
      <w:rFonts w:hint="default" w:ascii="Courier New" w:hAnsi="Courier New" w:cs="Courier New"/>
      <w:b/>
      <w:bCs/>
      <w:color w:val="000000"/>
      <w:sz w:val="20"/>
      <w:szCs w:val="20"/>
      <w:u w:val="single"/>
    </w:rPr>
  </w:style>
  <w:style w:type="character" w:customStyle="1" w:styleId="91">
    <w:name w:val="Char Char1"/>
    <w:qFormat/>
    <w:uiPriority w:val="0"/>
    <w:rPr>
      <w:rFonts w:ascii="Arial" w:hAnsi="Arial" w:eastAsia="黑体"/>
      <w:b/>
      <w:kern w:val="2"/>
      <w:sz w:val="24"/>
      <w:szCs w:val="24"/>
      <w:lang w:val="en-US" w:eastAsia="zh-CN" w:bidi="ar-SA"/>
    </w:rPr>
  </w:style>
  <w:style w:type="character" w:customStyle="1" w:styleId="92">
    <w:name w:val="yq正文加序号 Char"/>
    <w:link w:val="93"/>
    <w:qFormat/>
    <w:uiPriority w:val="0"/>
  </w:style>
  <w:style w:type="paragraph" w:customStyle="1" w:styleId="93">
    <w:name w:val="yq正文加序号"/>
    <w:basedOn w:val="94"/>
    <w:link w:val="92"/>
    <w:qFormat/>
    <w:uiPriority w:val="0"/>
    <w:pPr>
      <w:numPr>
        <w:ilvl w:val="0"/>
        <w:numId w:val="3"/>
      </w:numPr>
      <w:ind w:firstLine="0" w:firstLineChars="0"/>
    </w:pPr>
    <w:rPr>
      <w:kern w:val="0"/>
      <w:sz w:val="20"/>
      <w:szCs w:val="20"/>
    </w:rPr>
  </w:style>
  <w:style w:type="paragraph" w:customStyle="1" w:styleId="94">
    <w:name w:val="yq正文"/>
    <w:basedOn w:val="1"/>
    <w:link w:val="155"/>
    <w:qFormat/>
    <w:uiPriority w:val="0"/>
    <w:pPr>
      <w:spacing w:line="360" w:lineRule="auto"/>
      <w:ind w:firstLine="412" w:firstLineChars="196"/>
    </w:pPr>
  </w:style>
  <w:style w:type="character" w:customStyle="1" w:styleId="95">
    <w:name w:val="索引 1 字符"/>
    <w:link w:val="55"/>
    <w:qFormat/>
    <w:uiPriority w:val="0"/>
    <w:rPr>
      <w:rFonts w:ascii="Arial" w:hAnsi="Arial"/>
      <w:sz w:val="21"/>
      <w:szCs w:val="24"/>
    </w:rPr>
  </w:style>
  <w:style w:type="character" w:customStyle="1" w:styleId="96">
    <w:name w:val="WW8Num15z1"/>
    <w:qFormat/>
    <w:uiPriority w:val="0"/>
  </w:style>
  <w:style w:type="character" w:customStyle="1" w:styleId="97">
    <w:name w:val="批注文字 字符"/>
    <w:link w:val="24"/>
    <w:qFormat/>
    <w:uiPriority w:val="99"/>
    <w:rPr>
      <w:rFonts w:ascii="Times New Roman" w:hAnsi="Times New Roman"/>
      <w:kern w:val="2"/>
      <w:sz w:val="21"/>
      <w:szCs w:val="24"/>
    </w:rPr>
  </w:style>
  <w:style w:type="character" w:customStyle="1" w:styleId="98">
    <w:name w:val="文档结构图 字符"/>
    <w:link w:val="22"/>
    <w:qFormat/>
    <w:uiPriority w:val="99"/>
    <w:rPr>
      <w:rFonts w:ascii="Times New Roman" w:hAnsi="Times New Roman"/>
      <w:kern w:val="2"/>
      <w:sz w:val="21"/>
      <w:szCs w:val="24"/>
      <w:shd w:val="clear" w:color="auto" w:fill="000080"/>
    </w:rPr>
  </w:style>
  <w:style w:type="character" w:customStyle="1" w:styleId="99">
    <w:name w:val="Char Char11"/>
    <w:qFormat/>
    <w:uiPriority w:val="0"/>
    <w:rPr>
      <w:rFonts w:ascii="Arial" w:hAnsi="Arial" w:eastAsia="黑体"/>
      <w:b/>
      <w:bCs/>
      <w:kern w:val="2"/>
      <w:sz w:val="21"/>
      <w:szCs w:val="32"/>
      <w:lang w:val="en-US" w:eastAsia="zh-CN" w:bidi="ar-SA"/>
    </w:rPr>
  </w:style>
  <w:style w:type="character" w:customStyle="1" w:styleId="100">
    <w:name w:val="图表索引 Char Char Char Char Char Char"/>
    <w:qFormat/>
    <w:uiPriority w:val="0"/>
    <w:rPr>
      <w:rFonts w:ascii="Arial" w:hAnsi="Arial" w:eastAsia="宋体"/>
      <w:b/>
      <w:bCs/>
      <w:color w:val="0000FF"/>
      <w:kern w:val="2"/>
      <w:sz w:val="21"/>
      <w:szCs w:val="24"/>
      <w:u w:val="single"/>
      <w:lang w:val="en-US" w:eastAsia="zh-CN" w:bidi="ar-SA"/>
    </w:rPr>
  </w:style>
  <w:style w:type="character" w:customStyle="1" w:styleId="101">
    <w:name w:val="正文文本 Char1"/>
    <w:qFormat/>
    <w:uiPriority w:val="99"/>
    <w:rPr>
      <w:kern w:val="2"/>
      <w:sz w:val="21"/>
      <w:szCs w:val="22"/>
    </w:rPr>
  </w:style>
  <w:style w:type="character" w:customStyle="1" w:styleId="102">
    <w:name w:val="yq标题1 字符"/>
    <w:link w:val="9"/>
    <w:qFormat/>
    <w:uiPriority w:val="0"/>
    <w:rPr>
      <w:rFonts w:ascii="黑体" w:hAnsi="黑体" w:eastAsia="黑体" w:cs="黑体"/>
      <w:kern w:val="2"/>
      <w:sz w:val="21"/>
      <w:szCs w:val="24"/>
    </w:rPr>
  </w:style>
  <w:style w:type="character" w:customStyle="1" w:styleId="103">
    <w:name w:val="个人撰写风格"/>
    <w:qFormat/>
    <w:uiPriority w:val="0"/>
    <w:rPr>
      <w:rFonts w:ascii="Arial" w:hAnsi="Arial" w:eastAsia="宋体" w:cs="Arial"/>
      <w:color w:val="auto"/>
      <w:sz w:val="20"/>
    </w:rPr>
  </w:style>
  <w:style w:type="character" w:customStyle="1" w:styleId="104">
    <w:name w:val="WW8Num2z1"/>
    <w:qFormat/>
    <w:uiPriority w:val="0"/>
  </w:style>
  <w:style w:type="character" w:customStyle="1" w:styleId="105">
    <w:name w:val="yq标题2 Char"/>
    <w:link w:val="8"/>
    <w:qFormat/>
    <w:uiPriority w:val="0"/>
    <w:rPr>
      <w:rFonts w:ascii="黑体" w:hAnsi="黑体" w:eastAsia="黑体" w:cs="黑体"/>
      <w:kern w:val="2"/>
      <w:sz w:val="21"/>
      <w:szCs w:val="24"/>
    </w:rPr>
  </w:style>
  <w:style w:type="character" w:customStyle="1" w:styleId="106">
    <w:name w:val="图表索引 字元"/>
    <w:qFormat/>
    <w:uiPriority w:val="0"/>
    <w:rPr>
      <w:rFonts w:ascii="Arial" w:hAnsi="Arial" w:eastAsia="宋体"/>
      <w:color w:val="0000FF"/>
      <w:sz w:val="21"/>
      <w:szCs w:val="24"/>
      <w:u w:val="single"/>
      <w:lang w:val="en-US" w:eastAsia="zh-CN" w:bidi="ar-SA"/>
    </w:rPr>
  </w:style>
  <w:style w:type="character" w:customStyle="1" w:styleId="107">
    <w:name w:val="正文首行缩进两字符 Char"/>
    <w:link w:val="108"/>
    <w:qFormat/>
    <w:uiPriority w:val="0"/>
    <w:rPr>
      <w:kern w:val="2"/>
      <w:sz w:val="21"/>
      <w:szCs w:val="24"/>
    </w:rPr>
  </w:style>
  <w:style w:type="paragraph" w:customStyle="1" w:styleId="108">
    <w:name w:val="正文首行缩进两字符"/>
    <w:basedOn w:val="1"/>
    <w:link w:val="107"/>
    <w:qFormat/>
    <w:uiPriority w:val="0"/>
    <w:rPr>
      <w:szCs w:val="24"/>
    </w:rPr>
  </w:style>
  <w:style w:type="character" w:customStyle="1" w:styleId="109">
    <w:name w:val="标题 字符"/>
    <w:link w:val="3"/>
    <w:qFormat/>
    <w:uiPriority w:val="10"/>
    <w:rPr>
      <w:rFonts w:ascii="Arial" w:hAnsi="Arial"/>
      <w:b/>
      <w:bCs/>
      <w:kern w:val="2"/>
      <w:sz w:val="32"/>
      <w:szCs w:val="32"/>
    </w:rPr>
  </w:style>
  <w:style w:type="character" w:customStyle="1" w:styleId="110">
    <w:name w:val="sc211"/>
    <w:qFormat/>
    <w:uiPriority w:val="0"/>
    <w:rPr>
      <w:rFonts w:hint="default" w:ascii="Courier New" w:hAnsi="Courier New" w:cs="Courier New"/>
      <w:color w:val="000000"/>
      <w:sz w:val="20"/>
      <w:szCs w:val="20"/>
      <w:shd w:val="clear" w:color="auto" w:fill="A6CAF0"/>
    </w:rPr>
  </w:style>
  <w:style w:type="character" w:customStyle="1" w:styleId="111">
    <w:name w:val="WW8Num6z1"/>
    <w:qFormat/>
    <w:uiPriority w:val="0"/>
  </w:style>
  <w:style w:type="character" w:customStyle="1" w:styleId="112">
    <w:name w:val="明显引用 字符"/>
    <w:link w:val="113"/>
    <w:qFormat/>
    <w:uiPriority w:val="30"/>
    <w:rPr>
      <w:b/>
      <w:bCs/>
      <w:i/>
      <w:iCs/>
      <w:color w:val="4F81BD"/>
    </w:rPr>
  </w:style>
  <w:style w:type="paragraph" w:styleId="113">
    <w:name w:val="Intense Quote"/>
    <w:basedOn w:val="1"/>
    <w:next w:val="1"/>
    <w:link w:val="112"/>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114">
    <w:name w:val="WW8Num16z1"/>
    <w:qFormat/>
    <w:uiPriority w:val="0"/>
  </w:style>
  <w:style w:type="character" w:customStyle="1" w:styleId="115">
    <w:name w:val="Reference"/>
    <w:qFormat/>
    <w:uiPriority w:val="0"/>
    <w:rPr>
      <w:rFonts w:ascii="Arial" w:hAnsi="Arial"/>
      <w:sz w:val="20"/>
      <w:lang w:val="en-US" w:eastAsia="zh-CN"/>
    </w:rPr>
  </w:style>
  <w:style w:type="character" w:customStyle="1" w:styleId="116">
    <w:name w:val="sc51"/>
    <w:qFormat/>
    <w:uiPriority w:val="0"/>
    <w:rPr>
      <w:rFonts w:hint="default" w:ascii="Courier New" w:hAnsi="Courier New" w:cs="Courier New"/>
      <w:color w:val="FF0000"/>
      <w:sz w:val="20"/>
      <w:szCs w:val="20"/>
    </w:rPr>
  </w:style>
  <w:style w:type="character" w:customStyle="1" w:styleId="117">
    <w:name w:val="电子邮件签名 字符"/>
    <w:link w:val="17"/>
    <w:qFormat/>
    <w:uiPriority w:val="0"/>
    <w:rPr>
      <w:rFonts w:ascii="宋体"/>
      <w:kern w:val="2"/>
      <w:sz w:val="21"/>
      <w:szCs w:val="24"/>
    </w:rPr>
  </w:style>
  <w:style w:type="character" w:customStyle="1" w:styleId="118">
    <w:name w:val="标题 6 字符"/>
    <w:link w:val="12"/>
    <w:qFormat/>
    <w:uiPriority w:val="9"/>
    <w:rPr>
      <w:rFonts w:ascii="Arial" w:hAnsi="Arial" w:eastAsia="黑体"/>
      <w:b/>
      <w:bCs/>
      <w:kern w:val="2"/>
      <w:sz w:val="24"/>
      <w:szCs w:val="24"/>
    </w:rPr>
  </w:style>
  <w:style w:type="character" w:customStyle="1" w:styleId="119">
    <w:name w:val="二级菜单 Char"/>
    <w:link w:val="120"/>
    <w:qFormat/>
    <w:uiPriority w:val="0"/>
    <w:rPr>
      <w:rFonts w:ascii="Arial" w:hAnsi="Arial" w:eastAsia="黑体" w:cs="黑体"/>
      <w:kern w:val="1"/>
      <w:sz w:val="32"/>
      <w:szCs w:val="24"/>
    </w:rPr>
  </w:style>
  <w:style w:type="paragraph" w:customStyle="1" w:styleId="120">
    <w:name w:val="二级菜单"/>
    <w:basedOn w:val="5"/>
    <w:link w:val="119"/>
    <w:qFormat/>
    <w:uiPriority w:val="0"/>
    <w:pPr>
      <w:numPr>
        <w:ilvl w:val="0"/>
        <w:numId w:val="4"/>
      </w:numPr>
      <w:suppressAutoHyphens/>
      <w:spacing w:before="260" w:after="260" w:line="413" w:lineRule="auto"/>
      <w:ind w:left="0" w:firstLine="0"/>
    </w:pPr>
    <w:rPr>
      <w:rFonts w:ascii="Arial" w:hAnsi="Arial"/>
      <w:kern w:val="1"/>
      <w:sz w:val="32"/>
    </w:rPr>
  </w:style>
  <w:style w:type="character" w:customStyle="1" w:styleId="121">
    <w:name w:val="样式5 Char"/>
    <w:link w:val="122"/>
    <w:qFormat/>
    <w:uiPriority w:val="0"/>
    <w:rPr>
      <w:rFonts w:ascii="宋体" w:hAnsi="宋体"/>
      <w:kern w:val="2"/>
      <w:sz w:val="21"/>
      <w:szCs w:val="21"/>
    </w:rPr>
  </w:style>
  <w:style w:type="paragraph" w:customStyle="1" w:styleId="122">
    <w:name w:val="样式5"/>
    <w:basedOn w:val="1"/>
    <w:link w:val="121"/>
    <w:qFormat/>
    <w:uiPriority w:val="0"/>
    <w:pPr>
      <w:snapToGrid w:val="0"/>
      <w:spacing w:line="300" w:lineRule="auto"/>
    </w:pPr>
    <w:rPr>
      <w:rFonts w:ascii="宋体" w:hAnsi="宋体"/>
      <w:szCs w:val="21"/>
    </w:rPr>
  </w:style>
  <w:style w:type="character" w:customStyle="1" w:styleId="123">
    <w:name w:val="WW8Num3z1"/>
    <w:qFormat/>
    <w:uiPriority w:val="0"/>
  </w:style>
  <w:style w:type="character" w:customStyle="1" w:styleId="124">
    <w:name w:val="字母编号 Char"/>
    <w:link w:val="125"/>
    <w:qFormat/>
    <w:uiPriority w:val="0"/>
    <w:rPr>
      <w:rFonts w:ascii="Times New Roman" w:hAnsi="Times New Roman"/>
      <w:kern w:val="2"/>
      <w:sz w:val="21"/>
      <w:szCs w:val="24"/>
    </w:rPr>
  </w:style>
  <w:style w:type="paragraph" w:customStyle="1" w:styleId="125">
    <w:name w:val="字母编号"/>
    <w:basedOn w:val="1"/>
    <w:link w:val="124"/>
    <w:qFormat/>
    <w:uiPriority w:val="0"/>
    <w:rPr>
      <w:szCs w:val="24"/>
    </w:rPr>
  </w:style>
  <w:style w:type="character" w:customStyle="1" w:styleId="126">
    <w:name w:val="Char Char"/>
    <w:qFormat/>
    <w:uiPriority w:val="0"/>
    <w:rPr>
      <w:rFonts w:ascii="Arial" w:hAnsi="Arial" w:eastAsia="黑体"/>
      <w:b/>
      <w:bCs/>
      <w:kern w:val="2"/>
      <w:sz w:val="21"/>
      <w:szCs w:val="28"/>
      <w:lang w:val="en-US" w:eastAsia="zh-CN" w:bidi="ar-SA"/>
    </w:rPr>
  </w:style>
  <w:style w:type="character" w:customStyle="1" w:styleId="127">
    <w:name w:val="图表索引 Char"/>
    <w:link w:val="128"/>
    <w:qFormat/>
    <w:uiPriority w:val="0"/>
    <w:rPr>
      <w:rFonts w:ascii="Arial" w:hAnsi="Arial"/>
      <w:color w:val="0000FF"/>
      <w:sz w:val="21"/>
      <w:szCs w:val="24"/>
      <w:u w:val="single"/>
    </w:rPr>
  </w:style>
  <w:style w:type="paragraph" w:customStyle="1" w:styleId="128">
    <w:name w:val="图表索引"/>
    <w:basedOn w:val="55"/>
    <w:next w:val="1"/>
    <w:link w:val="127"/>
    <w:qFormat/>
    <w:uiPriority w:val="0"/>
    <w:pPr>
      <w:jc w:val="center"/>
    </w:pPr>
    <w:rPr>
      <w:color w:val="0000FF"/>
      <w:u w:val="single"/>
    </w:rPr>
  </w:style>
  <w:style w:type="character" w:customStyle="1" w:styleId="129">
    <w:name w:val="sc131"/>
    <w:qFormat/>
    <w:uiPriority w:val="0"/>
    <w:rPr>
      <w:rFonts w:hint="default" w:ascii="Courier New" w:hAnsi="Courier New" w:cs="Courier New"/>
      <w:color w:val="FF0000"/>
      <w:sz w:val="20"/>
      <w:szCs w:val="20"/>
      <w:shd w:val="clear" w:color="auto" w:fill="FFFF00"/>
    </w:rPr>
  </w:style>
  <w:style w:type="character" w:customStyle="1" w:styleId="130">
    <w:name w:val="标题 3 字符"/>
    <w:link w:val="6"/>
    <w:qFormat/>
    <w:uiPriority w:val="0"/>
    <w:rPr>
      <w:rFonts w:ascii="黑体" w:hAnsi="黑体" w:eastAsia="黑体" w:cs="黑体"/>
      <w:kern w:val="2"/>
      <w:sz w:val="21"/>
      <w:szCs w:val="24"/>
    </w:rPr>
  </w:style>
  <w:style w:type="character" w:customStyle="1" w:styleId="131">
    <w:name w:val="标题 2 字符"/>
    <w:link w:val="5"/>
    <w:qFormat/>
    <w:uiPriority w:val="9"/>
    <w:rPr>
      <w:rFonts w:ascii="黑体" w:hAnsi="黑体" w:eastAsia="黑体" w:cs="黑体"/>
      <w:kern w:val="2"/>
      <w:sz w:val="21"/>
      <w:szCs w:val="24"/>
    </w:rPr>
  </w:style>
  <w:style w:type="character" w:customStyle="1" w:styleId="132">
    <w:name w:val="明显强调1"/>
    <w:qFormat/>
    <w:uiPriority w:val="21"/>
    <w:rPr>
      <w:b/>
      <w:bCs/>
      <w:i/>
      <w:iCs/>
      <w:color w:val="4F81BD"/>
    </w:rPr>
  </w:style>
  <w:style w:type="character" w:customStyle="1" w:styleId="133">
    <w:name w:val="标题 2 Char1"/>
    <w:qFormat/>
    <w:uiPriority w:val="0"/>
    <w:rPr>
      <w:rFonts w:ascii="Arial" w:hAnsi="Arial" w:eastAsia="黑体"/>
      <w:b/>
      <w:bCs/>
      <w:kern w:val="2"/>
      <w:sz w:val="32"/>
      <w:szCs w:val="32"/>
      <w:lang w:val="en-US" w:eastAsia="zh-CN" w:bidi="ar-SA"/>
    </w:rPr>
  </w:style>
  <w:style w:type="character" w:customStyle="1" w:styleId="134">
    <w:name w:val="样式 样式 样式 左侧:  0.74 厘米 + 首行缩进:  2 字符 + 首行缩进:  2 字符 Char"/>
    <w:link w:val="135"/>
    <w:qFormat/>
    <w:uiPriority w:val="0"/>
    <w:rPr>
      <w:kern w:val="2"/>
      <w:sz w:val="24"/>
      <w:szCs w:val="24"/>
    </w:rPr>
  </w:style>
  <w:style w:type="paragraph" w:customStyle="1" w:styleId="135">
    <w:name w:val="样式 样式 样式 左侧:  0.74 厘米 + 首行缩进:  2 字符 + 首行缩进:  2 字符"/>
    <w:basedOn w:val="1"/>
    <w:link w:val="134"/>
    <w:qFormat/>
    <w:uiPriority w:val="0"/>
    <w:pPr>
      <w:ind w:firstLine="420"/>
    </w:pPr>
    <w:rPr>
      <w:sz w:val="24"/>
      <w:szCs w:val="24"/>
    </w:rPr>
  </w:style>
  <w:style w:type="character" w:customStyle="1" w:styleId="136">
    <w:name w:val="large1"/>
    <w:qFormat/>
    <w:uiPriority w:val="0"/>
    <w:rPr>
      <w:rFonts w:hint="eastAsia" w:ascii="宋体" w:hAnsi="宋体" w:eastAsia="宋体"/>
      <w:sz w:val="22"/>
      <w:szCs w:val="22"/>
    </w:rPr>
  </w:style>
  <w:style w:type="character" w:customStyle="1" w:styleId="137">
    <w:name w:val="批注主题 字符"/>
    <w:link w:val="56"/>
    <w:qFormat/>
    <w:uiPriority w:val="99"/>
    <w:rPr>
      <w:rFonts w:ascii="Times New Roman" w:hAnsi="Times New Roman"/>
      <w:b/>
      <w:bCs/>
      <w:kern w:val="2"/>
      <w:sz w:val="21"/>
      <w:szCs w:val="24"/>
    </w:rPr>
  </w:style>
  <w:style w:type="character" w:customStyle="1" w:styleId="138">
    <w:name w:val="样式3 Char"/>
    <w:link w:val="139"/>
    <w:qFormat/>
    <w:uiPriority w:val="0"/>
    <w:rPr>
      <w:kern w:val="2"/>
      <w:sz w:val="21"/>
      <w:szCs w:val="24"/>
    </w:rPr>
  </w:style>
  <w:style w:type="paragraph" w:customStyle="1" w:styleId="139">
    <w:name w:val="样式3"/>
    <w:basedOn w:val="1"/>
    <w:link w:val="138"/>
    <w:qFormat/>
    <w:uiPriority w:val="0"/>
    <w:pPr>
      <w:numPr>
        <w:ilvl w:val="2"/>
        <w:numId w:val="5"/>
      </w:numPr>
      <w:spacing w:line="300" w:lineRule="auto"/>
    </w:pPr>
    <w:rPr>
      <w:szCs w:val="24"/>
    </w:rPr>
  </w:style>
  <w:style w:type="character" w:customStyle="1" w:styleId="140">
    <w:name w:val="不明显强调1"/>
    <w:qFormat/>
    <w:uiPriority w:val="19"/>
    <w:rPr>
      <w:i/>
      <w:iCs/>
      <w:color w:val="808080"/>
    </w:rPr>
  </w:style>
  <w:style w:type="character" w:customStyle="1" w:styleId="141">
    <w:name w:val="标题 8 字符"/>
    <w:link w:val="14"/>
    <w:qFormat/>
    <w:uiPriority w:val="9"/>
    <w:rPr>
      <w:rFonts w:ascii="Arial" w:hAnsi="Arial" w:eastAsia="黑体"/>
      <w:kern w:val="2"/>
      <w:sz w:val="24"/>
      <w:szCs w:val="24"/>
    </w:rPr>
  </w:style>
  <w:style w:type="character" w:customStyle="1" w:styleId="142">
    <w:name w:val="WW8Num23z1"/>
    <w:qFormat/>
    <w:uiPriority w:val="0"/>
  </w:style>
  <w:style w:type="character" w:customStyle="1" w:styleId="143">
    <w:name w:val="st"/>
    <w:qFormat/>
    <w:uiPriority w:val="0"/>
  </w:style>
  <w:style w:type="character" w:customStyle="1" w:styleId="144">
    <w:name w:val="sc0"/>
    <w:qFormat/>
    <w:uiPriority w:val="0"/>
    <w:rPr>
      <w:rFonts w:hint="default" w:ascii="Courier New" w:hAnsi="Courier New" w:cs="Courier New"/>
      <w:color w:val="000000"/>
      <w:sz w:val="20"/>
      <w:szCs w:val="20"/>
    </w:rPr>
  </w:style>
  <w:style w:type="character" w:customStyle="1" w:styleId="145">
    <w:name w:val="EmailStyle671"/>
    <w:qFormat/>
    <w:uiPriority w:val="0"/>
    <w:rPr>
      <w:rFonts w:ascii="Arial" w:hAnsi="Arial" w:eastAsia="宋体" w:cs="Arial"/>
      <w:color w:val="auto"/>
      <w:sz w:val="20"/>
    </w:rPr>
  </w:style>
  <w:style w:type="character" w:customStyle="1" w:styleId="146">
    <w:name w:val="yq4 Char"/>
    <w:link w:val="147"/>
    <w:qFormat/>
    <w:uiPriority w:val="0"/>
    <w:rPr>
      <w:rFonts w:ascii="黑体" w:hAnsi="黑体" w:eastAsia="黑体" w:cs="黑体"/>
      <w:kern w:val="2"/>
      <w:sz w:val="21"/>
      <w:szCs w:val="24"/>
    </w:rPr>
  </w:style>
  <w:style w:type="paragraph" w:customStyle="1" w:styleId="147">
    <w:name w:val="yq4"/>
    <w:basedOn w:val="148"/>
    <w:link w:val="146"/>
    <w:qFormat/>
    <w:uiPriority w:val="0"/>
    <w:pPr>
      <w:outlineLvl w:val="3"/>
    </w:pPr>
  </w:style>
  <w:style w:type="paragraph" w:customStyle="1" w:styleId="148">
    <w:name w:val="yqbt4"/>
    <w:basedOn w:val="7"/>
    <w:link w:val="208"/>
    <w:qFormat/>
    <w:uiPriority w:val="0"/>
    <w:pPr>
      <w:numPr>
        <w:ilvl w:val="3"/>
      </w:numPr>
    </w:pPr>
  </w:style>
  <w:style w:type="character" w:customStyle="1" w:styleId="149">
    <w:name w:val="sc111"/>
    <w:qFormat/>
    <w:uiPriority w:val="0"/>
    <w:rPr>
      <w:rFonts w:hint="default" w:ascii="Courier New" w:hAnsi="Courier New" w:cs="Courier New"/>
      <w:color w:val="0000FF"/>
      <w:sz w:val="20"/>
      <w:szCs w:val="20"/>
    </w:rPr>
  </w:style>
  <w:style w:type="character" w:customStyle="1" w:styleId="150">
    <w:name w:val="正文文本 3 字符"/>
    <w:link w:val="25"/>
    <w:qFormat/>
    <w:uiPriority w:val="0"/>
    <w:rPr>
      <w:rFonts w:ascii="宋体" w:hAnsi="Times New Roman"/>
      <w:kern w:val="2"/>
      <w:sz w:val="24"/>
    </w:rPr>
  </w:style>
  <w:style w:type="character" w:customStyle="1" w:styleId="151">
    <w:name w:val="sc01"/>
    <w:qFormat/>
    <w:uiPriority w:val="0"/>
    <w:rPr>
      <w:rFonts w:hint="default" w:ascii="Courier New" w:hAnsi="Courier New" w:cs="Courier New"/>
      <w:b/>
      <w:bCs/>
      <w:color w:val="000000"/>
      <w:sz w:val="20"/>
      <w:szCs w:val="20"/>
    </w:rPr>
  </w:style>
  <w:style w:type="character" w:customStyle="1" w:styleId="152">
    <w:name w:val="封面副标题 Char"/>
    <w:link w:val="153"/>
    <w:qFormat/>
    <w:uiPriority w:val="0"/>
    <w:rPr>
      <w:rFonts w:ascii="Arial" w:hAnsi="Arial" w:eastAsia="黑体"/>
      <w:sz w:val="32"/>
      <w:lang w:bidi="ar-SA"/>
    </w:rPr>
  </w:style>
  <w:style w:type="paragraph" w:customStyle="1" w:styleId="153">
    <w:name w:val="封面副标题"/>
    <w:link w:val="152"/>
    <w:qFormat/>
    <w:uiPriority w:val="0"/>
    <w:pPr>
      <w:spacing w:line="360" w:lineRule="auto"/>
      <w:jc w:val="center"/>
    </w:pPr>
    <w:rPr>
      <w:rFonts w:ascii="Arial" w:hAnsi="Arial" w:eastAsia="黑体" w:cs="Times New Roman"/>
      <w:sz w:val="32"/>
      <w:lang w:val="en-US" w:eastAsia="zh-CN" w:bidi="ar-SA"/>
    </w:rPr>
  </w:style>
  <w:style w:type="character" w:customStyle="1" w:styleId="154">
    <w:name w:val="纯文本 字符"/>
    <w:link w:val="33"/>
    <w:qFormat/>
    <w:uiPriority w:val="0"/>
    <w:rPr>
      <w:rFonts w:ascii="宋体" w:hAnsi="Courier New"/>
      <w:kern w:val="2"/>
      <w:sz w:val="21"/>
    </w:rPr>
  </w:style>
  <w:style w:type="character" w:customStyle="1" w:styleId="155">
    <w:name w:val="yq正文 Char"/>
    <w:link w:val="94"/>
    <w:qFormat/>
    <w:uiPriority w:val="0"/>
    <w:rPr>
      <w:kern w:val="2"/>
      <w:sz w:val="21"/>
      <w:szCs w:val="22"/>
    </w:rPr>
  </w:style>
  <w:style w:type="character" w:customStyle="1" w:styleId="156">
    <w:name w:val="apple-converted-space"/>
    <w:qFormat/>
    <w:uiPriority w:val="0"/>
  </w:style>
  <w:style w:type="character" w:customStyle="1" w:styleId="157">
    <w:name w:val="HTML 地址 字符"/>
    <w:link w:val="29"/>
    <w:qFormat/>
    <w:uiPriority w:val="0"/>
    <w:rPr>
      <w:rFonts w:ascii="Times New Roman" w:hAnsi="Times New Roman"/>
      <w:i/>
      <w:iCs/>
      <w:kern w:val="2"/>
      <w:sz w:val="21"/>
      <w:szCs w:val="24"/>
    </w:rPr>
  </w:style>
  <w:style w:type="character" w:customStyle="1" w:styleId="158">
    <w:name w:val="日期 字符"/>
    <w:link w:val="36"/>
    <w:qFormat/>
    <w:uiPriority w:val="99"/>
    <w:rPr>
      <w:kern w:val="2"/>
      <w:sz w:val="21"/>
      <w:szCs w:val="22"/>
    </w:rPr>
  </w:style>
  <w:style w:type="character" w:customStyle="1" w:styleId="159">
    <w:name w:val="Char Char3"/>
    <w:qFormat/>
    <w:uiPriority w:val="0"/>
    <w:rPr>
      <w:rFonts w:ascii="Arial" w:hAnsi="Arial" w:eastAsia="黑体"/>
      <w:b/>
      <w:bCs/>
      <w:kern w:val="2"/>
      <w:sz w:val="21"/>
      <w:szCs w:val="28"/>
      <w:lang w:val="en-US" w:eastAsia="zh-CN" w:bidi="ar-SA"/>
    </w:rPr>
  </w:style>
  <w:style w:type="character" w:customStyle="1" w:styleId="160">
    <w:name w:val="sc11"/>
    <w:qFormat/>
    <w:uiPriority w:val="0"/>
    <w:rPr>
      <w:rFonts w:hint="default" w:ascii="Courier New" w:hAnsi="Courier New" w:cs="Courier New"/>
      <w:color w:val="0000FF"/>
      <w:sz w:val="20"/>
      <w:szCs w:val="20"/>
    </w:rPr>
  </w:style>
  <w:style w:type="character" w:customStyle="1" w:styleId="161">
    <w:name w:val="脚注文本 字符"/>
    <w:link w:val="46"/>
    <w:qFormat/>
    <w:uiPriority w:val="0"/>
    <w:rPr>
      <w:rFonts w:ascii="Times New Roman" w:hAnsi="Times New Roman"/>
      <w:kern w:val="2"/>
      <w:sz w:val="18"/>
      <w:szCs w:val="18"/>
    </w:rPr>
  </w:style>
  <w:style w:type="character" w:customStyle="1" w:styleId="162">
    <w:name w:val="pi1"/>
    <w:qFormat/>
    <w:uiPriority w:val="0"/>
    <w:rPr>
      <w:color w:val="0000FF"/>
    </w:rPr>
  </w:style>
  <w:style w:type="character" w:customStyle="1" w:styleId="163">
    <w:name w:val="标题 9 字符"/>
    <w:link w:val="15"/>
    <w:qFormat/>
    <w:uiPriority w:val="9"/>
    <w:rPr>
      <w:rFonts w:ascii="Arial" w:hAnsi="Arial" w:eastAsia="黑体"/>
      <w:kern w:val="2"/>
      <w:sz w:val="21"/>
      <w:szCs w:val="21"/>
    </w:rPr>
  </w:style>
  <w:style w:type="character" w:customStyle="1" w:styleId="164">
    <w:name w:val="hps"/>
    <w:qFormat/>
    <w:uiPriority w:val="0"/>
  </w:style>
  <w:style w:type="character" w:customStyle="1" w:styleId="165">
    <w:name w:val="附录 Char"/>
    <w:link w:val="166"/>
    <w:qFormat/>
    <w:uiPriority w:val="0"/>
    <w:rPr>
      <w:rFonts w:ascii="Times New Roman" w:hAnsi="Times New Roman" w:eastAsia="黑体"/>
      <w:b/>
      <w:sz w:val="21"/>
      <w:shd w:val="clear" w:color="FFFFFF" w:fill="FFFFFF"/>
    </w:rPr>
  </w:style>
  <w:style w:type="paragraph" w:customStyle="1" w:styleId="166">
    <w:name w:val="附录"/>
    <w:basedOn w:val="83"/>
    <w:link w:val="165"/>
    <w:qFormat/>
    <w:uiPriority w:val="0"/>
    <w:pPr>
      <w:spacing w:line="360" w:lineRule="auto"/>
    </w:pPr>
    <w:rPr>
      <w:rFonts w:ascii="Times New Roman"/>
    </w:rPr>
  </w:style>
  <w:style w:type="character" w:customStyle="1" w:styleId="167">
    <w:name w:val="个人答复风格"/>
    <w:qFormat/>
    <w:uiPriority w:val="0"/>
    <w:rPr>
      <w:rFonts w:ascii="Arial" w:hAnsi="Arial" w:eastAsia="宋体" w:cs="Arial"/>
      <w:color w:val="auto"/>
      <w:sz w:val="20"/>
    </w:rPr>
  </w:style>
  <w:style w:type="character" w:customStyle="1" w:styleId="168">
    <w:name w:val="尾注文本 字符"/>
    <w:link w:val="38"/>
    <w:qFormat/>
    <w:uiPriority w:val="0"/>
    <w:rPr>
      <w:kern w:val="2"/>
      <w:sz w:val="21"/>
      <w:szCs w:val="22"/>
    </w:rPr>
  </w:style>
  <w:style w:type="character" w:customStyle="1" w:styleId="169">
    <w:name w:val="sc19"/>
    <w:qFormat/>
    <w:uiPriority w:val="0"/>
    <w:rPr>
      <w:rFonts w:hint="default" w:ascii="Courier New" w:hAnsi="Courier New" w:cs="Courier New"/>
      <w:color w:val="000000"/>
      <w:sz w:val="20"/>
      <w:szCs w:val="20"/>
    </w:rPr>
  </w:style>
  <w:style w:type="character" w:customStyle="1" w:styleId="170">
    <w:name w:val="WW8Num4z1"/>
    <w:qFormat/>
    <w:uiPriority w:val="0"/>
  </w:style>
  <w:style w:type="character" w:customStyle="1" w:styleId="171">
    <w:name w:val="不明显参考1"/>
    <w:qFormat/>
    <w:uiPriority w:val="31"/>
    <w:rPr>
      <w:smallCaps/>
      <w:color w:val="C0504D"/>
      <w:u w:val="single"/>
    </w:rPr>
  </w:style>
  <w:style w:type="character" w:customStyle="1" w:styleId="172">
    <w:name w:val="sc8"/>
    <w:qFormat/>
    <w:uiPriority w:val="0"/>
    <w:rPr>
      <w:rFonts w:hint="default" w:ascii="Courier New" w:hAnsi="Courier New" w:cs="Courier New"/>
      <w:color w:val="000000"/>
      <w:sz w:val="20"/>
      <w:szCs w:val="20"/>
    </w:rPr>
  </w:style>
  <w:style w:type="character" w:customStyle="1" w:styleId="173">
    <w:name w:val="款标题1.1.1.1 Char"/>
    <w:qFormat/>
    <w:uiPriority w:val="0"/>
    <w:rPr>
      <w:rFonts w:ascii="Arial" w:hAnsi="Arial" w:eastAsia="黑体" w:cs="Times New Roman"/>
      <w:b/>
      <w:bCs/>
      <w:sz w:val="28"/>
      <w:szCs w:val="28"/>
    </w:rPr>
  </w:style>
  <w:style w:type="character" w:customStyle="1" w:styleId="174">
    <w:name w:val="不明显强调11"/>
    <w:qFormat/>
    <w:uiPriority w:val="19"/>
    <w:rPr>
      <w:i/>
      <w:color w:val="5A5A5A"/>
    </w:rPr>
  </w:style>
  <w:style w:type="character" w:customStyle="1" w:styleId="175">
    <w:name w:val="yq5 Char"/>
    <w:link w:val="176"/>
    <w:qFormat/>
    <w:uiPriority w:val="0"/>
    <w:rPr>
      <w:rFonts w:ascii="黑体" w:hAnsi="黑体" w:eastAsia="黑体" w:cs="黑体"/>
      <w:kern w:val="2"/>
      <w:sz w:val="21"/>
      <w:szCs w:val="24"/>
    </w:rPr>
  </w:style>
  <w:style w:type="paragraph" w:customStyle="1" w:styleId="176">
    <w:name w:val="yq5"/>
    <w:basedOn w:val="147"/>
    <w:link w:val="175"/>
    <w:qFormat/>
    <w:uiPriority w:val="0"/>
    <w:pPr>
      <w:numPr>
        <w:ilvl w:val="4"/>
      </w:numPr>
      <w:outlineLvl w:val="4"/>
    </w:pPr>
  </w:style>
  <w:style w:type="character" w:customStyle="1" w:styleId="177">
    <w:name w:val="content1"/>
    <w:qFormat/>
    <w:uiPriority w:val="0"/>
    <w:rPr>
      <w:color w:val="000000"/>
      <w:sz w:val="21"/>
      <w:szCs w:val="21"/>
      <w:u w:val="none"/>
    </w:rPr>
  </w:style>
  <w:style w:type="character" w:customStyle="1" w:styleId="178">
    <w:name w:val="批注框文本 字符"/>
    <w:link w:val="39"/>
    <w:qFormat/>
    <w:uiPriority w:val="99"/>
    <w:rPr>
      <w:sz w:val="18"/>
      <w:szCs w:val="18"/>
    </w:rPr>
  </w:style>
  <w:style w:type="character" w:customStyle="1" w:styleId="179">
    <w:name w:val="日期 Char1"/>
    <w:semiHidden/>
    <w:qFormat/>
    <w:uiPriority w:val="0"/>
    <w:rPr>
      <w:kern w:val="2"/>
      <w:sz w:val="21"/>
      <w:szCs w:val="22"/>
    </w:rPr>
  </w:style>
  <w:style w:type="character" w:customStyle="1" w:styleId="180">
    <w:name w:val="无间隔 字符"/>
    <w:link w:val="181"/>
    <w:qFormat/>
    <w:uiPriority w:val="1"/>
    <w:rPr>
      <w:sz w:val="22"/>
      <w:szCs w:val="22"/>
      <w:lang w:bidi="ar-SA"/>
    </w:rPr>
  </w:style>
  <w:style w:type="paragraph" w:styleId="181">
    <w:name w:val="No Spacing"/>
    <w:link w:val="180"/>
    <w:qFormat/>
    <w:uiPriority w:val="1"/>
    <w:rPr>
      <w:rFonts w:ascii="Times New Roman" w:hAnsi="Times New Roman" w:eastAsia="宋体" w:cs="Times New Roman"/>
      <w:sz w:val="22"/>
      <w:szCs w:val="22"/>
      <w:lang w:val="en-US" w:eastAsia="zh-CN" w:bidi="ar-SA"/>
    </w:rPr>
  </w:style>
  <w:style w:type="character" w:customStyle="1" w:styleId="182">
    <w:name w:val="标题 1 字符1"/>
    <w:link w:val="4"/>
    <w:qFormat/>
    <w:uiPriority w:val="0"/>
    <w:rPr>
      <w:rFonts w:ascii="黑体" w:hAnsi="黑体" w:eastAsia="黑体" w:cs="黑体"/>
      <w:kern w:val="2"/>
      <w:sz w:val="21"/>
      <w:szCs w:val="24"/>
    </w:rPr>
  </w:style>
  <w:style w:type="character" w:customStyle="1" w:styleId="183">
    <w:name w:val="正文-一体化 Char"/>
    <w:link w:val="184"/>
    <w:qFormat/>
    <w:locked/>
    <w:uiPriority w:val="0"/>
    <w:rPr>
      <w:rFonts w:ascii="宋体" w:hAnsi="宋体"/>
      <w:sz w:val="28"/>
    </w:rPr>
  </w:style>
  <w:style w:type="paragraph" w:customStyle="1" w:styleId="184">
    <w:name w:val="正文-一体化"/>
    <w:basedOn w:val="1"/>
    <w:link w:val="183"/>
    <w:qFormat/>
    <w:uiPriority w:val="0"/>
    <w:pPr>
      <w:adjustRightInd w:val="0"/>
      <w:snapToGrid w:val="0"/>
      <w:spacing w:beforeLines="50" w:line="300" w:lineRule="auto"/>
    </w:pPr>
    <w:rPr>
      <w:rFonts w:ascii="宋体" w:hAnsi="宋体"/>
      <w:kern w:val="0"/>
      <w:sz w:val="28"/>
      <w:szCs w:val="20"/>
    </w:rPr>
  </w:style>
  <w:style w:type="character" w:customStyle="1" w:styleId="185">
    <w:name w:val="EmailStyle2671"/>
    <w:qFormat/>
    <w:uiPriority w:val="0"/>
    <w:rPr>
      <w:rFonts w:ascii="Arial" w:hAnsi="Arial" w:eastAsia="宋体" w:cs="Arial"/>
      <w:color w:val="auto"/>
      <w:sz w:val="20"/>
    </w:rPr>
  </w:style>
  <w:style w:type="character" w:customStyle="1" w:styleId="186">
    <w:name w:val="CodeChar"/>
    <w:qFormat/>
    <w:uiPriority w:val="0"/>
  </w:style>
  <w:style w:type="character" w:customStyle="1" w:styleId="187">
    <w:name w:val="标题 1 字符"/>
    <w:qFormat/>
    <w:uiPriority w:val="9"/>
    <w:rPr>
      <w:b/>
      <w:bCs/>
      <w:kern w:val="44"/>
      <w:sz w:val="44"/>
      <w:szCs w:val="44"/>
    </w:rPr>
  </w:style>
  <w:style w:type="character" w:customStyle="1" w:styleId="188">
    <w:name w:val="发布"/>
    <w:qFormat/>
    <w:uiPriority w:val="0"/>
    <w:rPr>
      <w:rFonts w:ascii="黑体" w:eastAsia="黑体"/>
      <w:spacing w:val="22"/>
      <w:w w:val="100"/>
      <w:position w:val="3"/>
      <w:sz w:val="28"/>
    </w:rPr>
  </w:style>
  <w:style w:type="character" w:customStyle="1" w:styleId="189">
    <w:name w:val="批注框文本 Char1"/>
    <w:semiHidden/>
    <w:qFormat/>
    <w:uiPriority w:val="99"/>
    <w:rPr>
      <w:kern w:val="2"/>
      <w:sz w:val="18"/>
      <w:szCs w:val="18"/>
    </w:rPr>
  </w:style>
  <w:style w:type="character" w:customStyle="1" w:styleId="190">
    <w:name w:val="def"/>
    <w:qFormat/>
    <w:uiPriority w:val="0"/>
  </w:style>
  <w:style w:type="character" w:customStyle="1" w:styleId="191">
    <w:name w:val="引用 字符"/>
    <w:link w:val="192"/>
    <w:qFormat/>
    <w:uiPriority w:val="29"/>
    <w:rPr>
      <w:i/>
      <w:iCs/>
      <w:color w:val="000000"/>
    </w:rPr>
  </w:style>
  <w:style w:type="paragraph" w:styleId="192">
    <w:name w:val="Quote"/>
    <w:basedOn w:val="1"/>
    <w:next w:val="1"/>
    <w:link w:val="191"/>
    <w:qFormat/>
    <w:uiPriority w:val="29"/>
    <w:rPr>
      <w:i/>
      <w:iCs/>
      <w:color w:val="000000"/>
      <w:kern w:val="0"/>
      <w:sz w:val="20"/>
      <w:szCs w:val="20"/>
    </w:rPr>
  </w:style>
  <w:style w:type="character" w:customStyle="1" w:styleId="193">
    <w:name w:val="样式1 正文（首行缩进2字） Char + 首行缩进:  2 字符 段前: 0 行 Char"/>
    <w:link w:val="194"/>
    <w:qFormat/>
    <w:uiPriority w:val="0"/>
    <w:rPr>
      <w:rFonts w:ascii="Times New Roman" w:hAnsi="Arial"/>
      <w:kern w:val="2"/>
      <w:sz w:val="21"/>
    </w:rPr>
  </w:style>
  <w:style w:type="paragraph" w:customStyle="1" w:styleId="194">
    <w:name w:val="样式1 正文（首行缩进2字） Char + 首行缩进:  2 字符 段前: 0 行"/>
    <w:basedOn w:val="1"/>
    <w:next w:val="1"/>
    <w:link w:val="193"/>
    <w:qFormat/>
    <w:uiPriority w:val="0"/>
    <w:pPr>
      <w:spacing w:line="276" w:lineRule="auto"/>
      <w:ind w:firstLine="420"/>
    </w:pPr>
    <w:rPr>
      <w:rFonts w:hAnsi="Arial"/>
      <w:szCs w:val="20"/>
    </w:rPr>
  </w:style>
  <w:style w:type="character" w:customStyle="1" w:styleId="195">
    <w:name w:val="sc29"/>
    <w:qFormat/>
    <w:uiPriority w:val="0"/>
    <w:rPr>
      <w:rFonts w:hint="default" w:ascii="Courier New" w:hAnsi="Courier New" w:cs="Courier New"/>
      <w:color w:val="000000"/>
      <w:sz w:val="20"/>
      <w:szCs w:val="20"/>
    </w:rPr>
  </w:style>
  <w:style w:type="character" w:customStyle="1" w:styleId="196">
    <w:name w:val="sc12"/>
    <w:qFormat/>
    <w:uiPriority w:val="0"/>
    <w:rPr>
      <w:rFonts w:hint="default" w:ascii="Courier New" w:hAnsi="Courier New" w:cs="Courier New"/>
      <w:color w:val="0000FF"/>
      <w:sz w:val="20"/>
      <w:szCs w:val="20"/>
    </w:rPr>
  </w:style>
  <w:style w:type="character" w:customStyle="1" w:styleId="197">
    <w:name w:val="正文文本 字符"/>
    <w:link w:val="2"/>
    <w:qFormat/>
    <w:uiPriority w:val="0"/>
    <w:rPr>
      <w:rFonts w:ascii="Times New Roman" w:hAnsi="Times New Roman"/>
      <w:sz w:val="44"/>
      <w:szCs w:val="24"/>
    </w:rPr>
  </w:style>
  <w:style w:type="character" w:customStyle="1" w:styleId="198">
    <w:name w:val="标题 5 字符"/>
    <w:link w:val="11"/>
    <w:qFormat/>
    <w:uiPriority w:val="9"/>
    <w:rPr>
      <w:rFonts w:ascii="Times New Roman" w:hAnsi="Times New Roman"/>
      <w:b/>
      <w:bCs/>
      <w:kern w:val="2"/>
      <w:sz w:val="28"/>
      <w:szCs w:val="28"/>
    </w:rPr>
  </w:style>
  <w:style w:type="character" w:customStyle="1" w:styleId="199">
    <w:name w:val="WW8Num5z1"/>
    <w:qFormat/>
    <w:uiPriority w:val="0"/>
  </w:style>
  <w:style w:type="character" w:customStyle="1" w:styleId="200">
    <w:name w:val="一级条标题 Char Char"/>
    <w:link w:val="201"/>
    <w:qFormat/>
    <w:uiPriority w:val="0"/>
    <w:rPr>
      <w:rFonts w:ascii="黑体" w:eastAsia="黑体"/>
      <w:b/>
      <w:sz w:val="21"/>
    </w:rPr>
  </w:style>
  <w:style w:type="paragraph" w:customStyle="1" w:styleId="201">
    <w:name w:val="一级条标题"/>
    <w:basedOn w:val="202"/>
    <w:next w:val="85"/>
    <w:link w:val="200"/>
    <w:qFormat/>
    <w:uiPriority w:val="0"/>
    <w:pPr>
      <w:numPr>
        <w:ilvl w:val="2"/>
      </w:numPr>
      <w:tabs>
        <w:tab w:val="left" w:pos="360"/>
        <w:tab w:val="left" w:pos="420"/>
        <w:tab w:val="left" w:pos="525"/>
      </w:tabs>
      <w:spacing w:before="0" w:beforeLines="0" w:after="0" w:afterLines="0"/>
      <w:outlineLvl w:val="2"/>
    </w:pPr>
  </w:style>
  <w:style w:type="paragraph" w:customStyle="1" w:styleId="202">
    <w:name w:val="章标题"/>
    <w:next w:val="85"/>
    <w:qFormat/>
    <w:uiPriority w:val="0"/>
    <w:pPr>
      <w:numPr>
        <w:ilvl w:val="1"/>
        <w:numId w:val="6"/>
      </w:numPr>
      <w:tabs>
        <w:tab w:val="left" w:pos="420"/>
      </w:tabs>
      <w:spacing w:before="50" w:beforeLines="50" w:after="50" w:afterLines="50"/>
      <w:jc w:val="both"/>
      <w:outlineLvl w:val="1"/>
    </w:pPr>
    <w:rPr>
      <w:rFonts w:ascii="黑体" w:hAnsi="Times New Roman" w:eastAsia="黑体" w:cs="Times New Roman"/>
      <w:b/>
      <w:sz w:val="21"/>
      <w:lang w:val="en-US" w:eastAsia="zh-CN" w:bidi="ar-SA"/>
    </w:rPr>
  </w:style>
  <w:style w:type="character" w:customStyle="1" w:styleId="203">
    <w:name w:val="正文文本 2 字符"/>
    <w:link w:val="52"/>
    <w:qFormat/>
    <w:uiPriority w:val="0"/>
    <w:rPr>
      <w:b/>
      <w:kern w:val="2"/>
      <w:sz w:val="21"/>
      <w:szCs w:val="24"/>
    </w:rPr>
  </w:style>
  <w:style w:type="character" w:customStyle="1" w:styleId="204">
    <w:name w:val="样式4 Char"/>
    <w:link w:val="205"/>
    <w:qFormat/>
    <w:uiPriority w:val="0"/>
    <w:rPr>
      <w:rFonts w:ascii="宋体" w:hAnsi="宋体"/>
      <w:kern w:val="2"/>
      <w:sz w:val="21"/>
      <w:szCs w:val="21"/>
    </w:rPr>
  </w:style>
  <w:style w:type="paragraph" w:customStyle="1" w:styleId="205">
    <w:name w:val="样式4"/>
    <w:basedOn w:val="1"/>
    <w:link w:val="204"/>
    <w:qFormat/>
    <w:uiPriority w:val="0"/>
    <w:pPr>
      <w:numPr>
        <w:ilvl w:val="0"/>
        <w:numId w:val="7"/>
      </w:numPr>
      <w:spacing w:line="300" w:lineRule="auto"/>
    </w:pPr>
    <w:rPr>
      <w:rFonts w:ascii="宋体" w:hAnsi="宋体"/>
      <w:szCs w:val="21"/>
    </w:rPr>
  </w:style>
  <w:style w:type="character" w:customStyle="1" w:styleId="206">
    <w:name w:val="前言、引言标题 Char"/>
    <w:link w:val="84"/>
    <w:qFormat/>
    <w:uiPriority w:val="0"/>
    <w:rPr>
      <w:rFonts w:ascii="黑体" w:hAnsi="Times New Roman" w:eastAsia="黑体"/>
      <w:b/>
      <w:sz w:val="32"/>
      <w:shd w:val="clear" w:color="FFFFFF" w:fill="FFFFFF"/>
      <w:lang w:bidi="ar-SA"/>
    </w:rPr>
  </w:style>
  <w:style w:type="character" w:customStyle="1" w:styleId="207">
    <w:name w:val="sc31"/>
    <w:qFormat/>
    <w:uiPriority w:val="0"/>
    <w:rPr>
      <w:rFonts w:hint="default" w:ascii="Courier New" w:hAnsi="Courier New" w:cs="Courier New"/>
      <w:color w:val="FF0000"/>
      <w:sz w:val="20"/>
      <w:szCs w:val="20"/>
    </w:rPr>
  </w:style>
  <w:style w:type="character" w:customStyle="1" w:styleId="208">
    <w:name w:val="yqbt4 Char"/>
    <w:link w:val="148"/>
    <w:qFormat/>
    <w:uiPriority w:val="0"/>
    <w:rPr>
      <w:rFonts w:ascii="黑体" w:hAnsi="黑体" w:eastAsia="黑体" w:cs="黑体"/>
      <w:kern w:val="2"/>
      <w:sz w:val="21"/>
      <w:szCs w:val="24"/>
    </w:rPr>
  </w:style>
  <w:style w:type="character" w:customStyle="1" w:styleId="209">
    <w:name w:val="结束语 字符"/>
    <w:link w:val="26"/>
    <w:qFormat/>
    <w:uiPriority w:val="0"/>
    <w:rPr>
      <w:rFonts w:ascii="Arial" w:hAnsi="Arial"/>
      <w:spacing w:val="8"/>
      <w:lang w:val="en-GB" w:eastAsia="en-US"/>
    </w:rPr>
  </w:style>
  <w:style w:type="character" w:customStyle="1" w:styleId="210">
    <w:name w:val="8.x菜单 Char"/>
    <w:link w:val="211"/>
    <w:qFormat/>
    <w:uiPriority w:val="0"/>
    <w:rPr>
      <w:rFonts w:hAnsi="宋体"/>
      <w:kern w:val="2"/>
      <w:sz w:val="21"/>
      <w:szCs w:val="21"/>
    </w:rPr>
  </w:style>
  <w:style w:type="paragraph" w:customStyle="1" w:styleId="211">
    <w:name w:val="8.x菜单"/>
    <w:basedOn w:val="1"/>
    <w:link w:val="210"/>
    <w:qFormat/>
    <w:uiPriority w:val="0"/>
    <w:pPr>
      <w:numPr>
        <w:ilvl w:val="0"/>
        <w:numId w:val="8"/>
      </w:numPr>
      <w:tabs>
        <w:tab w:val="left" w:pos="0"/>
        <w:tab w:val="left" w:pos="900"/>
      </w:tabs>
      <w:suppressAutoHyphens/>
      <w:spacing w:line="360" w:lineRule="auto"/>
    </w:pPr>
    <w:rPr>
      <w:rFonts w:hAnsi="宋体"/>
      <w:szCs w:val="21"/>
    </w:rPr>
  </w:style>
  <w:style w:type="character" w:customStyle="1" w:styleId="212">
    <w:name w:val="页脚 字符"/>
    <w:link w:val="40"/>
    <w:qFormat/>
    <w:uiPriority w:val="99"/>
    <w:rPr>
      <w:sz w:val="18"/>
      <w:szCs w:val="18"/>
    </w:rPr>
  </w:style>
  <w:style w:type="character" w:customStyle="1" w:styleId="213">
    <w:name w:val="样式 加粗"/>
    <w:qFormat/>
    <w:uiPriority w:val="0"/>
    <w:rPr>
      <w:rFonts w:eastAsia="Arial"/>
      <w:b/>
      <w:bCs/>
    </w:rPr>
  </w:style>
  <w:style w:type="character" w:customStyle="1" w:styleId="214">
    <w:name w:val="Char Char21"/>
    <w:qFormat/>
    <w:uiPriority w:val="0"/>
    <w:rPr>
      <w:rFonts w:ascii="Arial" w:hAnsi="Arial" w:eastAsia="黑体"/>
      <w:b/>
      <w:kern w:val="2"/>
      <w:sz w:val="30"/>
      <w:szCs w:val="24"/>
      <w:lang w:val="en-US" w:eastAsia="zh-CN" w:bidi="ar-SA"/>
    </w:rPr>
  </w:style>
  <w:style w:type="character" w:customStyle="1" w:styleId="215">
    <w:name w:val="标题 4 字符"/>
    <w:link w:val="10"/>
    <w:qFormat/>
    <w:uiPriority w:val="9"/>
    <w:rPr>
      <w:rFonts w:ascii="Arial" w:hAnsi="Arial" w:eastAsia="黑体"/>
      <w:b/>
      <w:bCs/>
      <w:kern w:val="2"/>
      <w:sz w:val="28"/>
      <w:szCs w:val="28"/>
    </w:rPr>
  </w:style>
  <w:style w:type="character" w:customStyle="1" w:styleId="216">
    <w:name w:val="标题 7 字符"/>
    <w:link w:val="13"/>
    <w:qFormat/>
    <w:uiPriority w:val="9"/>
    <w:rPr>
      <w:rFonts w:ascii="Times New Roman" w:hAnsi="Times New Roman"/>
      <w:b/>
      <w:bCs/>
      <w:kern w:val="2"/>
      <w:sz w:val="24"/>
      <w:szCs w:val="24"/>
    </w:rPr>
  </w:style>
  <w:style w:type="character" w:customStyle="1" w:styleId="217">
    <w:name w:val="WW8Num9z1"/>
    <w:qFormat/>
    <w:uiPriority w:val="0"/>
  </w:style>
  <w:style w:type="character" w:customStyle="1" w:styleId="218">
    <w:name w:val="md1"/>
    <w:qFormat/>
    <w:uiPriority w:val="0"/>
    <w:rPr>
      <w:sz w:val="22"/>
      <w:szCs w:val="22"/>
    </w:rPr>
  </w:style>
  <w:style w:type="character" w:customStyle="1" w:styleId="219">
    <w:name w:val="注意 Char"/>
    <w:link w:val="220"/>
    <w:qFormat/>
    <w:uiPriority w:val="0"/>
    <w:rPr>
      <w:kern w:val="1"/>
      <w:sz w:val="21"/>
      <w:szCs w:val="21"/>
      <w:lang w:eastAsia="ar-SA"/>
    </w:rPr>
  </w:style>
  <w:style w:type="paragraph" w:customStyle="1" w:styleId="220">
    <w:name w:val="注意"/>
    <w:basedOn w:val="1"/>
    <w:link w:val="219"/>
    <w:qFormat/>
    <w:uiPriority w:val="0"/>
    <w:pPr>
      <w:suppressAutoHyphens/>
      <w:spacing w:line="360" w:lineRule="auto"/>
      <w:jc w:val="left"/>
    </w:pPr>
    <w:rPr>
      <w:kern w:val="1"/>
      <w:szCs w:val="21"/>
      <w:lang w:eastAsia="ar-SA"/>
    </w:rPr>
  </w:style>
  <w:style w:type="character" w:customStyle="1" w:styleId="221">
    <w:name w:val="WW8Num21z1"/>
    <w:qFormat/>
    <w:uiPriority w:val="0"/>
  </w:style>
  <w:style w:type="character" w:customStyle="1" w:styleId="222">
    <w:name w:val="EmailStyle2661"/>
    <w:qFormat/>
    <w:uiPriority w:val="0"/>
    <w:rPr>
      <w:rFonts w:ascii="Arial" w:hAnsi="Arial" w:eastAsia="宋体" w:cs="Arial"/>
      <w:color w:val="auto"/>
      <w:sz w:val="20"/>
    </w:rPr>
  </w:style>
  <w:style w:type="character" w:customStyle="1" w:styleId="223">
    <w:name w:val="SoDA Field"/>
    <w:qFormat/>
    <w:uiPriority w:val="0"/>
    <w:rPr>
      <w:color w:val="0000FF"/>
    </w:rPr>
  </w:style>
  <w:style w:type="character" w:customStyle="1" w:styleId="224">
    <w:name w:val="sc701"/>
    <w:qFormat/>
    <w:uiPriority w:val="0"/>
    <w:rPr>
      <w:rFonts w:hint="default" w:ascii="Courier New" w:hAnsi="Courier New" w:cs="Courier New"/>
      <w:b/>
      <w:bCs/>
      <w:color w:val="8000FF"/>
      <w:sz w:val="20"/>
      <w:szCs w:val="20"/>
      <w:u w:val="single"/>
    </w:rPr>
  </w:style>
  <w:style w:type="character" w:customStyle="1" w:styleId="225">
    <w:name w:val="HTML 预设格式 字符"/>
    <w:link w:val="53"/>
    <w:qFormat/>
    <w:uiPriority w:val="0"/>
    <w:rPr>
      <w:rFonts w:ascii="Courier New" w:hAnsi="Courier New"/>
      <w:kern w:val="2"/>
    </w:rPr>
  </w:style>
  <w:style w:type="character" w:customStyle="1" w:styleId="226">
    <w:name w:val="正文_首行缩进2字符 Char"/>
    <w:link w:val="227"/>
    <w:qFormat/>
    <w:uiPriority w:val="0"/>
    <w:rPr>
      <w:sz w:val="21"/>
      <w:szCs w:val="24"/>
      <w:lang w:val="en-GB" w:eastAsia="en-US"/>
    </w:rPr>
  </w:style>
  <w:style w:type="paragraph" w:customStyle="1" w:styleId="227">
    <w:name w:val="正文_首行缩进2字符"/>
    <w:basedOn w:val="1"/>
    <w:link w:val="226"/>
    <w:qFormat/>
    <w:uiPriority w:val="0"/>
    <w:pPr>
      <w:widowControl/>
    </w:pPr>
    <w:rPr>
      <w:kern w:val="0"/>
      <w:szCs w:val="24"/>
      <w:lang w:val="en-GB" w:eastAsia="en-US"/>
    </w:rPr>
  </w:style>
  <w:style w:type="character" w:customStyle="1" w:styleId="228">
    <w:name w:val="页眉 字符"/>
    <w:link w:val="41"/>
    <w:qFormat/>
    <w:uiPriority w:val="99"/>
    <w:rPr>
      <w:sz w:val="18"/>
      <w:szCs w:val="18"/>
    </w:rPr>
  </w:style>
  <w:style w:type="character" w:customStyle="1" w:styleId="229">
    <w:name w:val="正文缩进 字符"/>
    <w:link w:val="19"/>
    <w:qFormat/>
    <w:uiPriority w:val="0"/>
    <w:rPr>
      <w:rFonts w:ascii="Times New Roman" w:hAnsi="Times New Roman"/>
      <w:szCs w:val="24"/>
    </w:rPr>
  </w:style>
  <w:style w:type="character" w:customStyle="1" w:styleId="230">
    <w:name w:val="副标题 字符"/>
    <w:link w:val="44"/>
    <w:qFormat/>
    <w:uiPriority w:val="11"/>
    <w:rPr>
      <w:rFonts w:ascii="Cambria" w:hAnsi="Cambria"/>
      <w:b/>
      <w:bCs/>
      <w:kern w:val="28"/>
      <w:sz w:val="32"/>
      <w:szCs w:val="32"/>
    </w:rPr>
  </w:style>
  <w:style w:type="character" w:customStyle="1" w:styleId="231">
    <w:name w:val="园点 Char"/>
    <w:link w:val="232"/>
    <w:qFormat/>
    <w:uiPriority w:val="0"/>
    <w:rPr>
      <w:kern w:val="2"/>
      <w:sz w:val="21"/>
      <w:szCs w:val="24"/>
    </w:rPr>
  </w:style>
  <w:style w:type="paragraph" w:customStyle="1" w:styleId="232">
    <w:name w:val="园点"/>
    <w:basedOn w:val="1"/>
    <w:link w:val="231"/>
    <w:qFormat/>
    <w:uiPriority w:val="0"/>
    <w:pPr>
      <w:numPr>
        <w:ilvl w:val="0"/>
        <w:numId w:val="9"/>
      </w:numPr>
      <w:spacing w:line="300" w:lineRule="auto"/>
    </w:pPr>
    <w:rPr>
      <w:szCs w:val="24"/>
    </w:rPr>
  </w:style>
  <w:style w:type="character" w:customStyle="1" w:styleId="233">
    <w:name w:val="WW8Num14z1"/>
    <w:qFormat/>
    <w:uiPriority w:val="0"/>
  </w:style>
  <w:style w:type="character" w:customStyle="1" w:styleId="234">
    <w:name w:val="short_text"/>
    <w:qFormat/>
    <w:uiPriority w:val="0"/>
  </w:style>
  <w:style w:type="character" w:customStyle="1" w:styleId="235">
    <w:name w:val="yq标题3 Char"/>
    <w:link w:val="7"/>
    <w:qFormat/>
    <w:uiPriority w:val="0"/>
    <w:rPr>
      <w:rFonts w:ascii="黑体" w:hAnsi="黑体" w:eastAsia="黑体" w:cs="黑体"/>
      <w:kern w:val="2"/>
      <w:sz w:val="21"/>
      <w:szCs w:val="24"/>
    </w:rPr>
  </w:style>
  <w:style w:type="character" w:customStyle="1" w:styleId="236">
    <w:name w:val="表格名 Char"/>
    <w:link w:val="237"/>
    <w:qFormat/>
    <w:uiPriority w:val="0"/>
    <w:rPr>
      <w:b/>
      <w:kern w:val="1"/>
      <w:sz w:val="24"/>
      <w:szCs w:val="24"/>
    </w:rPr>
  </w:style>
  <w:style w:type="paragraph" w:customStyle="1" w:styleId="237">
    <w:name w:val="表格名"/>
    <w:basedOn w:val="1"/>
    <w:link w:val="236"/>
    <w:qFormat/>
    <w:uiPriority w:val="0"/>
    <w:pPr>
      <w:suppressAutoHyphens/>
      <w:spacing w:line="360" w:lineRule="auto"/>
      <w:ind w:firstLine="540"/>
      <w:jc w:val="center"/>
    </w:pPr>
    <w:rPr>
      <w:b/>
      <w:kern w:val="1"/>
      <w:sz w:val="24"/>
      <w:szCs w:val="24"/>
    </w:rPr>
  </w:style>
  <w:style w:type="character" w:customStyle="1" w:styleId="238">
    <w:name w:val="样式 标题 1篇 + 行距: 多倍行距 1.2 字行"/>
    <w:qFormat/>
    <w:uiPriority w:val="0"/>
    <w:rPr>
      <w:rFonts w:eastAsia="宋体"/>
      <w:sz w:val="32"/>
    </w:rPr>
  </w:style>
  <w:style w:type="character" w:customStyle="1" w:styleId="239">
    <w:name w:val="正文文本缩进 字符"/>
    <w:link w:val="27"/>
    <w:qFormat/>
    <w:uiPriority w:val="0"/>
    <w:rPr>
      <w:rFonts w:ascii="Times New Roman" w:hAnsi="Times New Roman"/>
      <w:kern w:val="2"/>
      <w:sz w:val="21"/>
      <w:szCs w:val="24"/>
    </w:rPr>
  </w:style>
  <w:style w:type="character" w:customStyle="1" w:styleId="240">
    <w:name w:val="正文文本缩进 3 字符"/>
    <w:link w:val="48"/>
    <w:qFormat/>
    <w:uiPriority w:val="0"/>
    <w:rPr>
      <w:rFonts w:ascii="Times New Roman" w:hAnsi="Times New Roman"/>
      <w:kern w:val="2"/>
      <w:sz w:val="16"/>
      <w:szCs w:val="16"/>
    </w:rPr>
  </w:style>
  <w:style w:type="character" w:customStyle="1" w:styleId="241">
    <w:name w:val="科东_正文 Char"/>
    <w:link w:val="242"/>
    <w:qFormat/>
    <w:uiPriority w:val="0"/>
    <w:rPr>
      <w:rFonts w:ascii="宋体" w:hAnsi="宋体"/>
      <w:kern w:val="2"/>
      <w:sz w:val="24"/>
      <w:szCs w:val="24"/>
    </w:rPr>
  </w:style>
  <w:style w:type="paragraph" w:customStyle="1" w:styleId="242">
    <w:name w:val="科东_正文"/>
    <w:basedOn w:val="1"/>
    <w:link w:val="241"/>
    <w:qFormat/>
    <w:uiPriority w:val="0"/>
    <w:pPr>
      <w:spacing w:line="360" w:lineRule="auto"/>
    </w:pPr>
    <w:rPr>
      <w:rFonts w:ascii="宋体" w:hAnsi="宋体"/>
      <w:sz w:val="24"/>
      <w:szCs w:val="24"/>
    </w:rPr>
  </w:style>
  <w:style w:type="character" w:customStyle="1" w:styleId="243">
    <w:name w:val="段 Char"/>
    <w:link w:val="85"/>
    <w:qFormat/>
    <w:uiPriority w:val="0"/>
    <w:rPr>
      <w:rFonts w:ascii="宋体" w:hAnsi="Times New Roman"/>
      <w:sz w:val="21"/>
      <w:lang w:val="en-US" w:eastAsia="zh-CN" w:bidi="ar-SA"/>
    </w:rPr>
  </w:style>
  <w:style w:type="character" w:customStyle="1" w:styleId="244">
    <w:name w:val="EmailStyle681"/>
    <w:qFormat/>
    <w:uiPriority w:val="0"/>
    <w:rPr>
      <w:rFonts w:ascii="Arial" w:hAnsi="Arial" w:eastAsia="宋体" w:cs="Arial"/>
      <w:color w:val="auto"/>
      <w:sz w:val="20"/>
    </w:rPr>
  </w:style>
  <w:style w:type="character" w:customStyle="1" w:styleId="245">
    <w:name w:val="正文文本首行缩进 字符"/>
    <w:link w:val="57"/>
    <w:qFormat/>
    <w:uiPriority w:val="0"/>
    <w:rPr>
      <w:rFonts w:ascii="Times New Roman" w:hAnsi="Times New Roman"/>
      <w:kern w:val="1"/>
      <w:sz w:val="21"/>
      <w:szCs w:val="22"/>
      <w:lang w:eastAsia="ar-SA"/>
    </w:rPr>
  </w:style>
  <w:style w:type="character" w:customStyle="1" w:styleId="246">
    <w:name w:val="书籍标题1"/>
    <w:qFormat/>
    <w:uiPriority w:val="33"/>
    <w:rPr>
      <w:b/>
      <w:bCs/>
      <w:smallCaps/>
      <w:spacing w:val="5"/>
    </w:rPr>
  </w:style>
  <w:style w:type="character" w:customStyle="1" w:styleId="247">
    <w:name w:val="sc26"/>
    <w:qFormat/>
    <w:uiPriority w:val="0"/>
    <w:rPr>
      <w:rFonts w:hint="default" w:ascii="Courier New" w:hAnsi="Courier New" w:cs="Courier New"/>
      <w:color w:val="000000"/>
      <w:sz w:val="20"/>
      <w:szCs w:val="20"/>
    </w:rPr>
  </w:style>
  <w:style w:type="character" w:customStyle="1" w:styleId="248">
    <w:name w:val="sc14"/>
    <w:qFormat/>
    <w:uiPriority w:val="0"/>
    <w:rPr>
      <w:rFonts w:hint="default" w:ascii="Courier New" w:hAnsi="Courier New" w:cs="Courier New"/>
      <w:color w:val="0000FF"/>
      <w:sz w:val="20"/>
      <w:szCs w:val="20"/>
    </w:rPr>
  </w:style>
  <w:style w:type="character" w:customStyle="1" w:styleId="249">
    <w:name w:val="正文_首行缩进_无段前段后 Char"/>
    <w:link w:val="250"/>
    <w:qFormat/>
    <w:uiPriority w:val="0"/>
    <w:rPr>
      <w:rFonts w:ascii="Arial" w:hAnsi="Arial"/>
      <w:kern w:val="2"/>
      <w:sz w:val="21"/>
      <w:szCs w:val="21"/>
    </w:rPr>
  </w:style>
  <w:style w:type="paragraph" w:customStyle="1" w:styleId="250">
    <w:name w:val="正文_首行缩进_无段前段后"/>
    <w:basedOn w:val="1"/>
    <w:link w:val="249"/>
    <w:qFormat/>
    <w:uiPriority w:val="0"/>
    <w:pPr>
      <w:spacing w:line="276" w:lineRule="auto"/>
    </w:pPr>
    <w:rPr>
      <w:rFonts w:ascii="Arial" w:hAnsi="Arial"/>
      <w:szCs w:val="21"/>
    </w:rPr>
  </w:style>
  <w:style w:type="character" w:customStyle="1" w:styleId="251">
    <w:name w:val="明显参考1"/>
    <w:qFormat/>
    <w:uiPriority w:val="32"/>
    <w:rPr>
      <w:b/>
      <w:bCs/>
      <w:smallCaps/>
      <w:color w:val="C0504D"/>
      <w:spacing w:val="5"/>
      <w:u w:val="single"/>
    </w:rPr>
  </w:style>
  <w:style w:type="character" w:customStyle="1" w:styleId="252">
    <w:name w:val="sc121"/>
    <w:qFormat/>
    <w:uiPriority w:val="0"/>
    <w:rPr>
      <w:rFonts w:hint="default" w:ascii="Courier New" w:hAnsi="Courier New" w:cs="Courier New"/>
      <w:color w:val="FF0000"/>
      <w:sz w:val="20"/>
      <w:szCs w:val="20"/>
      <w:shd w:val="clear" w:color="auto" w:fill="FFFF00"/>
    </w:rPr>
  </w:style>
  <w:style w:type="paragraph" w:customStyle="1" w:styleId="253">
    <w:name w:val="样式 标题 3标题1.1二级节名h33rd level3l3Level 3 HeadH3heading 3 +..."/>
    <w:basedOn w:val="6"/>
    <w:qFormat/>
    <w:uiPriority w:val="0"/>
    <w:pPr>
      <w:adjustRightInd w:val="0"/>
      <w:snapToGrid w:val="0"/>
      <w:spacing w:before="156" w:beforeLines="50" w:line="360" w:lineRule="auto"/>
    </w:pPr>
    <w:rPr>
      <w:sz w:val="24"/>
      <w:szCs w:val="20"/>
    </w:rPr>
  </w:style>
  <w:style w:type="paragraph" w:customStyle="1" w:styleId="254">
    <w:name w:val="_标准条文"/>
    <w:basedOn w:val="1"/>
    <w:qFormat/>
    <w:uiPriority w:val="0"/>
    <w:pPr>
      <w:overflowPunct w:val="0"/>
      <w:snapToGrid w:val="0"/>
      <w:spacing w:line="276" w:lineRule="auto"/>
      <w:ind w:firstLine="420"/>
    </w:pPr>
    <w:rPr>
      <w:rFonts w:ascii="Arial" w:hAnsi="Arial" w:cs="宋体"/>
      <w:szCs w:val="20"/>
    </w:rPr>
  </w:style>
  <w:style w:type="paragraph" w:customStyle="1" w:styleId="255">
    <w:name w:val="Char Char Char Char Char Char Char Char Char1 Char Char Char"/>
    <w:basedOn w:val="1"/>
    <w:qFormat/>
    <w:uiPriority w:val="0"/>
    <w:pPr>
      <w:spacing w:line="580" w:lineRule="exact"/>
    </w:pPr>
    <w:rPr>
      <w:szCs w:val="20"/>
    </w:rPr>
  </w:style>
  <w:style w:type="paragraph" w:customStyle="1" w:styleId="256">
    <w:name w:val="工程建设节标题"/>
    <w:basedOn w:val="257"/>
    <w:next w:val="85"/>
    <w:qFormat/>
    <w:uiPriority w:val="0"/>
    <w:pPr>
      <w:numPr>
        <w:ilvl w:val="2"/>
      </w:numPr>
      <w:spacing w:before="400" w:after="400" w:line="240" w:lineRule="auto"/>
      <w:outlineLvl w:val="2"/>
    </w:pPr>
    <w:rPr>
      <w:sz w:val="21"/>
    </w:rPr>
  </w:style>
  <w:style w:type="paragraph" w:customStyle="1" w:styleId="257">
    <w:name w:val="工程建设章标题"/>
    <w:next w:val="85"/>
    <w:qFormat/>
    <w:uiPriority w:val="0"/>
    <w:pPr>
      <w:numPr>
        <w:ilvl w:val="1"/>
        <w:numId w:val="10"/>
      </w:numPr>
      <w:spacing w:before="640" w:after="560" w:line="480" w:lineRule="exact"/>
      <w:jc w:val="center"/>
      <w:outlineLvl w:val="1"/>
    </w:pPr>
    <w:rPr>
      <w:rFonts w:ascii="黑体" w:hAnsi="Times New Roman" w:eastAsia="黑体" w:cs="Times New Roman"/>
      <w:b/>
      <w:sz w:val="28"/>
      <w:lang w:val="en-US" w:eastAsia="zh-CN" w:bidi="ar-SA"/>
    </w:rPr>
  </w:style>
  <w:style w:type="paragraph" w:customStyle="1" w:styleId="258">
    <w:name w:val="样式 标题 1篇 + 三号 行距: 多倍行距 1.2 字行1"/>
    <w:basedOn w:val="4"/>
    <w:qFormat/>
    <w:uiPriority w:val="0"/>
    <w:pPr>
      <w:tabs>
        <w:tab w:val="left" w:pos="432"/>
      </w:tabs>
      <w:spacing w:before="340" w:after="330" w:line="288" w:lineRule="auto"/>
      <w:ind w:left="432" w:hanging="432"/>
    </w:pPr>
    <w:rPr>
      <w:rFonts w:cs="宋体"/>
      <w:sz w:val="32"/>
      <w:szCs w:val="20"/>
    </w:rPr>
  </w:style>
  <w:style w:type="paragraph" w:customStyle="1" w:styleId="259">
    <w:name w:val="附录 A1"/>
    <w:basedOn w:val="85"/>
    <w:next w:val="85"/>
    <w:qFormat/>
    <w:uiPriority w:val="0"/>
    <w:pPr>
      <w:widowControl w:val="0"/>
      <w:numPr>
        <w:ilvl w:val="1"/>
        <w:numId w:val="11"/>
      </w:numPr>
      <w:spacing w:after="120"/>
      <w:ind w:firstLine="0" w:firstLineChars="0"/>
      <w:jc w:val="left"/>
      <w:outlineLvl w:val="1"/>
    </w:pPr>
    <w:rPr>
      <w:rFonts w:ascii="Calibri" w:hAnsi="Calibri"/>
      <w:bCs/>
      <w:spacing w:val="20"/>
      <w:kern w:val="2"/>
      <w:szCs w:val="21"/>
    </w:rPr>
  </w:style>
  <w:style w:type="paragraph" w:customStyle="1" w:styleId="260">
    <w:name w:val="无序排列（缩进4字符）"/>
    <w:basedOn w:val="1"/>
    <w:qFormat/>
    <w:uiPriority w:val="0"/>
    <w:pPr>
      <w:widowControl/>
      <w:numPr>
        <w:ilvl w:val="0"/>
        <w:numId w:val="12"/>
      </w:numPr>
      <w:tabs>
        <w:tab w:val="left" w:pos="420"/>
      </w:tabs>
      <w:suppressAutoHyphens/>
      <w:spacing w:line="360" w:lineRule="auto"/>
      <w:ind w:left="820" w:firstLine="0"/>
      <w:jc w:val="left"/>
    </w:pPr>
    <w:rPr>
      <w:rFonts w:ascii="Arial" w:hAnsi="Arial" w:cs="Calibri"/>
      <w:kern w:val="1"/>
      <w:szCs w:val="24"/>
      <w:lang w:eastAsia="ar-SA"/>
    </w:rPr>
  </w:style>
  <w:style w:type="paragraph" w:customStyle="1" w:styleId="261">
    <w:name w:val="样式1 样式 标题 2 + 段前: 0行"/>
    <w:basedOn w:val="5"/>
    <w:next w:val="1"/>
    <w:qFormat/>
    <w:uiPriority w:val="0"/>
    <w:pPr>
      <w:numPr>
        <w:ilvl w:val="0"/>
        <w:numId w:val="13"/>
      </w:numPr>
      <w:tabs>
        <w:tab w:val="left" w:pos="210"/>
      </w:tabs>
      <w:snapToGrid w:val="0"/>
      <w:spacing w:line="276" w:lineRule="auto"/>
    </w:pPr>
    <w:rPr>
      <w:rFonts w:hAnsi="宋体"/>
      <w:b/>
      <w:szCs w:val="21"/>
    </w:rPr>
  </w:style>
  <w:style w:type="paragraph" w:customStyle="1" w:styleId="262">
    <w:name w:val="表格内容-标题"/>
    <w:basedOn w:val="1"/>
    <w:qFormat/>
    <w:uiPriority w:val="0"/>
    <w:pPr>
      <w:spacing w:line="312" w:lineRule="auto"/>
      <w:jc w:val="center"/>
    </w:pPr>
    <w:rPr>
      <w:b/>
      <w:sz w:val="18"/>
      <w:szCs w:val="24"/>
    </w:rPr>
  </w:style>
  <w:style w:type="paragraph" w:customStyle="1" w:styleId="263">
    <w:name w:val="无序排列（无缩进）"/>
    <w:qFormat/>
    <w:uiPriority w:val="0"/>
    <w:pPr>
      <w:numPr>
        <w:ilvl w:val="0"/>
        <w:numId w:val="6"/>
      </w:numPr>
      <w:tabs>
        <w:tab w:val="left" w:pos="420"/>
      </w:tabs>
      <w:spacing w:line="360" w:lineRule="auto"/>
    </w:pPr>
    <w:rPr>
      <w:rFonts w:ascii="Arial" w:hAnsi="Arial" w:eastAsia="宋体" w:cs="Times New Roman"/>
      <w:sz w:val="21"/>
      <w:szCs w:val="24"/>
      <w:lang w:val="en-US" w:eastAsia="zh-CN" w:bidi="ar-SA"/>
    </w:rPr>
  </w:style>
  <w:style w:type="paragraph" w:customStyle="1" w:styleId="264">
    <w:name w:val="表格标题"/>
    <w:basedOn w:val="265"/>
    <w:qFormat/>
    <w:uiPriority w:val="0"/>
    <w:pPr>
      <w:jc w:val="center"/>
    </w:pPr>
    <w:rPr>
      <w:b/>
      <w:bCs/>
    </w:rPr>
  </w:style>
  <w:style w:type="paragraph" w:customStyle="1" w:styleId="265">
    <w:name w:val="表格内容"/>
    <w:basedOn w:val="1"/>
    <w:qFormat/>
    <w:uiPriority w:val="0"/>
    <w:pPr>
      <w:suppressLineNumbers/>
      <w:suppressAutoHyphens/>
    </w:pPr>
    <w:rPr>
      <w:rFonts w:cs="Calibri"/>
      <w:kern w:val="1"/>
      <w:lang w:eastAsia="ar-SA"/>
    </w:rPr>
  </w:style>
  <w:style w:type="paragraph" w:customStyle="1" w:styleId="266">
    <w:name w:val="样式 标题 2一级节名节标题标题1章H22nd levelh22Header 2UNDERRUBRIK 1-..."/>
    <w:basedOn w:val="5"/>
    <w:qFormat/>
    <w:uiPriority w:val="0"/>
    <w:pPr>
      <w:tabs>
        <w:tab w:val="left" w:pos="720"/>
        <w:tab w:val="left" w:pos="2041"/>
      </w:tabs>
      <w:adjustRightInd w:val="0"/>
      <w:snapToGrid w:val="0"/>
      <w:spacing w:before="260" w:after="260" w:line="300" w:lineRule="auto"/>
      <w:ind w:left="180" w:hanging="454" w:firstLineChars="200"/>
      <w:textAlignment w:val="baseline"/>
    </w:pPr>
    <w:rPr>
      <w:rFonts w:ascii="宋体" w:hAnsi="宋体" w:cs="宋体"/>
      <w:sz w:val="32"/>
      <w:szCs w:val="30"/>
    </w:rPr>
  </w:style>
  <w:style w:type="paragraph" w:customStyle="1" w:styleId="267">
    <w:name w:val="附录章标题"/>
    <w:next w:val="85"/>
    <w:qFormat/>
    <w:uiPriority w:val="0"/>
    <w:pPr>
      <w:numPr>
        <w:ilvl w:val="1"/>
        <w:numId w:val="14"/>
      </w:numPr>
      <w:wordWrap w:val="0"/>
      <w:overflowPunct w:val="0"/>
      <w:autoSpaceDE w:val="0"/>
      <w:spacing w:before="156" w:beforeLines="50" w:after="156" w:afterLines="50"/>
      <w:jc w:val="both"/>
      <w:textAlignment w:val="baseline"/>
      <w:outlineLvl w:val="1"/>
    </w:pPr>
    <w:rPr>
      <w:rFonts w:ascii="黑体" w:hAnsi="Times New Roman" w:eastAsia="黑体" w:cs="Times New Roman"/>
      <w:b/>
      <w:kern w:val="21"/>
      <w:sz w:val="21"/>
      <w:lang w:val="en-US" w:eastAsia="zh-CN" w:bidi="ar-SA"/>
    </w:rPr>
  </w:style>
  <w:style w:type="paragraph" w:customStyle="1" w:styleId="268">
    <w:name w:val="附录 3"/>
    <w:basedOn w:val="57"/>
    <w:next w:val="85"/>
    <w:qFormat/>
    <w:uiPriority w:val="0"/>
    <w:pPr>
      <w:numPr>
        <w:ilvl w:val="2"/>
        <w:numId w:val="15"/>
      </w:numPr>
      <w:suppressAutoHyphens w:val="0"/>
    </w:pPr>
    <w:rPr>
      <w:rFonts w:ascii="Calibri" w:hAnsi="Calibri"/>
      <w:kern w:val="2"/>
      <w:szCs w:val="24"/>
      <w:lang w:eastAsia="zh-CN"/>
    </w:rPr>
  </w:style>
  <w:style w:type="paragraph" w:customStyle="1" w:styleId="269">
    <w:name w:val="正文段落"/>
    <w:basedOn w:val="19"/>
    <w:qFormat/>
    <w:uiPriority w:val="0"/>
    <w:pPr>
      <w:spacing w:line="360" w:lineRule="auto"/>
      <w:ind w:firstLine="0" w:firstLineChars="0"/>
    </w:pPr>
    <w:rPr>
      <w:rFonts w:ascii="Calibri" w:hAnsi="Calibri"/>
      <w:kern w:val="2"/>
      <w:sz w:val="24"/>
      <w:szCs w:val="20"/>
    </w:rPr>
  </w:style>
  <w:style w:type="paragraph" w:customStyle="1" w:styleId="270">
    <w:name w:val="文档标题"/>
    <w:basedOn w:val="1"/>
    <w:qFormat/>
    <w:uiPriority w:val="0"/>
    <w:pPr>
      <w:spacing w:line="360" w:lineRule="auto"/>
      <w:jc w:val="center"/>
    </w:pPr>
    <w:rPr>
      <w:rFonts w:eastAsia="黑体"/>
      <w:b/>
      <w:sz w:val="44"/>
      <w:szCs w:val="44"/>
    </w:rPr>
  </w:style>
  <w:style w:type="paragraph" w:customStyle="1" w:styleId="271">
    <w:name w:val="附件 2"/>
    <w:basedOn w:val="85"/>
    <w:next w:val="85"/>
    <w:qFormat/>
    <w:uiPriority w:val="0"/>
    <w:pPr>
      <w:widowControl w:val="0"/>
      <w:numPr>
        <w:ilvl w:val="2"/>
        <w:numId w:val="16"/>
      </w:numPr>
      <w:spacing w:after="120"/>
      <w:ind w:firstLine="0" w:firstLineChars="0"/>
    </w:pPr>
    <w:rPr>
      <w:rFonts w:ascii="Calibri" w:hAnsi="Calibri"/>
      <w:b/>
      <w:spacing w:val="20"/>
      <w:kern w:val="2"/>
      <w:sz w:val="28"/>
      <w:szCs w:val="28"/>
    </w:rPr>
  </w:style>
  <w:style w:type="paragraph" w:customStyle="1" w:styleId="272">
    <w:name w:val="表标题"/>
    <w:basedOn w:val="28"/>
    <w:next w:val="57"/>
    <w:qFormat/>
    <w:uiPriority w:val="0"/>
    <w:pPr>
      <w:spacing w:line="360" w:lineRule="auto"/>
      <w:ind w:left="0" w:leftChars="0" w:firstLine="0" w:firstLineChars="0"/>
      <w:jc w:val="center"/>
    </w:pPr>
    <w:rPr>
      <w:b/>
    </w:rPr>
  </w:style>
  <w:style w:type="paragraph" w:customStyle="1" w:styleId="273">
    <w:name w:val="样式 MM Topic 5 + 加粗"/>
    <w:basedOn w:val="1"/>
    <w:qFormat/>
    <w:uiPriority w:val="0"/>
    <w:pPr>
      <w:widowControl/>
      <w:numPr>
        <w:ilvl w:val="4"/>
        <w:numId w:val="17"/>
      </w:numPr>
      <w:tabs>
        <w:tab w:val="left" w:pos="1200"/>
        <w:tab w:val="left" w:pos="2520"/>
      </w:tabs>
      <w:spacing w:before="280" w:after="290" w:line="376" w:lineRule="auto"/>
      <w:ind w:left="2520" w:hanging="420"/>
      <w:outlineLvl w:val="4"/>
    </w:pPr>
    <w:rPr>
      <w:rFonts w:hAnsi="宋体"/>
      <w:b/>
      <w:bCs/>
      <w:kern w:val="0"/>
      <w:sz w:val="28"/>
      <w:szCs w:val="28"/>
    </w:rPr>
  </w:style>
  <w:style w:type="paragraph" w:customStyle="1" w:styleId="274">
    <w:name w:val="正文_段前半行"/>
    <w:basedOn w:val="1"/>
    <w:qFormat/>
    <w:uiPriority w:val="0"/>
    <w:pPr>
      <w:widowControl/>
      <w:spacing w:before="50" w:beforeLines="50"/>
    </w:pPr>
    <w:rPr>
      <w:kern w:val="0"/>
      <w:sz w:val="24"/>
      <w:lang w:val="en-GB" w:eastAsia="en-US"/>
    </w:rPr>
  </w:style>
  <w:style w:type="paragraph" w:customStyle="1" w:styleId="275">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276">
    <w:name w:val="Char1"/>
    <w:basedOn w:val="1"/>
    <w:qFormat/>
    <w:uiPriority w:val="0"/>
    <w:pPr>
      <w:spacing w:line="360" w:lineRule="auto"/>
    </w:pPr>
    <w:rPr>
      <w:rFonts w:ascii="Tahoma" w:hAnsi="Tahoma"/>
      <w:sz w:val="28"/>
      <w:szCs w:val="20"/>
    </w:rPr>
  </w:style>
  <w:style w:type="paragraph" w:customStyle="1" w:styleId="277">
    <w:name w:val="文档段"/>
    <w:basedOn w:val="227"/>
    <w:next w:val="227"/>
    <w:qFormat/>
    <w:uiPriority w:val="0"/>
    <w:pPr>
      <w:widowControl w:val="0"/>
      <w:spacing w:before="50" w:beforeLines="50" w:after="50" w:afterLines="50"/>
    </w:pPr>
    <w:rPr>
      <w:kern w:val="2"/>
      <w:lang w:val="en-US" w:eastAsia="zh-CN"/>
    </w:rPr>
  </w:style>
  <w:style w:type="paragraph" w:customStyle="1" w:styleId="278">
    <w:name w:val="样式 样式1 正文（首行缩进两字） Char + 黑色 首行缩进:  2 字符 段前: 0 行 行距: 多倍行距 1.15 ....."/>
    <w:basedOn w:val="1"/>
    <w:qFormat/>
    <w:uiPriority w:val="0"/>
    <w:pPr>
      <w:tabs>
        <w:tab w:val="left" w:pos="3885"/>
      </w:tabs>
      <w:overflowPunct w:val="0"/>
      <w:snapToGrid w:val="0"/>
      <w:spacing w:line="300" w:lineRule="auto"/>
      <w:ind w:firstLine="420"/>
    </w:pPr>
    <w:rPr>
      <w:rFonts w:cs="宋体"/>
      <w:szCs w:val="20"/>
    </w:rPr>
  </w:style>
  <w:style w:type="paragraph" w:customStyle="1" w:styleId="279">
    <w:name w:val="样式 首行缩进:  0.85 厘米"/>
    <w:basedOn w:val="1"/>
    <w:qFormat/>
    <w:uiPriority w:val="0"/>
    <w:pPr>
      <w:spacing w:line="360" w:lineRule="auto"/>
      <w:ind w:firstLine="482"/>
    </w:pPr>
    <w:rPr>
      <w:rFonts w:cs="宋体"/>
      <w:sz w:val="24"/>
      <w:szCs w:val="20"/>
    </w:rPr>
  </w:style>
  <w:style w:type="paragraph" w:customStyle="1" w:styleId="280">
    <w:name w:val="附录图标题"/>
    <w:basedOn w:val="281"/>
    <w:next w:val="85"/>
    <w:qFormat/>
    <w:uiPriority w:val="0"/>
    <w:pPr>
      <w:numPr>
        <w:numId w:val="18"/>
      </w:numPr>
      <w:tabs>
        <w:tab w:val="left" w:pos="210"/>
        <w:tab w:val="left" w:pos="360"/>
        <w:tab w:val="left" w:pos="420"/>
      </w:tabs>
    </w:pPr>
  </w:style>
  <w:style w:type="paragraph" w:customStyle="1" w:styleId="281">
    <w:name w:val="正文图标题"/>
    <w:basedOn w:val="282"/>
    <w:next w:val="85"/>
    <w:qFormat/>
    <w:uiPriority w:val="0"/>
    <w:pPr>
      <w:numPr>
        <w:ilvl w:val="0"/>
        <w:numId w:val="19"/>
      </w:numPr>
      <w:tabs>
        <w:tab w:val="left" w:pos="420"/>
        <w:tab w:val="clear" w:pos="360"/>
      </w:tabs>
    </w:pPr>
  </w:style>
  <w:style w:type="paragraph" w:customStyle="1" w:styleId="282">
    <w:name w:val="正文表标题"/>
    <w:next w:val="85"/>
    <w:qFormat/>
    <w:uiPriority w:val="0"/>
    <w:pPr>
      <w:numPr>
        <w:ilvl w:val="1"/>
        <w:numId w:val="20"/>
      </w:numPr>
      <w:tabs>
        <w:tab w:val="left" w:pos="420"/>
        <w:tab w:val="clear" w:pos="360"/>
      </w:tabs>
      <w:jc w:val="center"/>
    </w:pPr>
    <w:rPr>
      <w:rFonts w:ascii="黑体" w:hAnsi="Times New Roman" w:eastAsia="黑体" w:cs="Times New Roman"/>
      <w:b/>
      <w:sz w:val="21"/>
      <w:lang w:val="en-US" w:eastAsia="zh-CN" w:bidi="ar-SA"/>
    </w:rPr>
  </w:style>
  <w:style w:type="paragraph" w:customStyle="1" w:styleId="283">
    <w:name w:val="项"/>
    <w:basedOn w:val="1"/>
    <w:qFormat/>
    <w:uiPriority w:val="0"/>
    <w:pPr>
      <w:spacing w:line="360" w:lineRule="auto"/>
      <w:ind w:firstLine="440"/>
    </w:pPr>
    <w:rPr>
      <w:szCs w:val="20"/>
    </w:rPr>
  </w:style>
  <w:style w:type="paragraph" w:customStyle="1" w:styleId="284">
    <w:name w:val="Char2"/>
    <w:basedOn w:val="1"/>
    <w:qFormat/>
    <w:uiPriority w:val="0"/>
    <w:pPr>
      <w:snapToGrid w:val="0"/>
      <w:spacing w:line="360" w:lineRule="auto"/>
      <w:jc w:val="left"/>
    </w:pPr>
    <w:rPr>
      <w:rFonts w:ascii="Verdana" w:hAnsi="Verdana" w:eastAsia="仿宋_GB2312"/>
      <w:kern w:val="0"/>
      <w:sz w:val="30"/>
      <w:szCs w:val="30"/>
      <w:lang w:eastAsia="en-US"/>
    </w:rPr>
  </w:style>
  <w:style w:type="paragraph" w:customStyle="1" w:styleId="285">
    <w:name w:val="图表脚注"/>
    <w:next w:val="85"/>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286">
    <w:name w:val="其他实施日期"/>
    <w:basedOn w:val="1"/>
    <w:qFormat/>
    <w:uiPriority w:val="0"/>
    <w:pPr>
      <w:framePr w:w="3997" w:h="471" w:hRule="exact" w:vSpace="181" w:wrap="around" w:vAnchor="page" w:hAnchor="page" w:x="7089" w:y="14097" w:anchorLock="1"/>
      <w:widowControl/>
      <w:jc w:val="right"/>
    </w:pPr>
    <w:rPr>
      <w:rFonts w:eastAsia="黑体"/>
      <w:kern w:val="0"/>
      <w:sz w:val="28"/>
      <w:szCs w:val="20"/>
    </w:rPr>
  </w:style>
  <w:style w:type="paragraph" w:customStyle="1" w:styleId="287">
    <w:name w:val="表格内容-阴影"/>
    <w:basedOn w:val="1"/>
    <w:qFormat/>
    <w:uiPriority w:val="0"/>
    <w:pPr>
      <w:spacing w:line="312" w:lineRule="auto"/>
      <w:jc w:val="left"/>
    </w:pPr>
    <w:rPr>
      <w:rFonts w:cs="宋体"/>
      <w:b/>
      <w:bCs/>
      <w:sz w:val="18"/>
      <w:szCs w:val="20"/>
    </w:rPr>
  </w:style>
  <w:style w:type="paragraph" w:customStyle="1" w:styleId="288">
    <w:name w:val="样式2"/>
    <w:basedOn w:val="289"/>
    <w:qFormat/>
    <w:uiPriority w:val="0"/>
    <w:pPr>
      <w:tabs>
        <w:tab w:val="left" w:pos="1320"/>
      </w:tabs>
      <w:ind w:left="420" w:firstLine="420"/>
    </w:pPr>
  </w:style>
  <w:style w:type="paragraph" w:customStyle="1" w:styleId="289">
    <w:name w:val="样式1"/>
    <w:basedOn w:val="1"/>
    <w:qFormat/>
    <w:uiPriority w:val="0"/>
    <w:pPr>
      <w:tabs>
        <w:tab w:val="left" w:pos="1320"/>
      </w:tabs>
      <w:ind w:left="1320" w:hanging="420"/>
    </w:pPr>
    <w:rPr>
      <w:szCs w:val="24"/>
    </w:rPr>
  </w:style>
  <w:style w:type="paragraph" w:customStyle="1" w:styleId="290">
    <w:name w:val="p0"/>
    <w:basedOn w:val="1"/>
    <w:qFormat/>
    <w:uiPriority w:val="0"/>
    <w:pPr>
      <w:widowControl/>
      <w:suppressAutoHyphens/>
      <w:jc w:val="left"/>
    </w:pPr>
    <w:rPr>
      <w:rFonts w:cs="Calibri"/>
      <w:kern w:val="1"/>
      <w:szCs w:val="21"/>
      <w:lang w:eastAsia="ar-SA"/>
    </w:rPr>
  </w:style>
  <w:style w:type="paragraph" w:customStyle="1" w:styleId="291">
    <w:name w:val="多级有序排列(1"/>
    <w:qFormat/>
    <w:uiPriority w:val="0"/>
    <w:pPr>
      <w:tabs>
        <w:tab w:val="left" w:pos="113"/>
      </w:tabs>
      <w:spacing w:line="360" w:lineRule="auto"/>
      <w:ind w:left="420" w:hanging="420"/>
    </w:pPr>
    <w:rPr>
      <w:rFonts w:ascii="Arial" w:hAnsi="Arial" w:eastAsia="宋体" w:cs="Times New Roman"/>
      <w:sz w:val="21"/>
      <w:szCs w:val="24"/>
      <w:lang w:val="en-US" w:eastAsia="zh-CN" w:bidi="ar-SA"/>
    </w:rPr>
  </w:style>
  <w:style w:type="paragraph" w:customStyle="1" w:styleId="292">
    <w:name w:val="附件"/>
    <w:basedOn w:val="271"/>
    <w:qFormat/>
    <w:uiPriority w:val="0"/>
    <w:pPr>
      <w:numPr>
        <w:ilvl w:val="0"/>
      </w:numPr>
      <w:jc w:val="center"/>
    </w:pPr>
    <w:rPr>
      <w:kern w:val="44"/>
      <w:sz w:val="32"/>
    </w:rPr>
  </w:style>
  <w:style w:type="paragraph" w:customStyle="1" w:styleId="293">
    <w:name w:val="表格文本"/>
    <w:basedOn w:val="1"/>
    <w:link w:val="509"/>
    <w:qFormat/>
    <w:uiPriority w:val="0"/>
    <w:pPr>
      <w:tabs>
        <w:tab w:val="decimal" w:pos="0"/>
      </w:tabs>
      <w:autoSpaceDE w:val="0"/>
      <w:autoSpaceDN w:val="0"/>
      <w:adjustRightInd w:val="0"/>
      <w:jc w:val="left"/>
    </w:pPr>
    <w:rPr>
      <w:kern w:val="0"/>
      <w:sz w:val="24"/>
      <w:szCs w:val="20"/>
    </w:rPr>
  </w:style>
  <w:style w:type="paragraph" w:customStyle="1" w:styleId="294">
    <w:name w:val="Style Left:  0.74 cm"/>
    <w:basedOn w:val="1"/>
    <w:qFormat/>
    <w:uiPriority w:val="0"/>
    <w:pPr>
      <w:widowControl/>
      <w:ind w:left="420"/>
    </w:pPr>
    <w:rPr>
      <w:rFonts w:cs="宋体"/>
      <w:kern w:val="0"/>
      <w:szCs w:val="20"/>
      <w:lang w:val="en-GB"/>
    </w:rPr>
  </w:style>
  <w:style w:type="paragraph" w:customStyle="1" w:styleId="295">
    <w:name w:val="段落续"/>
    <w:basedOn w:val="85"/>
    <w:next w:val="85"/>
    <w:qFormat/>
    <w:uiPriority w:val="0"/>
    <w:pPr>
      <w:widowControl w:val="0"/>
      <w:spacing w:after="120"/>
      <w:ind w:firstLine="0" w:firstLineChars="0"/>
    </w:pPr>
    <w:rPr>
      <w:rFonts w:ascii="Calibri" w:hAnsi="Calibri"/>
      <w:spacing w:val="20"/>
      <w:kern w:val="2"/>
      <w:sz w:val="18"/>
      <w:szCs w:val="24"/>
    </w:rPr>
  </w:style>
  <w:style w:type="paragraph" w:customStyle="1" w:styleId="296">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297">
    <w:name w:val="英文段落"/>
    <w:basedOn w:val="1"/>
    <w:qFormat/>
    <w:uiPriority w:val="0"/>
    <w:pPr>
      <w:spacing w:after="120" w:afterLines="50"/>
    </w:pPr>
    <w:rPr>
      <w:kern w:val="0"/>
    </w:rPr>
  </w:style>
  <w:style w:type="paragraph" w:customStyle="1" w:styleId="298">
    <w:name w:val="_列表编号1"/>
    <w:basedOn w:val="18"/>
    <w:qFormat/>
    <w:uiPriority w:val="0"/>
    <w:pPr>
      <w:widowControl/>
      <w:tabs>
        <w:tab w:val="clear" w:pos="820"/>
      </w:tabs>
      <w:snapToGrid w:val="0"/>
      <w:spacing w:line="276" w:lineRule="auto"/>
      <w:ind w:left="0" w:firstLine="0"/>
    </w:pPr>
    <w:rPr>
      <w:rFonts w:ascii="Arial" w:hAnsi="Arial"/>
      <w:kern w:val="0"/>
      <w:szCs w:val="18"/>
    </w:rPr>
  </w:style>
  <w:style w:type="paragraph" w:customStyle="1" w:styleId="299">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00">
    <w:name w:val="注："/>
    <w:next w:val="1"/>
    <w:qFormat/>
    <w:uiPriority w:val="0"/>
    <w:pPr>
      <w:widowControl w:val="0"/>
      <w:numPr>
        <w:ilvl w:val="0"/>
        <w:numId w:val="21"/>
      </w:numPr>
      <w:tabs>
        <w:tab w:val="clear" w:pos="1140"/>
      </w:tabs>
      <w:autoSpaceDE w:val="0"/>
      <w:autoSpaceDN w:val="0"/>
      <w:jc w:val="both"/>
    </w:pPr>
    <w:rPr>
      <w:rFonts w:ascii="宋体" w:hAnsi="Times New Roman" w:eastAsia="宋体" w:cs="Times New Roman"/>
      <w:sz w:val="18"/>
      <w:lang w:val="en-US" w:eastAsia="zh-CN" w:bidi="ar-SA"/>
    </w:rPr>
  </w:style>
  <w:style w:type="paragraph" w:customStyle="1" w:styleId="301">
    <w:name w:val="字母编号2"/>
    <w:basedOn w:val="1"/>
    <w:qFormat/>
    <w:uiPriority w:val="0"/>
    <w:pPr>
      <w:numPr>
        <w:ilvl w:val="1"/>
        <w:numId w:val="22"/>
      </w:numPr>
    </w:pPr>
    <w:rPr>
      <w:szCs w:val="24"/>
    </w:rPr>
  </w:style>
  <w:style w:type="paragraph" w:customStyle="1" w:styleId="302">
    <w:name w:val="标题 5 New"/>
    <w:next w:val="1"/>
    <w:qFormat/>
    <w:uiPriority w:val="0"/>
    <w:pPr>
      <w:keepNext/>
      <w:keepLines/>
      <w:numPr>
        <w:ilvl w:val="4"/>
        <w:numId w:val="23"/>
      </w:numPr>
      <w:spacing w:before="280" w:after="290" w:line="377" w:lineRule="auto"/>
      <w:outlineLvl w:val="4"/>
    </w:pPr>
    <w:rPr>
      <w:rFonts w:ascii="Times New Roman" w:hAnsi="Times New Roman" w:eastAsia="黑体" w:cs="Times New Roman"/>
      <w:b/>
      <w:bCs/>
      <w:kern w:val="2"/>
      <w:sz w:val="28"/>
      <w:szCs w:val="28"/>
      <w:lang w:val="en-US" w:eastAsia="zh-CN" w:bidi="ar-SA"/>
    </w:rPr>
  </w:style>
  <w:style w:type="paragraph" w:customStyle="1" w:styleId="303">
    <w:name w:val="封面标准号2"/>
    <w:basedOn w:val="304"/>
    <w:qFormat/>
    <w:uiPriority w:val="0"/>
    <w:pPr>
      <w:framePr w:w="9138" w:h="1244" w:hRule="exact" w:wrap="around" w:vAnchor="page" w:hAnchor="margin" w:y="2908"/>
      <w:adjustRightInd w:val="0"/>
      <w:spacing w:before="357" w:line="280" w:lineRule="exact"/>
    </w:pPr>
  </w:style>
  <w:style w:type="paragraph" w:customStyle="1" w:styleId="304">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305">
    <w:name w:val="默认段落字体 Para Char Char Char Char Char Char Char Char Char1 Char Char Char Char"/>
    <w:basedOn w:val="1"/>
    <w:qFormat/>
    <w:uiPriority w:val="0"/>
    <w:rPr>
      <w:rFonts w:ascii="Tahoma" w:hAnsi="Tahoma"/>
      <w:sz w:val="24"/>
      <w:szCs w:val="20"/>
    </w:rPr>
  </w:style>
  <w:style w:type="paragraph" w:customStyle="1" w:styleId="306">
    <w:name w:val="封面正文"/>
    <w:qFormat/>
    <w:uiPriority w:val="0"/>
    <w:pPr>
      <w:jc w:val="both"/>
    </w:pPr>
    <w:rPr>
      <w:rFonts w:ascii="Times New Roman" w:hAnsi="Times New Roman" w:eastAsia="宋体" w:cs="Times New Roman"/>
      <w:lang w:val="en-US" w:eastAsia="zh-CN" w:bidi="ar-SA"/>
    </w:rPr>
  </w:style>
  <w:style w:type="paragraph" w:customStyle="1" w:styleId="307">
    <w:name w:val="样式 正文（首行缩进两字） + 段前: 0.5 行 段后: 0.5 行"/>
    <w:basedOn w:val="19"/>
    <w:qFormat/>
    <w:uiPriority w:val="0"/>
    <w:pPr>
      <w:widowControl/>
      <w:adjustRightInd w:val="0"/>
      <w:spacing w:after="200" w:line="360" w:lineRule="atLeast"/>
      <w:ind w:firstLine="0" w:firstLineChars="0"/>
      <w:jc w:val="left"/>
      <w:textAlignment w:val="baseline"/>
    </w:pPr>
    <w:rPr>
      <w:rFonts w:ascii="Cambria" w:hAnsi="Cambria"/>
      <w:sz w:val="22"/>
      <w:szCs w:val="20"/>
      <w:lang w:eastAsia="en-US" w:bidi="en-US"/>
    </w:rPr>
  </w:style>
  <w:style w:type="paragraph" w:customStyle="1" w:styleId="308">
    <w:name w:val="条文脚注"/>
    <w:basedOn w:val="46"/>
    <w:qFormat/>
    <w:uiPriority w:val="0"/>
    <w:pPr>
      <w:numPr>
        <w:ilvl w:val="0"/>
        <w:numId w:val="24"/>
      </w:numPr>
      <w:ind w:firstLineChars="0"/>
      <w:jc w:val="both"/>
    </w:pPr>
    <w:rPr>
      <w:rFonts w:ascii="宋体"/>
    </w:rPr>
  </w:style>
  <w:style w:type="paragraph" w:customStyle="1" w:styleId="309">
    <w:name w:val="定义框"/>
    <w:basedOn w:val="310"/>
    <w:next w:val="297"/>
    <w:qFormat/>
    <w:uiPriority w:val="0"/>
    <w:pPr>
      <w:pBdr>
        <w:top w:val="single" w:color="auto" w:sz="4" w:space="1"/>
        <w:left w:val="single" w:color="auto" w:sz="4" w:space="4"/>
        <w:bottom w:val="single" w:color="auto" w:sz="4" w:space="1"/>
        <w:right w:val="single" w:color="auto" w:sz="4" w:space="4"/>
      </w:pBdr>
      <w:shd w:val="clear" w:color="auto" w:fill="CCCCCC"/>
      <w:ind w:left="0" w:leftChars="0"/>
      <w:jc w:val="both"/>
    </w:pPr>
    <w:rPr>
      <w:shd w:val="clear" w:color="auto" w:fill="C0C0C0"/>
    </w:rPr>
  </w:style>
  <w:style w:type="paragraph" w:customStyle="1" w:styleId="310">
    <w:name w:val="定义 1"/>
    <w:basedOn w:val="311"/>
    <w:next w:val="85"/>
    <w:qFormat/>
    <w:uiPriority w:val="0"/>
    <w:pPr>
      <w:spacing w:after="120" w:afterLines="50"/>
      <w:ind w:left="440" w:leftChars="200"/>
    </w:pPr>
    <w:rPr>
      <w:i/>
      <w:iCs/>
      <w:kern w:val="0"/>
      <w:sz w:val="18"/>
    </w:rPr>
  </w:style>
  <w:style w:type="paragraph" w:customStyle="1" w:styleId="311">
    <w:name w:val="定义"/>
    <w:basedOn w:val="1"/>
    <w:qFormat/>
    <w:uiPriority w:val="0"/>
    <w:pPr>
      <w:widowControl/>
      <w:jc w:val="left"/>
    </w:pPr>
    <w:rPr>
      <w:sz w:val="16"/>
    </w:rPr>
  </w:style>
  <w:style w:type="paragraph" w:customStyle="1" w:styleId="312">
    <w:name w:val="Char Char Char Char Char Char Char1"/>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313">
    <w:name w:val="引言一级条标题"/>
    <w:basedOn w:val="1"/>
    <w:next w:val="85"/>
    <w:qFormat/>
    <w:uiPriority w:val="0"/>
    <w:pPr>
      <w:widowControl/>
      <w:numPr>
        <w:ilvl w:val="0"/>
        <w:numId w:val="25"/>
      </w:numPr>
      <w:tabs>
        <w:tab w:val="clear" w:pos="360"/>
      </w:tabs>
    </w:pPr>
    <w:rPr>
      <w:rFonts w:eastAsia="黑体"/>
      <w:b/>
      <w:szCs w:val="24"/>
    </w:rPr>
  </w:style>
  <w:style w:type="paragraph" w:customStyle="1" w:styleId="314">
    <w:name w:val="正文首行缩进2"/>
    <w:basedOn w:val="1"/>
    <w:qFormat/>
    <w:uiPriority w:val="0"/>
    <w:pPr>
      <w:adjustRightInd w:val="0"/>
      <w:spacing w:line="312" w:lineRule="atLeast"/>
      <w:ind w:left="737" w:firstLine="482"/>
      <w:textAlignment w:val="baseline"/>
    </w:pPr>
    <w:rPr>
      <w:rFonts w:ascii="宋体" w:hAnsi="Arial"/>
      <w:kern w:val="0"/>
      <w:sz w:val="24"/>
      <w:szCs w:val="20"/>
    </w:rPr>
  </w:style>
  <w:style w:type="paragraph" w:customStyle="1" w:styleId="315">
    <w:name w:val="术语定义二级条标题"/>
    <w:basedOn w:val="316"/>
    <w:next w:val="85"/>
    <w:qFormat/>
    <w:uiPriority w:val="0"/>
    <w:pPr>
      <w:numPr>
        <w:ilvl w:val="1"/>
      </w:numPr>
      <w:tabs>
        <w:tab w:val="left" w:pos="357"/>
        <w:tab w:val="left" w:pos="360"/>
        <w:tab w:val="left" w:pos="420"/>
      </w:tabs>
    </w:pPr>
  </w:style>
  <w:style w:type="paragraph" w:customStyle="1" w:styleId="316">
    <w:name w:val="术语定义条标题"/>
    <w:basedOn w:val="202"/>
    <w:next w:val="85"/>
    <w:qFormat/>
    <w:uiPriority w:val="0"/>
    <w:pPr>
      <w:numPr>
        <w:ilvl w:val="0"/>
        <w:numId w:val="26"/>
      </w:numPr>
      <w:spacing w:before="0" w:beforeLines="0" w:after="0" w:afterLines="0"/>
      <w:jc w:val="left"/>
      <w:outlineLvl w:val="9"/>
    </w:pPr>
  </w:style>
  <w:style w:type="paragraph" w:customStyle="1" w:styleId="317">
    <w:name w:val="项目3"/>
    <w:basedOn w:val="1"/>
    <w:qFormat/>
    <w:uiPriority w:val="0"/>
    <w:pPr>
      <w:spacing w:line="360" w:lineRule="auto"/>
      <w:jc w:val="center"/>
    </w:pPr>
    <w:rPr>
      <w:rFonts w:eastAsia="仿宋_GB2312"/>
      <w:b/>
      <w:sz w:val="24"/>
    </w:rPr>
  </w:style>
  <w:style w:type="paragraph" w:customStyle="1" w:styleId="318">
    <w:name w:val="式中"/>
    <w:next w:val="85"/>
    <w:qFormat/>
    <w:uiPriority w:val="0"/>
    <w:pPr>
      <w:numPr>
        <w:ilvl w:val="0"/>
        <w:numId w:val="27"/>
      </w:numPr>
      <w:tabs>
        <w:tab w:val="left" w:pos="210"/>
        <w:tab w:val="clear" w:pos="918"/>
      </w:tabs>
    </w:pPr>
    <w:rPr>
      <w:rFonts w:ascii="宋体" w:hAnsi="Times New Roman" w:eastAsia="宋体" w:cs="Times New Roman"/>
      <w:sz w:val="18"/>
      <w:lang w:val="en-US" w:eastAsia="zh-CN" w:bidi="ar-SA"/>
    </w:rPr>
  </w:style>
  <w:style w:type="paragraph" w:customStyle="1" w:styleId="319">
    <w:name w:val="Char Char Char Char Char Char"/>
    <w:basedOn w:val="1"/>
    <w:qFormat/>
    <w:uiPriority w:val="0"/>
    <w:pPr>
      <w:suppressAutoHyphens/>
    </w:pPr>
    <w:rPr>
      <w:rFonts w:cs="Calibri"/>
      <w:kern w:val="1"/>
      <w:szCs w:val="24"/>
      <w:lang w:eastAsia="ar-SA"/>
    </w:rPr>
  </w:style>
  <w:style w:type="paragraph" w:customStyle="1" w:styleId="320">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321">
    <w:name w:val="四级栏目标题"/>
    <w:basedOn w:val="10"/>
    <w:qFormat/>
    <w:uiPriority w:val="0"/>
    <w:pPr>
      <w:keepNext w:val="0"/>
      <w:keepLines w:val="0"/>
      <w:widowControl/>
      <w:numPr>
        <w:ilvl w:val="3"/>
        <w:numId w:val="28"/>
      </w:numPr>
      <w:spacing w:before="0" w:after="0" w:line="271" w:lineRule="auto"/>
      <w:jc w:val="left"/>
    </w:pPr>
    <w:rPr>
      <w:rFonts w:ascii="Cambria" w:hAnsi="Cambria" w:eastAsia="宋体"/>
      <w:b w:val="0"/>
      <w:spacing w:val="5"/>
      <w:kern w:val="0"/>
      <w:sz w:val="24"/>
      <w:szCs w:val="24"/>
      <w:lang w:eastAsia="en-US" w:bidi="en-US"/>
    </w:rPr>
  </w:style>
  <w:style w:type="paragraph" w:customStyle="1" w:styleId="322">
    <w:name w:val="工程建设公式标题"/>
    <w:basedOn w:val="323"/>
    <w:qFormat/>
    <w:uiPriority w:val="0"/>
    <w:pPr>
      <w:numPr>
        <w:ilvl w:val="6"/>
      </w:numPr>
      <w:jc w:val="center"/>
      <w:outlineLvl w:val="6"/>
    </w:pPr>
  </w:style>
  <w:style w:type="paragraph" w:customStyle="1" w:styleId="323">
    <w:name w:val="工程建设条标题"/>
    <w:basedOn w:val="256"/>
    <w:next w:val="85"/>
    <w:qFormat/>
    <w:uiPriority w:val="0"/>
    <w:pPr>
      <w:numPr>
        <w:ilvl w:val="3"/>
      </w:numPr>
      <w:spacing w:before="0" w:after="0"/>
      <w:jc w:val="left"/>
      <w:outlineLvl w:val="3"/>
    </w:pPr>
    <w:rPr>
      <w:b w:val="0"/>
    </w:rPr>
  </w:style>
  <w:style w:type="paragraph" w:customStyle="1" w:styleId="324">
    <w:name w:val="TableHead"/>
    <w:basedOn w:val="1"/>
    <w:qFormat/>
    <w:uiPriority w:val="0"/>
    <w:pPr>
      <w:keepNext/>
      <w:keepLines/>
      <w:spacing w:after="120"/>
      <w:jc w:val="left"/>
    </w:pPr>
    <w:rPr>
      <w:b/>
      <w:sz w:val="16"/>
      <w:szCs w:val="20"/>
    </w:rPr>
  </w:style>
  <w:style w:type="paragraph" w:customStyle="1" w:styleId="325">
    <w:name w:val="三级菜单"/>
    <w:basedOn w:val="6"/>
    <w:qFormat/>
    <w:uiPriority w:val="0"/>
    <w:pPr>
      <w:numPr>
        <w:numId w:val="4"/>
      </w:numPr>
      <w:tabs>
        <w:tab w:val="left" w:pos="720"/>
      </w:tabs>
      <w:suppressAutoHyphens/>
      <w:spacing w:line="413" w:lineRule="auto"/>
      <w:ind w:left="0" w:firstLine="0"/>
    </w:pPr>
    <w:rPr>
      <w:rFonts w:ascii="Calibri" w:hAnsi="Calibri"/>
      <w:kern w:val="1"/>
      <w:sz w:val="28"/>
    </w:rPr>
  </w:style>
  <w:style w:type="paragraph" w:customStyle="1" w:styleId="326">
    <w:name w:val="Char Char Char Char Char Char Char Char Char Char Char Char Char Char Char Char Char Char Char Char Char Char"/>
    <w:basedOn w:val="1"/>
    <w:qFormat/>
    <w:uiPriority w:val="0"/>
    <w:pPr>
      <w:spacing w:line="400" w:lineRule="exact"/>
    </w:pPr>
    <w:rPr>
      <w:sz w:val="24"/>
      <w:szCs w:val="20"/>
    </w:rPr>
  </w:style>
  <w:style w:type="paragraph" w:customStyle="1" w:styleId="327">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328">
    <w:name w:val="其他标准标志"/>
    <w:basedOn w:val="1"/>
    <w:qFormat/>
    <w:uiPriority w:val="0"/>
    <w:pPr>
      <w:framePr w:w="6101" w:h="1389" w:hRule="exact" w:hSpace="181" w:vSpace="181" w:wrap="around" w:vAnchor="page" w:hAnchor="page" w:x="4673" w:y="942" w:anchorLock="1"/>
      <w:widowControl/>
      <w:shd w:val="solid" w:color="FFFFFF" w:fill="FFFFFF"/>
      <w:spacing w:line="0" w:lineRule="atLeast"/>
      <w:jc w:val="right"/>
    </w:pPr>
    <w:rPr>
      <w:b/>
      <w:w w:val="130"/>
      <w:kern w:val="0"/>
      <w:sz w:val="96"/>
      <w:szCs w:val="96"/>
    </w:rPr>
  </w:style>
  <w:style w:type="paragraph" w:customStyle="1" w:styleId="329">
    <w:name w:val="注释"/>
    <w:basedOn w:val="2"/>
    <w:qFormat/>
    <w:uiPriority w:val="0"/>
    <w:rPr>
      <w:rFonts w:hAnsi="Calibri"/>
      <w:b/>
      <w:i/>
      <w:color w:val="339966"/>
      <w:kern w:val="2"/>
      <w:sz w:val="21"/>
    </w:rPr>
  </w:style>
  <w:style w:type="paragraph" w:customStyle="1" w:styleId="330">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331">
    <w:name w:val="说明"/>
    <w:basedOn w:val="1"/>
    <w:next w:val="1"/>
    <w:qFormat/>
    <w:uiPriority w:val="0"/>
    <w:pPr>
      <w:spacing w:after="120" w:afterLines="50"/>
      <w:ind w:left="279" w:leftChars="127"/>
    </w:pPr>
    <w:rPr>
      <w:i/>
      <w:iCs/>
      <w:kern w:val="0"/>
    </w:rPr>
  </w:style>
  <w:style w:type="paragraph" w:customStyle="1" w:styleId="332">
    <w:name w:val="大标题"/>
    <w:basedOn w:val="1"/>
    <w:qFormat/>
    <w:uiPriority w:val="0"/>
    <w:pPr>
      <w:jc w:val="center"/>
    </w:pPr>
    <w:rPr>
      <w:rFonts w:ascii="黑体" w:eastAsia="黑体"/>
      <w:b/>
      <w:sz w:val="32"/>
      <w:szCs w:val="32"/>
    </w:rPr>
  </w:style>
  <w:style w:type="paragraph" w:customStyle="1" w:styleId="333">
    <w:name w:val="数字编号列项（二级）"/>
    <w:qFormat/>
    <w:uiPriority w:val="0"/>
    <w:pPr>
      <w:numPr>
        <w:ilvl w:val="2"/>
        <w:numId w:val="29"/>
      </w:numPr>
      <w:jc w:val="both"/>
    </w:pPr>
    <w:rPr>
      <w:rFonts w:ascii="宋体" w:hAnsi="Times New Roman" w:eastAsia="宋体" w:cs="Times New Roman"/>
      <w:sz w:val="21"/>
      <w:lang w:val="en-US" w:eastAsia="zh-CN" w:bidi="ar-SA"/>
    </w:rPr>
  </w:style>
  <w:style w:type="paragraph" w:customStyle="1" w:styleId="334">
    <w:name w:val="样式 标题 1篇 + 三号 行距: 多倍行距 1.2 字行"/>
    <w:basedOn w:val="4"/>
    <w:qFormat/>
    <w:uiPriority w:val="0"/>
    <w:pPr>
      <w:tabs>
        <w:tab w:val="left" w:pos="432"/>
      </w:tabs>
      <w:spacing w:before="340" w:after="330" w:line="288" w:lineRule="auto"/>
      <w:ind w:left="432" w:hanging="432"/>
    </w:pPr>
    <w:rPr>
      <w:rFonts w:cs="宋体"/>
      <w:sz w:val="32"/>
      <w:szCs w:val="20"/>
    </w:rPr>
  </w:style>
  <w:style w:type="paragraph" w:customStyle="1" w:styleId="335">
    <w:name w:val="其他发布部门"/>
    <w:basedOn w:val="336"/>
    <w:qFormat/>
    <w:uiPriority w:val="0"/>
    <w:pPr>
      <w:framePr w:wrap="around"/>
      <w:spacing w:line="0" w:lineRule="atLeast"/>
    </w:pPr>
    <w:rPr>
      <w:rFonts w:ascii="黑体" w:eastAsia="黑体"/>
      <w:b w:val="0"/>
    </w:rPr>
  </w:style>
  <w:style w:type="paragraph" w:customStyle="1" w:styleId="336">
    <w:name w:val="发布部门"/>
    <w:next w:val="85"/>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337">
    <w:name w:val="Style 五号 Bold Left:  0.74 cm"/>
    <w:basedOn w:val="1"/>
    <w:qFormat/>
    <w:uiPriority w:val="0"/>
    <w:pPr>
      <w:widowControl/>
      <w:ind w:left="420"/>
    </w:pPr>
    <w:rPr>
      <w:rFonts w:cs="宋体"/>
      <w:bCs/>
      <w:kern w:val="0"/>
      <w:szCs w:val="20"/>
      <w:lang w:val="en-GB" w:eastAsia="en-US"/>
    </w:rPr>
  </w:style>
  <w:style w:type="paragraph" w:customStyle="1" w:styleId="338">
    <w:name w:val="三级无标题条"/>
    <w:basedOn w:val="1"/>
    <w:qFormat/>
    <w:uiPriority w:val="0"/>
    <w:rPr>
      <w:b/>
      <w:szCs w:val="24"/>
    </w:rPr>
  </w:style>
  <w:style w:type="paragraph" w:customStyle="1" w:styleId="339">
    <w:name w:val="正文1"/>
    <w:basedOn w:val="1"/>
    <w:qFormat/>
    <w:uiPriority w:val="0"/>
    <w:pPr>
      <w:widowControl/>
      <w:overflowPunct w:val="0"/>
      <w:autoSpaceDE w:val="0"/>
      <w:autoSpaceDN w:val="0"/>
      <w:adjustRightInd w:val="0"/>
      <w:spacing w:beforeLines="100" w:line="360" w:lineRule="exact"/>
      <w:jc w:val="left"/>
      <w:textAlignment w:val="baseline"/>
    </w:pPr>
    <w:rPr>
      <w:rFonts w:ascii="MS Gothic" w:eastAsia="MS Gothic"/>
      <w:kern w:val="0"/>
      <w:szCs w:val="20"/>
    </w:rPr>
  </w:style>
  <w:style w:type="paragraph" w:customStyle="1" w:styleId="340">
    <w:name w:val="样式 封面落款 + 五号"/>
    <w:basedOn w:val="1"/>
    <w:qFormat/>
    <w:uiPriority w:val="0"/>
    <w:pPr>
      <w:spacing w:line="360" w:lineRule="auto"/>
      <w:jc w:val="center"/>
    </w:pPr>
    <w:rPr>
      <w:rFonts w:eastAsia="Arial"/>
      <w:sz w:val="24"/>
      <w:szCs w:val="20"/>
    </w:rPr>
  </w:style>
  <w:style w:type="paragraph" w:customStyle="1" w:styleId="341">
    <w:name w:val="术语定义五级条标题"/>
    <w:basedOn w:val="202"/>
    <w:next w:val="85"/>
    <w:qFormat/>
    <w:uiPriority w:val="0"/>
    <w:pPr>
      <w:numPr>
        <w:ilvl w:val="4"/>
        <w:numId w:val="26"/>
      </w:numPr>
      <w:spacing w:before="0" w:beforeLines="0" w:after="0" w:afterLines="0"/>
      <w:outlineLvl w:val="9"/>
    </w:pPr>
  </w:style>
  <w:style w:type="paragraph" w:customStyle="1" w:styleId="342">
    <w:name w:val="样式 标题 1 + 左侧:  0 厘米 首行缩进:  0 厘米"/>
    <w:basedOn w:val="4"/>
    <w:qFormat/>
    <w:uiPriority w:val="0"/>
    <w:pPr>
      <w:tabs>
        <w:tab w:val="left" w:pos="432"/>
      </w:tabs>
      <w:spacing w:before="340" w:after="330" w:line="578" w:lineRule="auto"/>
    </w:pPr>
    <w:rPr>
      <w:rFonts w:cs="宋体"/>
      <w:sz w:val="44"/>
      <w:szCs w:val="20"/>
    </w:rPr>
  </w:style>
  <w:style w:type="paragraph" w:customStyle="1" w:styleId="343">
    <w:name w:val="附件 3"/>
    <w:basedOn w:val="1"/>
    <w:next w:val="1"/>
    <w:qFormat/>
    <w:uiPriority w:val="0"/>
    <w:pPr>
      <w:numPr>
        <w:ilvl w:val="3"/>
        <w:numId w:val="11"/>
      </w:numPr>
      <w:spacing w:before="120" w:beforeLines="50" w:after="120" w:afterLines="50"/>
    </w:pPr>
    <w:rPr>
      <w:rFonts w:ascii="宋体" w:hAnsi="宋体"/>
      <w:b/>
      <w:bCs/>
      <w:spacing w:val="8"/>
      <w:kern w:val="44"/>
      <w:szCs w:val="21"/>
      <w:lang w:val="en-GB"/>
    </w:rPr>
  </w:style>
  <w:style w:type="paragraph" w:customStyle="1" w:styleId="344">
    <w:name w:val="Char Char Char Char Char Char Char Char Char Char Char Char Char Char Char Char Char Char Char Char Char Char1"/>
    <w:basedOn w:val="1"/>
    <w:qFormat/>
    <w:uiPriority w:val="0"/>
    <w:pPr>
      <w:spacing w:line="400" w:lineRule="exact"/>
    </w:pPr>
    <w:rPr>
      <w:sz w:val="24"/>
      <w:szCs w:val="20"/>
    </w:rPr>
  </w:style>
  <w:style w:type="paragraph" w:customStyle="1" w:styleId="345">
    <w:name w:val="五级条标题"/>
    <w:basedOn w:val="346"/>
    <w:next w:val="85"/>
    <w:qFormat/>
    <w:uiPriority w:val="0"/>
    <w:pPr>
      <w:numPr>
        <w:ilvl w:val="6"/>
      </w:numPr>
      <w:tabs>
        <w:tab w:val="left" w:pos="360"/>
        <w:tab w:val="left" w:pos="420"/>
        <w:tab w:val="left" w:pos="945"/>
        <w:tab w:val="left" w:pos="1155"/>
        <w:tab w:val="left" w:pos="1407"/>
      </w:tabs>
      <w:outlineLvl w:val="6"/>
    </w:pPr>
  </w:style>
  <w:style w:type="paragraph" w:customStyle="1" w:styleId="346">
    <w:name w:val="四级条标题"/>
    <w:basedOn w:val="347"/>
    <w:next w:val="85"/>
    <w:qFormat/>
    <w:uiPriority w:val="0"/>
    <w:pPr>
      <w:numPr>
        <w:ilvl w:val="5"/>
      </w:numPr>
      <w:tabs>
        <w:tab w:val="left" w:pos="360"/>
        <w:tab w:val="left" w:pos="420"/>
        <w:tab w:val="left" w:pos="945"/>
        <w:tab w:val="left" w:pos="1155"/>
      </w:tabs>
      <w:outlineLvl w:val="5"/>
    </w:pPr>
  </w:style>
  <w:style w:type="paragraph" w:customStyle="1" w:styleId="347">
    <w:name w:val="三级条标题"/>
    <w:basedOn w:val="348"/>
    <w:next w:val="85"/>
    <w:qFormat/>
    <w:uiPriority w:val="0"/>
    <w:pPr>
      <w:numPr>
        <w:ilvl w:val="4"/>
      </w:numPr>
      <w:tabs>
        <w:tab w:val="left" w:pos="360"/>
        <w:tab w:val="left" w:pos="420"/>
        <w:tab w:val="left" w:pos="945"/>
      </w:tabs>
      <w:outlineLvl w:val="4"/>
    </w:pPr>
  </w:style>
  <w:style w:type="paragraph" w:customStyle="1" w:styleId="348">
    <w:name w:val="二级条标题"/>
    <w:basedOn w:val="201"/>
    <w:next w:val="85"/>
    <w:link w:val="503"/>
    <w:qFormat/>
    <w:uiPriority w:val="0"/>
    <w:pPr>
      <w:numPr>
        <w:ilvl w:val="3"/>
      </w:numPr>
      <w:tabs>
        <w:tab w:val="clear" w:pos="525"/>
      </w:tabs>
      <w:outlineLvl w:val="3"/>
    </w:pPr>
  </w:style>
  <w:style w:type="paragraph" w:customStyle="1" w:styleId="349">
    <w:name w:val="C代码不缩进"/>
    <w:basedOn w:val="1"/>
    <w:qFormat/>
    <w:uiPriority w:val="0"/>
    <w:pPr>
      <w:widowControl/>
    </w:pPr>
    <w:rPr>
      <w:rFonts w:cs="宋体"/>
      <w:kern w:val="0"/>
      <w:sz w:val="24"/>
      <w:szCs w:val="20"/>
      <w:lang w:val="en-GB" w:eastAsia="en-US"/>
    </w:rPr>
  </w:style>
  <w:style w:type="paragraph" w:customStyle="1" w:styleId="350">
    <w:name w:val="术语定义三级条标题"/>
    <w:basedOn w:val="316"/>
    <w:next w:val="85"/>
    <w:qFormat/>
    <w:uiPriority w:val="0"/>
    <w:pPr>
      <w:numPr>
        <w:ilvl w:val="2"/>
      </w:numPr>
    </w:pPr>
  </w:style>
  <w:style w:type="paragraph" w:customStyle="1" w:styleId="351">
    <w:name w:val="论文正文"/>
    <w:basedOn w:val="1"/>
    <w:qFormat/>
    <w:uiPriority w:val="0"/>
    <w:pPr>
      <w:spacing w:line="400" w:lineRule="atLeast"/>
      <w:ind w:firstLine="480"/>
    </w:pPr>
    <w:rPr>
      <w:sz w:val="24"/>
      <w:szCs w:val="21"/>
    </w:rPr>
  </w:style>
  <w:style w:type="paragraph" w:customStyle="1" w:styleId="352">
    <w:name w:val="目录"/>
    <w:basedOn w:val="1"/>
    <w:qFormat/>
    <w:uiPriority w:val="0"/>
    <w:pPr>
      <w:suppressLineNumbers/>
      <w:suppressAutoHyphens/>
    </w:pPr>
    <w:rPr>
      <w:rFonts w:cs="Tahoma"/>
      <w:kern w:val="1"/>
      <w:lang w:eastAsia="ar-SA"/>
    </w:rPr>
  </w:style>
  <w:style w:type="paragraph" w:customStyle="1" w:styleId="353">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354">
    <w:name w:val="列项——"/>
    <w:qFormat/>
    <w:uiPriority w:val="0"/>
    <w:pPr>
      <w:widowControl w:val="0"/>
      <w:numPr>
        <w:ilvl w:val="0"/>
        <w:numId w:val="30"/>
      </w:numPr>
      <w:tabs>
        <w:tab w:val="left" w:pos="854"/>
        <w:tab w:val="clear" w:pos="1140"/>
      </w:tabs>
      <w:ind w:left="200" w:leftChars="200" w:hanging="200" w:hangingChars="200"/>
      <w:jc w:val="both"/>
    </w:pPr>
    <w:rPr>
      <w:rFonts w:ascii="宋体" w:hAnsi="Times New Roman" w:eastAsia="宋体" w:cs="Times New Roman"/>
      <w:sz w:val="21"/>
      <w:lang w:val="en-US" w:eastAsia="zh-CN" w:bidi="ar-SA"/>
    </w:rPr>
  </w:style>
  <w:style w:type="paragraph" w:customStyle="1" w:styleId="355">
    <w:name w:val="无标题条"/>
    <w:next w:val="85"/>
    <w:qFormat/>
    <w:uiPriority w:val="0"/>
    <w:pPr>
      <w:jc w:val="both"/>
    </w:pPr>
    <w:rPr>
      <w:rFonts w:ascii="Times New Roman" w:hAnsi="Times New Roman" w:eastAsia="宋体" w:cs="Times New Roman"/>
      <w:sz w:val="21"/>
      <w:lang w:val="en-US" w:eastAsia="zh-CN" w:bidi="ar-SA"/>
    </w:rPr>
  </w:style>
  <w:style w:type="paragraph" w:customStyle="1" w:styleId="356">
    <w:name w:val="正文 1"/>
    <w:basedOn w:val="1"/>
    <w:qFormat/>
    <w:uiPriority w:val="0"/>
    <w:pPr>
      <w:widowControl/>
    </w:pPr>
    <w:rPr>
      <w:rFonts w:ascii="Arial" w:hAnsi="Arial"/>
      <w:spacing w:val="8"/>
      <w:kern w:val="144"/>
      <w:lang w:val="en-GB"/>
    </w:rPr>
  </w:style>
  <w:style w:type="paragraph" w:customStyle="1" w:styleId="357">
    <w:name w:val="条文说明"/>
    <w:basedOn w:val="358"/>
    <w:qFormat/>
    <w:uiPriority w:val="0"/>
  </w:style>
  <w:style w:type="paragraph" w:customStyle="1" w:styleId="358">
    <w:name w:val="名称"/>
    <w:basedOn w:val="84"/>
    <w:next w:val="85"/>
    <w:qFormat/>
    <w:uiPriority w:val="0"/>
    <w:pPr>
      <w:spacing w:line="460" w:lineRule="exact"/>
      <w:outlineLvl w:val="9"/>
    </w:pPr>
  </w:style>
  <w:style w:type="paragraph" w:customStyle="1" w:styleId="359">
    <w:name w:val="正文表标题续表"/>
    <w:basedOn w:val="282"/>
    <w:next w:val="85"/>
    <w:qFormat/>
    <w:uiPriority w:val="0"/>
    <w:pPr>
      <w:numPr>
        <w:ilvl w:val="2"/>
      </w:numPr>
    </w:pPr>
    <w:rPr>
      <w:b w:val="0"/>
    </w:rPr>
  </w:style>
  <w:style w:type="paragraph" w:customStyle="1" w:styleId="360">
    <w:name w:val="Char Char Char"/>
    <w:basedOn w:val="1"/>
    <w:qFormat/>
    <w:uiPriority w:val="0"/>
    <w:pPr>
      <w:spacing w:line="360" w:lineRule="auto"/>
    </w:pPr>
    <w:rPr>
      <w:rFonts w:ascii="Tahoma" w:hAnsi="Tahoma"/>
      <w:sz w:val="24"/>
      <w:szCs w:val="20"/>
    </w:rPr>
  </w:style>
  <w:style w:type="paragraph" w:customStyle="1" w:styleId="361">
    <w:name w:val="标准书脚_偶数页"/>
    <w:qFormat/>
    <w:uiPriority w:val="0"/>
    <w:pPr>
      <w:spacing w:before="120"/>
    </w:pPr>
    <w:rPr>
      <w:rFonts w:ascii="Times New Roman" w:hAnsi="Times New Roman" w:eastAsia="宋体" w:cs="Times New Roman"/>
      <w:sz w:val="18"/>
      <w:lang w:val="en-US" w:eastAsia="zh-CN" w:bidi="ar-SA"/>
    </w:rPr>
  </w:style>
  <w:style w:type="paragraph" w:styleId="362">
    <w:name w:val="List Paragraph"/>
    <w:basedOn w:val="1"/>
    <w:qFormat/>
    <w:uiPriority w:val="34"/>
    <w:pPr>
      <w:ind w:firstLine="420"/>
    </w:pPr>
  </w:style>
  <w:style w:type="paragraph" w:customStyle="1" w:styleId="363">
    <w:name w:val="样式 前言、引言标题 + 两端对齐"/>
    <w:basedOn w:val="1"/>
    <w:qFormat/>
    <w:uiPriority w:val="0"/>
    <w:pPr>
      <w:widowControl/>
      <w:shd w:val="clear" w:color="FFFFFF" w:fill="FFFFFF"/>
      <w:outlineLvl w:val="0"/>
    </w:pPr>
    <w:rPr>
      <w:rFonts w:ascii="黑体" w:eastAsia="黑体" w:cs="宋体"/>
      <w:b/>
      <w:bCs/>
      <w:kern w:val="0"/>
      <w:sz w:val="32"/>
      <w:szCs w:val="20"/>
    </w:rPr>
  </w:style>
  <w:style w:type="paragraph" w:customStyle="1" w:styleId="364">
    <w:name w:val="字母编号列项（一级）"/>
    <w:qFormat/>
    <w:uiPriority w:val="0"/>
    <w:pPr>
      <w:numPr>
        <w:ilvl w:val="1"/>
        <w:numId w:val="29"/>
      </w:numPr>
      <w:jc w:val="both"/>
    </w:pPr>
    <w:rPr>
      <w:rFonts w:ascii="宋体" w:hAnsi="Times New Roman" w:eastAsia="宋体" w:cs="Times New Roman"/>
      <w:sz w:val="21"/>
      <w:lang w:val="en-US" w:eastAsia="zh-CN" w:bidi="ar-SA"/>
    </w:rPr>
  </w:style>
  <w:style w:type="paragraph" w:customStyle="1" w:styleId="365">
    <w:name w:val="成套正文1 Char Char"/>
    <w:basedOn w:val="1"/>
    <w:qFormat/>
    <w:uiPriority w:val="0"/>
    <w:pPr>
      <w:spacing w:beforeLines="50" w:afterLines="50" w:line="360" w:lineRule="auto"/>
      <w:ind w:firstLine="482"/>
    </w:pPr>
    <w:rPr>
      <w:rFonts w:ascii="Arial" w:hAnsi="Arial"/>
      <w:sz w:val="24"/>
      <w:szCs w:val="28"/>
    </w:rPr>
  </w:style>
  <w:style w:type="paragraph" w:customStyle="1" w:styleId="366">
    <w:name w:val="Char11"/>
    <w:basedOn w:val="1"/>
    <w:qFormat/>
    <w:uiPriority w:val="0"/>
    <w:pPr>
      <w:spacing w:line="360" w:lineRule="auto"/>
    </w:pPr>
    <w:rPr>
      <w:rFonts w:ascii="Tahoma" w:hAnsi="Tahoma"/>
      <w:sz w:val="28"/>
      <w:szCs w:val="20"/>
    </w:rPr>
  </w:style>
  <w:style w:type="paragraph" w:customStyle="1" w:styleId="367">
    <w:name w:val="二级栏目标题"/>
    <w:basedOn w:val="5"/>
    <w:qFormat/>
    <w:uiPriority w:val="0"/>
    <w:pPr>
      <w:numPr>
        <w:ilvl w:val="0"/>
        <w:numId w:val="28"/>
      </w:numPr>
      <w:tabs>
        <w:tab w:val="left" w:pos="567"/>
      </w:tabs>
      <w:spacing w:before="260" w:after="260" w:line="416" w:lineRule="auto"/>
    </w:pPr>
    <w:rPr>
      <w:b/>
      <w:bCs/>
      <w:smallCaps/>
      <w:sz w:val="28"/>
      <w:szCs w:val="28"/>
      <w:lang w:eastAsia="en-US" w:bidi="en-US"/>
    </w:rPr>
  </w:style>
  <w:style w:type="paragraph" w:customStyle="1" w:styleId="368">
    <w:name w:val="文档标识"/>
    <w:basedOn w:val="369"/>
    <w:qFormat/>
    <w:uiPriority w:val="0"/>
    <w:rPr>
      <w:sz w:val="24"/>
      <w:lang w:eastAsia="zh-CN"/>
    </w:rPr>
  </w:style>
  <w:style w:type="paragraph" w:customStyle="1" w:styleId="369">
    <w:name w:val="封面标题"/>
    <w:basedOn w:val="1"/>
    <w:qFormat/>
    <w:uiPriority w:val="0"/>
    <w:pPr>
      <w:widowControl/>
      <w:spacing w:before="240" w:after="240"/>
      <w:ind w:left="3240"/>
      <w:jc w:val="left"/>
    </w:pPr>
    <w:rPr>
      <w:rFonts w:ascii="Arial" w:hAnsi="Arial"/>
      <w:b/>
      <w:kern w:val="0"/>
      <w:sz w:val="32"/>
      <w:szCs w:val="20"/>
      <w:lang w:eastAsia="en-US"/>
    </w:rPr>
  </w:style>
  <w:style w:type="paragraph" w:customStyle="1" w:styleId="370">
    <w:name w:val="正文_首行缩进2字符_段后半行"/>
    <w:basedOn w:val="1"/>
    <w:qFormat/>
    <w:uiPriority w:val="0"/>
    <w:pPr>
      <w:spacing w:after="50" w:afterLines="50"/>
    </w:pPr>
  </w:style>
  <w:style w:type="paragraph" w:customStyle="1" w:styleId="371">
    <w:name w:val="附录 4"/>
    <w:basedOn w:val="1"/>
    <w:next w:val="85"/>
    <w:qFormat/>
    <w:uiPriority w:val="0"/>
    <w:pPr>
      <w:numPr>
        <w:ilvl w:val="3"/>
        <w:numId w:val="15"/>
      </w:numPr>
    </w:pPr>
  </w:style>
  <w:style w:type="paragraph" w:customStyle="1" w:styleId="372">
    <w:name w:val="样式 首行缩进:  0.74 厘米 段前: 7.8 磅"/>
    <w:basedOn w:val="1"/>
    <w:qFormat/>
    <w:uiPriority w:val="0"/>
    <w:pPr>
      <w:spacing w:before="156"/>
      <w:ind w:firstLine="420"/>
    </w:pPr>
    <w:rPr>
      <w:rFonts w:cs="宋体"/>
    </w:rPr>
  </w:style>
  <w:style w:type="paragraph" w:customStyle="1" w:styleId="373">
    <w:name w:val="样式 正文 样式 四号 行距: 1.5 倍行距 首行缩进:  2 字符 + 小四 首行缩进:  2 字符"/>
    <w:basedOn w:val="1"/>
    <w:qFormat/>
    <w:uiPriority w:val="0"/>
    <w:pPr>
      <w:spacing w:line="360" w:lineRule="auto"/>
      <w:ind w:firstLine="480"/>
    </w:pPr>
    <w:rPr>
      <w:rFonts w:cs="宋体"/>
      <w:szCs w:val="20"/>
    </w:rPr>
  </w:style>
  <w:style w:type="paragraph" w:customStyle="1" w:styleId="374">
    <w:name w:val="标准书眉一"/>
    <w:qFormat/>
    <w:uiPriority w:val="0"/>
    <w:pPr>
      <w:jc w:val="both"/>
    </w:pPr>
    <w:rPr>
      <w:rFonts w:ascii="Times New Roman" w:hAnsi="Times New Roman" w:eastAsia="宋体" w:cs="Times New Roman"/>
      <w:lang w:val="en-US" w:eastAsia="zh-CN" w:bidi="ar-SA"/>
    </w:rPr>
  </w:style>
  <w:style w:type="paragraph" w:customStyle="1" w:styleId="375">
    <w:name w:val="Char Char Char Char Char Char Char Char Char Char Char Char Char Char Char Char"/>
    <w:basedOn w:val="1"/>
    <w:qFormat/>
    <w:uiPriority w:val="0"/>
    <w:pPr>
      <w:tabs>
        <w:tab w:val="left" w:pos="360"/>
      </w:tabs>
      <w:spacing w:line="360" w:lineRule="auto"/>
      <w:ind w:left="482"/>
    </w:pPr>
    <w:rPr>
      <w:rFonts w:ascii="宋体"/>
      <w:sz w:val="24"/>
      <w:szCs w:val="24"/>
    </w:rPr>
  </w:style>
  <w:style w:type="paragraph" w:customStyle="1" w:styleId="376">
    <w:name w:val="表格内容-左"/>
    <w:basedOn w:val="1"/>
    <w:qFormat/>
    <w:uiPriority w:val="0"/>
    <w:pPr>
      <w:widowControl/>
      <w:spacing w:line="288" w:lineRule="auto"/>
      <w:jc w:val="left"/>
    </w:pPr>
    <w:rPr>
      <w:rFonts w:cs="宋体"/>
      <w:color w:val="000000"/>
      <w:kern w:val="0"/>
      <w:sz w:val="18"/>
      <w:szCs w:val="18"/>
    </w:rPr>
  </w:style>
  <w:style w:type="paragraph" w:customStyle="1" w:styleId="377">
    <w:name w:val="附录表标题"/>
    <w:basedOn w:val="282"/>
    <w:next w:val="85"/>
    <w:qFormat/>
    <w:uiPriority w:val="0"/>
    <w:pPr>
      <w:numPr>
        <w:ilvl w:val="0"/>
        <w:numId w:val="31"/>
      </w:numPr>
      <w:tabs>
        <w:tab w:val="left" w:pos="210"/>
        <w:tab w:val="clear" w:pos="360"/>
      </w:tabs>
      <w:textAlignment w:val="baseline"/>
    </w:pPr>
    <w:rPr>
      <w:rFonts w:ascii="宋体" w:eastAsia="宋体"/>
      <w:kern w:val="21"/>
    </w:rPr>
  </w:style>
  <w:style w:type="paragraph" w:customStyle="1" w:styleId="378">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379">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380">
    <w:name w:val="附件 1"/>
    <w:basedOn w:val="85"/>
    <w:next w:val="85"/>
    <w:qFormat/>
    <w:uiPriority w:val="0"/>
    <w:pPr>
      <w:widowControl w:val="0"/>
      <w:numPr>
        <w:ilvl w:val="1"/>
        <w:numId w:val="16"/>
      </w:numPr>
      <w:spacing w:before="120" w:beforeLines="50" w:after="120"/>
      <w:ind w:firstLine="0" w:firstLineChars="0"/>
    </w:pPr>
    <w:rPr>
      <w:rFonts w:ascii="Calibri" w:hAnsi="Calibri"/>
      <w:b/>
      <w:bCs/>
      <w:color w:val="000000"/>
      <w:spacing w:val="20"/>
      <w:kern w:val="2"/>
      <w:sz w:val="28"/>
      <w:szCs w:val="28"/>
    </w:rPr>
  </w:style>
  <w:style w:type="paragraph" w:customStyle="1" w:styleId="381">
    <w:name w:val="Char Char Char Char Char Char Char Char Char Char Char Char"/>
    <w:basedOn w:val="1"/>
    <w:qFormat/>
    <w:uiPriority w:val="0"/>
    <w:pPr>
      <w:keepNext/>
      <w:widowControl/>
      <w:tabs>
        <w:tab w:val="left" w:pos="425"/>
      </w:tabs>
      <w:autoSpaceDE w:val="0"/>
      <w:autoSpaceDN w:val="0"/>
      <w:adjustRightInd w:val="0"/>
      <w:spacing w:before="80" w:after="80"/>
      <w:ind w:hanging="425"/>
    </w:pPr>
    <w:rPr>
      <w:rFonts w:ascii="Arial" w:hAnsi="Arial"/>
      <w:sz w:val="20"/>
      <w:szCs w:val="20"/>
    </w:rPr>
  </w:style>
  <w:style w:type="paragraph" w:customStyle="1" w:styleId="382">
    <w:name w:val="一级栏目标题"/>
    <w:basedOn w:val="4"/>
    <w:qFormat/>
    <w:uiPriority w:val="0"/>
    <w:pPr>
      <w:numPr>
        <w:numId w:val="28"/>
      </w:numPr>
      <w:tabs>
        <w:tab w:val="left" w:pos="425"/>
      </w:tabs>
      <w:spacing w:before="480" w:line="578" w:lineRule="auto"/>
      <w:contextualSpacing/>
    </w:pPr>
    <w:rPr>
      <w:rFonts w:ascii="Cambria" w:hAnsi="Cambria"/>
      <w:b/>
      <w:smallCaps/>
      <w:spacing w:val="5"/>
      <w:sz w:val="28"/>
      <w:szCs w:val="28"/>
      <w:lang w:eastAsia="en-US" w:bidi="en-US"/>
    </w:rPr>
  </w:style>
  <w:style w:type="paragraph" w:customStyle="1" w:styleId="383">
    <w:name w:val="列项·"/>
    <w:qFormat/>
    <w:uiPriority w:val="0"/>
    <w:pPr>
      <w:numPr>
        <w:ilvl w:val="0"/>
        <w:numId w:val="32"/>
      </w:numPr>
      <w:tabs>
        <w:tab w:val="left" w:pos="840"/>
        <w:tab w:val="clear" w:pos="1140"/>
      </w:tabs>
      <w:ind w:left="840" w:leftChars="200" w:hanging="420" w:hangingChars="200"/>
      <w:jc w:val="both"/>
    </w:pPr>
    <w:rPr>
      <w:rFonts w:ascii="宋体" w:hAnsi="Times New Roman" w:eastAsia="宋体" w:cs="Times New Roman"/>
      <w:sz w:val="21"/>
      <w:lang w:val="en-US" w:eastAsia="zh-CN" w:bidi="ar-SA"/>
    </w:rPr>
  </w:style>
  <w:style w:type="paragraph" w:customStyle="1" w:styleId="384">
    <w:name w:val="工程建设图标题"/>
    <w:basedOn w:val="323"/>
    <w:qFormat/>
    <w:uiPriority w:val="0"/>
    <w:pPr>
      <w:numPr>
        <w:ilvl w:val="5"/>
      </w:numPr>
      <w:jc w:val="center"/>
      <w:outlineLvl w:val="5"/>
    </w:pPr>
  </w:style>
  <w:style w:type="paragraph" w:customStyle="1" w:styleId="385">
    <w:name w:val="附录级别一"/>
    <w:basedOn w:val="1"/>
    <w:next w:val="1"/>
    <w:qFormat/>
    <w:uiPriority w:val="0"/>
    <w:pPr>
      <w:widowControl/>
      <w:spacing w:before="120" w:after="120"/>
      <w:outlineLvl w:val="0"/>
    </w:pPr>
    <w:rPr>
      <w:b/>
      <w:kern w:val="0"/>
      <w:sz w:val="28"/>
      <w:lang w:val="en-GB" w:eastAsia="en-US"/>
    </w:rPr>
  </w:style>
  <w:style w:type="paragraph" w:customStyle="1" w:styleId="386">
    <w:name w:val="Char"/>
    <w:basedOn w:val="1"/>
    <w:qFormat/>
    <w:uiPriority w:val="0"/>
    <w:pPr>
      <w:snapToGrid w:val="0"/>
      <w:spacing w:line="360" w:lineRule="auto"/>
      <w:jc w:val="left"/>
    </w:pPr>
    <w:rPr>
      <w:rFonts w:ascii="Verdana" w:hAnsi="Verdana" w:eastAsia="仿宋_GB2312"/>
      <w:kern w:val="0"/>
      <w:sz w:val="30"/>
      <w:szCs w:val="30"/>
      <w:lang w:eastAsia="en-US"/>
    </w:rPr>
  </w:style>
  <w:style w:type="paragraph" w:customStyle="1" w:styleId="387">
    <w:name w:val="PARAGRAPH"/>
    <w:qFormat/>
    <w:uiPriority w:val="0"/>
    <w:pPr>
      <w:tabs>
        <w:tab w:val="center" w:pos="4536"/>
        <w:tab w:val="right" w:pos="9072"/>
      </w:tabs>
      <w:spacing w:before="100" w:after="200"/>
      <w:jc w:val="both"/>
    </w:pPr>
    <w:rPr>
      <w:rFonts w:ascii="Arial" w:hAnsi="Arial" w:eastAsia="宋体" w:cs="Times New Roman"/>
      <w:spacing w:val="8"/>
      <w:kern w:val="2"/>
      <w:sz w:val="21"/>
      <w:szCs w:val="22"/>
      <w:lang w:val="en-GB" w:eastAsia="zh-CN" w:bidi="ar-SA"/>
    </w:rPr>
  </w:style>
  <w:style w:type="paragraph" w:customStyle="1" w:styleId="388">
    <w:name w:val="Char Char Char Char Char Char Char Char Char Char Char Char Char Char Char Char1"/>
    <w:basedOn w:val="1"/>
    <w:qFormat/>
    <w:uiPriority w:val="0"/>
    <w:pPr>
      <w:tabs>
        <w:tab w:val="left" w:pos="360"/>
      </w:tabs>
      <w:spacing w:line="360" w:lineRule="auto"/>
      <w:ind w:left="482"/>
    </w:pPr>
    <w:rPr>
      <w:rFonts w:ascii="宋体"/>
      <w:sz w:val="24"/>
      <w:szCs w:val="24"/>
    </w:rPr>
  </w:style>
  <w:style w:type="paragraph" w:customStyle="1" w:styleId="389">
    <w:name w:val="样式1 标题 1 + 段前: 1 行 段后: 1 行"/>
    <w:basedOn w:val="1"/>
    <w:qFormat/>
    <w:uiPriority w:val="0"/>
    <w:pPr>
      <w:keepNext/>
      <w:keepLines/>
      <w:numPr>
        <w:ilvl w:val="0"/>
        <w:numId w:val="33"/>
      </w:numPr>
      <w:snapToGrid w:val="0"/>
      <w:spacing w:before="100" w:beforeLines="100" w:after="100" w:afterLines="100"/>
      <w:jc w:val="left"/>
      <w:outlineLvl w:val="0"/>
    </w:pPr>
    <w:rPr>
      <w:rFonts w:eastAsia="黑体"/>
      <w:bCs/>
      <w:kern w:val="21"/>
      <w:szCs w:val="21"/>
    </w:rPr>
  </w:style>
  <w:style w:type="paragraph" w:customStyle="1" w:styleId="390">
    <w:name w:val="标题四"/>
    <w:basedOn w:val="10"/>
    <w:qFormat/>
    <w:uiPriority w:val="0"/>
    <w:pPr>
      <w:keepNext w:val="0"/>
      <w:keepLines w:val="0"/>
      <w:tabs>
        <w:tab w:val="left" w:pos="864"/>
      </w:tabs>
      <w:spacing w:line="240" w:lineRule="auto"/>
      <w:ind w:left="864" w:hanging="864"/>
      <w:jc w:val="left"/>
    </w:pPr>
    <w:rPr>
      <w:rFonts w:ascii="Times New Roman" w:hAnsi="Times New Roman" w:eastAsia="宋体" w:cs="Arial"/>
      <w:sz w:val="21"/>
      <w:szCs w:val="24"/>
    </w:rPr>
  </w:style>
  <w:style w:type="paragraph" w:customStyle="1" w:styleId="391">
    <w:name w:val="目次、标准名称标题"/>
    <w:basedOn w:val="1"/>
    <w:next w:val="85"/>
    <w:qFormat/>
    <w:uiPriority w:val="0"/>
    <w:pPr>
      <w:widowControl/>
      <w:shd w:val="clear" w:color="FFFFFF" w:fill="FFFFFF"/>
      <w:spacing w:before="640" w:after="560" w:line="460" w:lineRule="exact"/>
      <w:jc w:val="center"/>
    </w:pPr>
    <w:rPr>
      <w:rFonts w:ascii="黑体" w:eastAsia="黑体"/>
      <w:b/>
      <w:kern w:val="0"/>
      <w:sz w:val="32"/>
      <w:szCs w:val="20"/>
    </w:rPr>
  </w:style>
  <w:style w:type="paragraph" w:customStyle="1" w:styleId="392">
    <w:name w:val="附录级别二"/>
    <w:basedOn w:val="1"/>
    <w:next w:val="1"/>
    <w:qFormat/>
    <w:uiPriority w:val="0"/>
    <w:pPr>
      <w:widowControl/>
      <w:tabs>
        <w:tab w:val="left" w:pos="512"/>
        <w:tab w:val="left" w:pos="720"/>
      </w:tabs>
      <w:spacing w:before="120" w:after="120"/>
      <w:ind w:left="567" w:hanging="567"/>
      <w:jc w:val="left"/>
      <w:outlineLvl w:val="1"/>
    </w:pPr>
    <w:rPr>
      <w:rFonts w:cs="宋体"/>
      <w:bCs/>
      <w:kern w:val="0"/>
      <w:sz w:val="30"/>
    </w:rPr>
  </w:style>
  <w:style w:type="paragraph" w:customStyle="1" w:styleId="393">
    <w:name w:val="样式1 样式 标题 3 + 段前: 0.1 行 + 段前: 0.1 行"/>
    <w:basedOn w:val="1"/>
    <w:qFormat/>
    <w:uiPriority w:val="0"/>
    <w:pPr>
      <w:numPr>
        <w:ilvl w:val="2"/>
        <w:numId w:val="33"/>
      </w:numPr>
      <w:snapToGrid w:val="0"/>
      <w:spacing w:before="120" w:beforeLines="50" w:line="300" w:lineRule="auto"/>
      <w:outlineLvl w:val="2"/>
    </w:pPr>
    <w:rPr>
      <w:rFonts w:eastAsia="黑体" w:cs="宋体"/>
      <w:bCs/>
      <w:szCs w:val="21"/>
    </w:rPr>
  </w:style>
  <w:style w:type="paragraph" w:customStyle="1" w:styleId="394">
    <w:name w:val="正文_段后半行"/>
    <w:basedOn w:val="1"/>
    <w:qFormat/>
    <w:uiPriority w:val="0"/>
    <w:pPr>
      <w:spacing w:after="50" w:afterLines="50"/>
    </w:pPr>
  </w:style>
  <w:style w:type="paragraph" w:customStyle="1" w:styleId="395">
    <w:name w:val="正文_首行缩进2字符_段前半行"/>
    <w:basedOn w:val="1"/>
    <w:qFormat/>
    <w:uiPriority w:val="0"/>
    <w:pPr>
      <w:spacing w:before="50" w:beforeLines="50"/>
    </w:pPr>
  </w:style>
  <w:style w:type="paragraph" w:customStyle="1" w:styleId="396">
    <w:name w:val="样式1 样式 标题 4 + 段前: 0 行 + Times New Roman"/>
    <w:basedOn w:val="1"/>
    <w:next w:val="1"/>
    <w:qFormat/>
    <w:uiPriority w:val="0"/>
    <w:pPr>
      <w:tabs>
        <w:tab w:val="left" w:pos="720"/>
      </w:tabs>
      <w:snapToGrid w:val="0"/>
      <w:spacing w:before="93" w:beforeLines="30" w:line="276" w:lineRule="auto"/>
      <w:outlineLvl w:val="3"/>
    </w:pPr>
    <w:rPr>
      <w:rFonts w:ascii="宋体" w:hAnsi="宋体"/>
      <w:bCs/>
      <w:szCs w:val="21"/>
    </w:rPr>
  </w:style>
  <w:style w:type="paragraph" w:customStyle="1" w:styleId="397">
    <w:name w:val="TABLE-cell"/>
    <w:basedOn w:val="1"/>
    <w:qFormat/>
    <w:uiPriority w:val="0"/>
    <w:pPr>
      <w:spacing w:before="60" w:after="60"/>
      <w:jc w:val="left"/>
    </w:pPr>
    <w:rPr>
      <w:spacing w:val="8"/>
      <w:sz w:val="16"/>
      <w:szCs w:val="20"/>
    </w:rPr>
  </w:style>
  <w:style w:type="paragraph" w:customStyle="1" w:styleId="398">
    <w:name w:val="样式1 样式 标题 5 + 段前: 0 行"/>
    <w:basedOn w:val="1"/>
    <w:next w:val="1"/>
    <w:qFormat/>
    <w:uiPriority w:val="0"/>
    <w:pPr>
      <w:numPr>
        <w:ilvl w:val="4"/>
        <w:numId w:val="33"/>
      </w:numPr>
      <w:tabs>
        <w:tab w:val="clear" w:pos="1080"/>
      </w:tabs>
      <w:snapToGrid w:val="0"/>
      <w:spacing w:before="24" w:beforeLines="10" w:line="300" w:lineRule="auto"/>
      <w:outlineLvl w:val="4"/>
    </w:pPr>
    <w:rPr>
      <w:rFonts w:eastAsia="黑体" w:cs="宋体"/>
      <w:bCs/>
      <w:szCs w:val="21"/>
    </w:rPr>
  </w:style>
  <w:style w:type="paragraph" w:customStyle="1" w:styleId="399">
    <w:name w:val="样式1正文（首行缩进两字） Char"/>
    <w:basedOn w:val="1"/>
    <w:next w:val="1"/>
    <w:qFormat/>
    <w:uiPriority w:val="0"/>
    <w:pPr>
      <w:spacing w:after="120" w:afterLines="50" w:line="276" w:lineRule="auto"/>
      <w:ind w:firstLine="420"/>
    </w:pPr>
    <w:rPr>
      <w:rFonts w:cs="宋体"/>
      <w:szCs w:val="21"/>
    </w:rPr>
  </w:style>
  <w:style w:type="paragraph" w:customStyle="1" w:styleId="400">
    <w:name w:val="默认段落字体 Para Char"/>
    <w:basedOn w:val="1"/>
    <w:qFormat/>
    <w:uiPriority w:val="0"/>
    <w:rPr>
      <w:rFonts w:ascii="Tahoma" w:hAnsi="Tahoma"/>
      <w:sz w:val="24"/>
      <w:szCs w:val="20"/>
    </w:rPr>
  </w:style>
  <w:style w:type="paragraph" w:customStyle="1" w:styleId="401">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402">
    <w:name w:val="列出段落1"/>
    <w:basedOn w:val="1"/>
    <w:qFormat/>
    <w:uiPriority w:val="34"/>
    <w:pPr>
      <w:widowControl/>
      <w:spacing w:after="200" w:line="276" w:lineRule="auto"/>
      <w:ind w:firstLine="420"/>
      <w:jc w:val="left"/>
    </w:pPr>
    <w:rPr>
      <w:rFonts w:ascii="Cambria" w:hAnsi="Cambria"/>
      <w:kern w:val="0"/>
      <w:sz w:val="22"/>
      <w:lang w:eastAsia="en-US" w:bidi="en-US"/>
    </w:rPr>
  </w:style>
  <w:style w:type="paragraph" w:customStyle="1" w:styleId="403">
    <w:name w:val="正文_段前段后"/>
    <w:basedOn w:val="1"/>
    <w:qFormat/>
    <w:uiPriority w:val="0"/>
    <w:pPr>
      <w:widowControl/>
      <w:spacing w:before="50" w:beforeLines="50" w:after="50" w:afterLines="50"/>
    </w:pPr>
    <w:rPr>
      <w:kern w:val="0"/>
      <w:sz w:val="24"/>
      <w:lang w:val="en-GB"/>
    </w:rPr>
  </w:style>
  <w:style w:type="paragraph" w:customStyle="1" w:styleId="404">
    <w:name w:val="样式 标题 7 + 橙色 左 段后: 3 磅 行距: 单倍行距"/>
    <w:basedOn w:val="13"/>
    <w:qFormat/>
    <w:uiPriority w:val="0"/>
    <w:pPr>
      <w:tabs>
        <w:tab w:val="left" w:pos="1296"/>
      </w:tabs>
      <w:suppressAutoHyphens/>
      <w:spacing w:before="0" w:after="60" w:line="240" w:lineRule="auto"/>
      <w:ind w:left="1296" w:hanging="1296"/>
      <w:jc w:val="left"/>
      <w:outlineLvl w:val="9"/>
    </w:pPr>
    <w:rPr>
      <w:rFonts w:cs="宋体"/>
      <w:color w:val="FF6600"/>
      <w:kern w:val="1"/>
      <w:szCs w:val="20"/>
      <w:lang w:eastAsia="ar-SA"/>
    </w:rPr>
  </w:style>
  <w:style w:type="paragraph" w:customStyle="1" w:styleId="405">
    <w:name w:val="5"/>
    <w:basedOn w:val="1"/>
    <w:next w:val="19"/>
    <w:qFormat/>
    <w:uiPriority w:val="0"/>
    <w:pPr>
      <w:spacing w:line="300" w:lineRule="auto"/>
      <w:ind w:firstLine="420"/>
    </w:pPr>
    <w:rPr>
      <w:sz w:val="24"/>
      <w:szCs w:val="20"/>
    </w:rPr>
  </w:style>
  <w:style w:type="paragraph" w:customStyle="1" w:styleId="406">
    <w:name w:val="英文标号正文"/>
    <w:basedOn w:val="1"/>
    <w:qFormat/>
    <w:uiPriority w:val="0"/>
    <w:pPr>
      <w:widowControl/>
      <w:numPr>
        <w:ilvl w:val="0"/>
        <w:numId w:val="34"/>
      </w:numPr>
      <w:tabs>
        <w:tab w:val="left" w:pos="425"/>
      </w:tabs>
      <w:suppressAutoHyphens/>
      <w:autoSpaceDE w:val="0"/>
    </w:pPr>
    <w:rPr>
      <w:rFonts w:cs="Calibri"/>
      <w:kern w:val="1"/>
      <w:sz w:val="24"/>
      <w:szCs w:val="20"/>
      <w:lang w:eastAsia="ar-SA"/>
    </w:rPr>
  </w:style>
  <w:style w:type="paragraph" w:customStyle="1" w:styleId="407">
    <w:name w:val="自定义目录 2"/>
    <w:basedOn w:val="50"/>
    <w:qFormat/>
    <w:uiPriority w:val="0"/>
    <w:pPr>
      <w:widowControl/>
      <w:spacing w:line="360" w:lineRule="auto"/>
      <w:ind w:left="210" w:leftChars="100"/>
      <w:jc w:val="left"/>
    </w:pPr>
    <w:rPr>
      <w:rFonts w:cs="宋体"/>
      <w:kern w:val="0"/>
      <w:sz w:val="20"/>
      <w:szCs w:val="20"/>
    </w:rPr>
  </w:style>
  <w:style w:type="paragraph" w:customStyle="1" w:styleId="408">
    <w:name w:val="引语"/>
    <w:basedOn w:val="85"/>
    <w:qFormat/>
    <w:uiPriority w:val="0"/>
    <w:pPr>
      <w:widowControl w:val="0"/>
      <w:spacing w:after="120"/>
      <w:ind w:left="440" w:leftChars="200" w:firstLine="0" w:firstLineChars="0"/>
    </w:pPr>
    <w:rPr>
      <w:rFonts w:ascii="Calibri" w:hAnsi="Calibri"/>
      <w:spacing w:val="20"/>
      <w:kern w:val="2"/>
      <w:sz w:val="18"/>
      <w:szCs w:val="24"/>
    </w:rPr>
  </w:style>
  <w:style w:type="paragraph" w:customStyle="1" w:styleId="409">
    <w:name w:val="标准正文"/>
    <w:basedOn w:val="1"/>
    <w:next w:val="1"/>
    <w:qFormat/>
    <w:uiPriority w:val="0"/>
    <w:pPr>
      <w:spacing w:before="60" w:after="60" w:line="360" w:lineRule="auto"/>
      <w:ind w:firstLine="482"/>
    </w:pPr>
    <w:rPr>
      <w:rFonts w:ascii="Arial" w:hAnsi="Arial"/>
      <w:sz w:val="24"/>
      <w:szCs w:val="20"/>
    </w:rPr>
  </w:style>
  <w:style w:type="paragraph" w:customStyle="1" w:styleId="410">
    <w:name w:val="列表样式"/>
    <w:basedOn w:val="362"/>
    <w:qFormat/>
    <w:uiPriority w:val="0"/>
    <w:pPr>
      <w:numPr>
        <w:ilvl w:val="0"/>
        <w:numId w:val="35"/>
      </w:numPr>
    </w:pPr>
    <w:rPr>
      <w:rFonts w:ascii="宋体" w:hAnsi="宋体"/>
    </w:rPr>
  </w:style>
  <w:style w:type="paragraph" w:customStyle="1" w:styleId="411">
    <w:name w:val="二级无标题条"/>
    <w:basedOn w:val="1"/>
    <w:qFormat/>
    <w:uiPriority w:val="0"/>
    <w:rPr>
      <w:b/>
      <w:szCs w:val="24"/>
    </w:rPr>
  </w:style>
  <w:style w:type="paragraph" w:customStyle="1" w:styleId="412">
    <w:name w:val="附录 1"/>
    <w:basedOn w:val="4"/>
    <w:next w:val="85"/>
    <w:qFormat/>
    <w:uiPriority w:val="0"/>
    <w:pPr>
      <w:numPr>
        <w:numId w:val="11"/>
      </w:numPr>
      <w:pBdr>
        <w:bottom w:val="single" w:color="auto" w:sz="4" w:space="1"/>
      </w:pBdr>
      <w:tabs>
        <w:tab w:val="left" w:pos="1080"/>
      </w:tabs>
      <w:spacing w:before="340" w:after="330"/>
    </w:pPr>
    <w:rPr>
      <w:bCs/>
      <w:spacing w:val="20"/>
    </w:rPr>
  </w:style>
  <w:style w:type="paragraph" w:customStyle="1" w:styleId="413">
    <w:name w:val="三级栏目标题"/>
    <w:basedOn w:val="6"/>
    <w:qFormat/>
    <w:uiPriority w:val="0"/>
    <w:pPr>
      <w:widowControl/>
      <w:numPr>
        <w:numId w:val="28"/>
      </w:numPr>
      <w:tabs>
        <w:tab w:val="left" w:pos="425"/>
        <w:tab w:val="left" w:pos="709"/>
      </w:tabs>
      <w:spacing w:before="200" w:line="271" w:lineRule="auto"/>
    </w:pPr>
    <w:rPr>
      <w:rFonts w:ascii="Cambria" w:hAnsi="Cambria"/>
      <w:b/>
      <w:bCs/>
      <w:i/>
      <w:iCs/>
      <w:smallCaps/>
      <w:spacing w:val="5"/>
      <w:kern w:val="0"/>
      <w:sz w:val="24"/>
      <w:szCs w:val="26"/>
      <w:lang w:eastAsia="en-US" w:bidi="en-US"/>
    </w:rPr>
  </w:style>
  <w:style w:type="paragraph" w:customStyle="1" w:styleId="414">
    <w:name w:val="引言二级条标题"/>
    <w:basedOn w:val="313"/>
    <w:next w:val="85"/>
    <w:qFormat/>
    <w:uiPriority w:val="0"/>
    <w:pPr>
      <w:numPr>
        <w:ilvl w:val="1"/>
        <w:numId w:val="36"/>
      </w:numPr>
      <w:tabs>
        <w:tab w:val="clear" w:pos="720"/>
      </w:tabs>
    </w:pPr>
  </w:style>
  <w:style w:type="paragraph" w:customStyle="1" w:styleId="415">
    <w:name w:val="四级无标题条"/>
    <w:basedOn w:val="1"/>
    <w:qFormat/>
    <w:uiPriority w:val="0"/>
    <w:rPr>
      <w:rFonts w:eastAsia="黑体"/>
      <w:b/>
      <w:szCs w:val="24"/>
    </w:rPr>
  </w:style>
  <w:style w:type="paragraph" w:customStyle="1" w:styleId="416">
    <w:name w:val="Char Char Char Char Char Char Char"/>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417">
    <w:name w:val="一级无标题条"/>
    <w:basedOn w:val="1"/>
    <w:qFormat/>
    <w:uiPriority w:val="0"/>
    <w:pPr>
      <w:tabs>
        <w:tab w:val="left" w:pos="420"/>
      </w:tabs>
    </w:pPr>
    <w:rPr>
      <w:b/>
      <w:szCs w:val="24"/>
    </w:rPr>
  </w:style>
  <w:style w:type="paragraph" w:customStyle="1" w:styleId="418">
    <w:name w:val="标准部分名称"/>
    <w:basedOn w:val="1"/>
    <w:qFormat/>
    <w:uiPriority w:val="0"/>
    <w:pPr>
      <w:spacing w:before="240" w:after="240"/>
      <w:jc w:val="center"/>
    </w:pPr>
    <w:rPr>
      <w:b/>
      <w:sz w:val="36"/>
    </w:rPr>
  </w:style>
  <w:style w:type="paragraph" w:customStyle="1" w:styleId="419">
    <w:name w:val="编号 1"/>
    <w:basedOn w:val="85"/>
    <w:qFormat/>
    <w:uiPriority w:val="0"/>
    <w:pPr>
      <w:widowControl w:val="0"/>
      <w:numPr>
        <w:ilvl w:val="0"/>
        <w:numId w:val="37"/>
      </w:numPr>
      <w:spacing w:after="120"/>
      <w:ind w:firstLine="0" w:firstLineChars="0"/>
    </w:pPr>
    <w:rPr>
      <w:rFonts w:ascii="Calibri" w:hAnsi="Calibri"/>
      <w:spacing w:val="20"/>
      <w:kern w:val="2"/>
      <w:sz w:val="18"/>
      <w:szCs w:val="24"/>
    </w:rPr>
  </w:style>
  <w:style w:type="paragraph" w:customStyle="1" w:styleId="420">
    <w:name w:val="WW-正文缩进"/>
    <w:basedOn w:val="1"/>
    <w:qFormat/>
    <w:uiPriority w:val="0"/>
    <w:pPr>
      <w:widowControl/>
      <w:suppressAutoHyphens/>
      <w:spacing w:line="360" w:lineRule="auto"/>
      <w:ind w:firstLine="420"/>
      <w:jc w:val="left"/>
    </w:pPr>
    <w:rPr>
      <w:rFonts w:ascii="Arial" w:hAnsi="Arial" w:cs="Calibri"/>
      <w:kern w:val="1"/>
      <w:szCs w:val="24"/>
      <w:lang w:eastAsia="ar-SA"/>
    </w:rPr>
  </w:style>
  <w:style w:type="paragraph" w:customStyle="1" w:styleId="421">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422">
    <w:name w:val="修订1"/>
    <w:semiHidden/>
    <w:qFormat/>
    <w:uiPriority w:val="99"/>
    <w:pPr>
      <w:spacing w:after="200" w:line="276" w:lineRule="auto"/>
    </w:pPr>
    <w:rPr>
      <w:rFonts w:ascii="Times New Roman" w:hAnsi="Times New Roman" w:eastAsia="宋体" w:cs="Times New Roman"/>
      <w:kern w:val="2"/>
      <w:sz w:val="24"/>
      <w:szCs w:val="24"/>
      <w:lang w:val="en-US" w:eastAsia="zh-CN" w:bidi="ar-SA"/>
    </w:rPr>
  </w:style>
  <w:style w:type="paragraph" w:customStyle="1" w:styleId="423">
    <w:name w:val="工程建设款标题"/>
    <w:basedOn w:val="323"/>
    <w:qFormat/>
    <w:uiPriority w:val="0"/>
    <w:pPr>
      <w:numPr>
        <w:ilvl w:val="7"/>
      </w:numPr>
      <w:outlineLvl w:val="9"/>
    </w:pPr>
  </w:style>
  <w:style w:type="paragraph" w:customStyle="1" w:styleId="424">
    <w:name w:val="1 Char Char Char Char"/>
    <w:basedOn w:val="1"/>
    <w:qFormat/>
    <w:uiPriority w:val="0"/>
  </w:style>
  <w:style w:type="paragraph" w:customStyle="1" w:styleId="425">
    <w:name w:val="注×："/>
    <w:qFormat/>
    <w:uiPriority w:val="0"/>
    <w:pPr>
      <w:widowControl w:val="0"/>
      <w:numPr>
        <w:ilvl w:val="0"/>
        <w:numId w:val="38"/>
      </w:numPr>
      <w:tabs>
        <w:tab w:val="left" w:pos="630"/>
        <w:tab w:val="clear" w:pos="900"/>
      </w:tabs>
      <w:autoSpaceDE w:val="0"/>
      <w:autoSpaceDN w:val="0"/>
      <w:jc w:val="both"/>
    </w:pPr>
    <w:rPr>
      <w:rFonts w:ascii="宋体" w:hAnsi="Times New Roman" w:eastAsia="宋体" w:cs="Times New Roman"/>
      <w:sz w:val="18"/>
      <w:lang w:val="en-US" w:eastAsia="zh-CN" w:bidi="ar-SA"/>
    </w:rPr>
  </w:style>
  <w:style w:type="paragraph" w:customStyle="1" w:styleId="426">
    <w:name w:val="默认段落字体 Para Char Char Char1 Char Char Char Char Char Char Char Char Char Char Char Char Char Char Char Char Char Char Char Char Char Char Char Char Char Char Char Char Char Char Char Char"/>
    <w:basedOn w:val="1"/>
    <w:qFormat/>
    <w:uiPriority w:val="0"/>
    <w:pPr>
      <w:spacing w:line="240" w:lineRule="atLeast"/>
      <w:ind w:left="420" w:firstLine="420"/>
    </w:pPr>
    <w:rPr>
      <w:rFonts w:eastAsia="黑体"/>
      <w:sz w:val="30"/>
      <w:szCs w:val="30"/>
    </w:rPr>
  </w:style>
  <w:style w:type="paragraph" w:customStyle="1" w:styleId="427">
    <w:name w:val="标准书眉_偶数页"/>
    <w:basedOn w:val="378"/>
    <w:next w:val="1"/>
    <w:qFormat/>
    <w:uiPriority w:val="0"/>
    <w:pPr>
      <w:jc w:val="left"/>
    </w:pPr>
  </w:style>
  <w:style w:type="paragraph" w:customStyle="1" w:styleId="428">
    <w:name w:val="工程建设表标题"/>
    <w:basedOn w:val="323"/>
    <w:qFormat/>
    <w:uiPriority w:val="0"/>
    <w:pPr>
      <w:numPr>
        <w:ilvl w:val="4"/>
      </w:numPr>
      <w:jc w:val="center"/>
      <w:outlineLvl w:val="4"/>
    </w:pPr>
  </w:style>
  <w:style w:type="paragraph" w:customStyle="1" w:styleId="429">
    <w:name w:val="Char3"/>
    <w:basedOn w:val="1"/>
    <w:qFormat/>
    <w:uiPriority w:val="0"/>
    <w:pPr>
      <w:spacing w:line="360" w:lineRule="auto"/>
    </w:pPr>
    <w:rPr>
      <w:rFonts w:ascii="Tahoma" w:hAnsi="Tahoma"/>
      <w:b/>
      <w:sz w:val="30"/>
      <w:szCs w:val="20"/>
    </w:rPr>
  </w:style>
  <w:style w:type="paragraph" w:customStyle="1" w:styleId="430">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431">
    <w:name w:val="工程建设无节条标题"/>
    <w:basedOn w:val="1"/>
    <w:next w:val="85"/>
    <w:qFormat/>
    <w:uiPriority w:val="0"/>
    <w:pPr>
      <w:numPr>
        <w:ilvl w:val="8"/>
        <w:numId w:val="10"/>
      </w:numPr>
      <w:tabs>
        <w:tab w:val="clear" w:pos="720"/>
      </w:tabs>
      <w:outlineLvl w:val="3"/>
    </w:pPr>
    <w:rPr>
      <w:szCs w:val="24"/>
    </w:rPr>
  </w:style>
  <w:style w:type="paragraph" w:customStyle="1" w:styleId="432">
    <w:name w:val="科东_缩排_2"/>
    <w:basedOn w:val="1"/>
    <w:next w:val="242"/>
    <w:qFormat/>
    <w:uiPriority w:val="0"/>
    <w:pPr>
      <w:numPr>
        <w:ilvl w:val="1"/>
        <w:numId w:val="39"/>
      </w:numPr>
      <w:spacing w:line="360" w:lineRule="auto"/>
    </w:pPr>
    <w:rPr>
      <w:sz w:val="24"/>
    </w:rPr>
  </w:style>
  <w:style w:type="paragraph" w:customStyle="1" w:styleId="433">
    <w:name w:val="正文5"/>
    <w:basedOn w:val="1"/>
    <w:qFormat/>
    <w:uiPriority w:val="0"/>
    <w:pPr>
      <w:numPr>
        <w:ilvl w:val="0"/>
        <w:numId w:val="17"/>
      </w:numPr>
      <w:spacing w:before="156" w:beforeLines="50" w:after="156" w:afterLines="50" w:line="300" w:lineRule="auto"/>
      <w:ind w:left="1620" w:leftChars="500"/>
    </w:pPr>
    <w:rPr>
      <w:rFonts w:ascii="Segoe UI" w:hAnsi="宋体" w:cs="Latha"/>
      <w:sz w:val="24"/>
      <w:szCs w:val="24"/>
    </w:rPr>
  </w:style>
  <w:style w:type="paragraph" w:customStyle="1" w:styleId="434">
    <w:name w:val="参考资料"/>
    <w:basedOn w:val="1"/>
    <w:qFormat/>
    <w:uiPriority w:val="0"/>
    <w:pPr>
      <w:widowControl/>
      <w:tabs>
        <w:tab w:val="left" w:pos="426"/>
        <w:tab w:val="left" w:pos="851"/>
      </w:tabs>
      <w:autoSpaceDE w:val="0"/>
      <w:autoSpaceDN w:val="0"/>
      <w:adjustRightInd w:val="0"/>
      <w:spacing w:before="120" w:line="300" w:lineRule="atLeast"/>
      <w:jc w:val="left"/>
      <w:textAlignment w:val="bottom"/>
    </w:pPr>
    <w:rPr>
      <w:rFonts w:ascii="宋体"/>
      <w:spacing w:val="20"/>
      <w:kern w:val="0"/>
      <w:sz w:val="18"/>
      <w:szCs w:val="20"/>
      <w:lang w:val="en-GB" w:eastAsia="en-US"/>
    </w:rPr>
  </w:style>
  <w:style w:type="paragraph" w:customStyle="1" w:styleId="435">
    <w:name w:val="内容目录 10"/>
    <w:basedOn w:val="352"/>
    <w:qFormat/>
    <w:uiPriority w:val="0"/>
    <w:pPr>
      <w:tabs>
        <w:tab w:val="right" w:leader="dot" w:pos="7091"/>
      </w:tabs>
      <w:ind w:left="2547"/>
    </w:pPr>
  </w:style>
  <w:style w:type="paragraph" w:customStyle="1" w:styleId="436">
    <w:name w:val="附录一级条标题"/>
    <w:basedOn w:val="267"/>
    <w:next w:val="85"/>
    <w:qFormat/>
    <w:uiPriority w:val="0"/>
    <w:pPr>
      <w:numPr>
        <w:ilvl w:val="2"/>
      </w:numPr>
      <w:autoSpaceDN w:val="0"/>
      <w:spacing w:before="0" w:beforeLines="0" w:after="0" w:afterLines="0"/>
      <w:outlineLvl w:val="2"/>
    </w:pPr>
  </w:style>
  <w:style w:type="paragraph" w:customStyle="1" w:styleId="437">
    <w:name w:val="标准规范2级"/>
    <w:basedOn w:val="1"/>
    <w:qFormat/>
    <w:uiPriority w:val="0"/>
    <w:pPr>
      <w:numPr>
        <w:ilvl w:val="0"/>
        <w:numId w:val="40"/>
      </w:numPr>
      <w:spacing w:before="120" w:line="360" w:lineRule="auto"/>
      <w:ind w:firstLine="0" w:firstLineChars="0"/>
    </w:pPr>
    <w:rPr>
      <w:rFonts w:eastAsia="黑体" w:cs="宋体"/>
      <w:color w:val="000000"/>
      <w:szCs w:val="20"/>
    </w:rPr>
  </w:style>
  <w:style w:type="paragraph" w:customStyle="1" w:styleId="438">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39">
    <w:name w:val="首页公司日期"/>
    <w:basedOn w:val="1"/>
    <w:qFormat/>
    <w:uiPriority w:val="0"/>
    <w:pPr>
      <w:jc w:val="center"/>
    </w:pPr>
    <w:rPr>
      <w:rFonts w:ascii="楷体_GB2312" w:eastAsia="楷体_GB2312" w:cs="宋体"/>
      <w:sz w:val="28"/>
      <w:szCs w:val="20"/>
    </w:rPr>
  </w:style>
  <w:style w:type="paragraph" w:customStyle="1" w:styleId="440">
    <w:name w:val="附录 2"/>
    <w:basedOn w:val="57"/>
    <w:next w:val="85"/>
    <w:qFormat/>
    <w:uiPriority w:val="0"/>
    <w:pPr>
      <w:numPr>
        <w:ilvl w:val="1"/>
        <w:numId w:val="15"/>
      </w:numPr>
      <w:suppressAutoHyphens w:val="0"/>
    </w:pPr>
    <w:rPr>
      <w:rFonts w:ascii="Calibri" w:hAnsi="Calibri"/>
      <w:kern w:val="2"/>
      <w:szCs w:val="24"/>
      <w:lang w:eastAsia="zh-CN"/>
    </w:rPr>
  </w:style>
  <w:style w:type="paragraph" w:customStyle="1" w:styleId="441">
    <w:name w:val="Char Char Char1"/>
    <w:basedOn w:val="1"/>
    <w:qFormat/>
    <w:uiPriority w:val="0"/>
    <w:pPr>
      <w:spacing w:line="360" w:lineRule="auto"/>
    </w:pPr>
    <w:rPr>
      <w:rFonts w:ascii="Tahoma" w:hAnsi="Tahoma"/>
      <w:sz w:val="24"/>
      <w:szCs w:val="20"/>
    </w:rPr>
  </w:style>
  <w:style w:type="paragraph" w:customStyle="1" w:styleId="442">
    <w:name w:val="Char12"/>
    <w:basedOn w:val="1"/>
    <w:qFormat/>
    <w:uiPriority w:val="0"/>
    <w:pPr>
      <w:spacing w:line="360" w:lineRule="auto"/>
    </w:pPr>
    <w:rPr>
      <w:rFonts w:ascii="Tahoma" w:hAnsi="Tahoma"/>
      <w:sz w:val="24"/>
      <w:szCs w:val="20"/>
    </w:rPr>
  </w:style>
  <w:style w:type="paragraph" w:customStyle="1" w:styleId="443">
    <w:name w:val="居中文字"/>
    <w:basedOn w:val="1"/>
    <w:qFormat/>
    <w:uiPriority w:val="0"/>
    <w:pPr>
      <w:widowControl/>
      <w:spacing w:line="360" w:lineRule="auto"/>
      <w:jc w:val="center"/>
    </w:pPr>
    <w:rPr>
      <w:rFonts w:ascii="Arial" w:hAnsi="Arial"/>
      <w:kern w:val="0"/>
      <w:szCs w:val="24"/>
    </w:rPr>
  </w:style>
  <w:style w:type="paragraph" w:customStyle="1" w:styleId="444">
    <w:name w:val="Style First line:  0.74 cm"/>
    <w:basedOn w:val="1"/>
    <w:qFormat/>
    <w:uiPriority w:val="0"/>
    <w:pPr>
      <w:widowControl/>
      <w:ind w:firstLine="420"/>
    </w:pPr>
    <w:rPr>
      <w:rFonts w:cs="宋体"/>
      <w:kern w:val="0"/>
      <w:szCs w:val="20"/>
      <w:lang w:val="en-GB" w:eastAsia="en-US"/>
    </w:rPr>
  </w:style>
  <w:style w:type="paragraph" w:customStyle="1" w:styleId="445">
    <w:name w:val="参考文献、索引标题"/>
    <w:basedOn w:val="84"/>
    <w:next w:val="1"/>
    <w:qFormat/>
    <w:uiPriority w:val="0"/>
    <w:pPr>
      <w:spacing w:after="200"/>
    </w:pPr>
    <w:rPr>
      <w:sz w:val="21"/>
    </w:rPr>
  </w:style>
  <w:style w:type="paragraph" w:customStyle="1" w:styleId="446">
    <w:name w:val="封面标准代替信息"/>
    <w:basedOn w:val="303"/>
    <w:qFormat/>
    <w:uiPriority w:val="0"/>
    <w:pPr>
      <w:framePr w:wrap="around"/>
      <w:spacing w:before="57"/>
    </w:pPr>
    <w:rPr>
      <w:rFonts w:ascii="宋体"/>
      <w:sz w:val="21"/>
    </w:rPr>
  </w:style>
  <w:style w:type="paragraph" w:customStyle="1" w:styleId="447">
    <w:name w:val="示例"/>
    <w:next w:val="85"/>
    <w:qFormat/>
    <w:uiPriority w:val="0"/>
    <w:pPr>
      <w:numPr>
        <w:ilvl w:val="0"/>
        <w:numId w:val="41"/>
      </w:numPr>
      <w:tabs>
        <w:tab w:val="clear" w:pos="1140"/>
      </w:tabs>
      <w:ind w:left="0" w:firstLine="200" w:firstLineChars="200"/>
      <w:jc w:val="both"/>
    </w:pPr>
    <w:rPr>
      <w:rFonts w:ascii="宋体" w:hAnsi="Times New Roman" w:eastAsia="宋体" w:cs="Times New Roman"/>
      <w:sz w:val="18"/>
      <w:lang w:val="en-US" w:eastAsia="zh-CN" w:bidi="ar-SA"/>
    </w:rPr>
  </w:style>
  <w:style w:type="paragraph" w:customStyle="1" w:styleId="448">
    <w:name w:val="封面公司英文名称"/>
    <w:qFormat/>
    <w:uiPriority w:val="0"/>
    <w:pPr>
      <w:spacing w:line="360" w:lineRule="auto"/>
      <w:jc w:val="center"/>
    </w:pPr>
    <w:rPr>
      <w:rFonts w:ascii="Arial" w:hAnsi="Arial" w:eastAsia="黑体" w:cs="Times New Roman"/>
      <w:sz w:val="21"/>
      <w:szCs w:val="24"/>
      <w:lang w:val="en-US" w:eastAsia="zh-CN" w:bidi="ar-SA"/>
    </w:rPr>
  </w:style>
  <w:style w:type="paragraph" w:customStyle="1" w:styleId="449">
    <w:name w:val="表格行"/>
    <w:basedOn w:val="57"/>
    <w:qFormat/>
    <w:uiPriority w:val="0"/>
    <w:pPr>
      <w:suppressAutoHyphens w:val="0"/>
      <w:spacing w:before="120" w:after="0"/>
      <w:ind w:firstLine="0"/>
      <w:jc w:val="center"/>
    </w:pPr>
    <w:rPr>
      <w:rFonts w:ascii="Calibri" w:hAnsi="Calibri"/>
      <w:kern w:val="2"/>
      <w:szCs w:val="24"/>
      <w:lang w:eastAsia="zh-CN"/>
    </w:rPr>
  </w:style>
  <w:style w:type="paragraph" w:customStyle="1" w:styleId="450">
    <w:name w:val="Char Char Char Char Char Char Char2"/>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451">
    <w:name w:val="标准名称"/>
    <w:basedOn w:val="1"/>
    <w:next w:val="418"/>
    <w:qFormat/>
    <w:uiPriority w:val="0"/>
    <w:pPr>
      <w:jc w:val="center"/>
    </w:pPr>
    <w:rPr>
      <w:b/>
      <w:spacing w:val="300"/>
      <w:sz w:val="44"/>
    </w:rPr>
  </w:style>
  <w:style w:type="paragraph" w:customStyle="1" w:styleId="452">
    <w:name w:val="图表索引 Char Char Char Char Char"/>
    <w:basedOn w:val="55"/>
    <w:next w:val="1"/>
    <w:qFormat/>
    <w:uiPriority w:val="0"/>
    <w:pPr>
      <w:spacing w:line="240" w:lineRule="auto"/>
    </w:pPr>
    <w:rPr>
      <w:rFonts w:ascii="宋体" w:hAnsi="宋体"/>
      <w:b/>
      <w:bCs/>
      <w:color w:val="0000FF"/>
      <w:kern w:val="2"/>
      <w:sz w:val="24"/>
      <w:u w:val="single"/>
    </w:rPr>
  </w:style>
  <w:style w:type="paragraph" w:customStyle="1" w:styleId="453">
    <w:name w:val="附录三级条标题"/>
    <w:basedOn w:val="454"/>
    <w:next w:val="85"/>
    <w:qFormat/>
    <w:uiPriority w:val="0"/>
    <w:pPr>
      <w:numPr>
        <w:ilvl w:val="4"/>
      </w:numPr>
      <w:outlineLvl w:val="4"/>
    </w:pPr>
  </w:style>
  <w:style w:type="paragraph" w:customStyle="1" w:styleId="454">
    <w:name w:val="附录二级条标题"/>
    <w:basedOn w:val="436"/>
    <w:next w:val="85"/>
    <w:qFormat/>
    <w:uiPriority w:val="0"/>
    <w:pPr>
      <w:numPr>
        <w:ilvl w:val="3"/>
      </w:numPr>
      <w:outlineLvl w:val="3"/>
    </w:pPr>
  </w:style>
  <w:style w:type="paragraph" w:customStyle="1" w:styleId="455">
    <w:name w:val="_图表编号"/>
    <w:basedOn w:val="20"/>
    <w:next w:val="254"/>
    <w:qFormat/>
    <w:uiPriority w:val="0"/>
    <w:pPr>
      <w:snapToGrid w:val="0"/>
      <w:spacing w:before="15" w:beforeLines="15" w:after="15" w:afterLines="15"/>
    </w:pPr>
    <w:rPr>
      <w:rFonts w:ascii="Arial" w:cs="Times New Roman"/>
      <w:szCs w:val="21"/>
    </w:rPr>
  </w:style>
  <w:style w:type="paragraph" w:customStyle="1" w:styleId="456">
    <w:name w:val="PMS2.0-正文"/>
    <w:basedOn w:val="1"/>
    <w:qFormat/>
    <w:uiPriority w:val="0"/>
    <w:pPr>
      <w:spacing w:line="360" w:lineRule="auto"/>
    </w:pPr>
    <w:rPr>
      <w:rFonts w:eastAsia="仿宋_GB2312"/>
      <w:sz w:val="24"/>
      <w:szCs w:val="20"/>
    </w:rPr>
  </w:style>
  <w:style w:type="paragraph" w:customStyle="1" w:styleId="457">
    <w:name w:val="样式 表格内容 + 加粗"/>
    <w:basedOn w:val="1"/>
    <w:qFormat/>
    <w:uiPriority w:val="0"/>
    <w:pPr>
      <w:jc w:val="center"/>
    </w:pPr>
    <w:rPr>
      <w:b/>
      <w:bCs/>
      <w:sz w:val="18"/>
      <w:szCs w:val="24"/>
    </w:rPr>
  </w:style>
  <w:style w:type="paragraph" w:customStyle="1" w:styleId="458">
    <w:name w:val="术语定义四级条标题"/>
    <w:basedOn w:val="316"/>
    <w:next w:val="85"/>
    <w:qFormat/>
    <w:uiPriority w:val="0"/>
    <w:pPr>
      <w:numPr>
        <w:ilvl w:val="3"/>
      </w:numPr>
    </w:pPr>
  </w:style>
  <w:style w:type="paragraph" w:customStyle="1" w:styleId="459">
    <w:name w:val="其他发布日期"/>
    <w:basedOn w:val="1"/>
    <w:qFormat/>
    <w:uiPriority w:val="0"/>
    <w:pPr>
      <w:framePr w:w="3997" w:h="471" w:hRule="exact" w:vSpace="181" w:wrap="around" w:vAnchor="page" w:hAnchor="page" w:x="1419" w:y="14097" w:anchorLock="1"/>
      <w:widowControl/>
      <w:jc w:val="left"/>
    </w:pPr>
    <w:rPr>
      <w:rFonts w:eastAsia="黑体"/>
      <w:kern w:val="0"/>
      <w:sz w:val="28"/>
      <w:szCs w:val="20"/>
    </w:rPr>
  </w:style>
  <w:style w:type="paragraph" w:customStyle="1" w:styleId="460">
    <w:name w:val="TOC 标题1"/>
    <w:basedOn w:val="4"/>
    <w:next w:val="1"/>
    <w:qFormat/>
    <w:uiPriority w:val="39"/>
    <w:pPr>
      <w:spacing w:before="480" w:line="276" w:lineRule="auto"/>
      <w:outlineLvl w:val="9"/>
    </w:pPr>
    <w:rPr>
      <w:rFonts w:ascii="Cambria" w:hAnsi="Cambria"/>
      <w:color w:val="365F91"/>
      <w:kern w:val="0"/>
      <w:sz w:val="28"/>
      <w:szCs w:val="28"/>
    </w:rPr>
  </w:style>
  <w:style w:type="paragraph" w:customStyle="1" w:styleId="461">
    <w:name w:val="样式 标题 1章标题 1Section Headh1l1&amp;31st levelList level 1H11..."/>
    <w:basedOn w:val="4"/>
    <w:qFormat/>
    <w:uiPriority w:val="0"/>
    <w:pPr>
      <w:tabs>
        <w:tab w:val="left" w:pos="360"/>
        <w:tab w:val="left" w:pos="432"/>
      </w:tabs>
      <w:spacing w:before="340" w:after="330" w:line="578" w:lineRule="auto"/>
      <w:ind w:left="432" w:hanging="432"/>
    </w:pPr>
    <w:rPr>
      <w:rFonts w:cs="宋体"/>
      <w:szCs w:val="20"/>
    </w:rPr>
  </w:style>
  <w:style w:type="paragraph" w:customStyle="1" w:styleId="462">
    <w:name w:val="CM45"/>
    <w:basedOn w:val="1"/>
    <w:next w:val="1"/>
    <w:qFormat/>
    <w:uiPriority w:val="0"/>
    <w:pPr>
      <w:autoSpaceDE w:val="0"/>
      <w:autoSpaceDN w:val="0"/>
      <w:adjustRightInd w:val="0"/>
      <w:spacing w:after="473"/>
      <w:jc w:val="left"/>
    </w:pPr>
    <w:rPr>
      <w:kern w:val="0"/>
      <w:sz w:val="24"/>
    </w:rPr>
  </w:style>
  <w:style w:type="paragraph" w:customStyle="1" w:styleId="463">
    <w:name w:val="NOTE"/>
    <w:basedOn w:val="387"/>
    <w:qFormat/>
    <w:uiPriority w:val="0"/>
    <w:pPr>
      <w:tabs>
        <w:tab w:val="left" w:pos="709"/>
      </w:tabs>
      <w:spacing w:before="0" w:after="100"/>
    </w:pPr>
    <w:rPr>
      <w:kern w:val="0"/>
      <w:sz w:val="16"/>
      <w:szCs w:val="20"/>
      <w:lang w:val="en-US" w:eastAsia="en-US"/>
    </w:rPr>
  </w:style>
  <w:style w:type="paragraph" w:customStyle="1" w:styleId="464">
    <w:name w:val="附录表标题续表"/>
    <w:basedOn w:val="377"/>
    <w:next w:val="85"/>
    <w:qFormat/>
    <w:uiPriority w:val="0"/>
    <w:pPr>
      <w:numPr>
        <w:numId w:val="42"/>
      </w:numPr>
      <w:tabs>
        <w:tab w:val="left" w:pos="360"/>
      </w:tabs>
    </w:pPr>
    <w:rPr>
      <w:b w:val="0"/>
    </w:rPr>
  </w:style>
  <w:style w:type="paragraph" w:customStyle="1" w:styleId="465">
    <w:name w:val="段 1"/>
    <w:basedOn w:val="85"/>
    <w:next w:val="85"/>
    <w:qFormat/>
    <w:uiPriority w:val="0"/>
    <w:pPr>
      <w:widowControl w:val="0"/>
      <w:spacing w:before="120" w:beforeLines="50" w:after="120"/>
      <w:ind w:firstLine="416" w:firstLineChars="0"/>
    </w:pPr>
    <w:rPr>
      <w:rFonts w:ascii="Calibri" w:hAnsi="Calibri"/>
      <w:bCs/>
      <w:i/>
      <w:iCs/>
      <w:color w:val="000000"/>
      <w:spacing w:val="20"/>
      <w:kern w:val="2"/>
      <w:szCs w:val="21"/>
    </w:rPr>
  </w:style>
  <w:style w:type="paragraph" w:customStyle="1" w:styleId="466">
    <w:name w:val="默认段落字体 Para Char Char Char"/>
    <w:basedOn w:val="1"/>
    <w:qFormat/>
    <w:uiPriority w:val="0"/>
  </w:style>
  <w:style w:type="paragraph" w:customStyle="1" w:styleId="467">
    <w:name w:val="正文_首行缩进2字符_段前段后"/>
    <w:basedOn w:val="1"/>
    <w:qFormat/>
    <w:uiPriority w:val="0"/>
    <w:pPr>
      <w:widowControl/>
      <w:spacing w:before="50" w:beforeLines="50" w:after="50" w:afterLines="50"/>
    </w:pPr>
    <w:rPr>
      <w:kern w:val="0"/>
      <w:sz w:val="24"/>
      <w:lang w:val="en-GB"/>
    </w:rPr>
  </w:style>
  <w:style w:type="paragraph" w:customStyle="1" w:styleId="468">
    <w:name w:val="C代码"/>
    <w:basedOn w:val="227"/>
    <w:qFormat/>
    <w:uiPriority w:val="0"/>
    <w:pPr>
      <w:widowControl w:val="0"/>
      <w:ind w:firstLine="452"/>
    </w:pPr>
    <w:rPr>
      <w:rFonts w:cs="宋体"/>
      <w:kern w:val="2"/>
      <w:szCs w:val="20"/>
      <w:lang w:val="en-US" w:eastAsia="zh-CN"/>
    </w:rPr>
  </w:style>
  <w:style w:type="paragraph" w:customStyle="1" w:styleId="469">
    <w:name w:val="附录四级条标题"/>
    <w:basedOn w:val="453"/>
    <w:next w:val="85"/>
    <w:qFormat/>
    <w:uiPriority w:val="0"/>
    <w:pPr>
      <w:numPr>
        <w:ilvl w:val="5"/>
      </w:numPr>
      <w:outlineLvl w:val="5"/>
    </w:pPr>
  </w:style>
  <w:style w:type="paragraph" w:customStyle="1" w:styleId="470">
    <w:name w:val="五级无标题条"/>
    <w:basedOn w:val="1"/>
    <w:qFormat/>
    <w:uiPriority w:val="0"/>
    <w:rPr>
      <w:rFonts w:ascii="黑体" w:eastAsia="黑体"/>
      <w:b/>
      <w:szCs w:val="24"/>
    </w:rPr>
  </w:style>
  <w:style w:type="paragraph" w:customStyle="1" w:styleId="471">
    <w:name w:val="封面公司名称"/>
    <w:basedOn w:val="1"/>
    <w:qFormat/>
    <w:uiPriority w:val="0"/>
    <w:pPr>
      <w:widowControl/>
      <w:jc w:val="center"/>
    </w:pPr>
    <w:rPr>
      <w:rFonts w:ascii="Arial" w:hAnsi="Arial" w:eastAsia="黑体"/>
      <w:b/>
      <w:kern w:val="0"/>
      <w:sz w:val="24"/>
    </w:rPr>
  </w:style>
  <w:style w:type="paragraph" w:customStyle="1" w:styleId="472">
    <w:name w:val="表格列标题"/>
    <w:basedOn w:val="1"/>
    <w:qFormat/>
    <w:uiPriority w:val="0"/>
    <w:pPr>
      <w:keepNext/>
      <w:autoSpaceDE w:val="0"/>
      <w:autoSpaceDN w:val="0"/>
      <w:adjustRightInd w:val="0"/>
      <w:jc w:val="center"/>
    </w:pPr>
    <w:rPr>
      <w:b/>
      <w:kern w:val="0"/>
      <w:szCs w:val="20"/>
    </w:rPr>
  </w:style>
  <w:style w:type="paragraph" w:customStyle="1" w:styleId="473">
    <w:name w:val="标准编号"/>
    <w:basedOn w:val="1"/>
    <w:next w:val="1"/>
    <w:qFormat/>
    <w:uiPriority w:val="0"/>
    <w:pPr>
      <w:pBdr>
        <w:bottom w:val="single" w:color="auto" w:sz="4" w:space="1"/>
      </w:pBdr>
      <w:jc w:val="center"/>
    </w:pPr>
    <w:rPr>
      <w:b/>
      <w:sz w:val="32"/>
    </w:rPr>
  </w:style>
  <w:style w:type="paragraph" w:customStyle="1" w:styleId="474">
    <w:name w:val="正文缩进斜体"/>
    <w:basedOn w:val="19"/>
    <w:qFormat/>
    <w:uiPriority w:val="0"/>
    <w:pPr>
      <w:widowControl/>
      <w:spacing w:line="360" w:lineRule="auto"/>
      <w:jc w:val="left"/>
    </w:pPr>
    <w:rPr>
      <w:rFonts w:ascii="Arial" w:hAnsi="Arial"/>
      <w:i/>
      <w:sz w:val="21"/>
    </w:rPr>
  </w:style>
  <w:style w:type="paragraph" w:customStyle="1" w:styleId="475">
    <w:name w:val="样式 样式 段前: 0.1 行 首行缩进:  2 字符 + 首行缩进:  2 字符 段前: 0.1 行1"/>
    <w:basedOn w:val="1"/>
    <w:qFormat/>
    <w:uiPriority w:val="0"/>
    <w:pPr>
      <w:spacing w:before="24" w:beforeLines="10" w:line="276" w:lineRule="auto"/>
      <w:ind w:firstLine="420"/>
    </w:pPr>
    <w:rPr>
      <w:rFonts w:cs="宋体"/>
      <w:szCs w:val="20"/>
    </w:rPr>
  </w:style>
  <w:style w:type="paragraph" w:customStyle="1" w:styleId="476">
    <w:name w:val="Tabletext"/>
    <w:basedOn w:val="1"/>
    <w:qFormat/>
    <w:uiPriority w:val="0"/>
    <w:pPr>
      <w:keepLines/>
      <w:spacing w:after="120" w:line="240" w:lineRule="atLeast"/>
      <w:jc w:val="left"/>
    </w:pPr>
    <w:rPr>
      <w:kern w:val="0"/>
      <w:sz w:val="20"/>
      <w:lang w:eastAsia="en-US"/>
    </w:rPr>
  </w:style>
  <w:style w:type="paragraph" w:customStyle="1" w:styleId="477">
    <w:name w:val="修订2"/>
    <w:semiHidden/>
    <w:qFormat/>
    <w:uiPriority w:val="99"/>
    <w:rPr>
      <w:rFonts w:ascii="Times New Roman" w:hAnsi="Times New Roman" w:eastAsia="宋体" w:cs="Times New Roman"/>
      <w:kern w:val="2"/>
      <w:sz w:val="21"/>
      <w:szCs w:val="24"/>
      <w:lang w:val="en-US" w:eastAsia="zh-CN" w:bidi="ar-SA"/>
    </w:rPr>
  </w:style>
  <w:style w:type="paragraph" w:customStyle="1" w:styleId="478">
    <w:name w:val="标准规范1级"/>
    <w:basedOn w:val="3"/>
    <w:qFormat/>
    <w:uiPriority w:val="0"/>
    <w:pPr>
      <w:numPr>
        <w:ilvl w:val="0"/>
        <w:numId w:val="43"/>
      </w:numPr>
      <w:spacing w:line="360" w:lineRule="auto"/>
      <w:ind w:firstLine="0" w:firstLineChars="0"/>
      <w:jc w:val="both"/>
    </w:pPr>
    <w:rPr>
      <w:rFonts w:ascii="Times New Roman" w:hAnsi="Times New Roman" w:eastAsia="黑体" w:cs="宋体"/>
      <w:b w:val="0"/>
      <w:bCs w:val="0"/>
      <w:kern w:val="0"/>
      <w:sz w:val="21"/>
      <w:szCs w:val="20"/>
    </w:rPr>
  </w:style>
  <w:style w:type="paragraph" w:customStyle="1" w:styleId="479">
    <w:name w:val="文章标题"/>
    <w:basedOn w:val="1"/>
    <w:qFormat/>
    <w:uiPriority w:val="0"/>
    <w:pPr>
      <w:widowControl/>
      <w:jc w:val="center"/>
    </w:pPr>
    <w:rPr>
      <w:rFonts w:ascii="Arial" w:hAnsi="Arial" w:cs="宋体"/>
      <w:b/>
      <w:bCs/>
      <w:kern w:val="0"/>
      <w:sz w:val="32"/>
      <w:szCs w:val="20"/>
    </w:rPr>
  </w:style>
  <w:style w:type="paragraph" w:customStyle="1" w:styleId="480">
    <w:name w:val="表格样式"/>
    <w:basedOn w:val="1"/>
    <w:qFormat/>
    <w:uiPriority w:val="0"/>
    <w:rPr>
      <w:rFonts w:ascii="宋体" w:hAnsi="宋体"/>
    </w:rPr>
  </w:style>
  <w:style w:type="paragraph" w:customStyle="1" w:styleId="481">
    <w:name w:val="正文圆点编号"/>
    <w:basedOn w:val="1"/>
    <w:qFormat/>
    <w:uiPriority w:val="0"/>
    <w:pPr>
      <w:adjustRightInd w:val="0"/>
      <w:spacing w:line="312" w:lineRule="atLeast"/>
      <w:ind w:left="907" w:hanging="425" w:firstLineChars="0"/>
      <w:textAlignment w:val="baseline"/>
    </w:pPr>
    <w:rPr>
      <w:rFonts w:ascii="宋体" w:hAnsi="Arial"/>
      <w:kern w:val="0"/>
      <w:sz w:val="24"/>
      <w:szCs w:val="20"/>
    </w:rPr>
  </w:style>
  <w:style w:type="paragraph" w:customStyle="1" w:styleId="482">
    <w:name w:val="封面标题头"/>
    <w:basedOn w:val="1"/>
    <w:next w:val="1"/>
    <w:qFormat/>
    <w:uiPriority w:val="0"/>
    <w:pPr>
      <w:widowControl/>
      <w:pBdr>
        <w:top w:val="single" w:color="auto" w:sz="18" w:space="1"/>
      </w:pBdr>
      <w:ind w:left="1600" w:leftChars="1600"/>
      <w:jc w:val="left"/>
    </w:pPr>
    <w:rPr>
      <w:rFonts w:ascii="Arial" w:hAnsi="Arial"/>
      <w:kern w:val="0"/>
    </w:rPr>
  </w:style>
  <w:style w:type="paragraph" w:customStyle="1" w:styleId="483">
    <w:name w:val="一级菜单"/>
    <w:basedOn w:val="4"/>
    <w:qFormat/>
    <w:uiPriority w:val="0"/>
    <w:pPr>
      <w:numPr>
        <w:numId w:val="4"/>
      </w:numPr>
      <w:suppressAutoHyphens/>
      <w:spacing w:before="340" w:after="330" w:line="400" w:lineRule="exact"/>
      <w:ind w:right="280"/>
    </w:pPr>
    <w:rPr>
      <w:kern w:val="1"/>
      <w:sz w:val="44"/>
    </w:rPr>
  </w:style>
  <w:style w:type="paragraph" w:customStyle="1" w:styleId="484">
    <w:name w:val="附录五级条标题"/>
    <w:basedOn w:val="469"/>
    <w:next w:val="85"/>
    <w:qFormat/>
    <w:uiPriority w:val="0"/>
    <w:pPr>
      <w:numPr>
        <w:ilvl w:val="6"/>
      </w:numPr>
      <w:outlineLvl w:val="6"/>
    </w:pPr>
  </w:style>
  <w:style w:type="paragraph" w:customStyle="1" w:styleId="485">
    <w:name w:val="实施日期"/>
    <w:basedOn w:val="296"/>
    <w:qFormat/>
    <w:uiPriority w:val="0"/>
    <w:pPr>
      <w:framePr w:hSpace="0" w:wrap="around" w:xAlign="right"/>
      <w:jc w:val="right"/>
    </w:pPr>
  </w:style>
  <w:style w:type="paragraph" w:customStyle="1" w:styleId="486">
    <w:name w:val="无间隔1"/>
    <w:qFormat/>
    <w:uiPriority w:val="1"/>
    <w:pPr>
      <w:widowControl w:val="0"/>
      <w:spacing w:after="200" w:line="276" w:lineRule="auto"/>
    </w:pPr>
    <w:rPr>
      <w:rFonts w:ascii="Times New Roman" w:hAnsi="Times New Roman" w:eastAsia="宋体" w:cs="Times New Roman"/>
      <w:kern w:val="2"/>
      <w:sz w:val="24"/>
      <w:szCs w:val="24"/>
      <w:lang w:val="en-US" w:eastAsia="zh-CN" w:bidi="ar-SA"/>
    </w:rPr>
  </w:style>
  <w:style w:type="paragraph" w:customStyle="1" w:styleId="487">
    <w:name w:val="突出显示"/>
    <w:basedOn w:val="1"/>
    <w:qFormat/>
    <w:uiPriority w:val="0"/>
    <w:pPr>
      <w:spacing w:line="360" w:lineRule="auto"/>
    </w:pPr>
    <w:rPr>
      <w:rFonts w:ascii="宋体" w:hAnsi="宋体"/>
      <w:b/>
      <w:sz w:val="24"/>
      <w:szCs w:val="24"/>
    </w:rPr>
  </w:style>
  <w:style w:type="paragraph" w:customStyle="1" w:styleId="488">
    <w:name w:val="标记 1"/>
    <w:basedOn w:val="85"/>
    <w:qFormat/>
    <w:uiPriority w:val="0"/>
    <w:pPr>
      <w:widowControl w:val="0"/>
      <w:numPr>
        <w:ilvl w:val="0"/>
        <w:numId w:val="44"/>
      </w:numPr>
      <w:spacing w:after="120"/>
      <w:ind w:firstLine="0" w:firstLineChars="0"/>
    </w:pPr>
    <w:rPr>
      <w:rFonts w:ascii="Calibri" w:hAnsi="Calibri"/>
      <w:spacing w:val="20"/>
      <w:kern w:val="2"/>
      <w:sz w:val="18"/>
      <w:szCs w:val="24"/>
    </w:rPr>
  </w:style>
  <w:style w:type="table" w:customStyle="1" w:styleId="489">
    <w:name w:val="浅色网格1"/>
    <w:basedOn w:val="58"/>
    <w:qFormat/>
    <w:uiPriority w:val="62"/>
    <w:rPr>
      <w:sz w:val="22"/>
      <w:lang w:eastAsia="en-US" w:bidi="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eastAsia="System"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eastAsia="System"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eastAsia="System" w:cs="Times New Roman"/>
        <w:b/>
        <w:bCs/>
      </w:rPr>
    </w:tblStylePr>
    <w:tblStylePr w:type="lastCol">
      <w:rPr>
        <w:rFonts w:eastAsia="System"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490">
    <w:name w:val="中等深浅底纹 12"/>
    <w:basedOn w:val="58"/>
    <w:qFormat/>
    <w:uiPriority w:val="63"/>
    <w:rPr>
      <w:rFonts w:ascii="Cambria" w:hAnsi="Cambria"/>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491">
    <w:name w:val="中等深浅底纹 1 - 强调文字颜色 11"/>
    <w:basedOn w:val="58"/>
    <w:qFormat/>
    <w:uiPriority w:val="63"/>
    <w:rPr>
      <w:sz w:val="22"/>
      <w:lang w:eastAsia="en-US" w:bidi="en-US"/>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492">
    <w:name w:val="中等深浅底纹 111"/>
    <w:basedOn w:val="58"/>
    <w:qFormat/>
    <w:uiPriority w:val="63"/>
    <w:rPr>
      <w:rFonts w:ascii="Cambria" w:hAnsi="Cambria"/>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493">
    <w:name w:val="浅色底纹2"/>
    <w:basedOn w:val="58"/>
    <w:qFormat/>
    <w:uiPriority w:val="60"/>
    <w:rPr>
      <w:color w:val="000000"/>
      <w:sz w:val="22"/>
      <w:lang w:eastAsia="en-US" w:bidi="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494">
    <w:name w:val="网格型1"/>
    <w:basedOn w:val="58"/>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5">
    <w:name w:val="中等深浅底纹 11"/>
    <w:basedOn w:val="58"/>
    <w:qFormat/>
    <w:uiPriority w:val="63"/>
    <w:rPr>
      <w:rFonts w:ascii="Cambria" w:hAnsi="Cambria"/>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496">
    <w:name w:val="浅色列表 - 强调文字颜色 11"/>
    <w:basedOn w:val="58"/>
    <w:qFormat/>
    <w:uiPriority w:val="61"/>
    <w:rPr>
      <w:sz w:val="22"/>
      <w:lang w:eastAsia="en-US" w:bidi="en-US"/>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497">
    <w:name w:val="浅色底纹1"/>
    <w:basedOn w:val="58"/>
    <w:qFormat/>
    <w:uiPriority w:val="60"/>
    <w:rPr>
      <w:color w:val="000000"/>
      <w:sz w:val="22"/>
      <w:lang w:eastAsia="en-US" w:bidi="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paragraph" w:customStyle="1" w:styleId="498">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character" w:customStyle="1" w:styleId="499">
    <w:name w:val="题注 字符"/>
    <w:link w:val="20"/>
    <w:qFormat/>
    <w:uiPriority w:val="0"/>
    <w:rPr>
      <w:rFonts w:ascii="宋体" w:hAnsi="Arial" w:eastAsia="黑体" w:cs="Arial"/>
      <w:kern w:val="2"/>
      <w:sz w:val="21"/>
    </w:rPr>
  </w:style>
  <w:style w:type="character" w:customStyle="1" w:styleId="500">
    <w:name w:val="一级条标题 字符"/>
    <w:qFormat/>
    <w:uiPriority w:val="0"/>
    <w:rPr>
      <w:rFonts w:ascii="黑体" w:eastAsia="黑体"/>
      <w:sz w:val="21"/>
      <w:szCs w:val="21"/>
    </w:rPr>
  </w:style>
  <w:style w:type="character" w:customStyle="1" w:styleId="501">
    <w:name w:val="csg正文 Char"/>
    <w:link w:val="502"/>
    <w:qFormat/>
    <w:uiPriority w:val="0"/>
    <w:rPr>
      <w:sz w:val="21"/>
      <w:szCs w:val="21"/>
    </w:rPr>
  </w:style>
  <w:style w:type="paragraph" w:customStyle="1" w:styleId="502">
    <w:name w:val="csg正文"/>
    <w:link w:val="501"/>
    <w:qFormat/>
    <w:uiPriority w:val="0"/>
    <w:pPr>
      <w:ind w:firstLine="640" w:firstLineChars="200"/>
      <w:jc w:val="both"/>
    </w:pPr>
    <w:rPr>
      <w:rFonts w:ascii="Times New Roman" w:hAnsi="Times New Roman" w:eastAsia="宋体" w:cs="Times New Roman"/>
      <w:sz w:val="21"/>
      <w:szCs w:val="21"/>
      <w:lang w:val="en-US" w:eastAsia="zh-CN" w:bidi="ar-SA"/>
    </w:rPr>
  </w:style>
  <w:style w:type="character" w:customStyle="1" w:styleId="503">
    <w:name w:val="二级条标题 字符"/>
    <w:link w:val="348"/>
    <w:qFormat/>
    <w:uiPriority w:val="0"/>
    <w:rPr>
      <w:rFonts w:ascii="黑体" w:eastAsia="黑体"/>
      <w:b/>
      <w:sz w:val="21"/>
    </w:rPr>
  </w:style>
  <w:style w:type="paragraph" w:customStyle="1" w:styleId="504">
    <w:name w:val="Table Paragraph"/>
    <w:basedOn w:val="1"/>
    <w:qFormat/>
    <w:uiPriority w:val="1"/>
    <w:pPr>
      <w:autoSpaceDE w:val="0"/>
      <w:autoSpaceDN w:val="0"/>
      <w:ind w:left="107"/>
      <w:jc w:val="left"/>
    </w:pPr>
    <w:rPr>
      <w:rFonts w:eastAsia="Times New Roman"/>
      <w:kern w:val="0"/>
      <w:sz w:val="22"/>
      <w:lang w:eastAsia="en-US"/>
    </w:rPr>
  </w:style>
  <w:style w:type="paragraph" w:customStyle="1" w:styleId="505">
    <w:name w:val="修订3"/>
    <w:hidden/>
    <w:semiHidden/>
    <w:qFormat/>
    <w:uiPriority w:val="99"/>
    <w:rPr>
      <w:rFonts w:ascii="Times New Roman" w:hAnsi="Times New Roman" w:eastAsia="宋体" w:cs="Times New Roman"/>
      <w:kern w:val="2"/>
      <w:sz w:val="21"/>
      <w:szCs w:val="22"/>
      <w:lang w:val="en-US" w:eastAsia="zh-CN" w:bidi="ar-SA"/>
    </w:rPr>
  </w:style>
  <w:style w:type="paragraph" w:customStyle="1" w:styleId="506">
    <w:name w:val="注×：（正文）"/>
    <w:qFormat/>
    <w:uiPriority w:val="0"/>
    <w:pPr>
      <w:numPr>
        <w:ilvl w:val="0"/>
        <w:numId w:val="45"/>
      </w:numPr>
      <w:jc w:val="both"/>
    </w:pPr>
    <w:rPr>
      <w:rFonts w:ascii="宋体" w:hAnsi="Times New Roman" w:eastAsia="宋体" w:cs="Times New Roman"/>
      <w:sz w:val="18"/>
      <w:szCs w:val="18"/>
      <w:lang w:val="en-US" w:eastAsia="zh-CN" w:bidi="ar-SA"/>
    </w:rPr>
  </w:style>
  <w:style w:type="paragraph" w:customStyle="1" w:styleId="507">
    <w:name w:val="本文正文"/>
    <w:basedOn w:val="85"/>
    <w:link w:val="508"/>
    <w:qFormat/>
    <w:uiPriority w:val="0"/>
    <w:pPr>
      <w:tabs>
        <w:tab w:val="center" w:pos="4201"/>
        <w:tab w:val="right" w:leader="dot" w:pos="9298"/>
      </w:tabs>
      <w:autoSpaceDE w:val="0"/>
      <w:autoSpaceDN w:val="0"/>
      <w:ind w:firstLine="420"/>
    </w:pPr>
    <w:rPr>
      <w:lang w:val="zh-CN"/>
    </w:rPr>
  </w:style>
  <w:style w:type="character" w:customStyle="1" w:styleId="508">
    <w:name w:val="本文正文 Char"/>
    <w:link w:val="507"/>
    <w:qFormat/>
    <w:uiPriority w:val="0"/>
    <w:rPr>
      <w:rFonts w:ascii="宋体"/>
      <w:sz w:val="21"/>
      <w:lang w:val="zh-CN" w:eastAsia="zh-CN"/>
    </w:rPr>
  </w:style>
  <w:style w:type="character" w:customStyle="1" w:styleId="509">
    <w:name w:val="表格文本 Char"/>
    <w:link w:val="293"/>
    <w:qFormat/>
    <w:uiPriority w:val="0"/>
    <w:rPr>
      <w:sz w:val="24"/>
    </w:rPr>
  </w:style>
  <w:style w:type="character" w:customStyle="1" w:styleId="510">
    <w:name w:val="fontstyle01"/>
    <w:qFormat/>
    <w:uiPriority w:val="0"/>
    <w:rPr>
      <w:rFonts w:hint="default" w:ascii="TimesNewRomanPS-BoldMT" w:hAnsi="TimesNewRomanPS-BoldMT"/>
      <w:b/>
      <w:bCs/>
      <w:color w:val="000000"/>
      <w:sz w:val="18"/>
      <w:szCs w:val="18"/>
    </w:rPr>
  </w:style>
  <w:style w:type="table" w:customStyle="1" w:styleId="511">
    <w:name w:val="Table Normal1"/>
    <w:semiHidden/>
    <w:unhideWhenUsed/>
    <w:qFormat/>
    <w:uiPriority w:val="0"/>
    <w:tblPr>
      <w:tblCellMar>
        <w:top w:w="0" w:type="dxa"/>
        <w:left w:w="0" w:type="dxa"/>
        <w:bottom w:w="0" w:type="dxa"/>
        <w:right w:w="0" w:type="dxa"/>
      </w:tblCellMar>
    </w:tblPr>
  </w:style>
  <w:style w:type="table" w:customStyle="1" w:styleId="512">
    <w:name w:val="网格型8"/>
    <w:qFormat/>
    <w:uiPriority w:val="0"/>
    <w:rPr>
      <w:rFonts w:ascii="等线" w:hAnsi="等线" w:eastAsia="等线"/>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513">
    <w:name w:val="网格型9"/>
    <w:qFormat/>
    <w:uiPriority w:val="0"/>
    <w:rPr>
      <w:rFonts w:ascii="等线" w:hAnsi="等线" w:eastAsia="等线"/>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514">
    <w:name w:val="网格型10"/>
    <w:qFormat/>
    <w:uiPriority w:val="0"/>
    <w:rPr>
      <w:rFonts w:ascii="等线" w:hAnsi="等线" w:eastAsia="等线"/>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515">
    <w:name w:val="网格型11"/>
    <w:qFormat/>
    <w:uiPriority w:val="0"/>
    <w:rPr>
      <w:rFonts w:ascii="等线" w:hAnsi="等线" w:eastAsia="等线"/>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516">
    <w:name w:val="table"/>
    <w:qFormat/>
    <w:uiPriority w:val="0"/>
    <w:rPr>
      <w:lang w:eastAsia="en-US"/>
    </w:rPr>
    <w:tblPr>
      <w:tblCellMar>
        <w:top w:w="0" w:type="dxa"/>
        <w:left w:w="0" w:type="dxa"/>
        <w:bottom w:w="0" w:type="dxa"/>
        <w:right w:w="0" w:type="dxa"/>
      </w:tblCellMar>
    </w:tblPr>
  </w:style>
  <w:style w:type="table" w:customStyle="1" w:styleId="517">
    <w:name w:val="Table Normal3"/>
    <w:semiHidden/>
    <w:unhideWhenUsed/>
    <w:qFormat/>
    <w:uiPriority w:val="0"/>
    <w:tblPr>
      <w:tblCellMar>
        <w:top w:w="0" w:type="dxa"/>
        <w:left w:w="0" w:type="dxa"/>
        <w:bottom w:w="0" w:type="dxa"/>
        <w:right w:w="0" w:type="dxa"/>
      </w:tblCellMar>
    </w:tblPr>
  </w:style>
  <w:style w:type="table" w:customStyle="1" w:styleId="518">
    <w:name w:val="Table Normal4"/>
    <w:semiHidden/>
    <w:unhideWhenUsed/>
    <w:qFormat/>
    <w:uiPriority w:val="0"/>
    <w:tblPr>
      <w:tblCellMar>
        <w:top w:w="0" w:type="dxa"/>
        <w:left w:w="0" w:type="dxa"/>
        <w:bottom w:w="0" w:type="dxa"/>
        <w:right w:w="0" w:type="dxa"/>
      </w:tblCellMar>
    </w:tblPr>
  </w:style>
  <w:style w:type="paragraph" w:customStyle="1" w:styleId="519">
    <w:name w:val="csg表内容"/>
    <w:qFormat/>
    <w:uiPriority w:val="0"/>
    <w:pPr>
      <w:widowControl w:val="0"/>
      <w:adjustRightInd w:val="0"/>
      <w:snapToGrid w:val="0"/>
      <w:jc w:val="center"/>
    </w:pPr>
    <w:rPr>
      <w:rFonts w:ascii="Times New Roman" w:hAnsi="Times New Roman" w:eastAsia="宋体" w:cs="Times New Roman"/>
      <w:sz w:val="18"/>
      <w:szCs w:val="18"/>
      <w:lang w:val="en-US" w:eastAsia="zh-CN" w:bidi="ar-SA"/>
    </w:rPr>
  </w:style>
  <w:style w:type="table" w:customStyle="1" w:styleId="520">
    <w:name w:val="网格型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521">
    <w:name w:val="网格型5"/>
    <w:qFormat/>
    <w:uiPriority w:val="0"/>
    <w:rPr>
      <w:rFonts w:ascii="等线" w:hAnsi="等线" w:eastAsia="等线"/>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522">
    <w:name w:val="网格型6"/>
    <w:qFormat/>
    <w:uiPriority w:val="0"/>
    <w:rPr>
      <w:rFonts w:ascii="等线" w:hAnsi="等线" w:eastAsia="等线"/>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523">
    <w:name w:val="网格型7"/>
    <w:qFormat/>
    <w:uiPriority w:val="0"/>
    <w:rPr>
      <w:rFonts w:ascii="等线" w:hAnsi="等线" w:eastAsia="等线"/>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524">
    <w:name w:val="Table Normal2"/>
    <w:semiHidden/>
    <w:unhideWhenUsed/>
    <w:qFormat/>
    <w:uiPriority w:val="2"/>
    <w:pPr>
      <w:widowControl w:val="0"/>
      <w:autoSpaceDE w:val="0"/>
      <w:autoSpaceDN w:val="0"/>
    </w:pPr>
    <w:rPr>
      <w:rFonts w:ascii="等线" w:hAnsi="等线" w:eastAsia="等线"/>
      <w:sz w:val="22"/>
      <w:lang w:eastAsia="en-US"/>
    </w:rPr>
    <w:tblPr>
      <w:tblCellMar>
        <w:top w:w="0" w:type="dxa"/>
        <w:left w:w="0" w:type="dxa"/>
        <w:bottom w:w="0" w:type="dxa"/>
        <w:right w:w="0" w:type="dxa"/>
      </w:tblCellMar>
    </w:tblPr>
  </w:style>
  <w:style w:type="table" w:customStyle="1" w:styleId="525">
    <w:name w:val="网格型12"/>
    <w:qFormat/>
    <w:uiPriority w:val="0"/>
    <w:rPr>
      <w:rFonts w:ascii="等线" w:hAnsi="等线" w:eastAsia="等线"/>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8.emf"/><Relationship Id="rId34" Type="http://schemas.openxmlformats.org/officeDocument/2006/relationships/image" Target="media/image7.wmf"/><Relationship Id="rId33" Type="http://schemas.openxmlformats.org/officeDocument/2006/relationships/oleObject" Target="embeddings/oleObject3.bin"/><Relationship Id="rId32" Type="http://schemas.openxmlformats.org/officeDocument/2006/relationships/image" Target="media/image6.emf"/><Relationship Id="rId31" Type="http://schemas.openxmlformats.org/officeDocument/2006/relationships/image" Target="media/image5.emf"/><Relationship Id="rId30" Type="http://schemas.openxmlformats.org/officeDocument/2006/relationships/oleObject" Target="embeddings/oleObject2.bin"/><Relationship Id="rId3" Type="http://schemas.openxmlformats.org/officeDocument/2006/relationships/comments" Target="comments.xml"/><Relationship Id="rId29" Type="http://schemas.openxmlformats.org/officeDocument/2006/relationships/image" Target="media/image4.emf"/><Relationship Id="rId28" Type="http://schemas.openxmlformats.org/officeDocument/2006/relationships/image" Target="media/image3.emf"/><Relationship Id="rId27" Type="http://schemas.openxmlformats.org/officeDocument/2006/relationships/oleObject" Target="embeddings/Microsoft_Visio_2003-2010___2.vsd"/><Relationship Id="rId26" Type="http://schemas.openxmlformats.org/officeDocument/2006/relationships/image" Target="media/image2.emf"/><Relationship Id="rId25" Type="http://schemas.openxmlformats.org/officeDocument/2006/relationships/oleObject" Target="embeddings/Microsoft_Visio_2003-2010___1.vsd"/><Relationship Id="rId24" Type="http://schemas.openxmlformats.org/officeDocument/2006/relationships/image" Target="media/image1.emf"/><Relationship Id="rId23" Type="http://schemas.openxmlformats.org/officeDocument/2006/relationships/oleObject" Target="embeddings/oleObject1.bin"/><Relationship Id="rId22" Type="http://schemas.openxmlformats.org/officeDocument/2006/relationships/theme" Target="theme/theme1.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6.xml"/><Relationship Id="rId17" Type="http://schemas.openxmlformats.org/officeDocument/2006/relationships/header" Target="head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25784-3DB5-42AF-B2EF-52DDB3B8AA90}">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40</Pages>
  <Words>6447</Words>
  <Characters>7438</Characters>
  <Lines>868</Lines>
  <Paragraphs>1299</Paragraphs>
  <TotalTime>1</TotalTime>
  <ScaleCrop>false</ScaleCrop>
  <LinksUpToDate>false</LinksUpToDate>
  <CharactersWithSpaces>7611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2025-10-17T02:11:00Z</dcterms:created>
  <dc:creator>裴爱华</dc:creator>
  <cp:lastModifiedBy>黄博阳</cp:lastModifiedBy>
  <cp:lastPrinted>2024-03-22T07:25:00Z</cp:lastPrinted>
  <dcterms:modified xsi:type="dcterms:W3CDTF">2026-03-02T03:34:00Z</dcterms:modified>
  <cp:revision>2800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_2015_ms_pID_725343">
    <vt:lpwstr>(3)5RzHUrrNrjYftt4INUrA4VAjwlbCS+ESKIQ3mf0De3BmKvrDDyKls+ZAaAsquZkmRAiZBkWd
TuVUfbZg8APYLuRIjJcz33CthJ49+bLrv9oRdtJbx0OvL264WKFd+yIfUqlQSOGEww1PkB+E
RRK3UelAMmOUkSQKjU5UKoGC7MmvdC/vd6L6A/Sw9hZU4eFxK67kAgle+f5SPIebY08FTfx4
HxeKLL+FRLDGx6T1sv</vt:lpwstr>
  </property>
  <property fmtid="{D5CDD505-2E9C-101B-9397-08002B2CF9AE}" pid="4" name="_2015_ms_pID_7253431">
    <vt:lpwstr>Gu0ksHsIxqaDzMGPmW3qHUDOPbU8fPLHBxBUrz9FoCdJWN+UuGhjHv
vZIe6RyJCyyyNB91IIijG7OsvT1WSr1ww8aEQn905NrTnCmDkNX4NGRQp2HBn3ht+RHI/rCK
+mYyUkg6WCSskw0Cr978GMEAdsKVLOs9ThemUXbnzEbRjCi1bca1KQIR7+0H3lfewCjJNUv+
khHprXC0zUpFcvFKBjom17mbqHV/sl/Ibep7</vt:lpwstr>
  </property>
  <property fmtid="{D5CDD505-2E9C-101B-9397-08002B2CF9AE}" pid="5" name="_2015_ms_pID_7253432">
    <vt:lpwstr>Rg==</vt:lpwstr>
  </property>
  <property fmtid="{D5CDD505-2E9C-101B-9397-08002B2CF9AE}" pid="6" name="ICV">
    <vt:lpwstr>170E87AE1386410C970C04D762BBEAF4_12</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1761186181</vt:lpwstr>
  </property>
  <property fmtid="{D5CDD505-2E9C-101B-9397-08002B2CF9AE}" pid="11" name="KSOTemplateDocerSaveRecord">
    <vt:lpwstr>eyJoZGlkIjoiNmJmMzdlYzI0NGUyOGU5ZjM2ZmE5NmZlMDk5NzYxMDkiLCJ1c2VySWQiOiI2Mjg0ODM1MzYifQ==</vt:lpwstr>
  </property>
</Properties>
</file>