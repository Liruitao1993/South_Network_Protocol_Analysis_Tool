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C6A3B">
      <w:pPr>
        <w:pStyle w:val="151"/>
        <w:rPr>
          <w:rFonts w:ascii="Times New Roman"/>
        </w:rPr>
      </w:pPr>
      <w:bookmarkStart w:id="1024" w:name="_GoBack"/>
      <w:bookmarkEnd w:id="1024"/>
      <w:r>
        <w:rPr>
          <w:rFonts w:ascii="Times New Roman"/>
        </w:rPr>
        <w:t>ICS</w:t>
      </w:r>
      <w:r>
        <w:rPr>
          <w:rFonts w:ascii="Times New Roman" w:eastAsia="MS Mincho"/>
        </w:rPr>
        <w:t> </w:t>
      </w:r>
      <w:bookmarkStart w:id="0" w:name="ICS"/>
      <w:r>
        <w:rPr>
          <w:rFonts w:ascii="Times New Roman"/>
        </w:rPr>
        <w:fldChar w:fldCharType="begin">
          <w:ffData>
            <w:name w:val="ICS"/>
            <w:enabled/>
            <w:calcOnExit w:val="0"/>
            <w:helpText w:type="text" w:val="请输入正确的ICS号："/>
            <w:textInput>
              <w:default w:val="点击此处添加ICS号"/>
            </w:textInput>
          </w:ffData>
        </w:fldChar>
      </w:r>
      <w:r>
        <w:rPr>
          <w:rFonts w:ascii="Times New Roman"/>
        </w:rPr>
        <w:instrText xml:space="preserve"> FORMTEXT </w:instrText>
      </w:r>
      <w:r>
        <w:rPr>
          <w:rFonts w:ascii="Times New Roman"/>
        </w:rPr>
        <w:fldChar w:fldCharType="separate"/>
      </w:r>
      <w:r>
        <w:rPr>
          <w:rFonts w:hint="eastAsia" w:ascii="Times New Roman"/>
          <w:lang/>
        </w:rPr>
        <w:t>点击此处添加ICS号</w:t>
      </w:r>
      <w:r>
        <w:rPr>
          <w:rFonts w:ascii="Times New Roman"/>
        </w:rPr>
        <w:fldChar w:fldCharType="end"/>
      </w:r>
      <w:bookmarkEnd w:id="0"/>
    </w:p>
    <w:p w14:paraId="19A7782F">
      <w:pPr>
        <w:pStyle w:val="151"/>
        <w:rPr>
          <w:rFonts w:ascii="Times New Roman"/>
        </w:rPr>
      </w:pPr>
      <w:bookmarkStart w:id="1" w:name="WXFLH"/>
      <w:r>
        <w:rPr>
          <w:rFonts w:ascii="Times New Roman"/>
        </w:rPr>
        <w:fldChar w:fldCharType="begin">
          <w:ffData>
            <w:name w:val="WXFLH"/>
            <w:enabled/>
            <w:calcOnExit w:val="0"/>
            <w:helpText w:type="text" w:val="请输入中国标准文献分类号："/>
            <w:textInput>
              <w:default w:val="点击此处添加中国标准文献分类号"/>
            </w:textInput>
          </w:ffData>
        </w:fldChar>
      </w:r>
      <w:r>
        <w:rPr>
          <w:rFonts w:ascii="Times New Roman"/>
        </w:rPr>
        <w:instrText xml:space="preserve"> FORMTEXT </w:instrText>
      </w:r>
      <w:r>
        <w:rPr>
          <w:rFonts w:ascii="Times New Roman"/>
        </w:rPr>
        <w:fldChar w:fldCharType="separate"/>
      </w:r>
      <w:r>
        <w:rPr>
          <w:rFonts w:hint="eastAsia" w:ascii="Times New Roman"/>
          <w:lang/>
        </w:rPr>
        <w:t>点击此处添加中国标准文献分类号</w:t>
      </w:r>
      <w:r>
        <w:rPr>
          <w:rFonts w:ascii="Times New Roman"/>
        </w:rPr>
        <w:fldChar w:fldCharType="end"/>
      </w:r>
      <w:bookmarkEnd w:id="1"/>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4"/>
      </w:tblGrid>
      <w:tr w14:paraId="6D056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trPr>
        <w:tc>
          <w:tcPr>
            <w:tcW w:w="9854" w:type="dxa"/>
            <w:tcBorders>
              <w:top w:val="nil"/>
              <w:left w:val="nil"/>
              <w:bottom w:val="nil"/>
              <w:right w:val="nil"/>
            </w:tcBorders>
            <w:noWrap w:val="0"/>
            <w:vAlign w:val="top"/>
          </w:tcPr>
          <w:p w14:paraId="720CDBDD">
            <w:pPr>
              <w:pStyle w:val="151"/>
              <w:rPr>
                <w:rFonts w:ascii="Times New Roman"/>
              </w:rPr>
            </w:pPr>
            <w:r>
              <w:rPr>
                <w:rFonts w:ascii="Times New Roman"/>
                <w:lang/>
              </w:rPr>
              <w:pict>
                <v:rect id="BAH" o:spid="_x0000_s1039" o:spt="1" style="position:absolute;left:0pt;margin-left:-5.25pt;margin-top:0pt;height:15.6pt;width:68.25pt;z-index:-251652096;mso-width-relative:page;mso-height-relative:page;" stroked="f" coordsize="21600,21600">
                  <v:path/>
                  <v:fill focussize="0,0"/>
                  <v:stroke on="f"/>
                  <v:imagedata o:title=""/>
                  <o:lock v:ext="edit"/>
                </v:rect>
              </w:pict>
            </w:r>
            <w:r>
              <w:rPr>
                <w:rFonts w:ascii="Times New Roman"/>
              </w:rPr>
              <w:fldChar w:fldCharType="begin">
                <w:ffData>
                  <w:name w:val="BAH"/>
                  <w:enabled/>
                  <w:calcOnExit w:val="0"/>
                  <w:textInput/>
                </w:ffData>
              </w:fldChar>
            </w:r>
            <w:bookmarkStart w:id="2" w:name="BAH"/>
            <w:r>
              <w:rPr>
                <w:rFonts w:ascii="Times New Roman"/>
              </w:rPr>
              <w:instrText xml:space="preserve"> FORMTEXT </w:instrText>
            </w:r>
            <w:r>
              <w:rPr>
                <w:rFonts w:ascii="Times New Roman"/>
              </w:rPr>
              <w:fldChar w:fldCharType="separate"/>
            </w:r>
            <w:r>
              <w:rPr>
                <w:rFonts w:ascii="Times New Roman"/>
                <w:lang/>
              </w:rPr>
              <w:t> </w:t>
            </w:r>
            <w:r>
              <w:rPr>
                <w:rFonts w:ascii="Times New Roman"/>
                <w:lang/>
              </w:rPr>
              <w:t> </w:t>
            </w:r>
            <w:r>
              <w:rPr>
                <w:rFonts w:ascii="Times New Roman"/>
                <w:lang/>
              </w:rPr>
              <w:t> </w:t>
            </w:r>
            <w:r>
              <w:rPr>
                <w:rFonts w:ascii="Times New Roman"/>
                <w:lang/>
              </w:rPr>
              <w:t> </w:t>
            </w:r>
            <w:r>
              <w:rPr>
                <w:rFonts w:ascii="Times New Roman"/>
                <w:lang/>
              </w:rPr>
              <w:t> </w:t>
            </w:r>
            <w:r>
              <w:rPr>
                <w:rFonts w:ascii="Times New Roman"/>
              </w:rPr>
              <w:fldChar w:fldCharType="end"/>
            </w:r>
            <w:bookmarkEnd w:id="2"/>
          </w:p>
        </w:tc>
      </w:tr>
    </w:tbl>
    <w:p w14:paraId="26D0E2D5">
      <w:pPr>
        <w:pStyle w:val="137"/>
      </w:pPr>
      <w:r>
        <w:t>Q/</w:t>
      </w:r>
      <w:bookmarkStart w:id="3" w:name="c5"/>
      <w:r>
        <w:fldChar w:fldCharType="begin">
          <w:ffData>
            <w:name w:val="c5"/>
            <w:enabled/>
            <w:calcOnExit w:val="0"/>
            <w:textInput>
              <w:default w:val="GDW"/>
            </w:textInput>
          </w:ffData>
        </w:fldChar>
      </w:r>
      <w:r>
        <w:instrText xml:space="preserve"> FORMTEXT </w:instrText>
      </w:r>
      <w:r>
        <w:fldChar w:fldCharType="separate"/>
      </w:r>
      <w:r>
        <w:rPr>
          <w:lang/>
        </w:rPr>
        <w:t>GDW</w:t>
      </w:r>
      <w:r>
        <w:fldChar w:fldCharType="end"/>
      </w:r>
      <w:bookmarkEnd w:id="3"/>
    </w:p>
    <w:p w14:paraId="473E82D7">
      <w:pPr>
        <w:pStyle w:val="138"/>
        <w:rPr>
          <w:rFonts w:ascii="Times New Roman" w:hAnsi="Times New Roman"/>
        </w:rPr>
      </w:pPr>
      <w:bookmarkStart w:id="4" w:name="c6"/>
      <w:r>
        <w:rPr>
          <w:rFonts w:ascii="Times New Roman" w:hAnsi="Times New Roman"/>
        </w:rPr>
        <w:fldChar w:fldCharType="begin">
          <w:ffData>
            <w:name w:val="c6"/>
            <w:enabled/>
            <w:calcOnExit w:val="0"/>
            <w:textInput>
              <w:default w:val="国家电网公司"/>
            </w:textInput>
          </w:ffData>
        </w:fldChar>
      </w:r>
      <w:r>
        <w:rPr>
          <w:rFonts w:ascii="Times New Roman" w:hAnsi="Times New Roman"/>
        </w:rPr>
        <w:instrText xml:space="preserve"> FORMTEXT </w:instrText>
      </w:r>
      <w:r>
        <w:rPr>
          <w:rFonts w:ascii="Times New Roman" w:hAnsi="Times New Roman"/>
        </w:rPr>
        <w:fldChar w:fldCharType="separate"/>
      </w:r>
      <w:r>
        <w:rPr>
          <w:rFonts w:hint="eastAsia" w:ascii="Times New Roman" w:hAnsi="Times New Roman"/>
          <w:lang/>
        </w:rPr>
        <w:t>国家电网有限公司</w:t>
      </w:r>
      <w:r>
        <w:rPr>
          <w:rFonts w:ascii="Times New Roman" w:hAnsi="Times New Roman"/>
        </w:rPr>
        <w:fldChar w:fldCharType="end"/>
      </w:r>
      <w:bookmarkEnd w:id="4"/>
      <w:r>
        <w:rPr>
          <w:rFonts w:ascii="Times New Roman" w:hAnsi="Times New Roman"/>
        </w:rPr>
        <w:t>企业标准</w:t>
      </w:r>
    </w:p>
    <w:p w14:paraId="59DB28FB">
      <w:pPr>
        <w:pStyle w:val="75"/>
        <w:rPr>
          <w:rFonts w:ascii="Times New Roman"/>
        </w:rPr>
      </w:pPr>
      <w:r>
        <w:rPr>
          <w:rFonts w:ascii="Times New Roman"/>
        </w:rPr>
        <w:t>Q/</w:t>
      </w:r>
      <w:bookmarkStart w:id="5" w:name="StdNo0"/>
      <w:r>
        <w:rPr>
          <w:rFonts w:ascii="Times New Roman"/>
        </w:rPr>
        <w:fldChar w:fldCharType="begin">
          <w:ffData>
            <w:name w:val="StdNo0"/>
            <w:enabled/>
            <w:calcOnExit w:val="0"/>
            <w:textInput>
              <w:default w:val="XXX"/>
            </w:textInput>
          </w:ffData>
        </w:fldChar>
      </w:r>
      <w:r>
        <w:rPr>
          <w:rFonts w:ascii="Times New Roman"/>
        </w:rPr>
        <w:instrText xml:space="preserve"> FORMTEXT </w:instrText>
      </w:r>
      <w:r>
        <w:rPr>
          <w:rFonts w:ascii="Times New Roman"/>
        </w:rPr>
        <w:fldChar w:fldCharType="separate"/>
      </w:r>
      <w:r>
        <w:rPr>
          <w:rFonts w:ascii="Times New Roman"/>
          <w:lang/>
        </w:rPr>
        <w:t>XXX</w:t>
      </w:r>
      <w:r>
        <w:rPr>
          <w:rFonts w:ascii="Times New Roman"/>
        </w:rPr>
        <w:fldChar w:fldCharType="end"/>
      </w:r>
      <w:bookmarkEnd w:id="5"/>
      <w:r>
        <w:rPr>
          <w:rFonts w:ascii="Times New Roman"/>
        </w:rPr>
        <w:t xml:space="preserve"> </w:t>
      </w:r>
      <w:bookmarkStart w:id="6" w:name="StdNo1"/>
      <w:r>
        <w:rPr>
          <w:rFonts w:ascii="Times New Roman"/>
        </w:rPr>
        <w:fldChar w:fldCharType="begin">
          <w:ffData>
            <w:name w:val="StdNo1"/>
            <w:enabled/>
            <w:calcOnExit w:val="0"/>
            <w:textInput>
              <w:default w:val="XXXXX"/>
            </w:textInput>
          </w:ffData>
        </w:fldChar>
      </w:r>
      <w:r>
        <w:rPr>
          <w:rFonts w:ascii="Times New Roman"/>
        </w:rPr>
        <w:instrText xml:space="preserve"> FORMTEXT </w:instrText>
      </w:r>
      <w:r>
        <w:rPr>
          <w:rFonts w:ascii="Times New Roman"/>
        </w:rPr>
        <w:fldChar w:fldCharType="separate"/>
      </w:r>
      <w:r>
        <w:rPr>
          <w:rFonts w:ascii="Times New Roman"/>
          <w:lang/>
        </w:rPr>
        <w:t>XXXXX</w:t>
      </w:r>
      <w:r>
        <w:rPr>
          <w:rFonts w:ascii="Times New Roman"/>
        </w:rPr>
        <w:fldChar w:fldCharType="end"/>
      </w:r>
      <w:bookmarkEnd w:id="6"/>
      <w:r>
        <w:rPr>
          <w:rFonts w:ascii="Times New Roman"/>
        </w:rPr>
        <w:t>—</w:t>
      </w:r>
      <w:bookmarkStart w:id="7" w:name="StdNo2"/>
      <w:r>
        <w:rPr>
          <w:rFonts w:ascii="Times New Roman"/>
        </w:rPr>
        <w:fldChar w:fldCharType="begin">
          <w:ffData>
            <w:name w:val="StdNo2"/>
            <w:enabled/>
            <w:calcOnExit w:val="0"/>
            <w:textInput>
              <w:default w:val="XXXX"/>
              <w:maxLength w:val="4"/>
            </w:textInput>
          </w:ffData>
        </w:fldChar>
      </w:r>
      <w:r>
        <w:rPr>
          <w:rFonts w:ascii="Times New Roman"/>
        </w:rPr>
        <w:instrText xml:space="preserve"> FORMTEXT </w:instrText>
      </w:r>
      <w:r>
        <w:rPr>
          <w:rFonts w:ascii="Times New Roman"/>
        </w:rPr>
        <w:fldChar w:fldCharType="separate"/>
      </w:r>
      <w:r>
        <w:rPr>
          <w:rFonts w:ascii="Times New Roman"/>
          <w:lang/>
        </w:rPr>
        <w:t>XXXX</w:t>
      </w:r>
      <w:r>
        <w:rPr>
          <w:rFonts w:ascii="Times New Roman"/>
        </w:rPr>
        <w:fldChar w:fldCharType="end"/>
      </w:r>
      <w:bookmarkEnd w:id="7"/>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56"/>
      </w:tblGrid>
      <w:tr w14:paraId="23F0C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trPr>
        <w:tc>
          <w:tcPr>
            <w:tcW w:w="9356" w:type="dxa"/>
            <w:tcBorders>
              <w:top w:val="nil"/>
              <w:left w:val="nil"/>
              <w:bottom w:val="nil"/>
              <w:right w:val="nil"/>
            </w:tcBorders>
            <w:noWrap w:val="0"/>
            <w:vAlign w:val="top"/>
          </w:tcPr>
          <w:p w14:paraId="67DD0A85">
            <w:pPr>
              <w:pStyle w:val="104"/>
              <w:rPr>
                <w:rFonts w:ascii="Times New Roman"/>
              </w:rPr>
            </w:pPr>
            <w:bookmarkStart w:id="8" w:name="DT"/>
            <w:r>
              <w:rPr>
                <w:rFonts w:ascii="Times New Roman"/>
                <w:lang/>
              </w:rPr>
              <w:pict>
                <v:rect id="DT" o:spid="_x0000_s1036" o:spt="1" style="position:absolute;left:0pt;margin-left:372.8pt;margin-top:2.7pt;height:18pt;width:90pt;z-index:-251655168;mso-width-relative:page;mso-height-relative:page;" stroked="f" coordsize="21600,21600">
                  <v:path/>
                  <v:fill focussize="0,0"/>
                  <v:stroke on="f"/>
                  <v:imagedata o:title=""/>
                  <o:lock v:ext="edit"/>
                </v:rect>
              </w:pict>
            </w:r>
            <w:r>
              <w:rPr>
                <w:rFonts w:ascii="Times New Roman"/>
              </w:rPr>
              <w:fldChar w:fldCharType="begin">
                <w:ffData>
                  <w:name w:val="DT"/>
                  <w:enabled/>
                  <w:calcOnExit w:val="0"/>
                  <w:textInput/>
                </w:ffData>
              </w:fldChar>
            </w:r>
            <w:r>
              <w:rPr>
                <w:rFonts w:ascii="Times New Roman"/>
              </w:rPr>
              <w:instrText xml:space="preserve"> FORMTEXT </w:instrText>
            </w:r>
            <w:r>
              <w:rPr>
                <w:rFonts w:ascii="Times New Roman"/>
              </w:rPr>
              <w:fldChar w:fldCharType="separate"/>
            </w:r>
            <w:r>
              <w:rPr>
                <w:rFonts w:ascii="Times New Roman"/>
                <w:lang/>
              </w:rPr>
              <w:t> </w:t>
            </w:r>
            <w:r>
              <w:rPr>
                <w:rFonts w:ascii="Times New Roman"/>
                <w:lang/>
              </w:rPr>
              <w:t> </w:t>
            </w:r>
            <w:r>
              <w:rPr>
                <w:rFonts w:ascii="Times New Roman"/>
                <w:lang/>
              </w:rPr>
              <w:t> </w:t>
            </w:r>
            <w:r>
              <w:rPr>
                <w:rFonts w:ascii="Times New Roman"/>
                <w:lang/>
              </w:rPr>
              <w:t> </w:t>
            </w:r>
            <w:r>
              <w:rPr>
                <w:rFonts w:ascii="Times New Roman"/>
                <w:lang/>
              </w:rPr>
              <w:t> </w:t>
            </w:r>
            <w:r>
              <w:rPr>
                <w:rFonts w:ascii="Times New Roman"/>
              </w:rPr>
              <w:fldChar w:fldCharType="end"/>
            </w:r>
            <w:bookmarkEnd w:id="8"/>
          </w:p>
        </w:tc>
      </w:tr>
    </w:tbl>
    <w:p w14:paraId="07FBD6E9">
      <w:pPr>
        <w:pStyle w:val="75"/>
        <w:rPr>
          <w:rFonts w:ascii="Times New Roman"/>
        </w:rPr>
      </w:pPr>
    </w:p>
    <w:p w14:paraId="14204940">
      <w:pPr>
        <w:pStyle w:val="75"/>
        <w:rPr>
          <w:rFonts w:ascii="Times New Roman"/>
        </w:rPr>
      </w:pPr>
    </w:p>
    <w:p w14:paraId="17E43636">
      <w:pPr>
        <w:pStyle w:val="106"/>
        <w:rPr>
          <w:rFonts w:ascii="Times New Roman"/>
        </w:rPr>
      </w:pPr>
      <w:r>
        <w:rPr>
          <w:rFonts w:ascii="Times New Roman"/>
        </w:rPr>
        <w:fldChar w:fldCharType="begin">
          <w:ffData>
            <w:name w:val="StdName"/>
            <w:enabled/>
            <w:calcOnExit w:val="0"/>
            <w:textInput>
              <w:default w:val="新一代载波通信互联互通技术规范 第4—3部分：应用层通信协议"/>
            </w:textInput>
          </w:ffData>
        </w:fldChar>
      </w:r>
      <w:bookmarkStart w:id="9" w:name="StdName"/>
      <w:r>
        <w:rPr>
          <w:rFonts w:ascii="Times New Roman"/>
        </w:rPr>
        <w:instrText xml:space="preserve"> FORMTEXT </w:instrText>
      </w:r>
      <w:r>
        <w:rPr>
          <w:rFonts w:ascii="Times New Roman"/>
        </w:rPr>
        <w:fldChar w:fldCharType="separate"/>
      </w:r>
      <w:r>
        <w:rPr>
          <w:rFonts w:hint="eastAsia" w:ascii="Times New Roman"/>
          <w:lang/>
        </w:rPr>
        <w:t>新一代载波通信互联互通技术规范 第4—3部分：应用层通信协议</w:t>
      </w:r>
      <w:r>
        <w:rPr>
          <w:rFonts w:ascii="Times New Roman"/>
        </w:rPr>
        <w:fldChar w:fldCharType="end"/>
      </w:r>
      <w:bookmarkEnd w:id="9"/>
    </w:p>
    <w:p w14:paraId="6C8FD625">
      <w:pPr>
        <w:pStyle w:val="107"/>
      </w:pPr>
      <w:r>
        <w:fldChar w:fldCharType="begin">
          <w:ffData>
            <w:name w:val="StdEnglishName"/>
            <w:enabled/>
            <w:calcOnExit w:val="0"/>
            <w:textInput>
              <w:default w:val="Low voltage power line broadband communication interoperability technical specification part43: application layer protocol"/>
            </w:textInput>
          </w:ffData>
        </w:fldChar>
      </w:r>
      <w:bookmarkStart w:id="10" w:name="StdEnglishName"/>
      <w:r>
        <w:instrText xml:space="preserve"> FORMTEXT </w:instrText>
      </w:r>
      <w:r>
        <w:fldChar w:fldCharType="separate"/>
      </w:r>
      <w:r>
        <w:rPr>
          <w:lang/>
        </w:rPr>
        <w:t xml:space="preserve"> Dual-mode communication interoperability technical specification part43: application layer protocol</w:t>
      </w:r>
      <w:r>
        <w:fldChar w:fldCharType="end"/>
      </w:r>
      <w:bookmarkEnd w:id="10"/>
    </w:p>
    <w:p w14:paraId="39384EA1">
      <w:pPr>
        <w:pStyle w:val="108"/>
        <w:rPr>
          <w:rFonts w:ascii="Times New Roman"/>
        </w:rPr>
      </w:pPr>
    </w:p>
    <w:tbl>
      <w:tblPr>
        <w:tblStyle w:val="5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55"/>
      </w:tblGrid>
      <w:tr w14:paraId="49ED4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noWrap w:val="0"/>
            <w:vAlign w:val="top"/>
          </w:tcPr>
          <w:p w14:paraId="5FA8A6C8">
            <w:pPr>
              <w:pStyle w:val="109"/>
              <w:rPr>
                <w:rFonts w:hint="eastAsia" w:ascii="Times New Roman"/>
              </w:rPr>
            </w:pPr>
            <w:r>
              <w:rPr>
                <w:rFonts w:ascii="Times New Roman"/>
                <w:lang/>
              </w:rPr>
              <w:pict>
                <v:rect id="RQ" o:spid="_x0000_s1038" o:spt="1" style="position:absolute;left:0pt;margin-left:173.3pt;margin-top:45.15pt;height:20pt;width:150pt;z-index:-251653120;mso-width-relative:page;mso-height-relative:page;" stroked="f" coordsize="21600,21600">
                  <v:path/>
                  <v:fill focussize="0,0"/>
                  <v:stroke on="f"/>
                  <v:imagedata o:title=""/>
                  <o:lock v:ext="edit"/>
                  <w10:anchorlock/>
                </v:rect>
              </w:pict>
            </w:r>
            <w:r>
              <w:rPr>
                <w:rFonts w:ascii="Times New Roman"/>
                <w:lang/>
              </w:rPr>
              <w:pict>
                <v:rect id="LB" o:spid="_x0000_s1037" o:spt="1" style="position:absolute;left:0pt;margin-left:193.3pt;margin-top:20.15pt;height:24pt;width:100pt;z-index:-251654144;mso-width-relative:page;mso-height-relative:page;" stroked="f" coordsize="21600,21600">
                  <v:path/>
                  <v:fill focussize="0,0"/>
                  <v:stroke on="f"/>
                  <v:imagedata o:title=""/>
                  <o:lock v:ext="edit"/>
                </v:rect>
              </w:pict>
            </w:r>
            <w:r>
              <w:rPr>
                <w:rFonts w:hint="eastAsia" w:ascii="Times New Roman"/>
              </w:rPr>
              <w:t>（报批稿）</w:t>
            </w:r>
          </w:p>
        </w:tc>
      </w:tr>
      <w:tr w14:paraId="6AAFB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9855" w:type="dxa"/>
            <w:tcBorders>
              <w:top w:val="nil"/>
              <w:left w:val="nil"/>
              <w:bottom w:val="nil"/>
              <w:right w:val="nil"/>
            </w:tcBorders>
            <w:noWrap w:val="0"/>
            <w:vAlign w:val="top"/>
          </w:tcPr>
          <w:p w14:paraId="2EDDCBCE">
            <w:pPr>
              <w:pStyle w:val="110"/>
              <w:rPr>
                <w:rFonts w:ascii="Times New Roman"/>
              </w:rPr>
            </w:pPr>
            <w:bookmarkStart w:id="11" w:name="WCRQ"/>
            <w:r>
              <w:rPr>
                <w:rFonts w:ascii="Times New Roman"/>
              </w:rPr>
              <w:fldChar w:fldCharType="begin">
                <w:ffData>
                  <w:name w:val="WCRQ"/>
                  <w:enabled/>
                  <w:calcOnExit w:val="0"/>
                  <w:textInput/>
                </w:ffData>
              </w:fldChar>
            </w:r>
            <w:r>
              <w:rPr>
                <w:rFonts w:ascii="Times New Roman"/>
              </w:rPr>
              <w:instrText xml:space="preserve"> FORMTEXT </w:instrText>
            </w:r>
            <w:r>
              <w:rPr>
                <w:rFonts w:ascii="Times New Roman"/>
              </w:rPr>
              <w:fldChar w:fldCharType="separate"/>
            </w:r>
            <w:r>
              <w:rPr>
                <w:rFonts w:ascii="Times New Roman"/>
                <w:lang/>
              </w:rPr>
              <w:t> </w:t>
            </w:r>
            <w:r>
              <w:rPr>
                <w:rFonts w:ascii="Times New Roman"/>
                <w:lang/>
              </w:rPr>
              <w:t> </w:t>
            </w:r>
            <w:r>
              <w:rPr>
                <w:rFonts w:ascii="Times New Roman"/>
                <w:lang/>
              </w:rPr>
              <w:t> </w:t>
            </w:r>
            <w:r>
              <w:rPr>
                <w:rFonts w:ascii="Times New Roman"/>
                <w:lang/>
              </w:rPr>
              <w:t> </w:t>
            </w:r>
            <w:r>
              <w:rPr>
                <w:rFonts w:ascii="Times New Roman"/>
                <w:lang/>
              </w:rPr>
              <w:t> </w:t>
            </w:r>
            <w:r>
              <w:rPr>
                <w:rFonts w:ascii="Times New Roman"/>
              </w:rPr>
              <w:fldChar w:fldCharType="end"/>
            </w:r>
            <w:bookmarkEnd w:id="11"/>
          </w:p>
        </w:tc>
      </w:tr>
    </w:tbl>
    <w:p w14:paraId="0C1E5CC0">
      <w:pPr>
        <w:pStyle w:val="158"/>
      </w:pPr>
      <w:bookmarkStart w:id="12" w:name="FY"/>
      <w:r>
        <w:fldChar w:fldCharType="begin">
          <w:ffData>
            <w:name w:val="FY"/>
            <w:enabled/>
            <w:calcOnExit w:val="0"/>
            <w:textInput>
              <w:default w:val="XXXX"/>
              <w:maxLength w:val="4"/>
            </w:textInput>
          </w:ffData>
        </w:fldChar>
      </w:r>
      <w:r>
        <w:instrText xml:space="preserve"> FORMTEXT </w:instrText>
      </w:r>
      <w:r>
        <w:fldChar w:fldCharType="separate"/>
      </w:r>
      <w:r>
        <w:rPr>
          <w:lang/>
        </w:rPr>
        <w:t>XXXX</w:t>
      </w:r>
      <w:r>
        <w:fldChar w:fldCharType="end"/>
      </w:r>
      <w:bookmarkEnd w:id="12"/>
      <w:r>
        <w:t xml:space="preserve"> - </w:t>
      </w:r>
      <w:r>
        <w:fldChar w:fldCharType="begin">
          <w:ffData>
            <w:name w:val="FM"/>
            <w:enabled/>
            <w:calcOnExit w:val="0"/>
            <w:textInput>
              <w:default w:val="XX"/>
              <w:maxLength w:val="2"/>
            </w:textInput>
          </w:ffData>
        </w:fldChar>
      </w:r>
      <w:r>
        <w:instrText xml:space="preserve"> FORMTEXT </w:instrText>
      </w:r>
      <w:r>
        <w:fldChar w:fldCharType="separate"/>
      </w:r>
      <w:r>
        <w:rPr>
          <w:lang/>
        </w:rPr>
        <w:t>XX</w:t>
      </w:r>
      <w:r>
        <w:fldChar w:fldCharType="end"/>
      </w:r>
      <w:r>
        <w:t xml:space="preserve"> - </w:t>
      </w:r>
      <w:bookmarkStart w:id="13" w:name="FD"/>
      <w:r>
        <w:fldChar w:fldCharType="begin">
          <w:ffData>
            <w:name w:val="FD"/>
            <w:enabled/>
            <w:calcOnExit w:val="0"/>
            <w:textInput>
              <w:default w:val="XX"/>
              <w:maxLength w:val="2"/>
            </w:textInput>
          </w:ffData>
        </w:fldChar>
      </w:r>
      <w:r>
        <w:instrText xml:space="preserve"> FORMTEXT </w:instrText>
      </w:r>
      <w:r>
        <w:fldChar w:fldCharType="separate"/>
      </w:r>
      <w:r>
        <w:rPr>
          <w:lang/>
        </w:rPr>
        <w:t>XX</w:t>
      </w:r>
      <w:r>
        <w:fldChar w:fldCharType="end"/>
      </w:r>
      <w:bookmarkEnd w:id="13"/>
      <w:r>
        <w:t>发布</w:t>
      </w:r>
      <w:r>
        <w:pict>
          <v:line id="_x0000_s1034" o:spid="_x0000_s1034" o:spt="20" style="position:absolute;left:0pt;margin-left:-0.05pt;margin-top:728.5pt;height:0pt;width:481.9pt;mso-position-vertical-relative:page;z-index:251659264;mso-width-relative:page;mso-height-relative:page;" coordsize="21600,21600">
            <v:path arrowok="t"/>
            <v:fill focussize="0,0"/>
            <v:stroke/>
            <v:imagedata o:title=""/>
            <o:lock v:ext="edit"/>
            <w10:anchorlock/>
          </v:line>
        </w:pict>
      </w:r>
    </w:p>
    <w:p w14:paraId="6F5829A1">
      <w:pPr>
        <w:pStyle w:val="159"/>
      </w:pPr>
      <w:bookmarkStart w:id="14" w:name="SY"/>
      <w:r>
        <w:fldChar w:fldCharType="begin">
          <w:ffData>
            <w:name w:val="SY"/>
            <w:enabled/>
            <w:calcOnExit w:val="0"/>
            <w:textInput>
              <w:default w:val="XXXX"/>
              <w:maxLength w:val="4"/>
            </w:textInput>
          </w:ffData>
        </w:fldChar>
      </w:r>
      <w:r>
        <w:instrText xml:space="preserve"> FORMTEXT </w:instrText>
      </w:r>
      <w:r>
        <w:fldChar w:fldCharType="separate"/>
      </w:r>
      <w:r>
        <w:rPr>
          <w:lang/>
        </w:rPr>
        <w:t>XXXX</w:t>
      </w:r>
      <w:r>
        <w:fldChar w:fldCharType="end"/>
      </w:r>
      <w:bookmarkEnd w:id="14"/>
      <w:r>
        <w:t xml:space="preserve"> - </w:t>
      </w:r>
      <w:bookmarkStart w:id="15" w:name="SM"/>
      <w:r>
        <w:fldChar w:fldCharType="begin">
          <w:ffData>
            <w:name w:val="SM"/>
            <w:enabled/>
            <w:calcOnExit w:val="0"/>
            <w:textInput>
              <w:default w:val="XX"/>
              <w:maxLength w:val="2"/>
            </w:textInput>
          </w:ffData>
        </w:fldChar>
      </w:r>
      <w:r>
        <w:instrText xml:space="preserve"> FORMTEXT </w:instrText>
      </w:r>
      <w:r>
        <w:fldChar w:fldCharType="separate"/>
      </w:r>
      <w:r>
        <w:rPr>
          <w:lang/>
        </w:rPr>
        <w:t>XX</w:t>
      </w:r>
      <w:r>
        <w:fldChar w:fldCharType="end"/>
      </w:r>
      <w:bookmarkEnd w:id="15"/>
      <w:r>
        <w:t xml:space="preserve"> - </w:t>
      </w:r>
      <w:bookmarkStart w:id="16" w:name="SD"/>
      <w:r>
        <w:fldChar w:fldCharType="begin">
          <w:ffData>
            <w:name w:val="SD"/>
            <w:enabled/>
            <w:calcOnExit w:val="0"/>
            <w:textInput>
              <w:default w:val="XX"/>
              <w:maxLength w:val="2"/>
            </w:textInput>
          </w:ffData>
        </w:fldChar>
      </w:r>
      <w:r>
        <w:instrText xml:space="preserve"> FORMTEXT </w:instrText>
      </w:r>
      <w:r>
        <w:fldChar w:fldCharType="separate"/>
      </w:r>
      <w:r>
        <w:rPr>
          <w:lang/>
        </w:rPr>
        <w:t>XX</w:t>
      </w:r>
      <w:r>
        <w:fldChar w:fldCharType="end"/>
      </w:r>
      <w:bookmarkEnd w:id="16"/>
      <w:r>
        <w:t>实施</w:t>
      </w:r>
    </w:p>
    <w:p w14:paraId="1D122429">
      <w:pPr>
        <w:pStyle w:val="139"/>
        <w:rPr>
          <w:rFonts w:ascii="Times New Roman"/>
        </w:rPr>
      </w:pPr>
      <w:bookmarkStart w:id="17" w:name="fm"/>
      <w:r>
        <w:rPr>
          <w:rFonts w:ascii="Times New Roman"/>
        </w:rPr>
        <w:fldChar w:fldCharType="begin">
          <w:ffData>
            <w:name w:val="fm"/>
            <w:enabled/>
            <w:calcOnExit w:val="0"/>
            <w:textInput>
              <w:default w:val="国家电网公司"/>
            </w:textInput>
          </w:ffData>
        </w:fldChar>
      </w:r>
      <w:r>
        <w:rPr>
          <w:rFonts w:ascii="Times New Roman"/>
        </w:rPr>
        <w:instrText xml:space="preserve"> FORMTEXT </w:instrText>
      </w:r>
      <w:r>
        <w:rPr>
          <w:rFonts w:ascii="Times New Roman"/>
        </w:rPr>
        <w:fldChar w:fldCharType="separate"/>
      </w:r>
      <w:r>
        <w:rPr>
          <w:rFonts w:hint="eastAsia" w:ascii="Times New Roman"/>
          <w:lang/>
        </w:rPr>
        <w:t>国家电网有限公司</w:t>
      </w:r>
      <w:r>
        <w:rPr>
          <w:rFonts w:ascii="Times New Roman"/>
        </w:rPr>
        <w:fldChar w:fldCharType="end"/>
      </w:r>
      <w:bookmarkEnd w:id="17"/>
      <w:r>
        <w:rPr>
          <w:rFonts w:ascii="Times New Roman" w:eastAsia="MS Mincho"/>
        </w:rPr>
        <w:t> </w:t>
      </w:r>
      <w:r>
        <w:rPr>
          <w:rFonts w:ascii="Times New Roman" w:eastAsia="MS Mincho"/>
        </w:rPr>
        <w:t> </w:t>
      </w:r>
      <w:r>
        <w:rPr>
          <w:rFonts w:ascii="Times New Roman" w:eastAsia="MS Mincho"/>
        </w:rPr>
        <w:t> </w:t>
      </w:r>
      <w:r>
        <w:rPr>
          <w:rStyle w:val="101"/>
          <w:rFonts w:ascii="Times New Roman"/>
        </w:rPr>
        <w:t>发布</w:t>
      </w:r>
    </w:p>
    <w:p w14:paraId="026E1AC7">
      <w:pPr>
        <w:pStyle w:val="38"/>
        <w:rPr>
          <w:rFonts w:ascii="Times New Roman"/>
        </w:rPr>
        <w:sectPr>
          <w:headerReference r:id="rId5" w:type="even"/>
          <w:footerReference r:id="rId6" w:type="even"/>
          <w:pgSz w:w="11906" w:h="16838"/>
          <w:pgMar w:top="567" w:right="850" w:bottom="1134" w:left="1418" w:header="0" w:footer="0" w:gutter="0"/>
          <w:pgNumType w:start="1"/>
          <w:cols w:space="425" w:num="1"/>
          <w:docGrid w:type="lines" w:linePitch="312" w:charSpace="0"/>
        </w:sectPr>
      </w:pPr>
      <w:r>
        <w:rPr>
          <w:rFonts w:ascii="Times New Roman"/>
        </w:rPr>
        <w:pict>
          <v:line id="_x0000_s1035" o:spid="_x0000_s1035" o:spt="20" style="position:absolute;left:0pt;margin-left:-0.05pt;margin-top:184.25pt;height:0pt;width:481.9pt;z-index:251660288;mso-width-relative:page;mso-height-relative:page;" coordsize="21600,21600">
            <v:path arrowok="t"/>
            <v:fill focussize="0,0"/>
            <v:stroke/>
            <v:imagedata o:title=""/>
            <o:lock v:ext="edit"/>
          </v:line>
        </w:pict>
      </w:r>
    </w:p>
    <w:p w14:paraId="02FCA8A6">
      <w:pPr>
        <w:pStyle w:val="78"/>
      </w:pPr>
      <w:bookmarkStart w:id="18" w:name="_Toc217392181"/>
      <w:bookmarkStart w:id="19" w:name="_Toc409121261"/>
      <w:bookmarkStart w:id="20" w:name="_Toc409122165"/>
      <w:bookmarkStart w:id="21" w:name="_Toc409125911"/>
      <w:bookmarkStart w:id="22" w:name="_Toc409119533"/>
      <w:bookmarkStart w:id="23" w:name="_Toc461041415"/>
      <w:bookmarkStart w:id="24" w:name="_Toc409119218"/>
      <w:bookmarkStart w:id="25" w:name="_Toc464752752"/>
      <w:r>
        <w:rPr>
          <w:rFonts w:hint="eastAsia"/>
        </w:rPr>
        <w:t>目</w:t>
      </w:r>
      <w:bookmarkStart w:id="26" w:name="BKML"/>
      <w:r>
        <w:rPr>
          <w:rFonts w:hint="eastAsia" w:ascii="MS Mincho" w:hAnsi="MS Mincho" w:eastAsia="MS Mincho" w:cs="MS Mincho"/>
        </w:rPr>
        <w:t> </w:t>
      </w:r>
      <w:r>
        <w:rPr>
          <w:rFonts w:hint="eastAsia" w:ascii="MS Mincho" w:hAnsi="MS Mincho" w:eastAsia="MS Mincho" w:cs="MS Mincho"/>
        </w:rPr>
        <w:t> </w:t>
      </w:r>
      <w:r>
        <w:rPr>
          <w:rFonts w:hint="eastAsia" w:ascii="宋体" w:hAnsi="宋体" w:eastAsia="宋体" w:cs="MS Mincho"/>
        </w:rPr>
        <w:t xml:space="preserve">  </w:t>
      </w:r>
      <w:r>
        <w:rPr>
          <w:rFonts w:hint="eastAsia"/>
        </w:rPr>
        <w:t>次</w:t>
      </w:r>
      <w:bookmarkEnd w:id="18"/>
      <w:bookmarkEnd w:id="26"/>
    </w:p>
    <w:p w14:paraId="7A4B40F8">
      <w:pPr>
        <w:pStyle w:val="34"/>
        <w:spacing w:before="78" w:after="78"/>
        <w:rPr>
          <w:rFonts w:hint="eastAsia" w:ascii="等线" w:hAnsi="等线" w:eastAsia="等线"/>
          <w:sz w:val="22"/>
          <w:szCs w:val="24"/>
          <w:lang/>
        </w:rPr>
      </w:pPr>
      <w:r>
        <w:fldChar w:fldCharType="begin"/>
      </w:r>
      <w:r>
        <w:instrText xml:space="preserve"> </w:instrText>
      </w:r>
      <w:r>
        <w:rPr>
          <w:rFonts w:hint="eastAsia"/>
        </w:rPr>
        <w:instrText xml:space="preserve">TOC \o "1-2" \h \z \u</w:instrText>
      </w:r>
      <w:r>
        <w:instrText xml:space="preserve"> </w:instrText>
      </w:r>
      <w:r>
        <w:fldChar w:fldCharType="separate"/>
      </w:r>
    </w:p>
    <w:p w14:paraId="441BA3CA">
      <w:pPr>
        <w:pStyle w:val="34"/>
        <w:spacing w:before="78" w:after="78"/>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"_Toc217392182"</w:instrText>
      </w:r>
      <w:r>
        <w:rPr>
          <w:rStyle w:val="62"/>
        </w:rPr>
        <w:instrText xml:space="preserve"> </w:instrText>
      </w:r>
      <w:r>
        <w:rPr>
          <w:rStyle w:val="62"/>
        </w:rPr>
        <w:fldChar w:fldCharType="separate"/>
      </w:r>
      <w:r>
        <w:rPr>
          <w:rStyle w:val="62"/>
          <w:rFonts w:ascii="Times New Roman"/>
        </w:rPr>
        <w:t>前言</w:t>
      </w:r>
      <w:r>
        <w:rPr>
          <w:rFonts w:hint="eastAsia"/>
          <w:lang/>
        </w:rPr>
        <w:tab/>
      </w:r>
      <w:r>
        <w:rPr>
          <w:rFonts w:hint="eastAsia"/>
          <w:lang/>
        </w:rPr>
        <w:fldChar w:fldCharType="begin"/>
      </w:r>
      <w:r>
        <w:rPr>
          <w:rFonts w:hint="eastAsia"/>
          <w:lang/>
        </w:rPr>
        <w:instrText xml:space="preserve"> </w:instrText>
      </w:r>
      <w:r>
        <w:rPr>
          <w:lang/>
        </w:rPr>
        <w:instrText xml:space="preserve">PAGEREF _Toc217392182 \h</w:instrText>
      </w:r>
      <w:r>
        <w:rPr>
          <w:rFonts w:hint="eastAsia"/>
          <w:lang/>
        </w:rPr>
        <w:instrText xml:space="preserve"> </w:instrText>
      </w:r>
      <w:r>
        <w:rPr>
          <w:rFonts w:hint="eastAsia"/>
          <w:lang/>
        </w:rPr>
        <w:fldChar w:fldCharType="separate"/>
      </w:r>
      <w:r>
        <w:rPr>
          <w:lang/>
        </w:rPr>
        <w:t>II</w:t>
      </w:r>
      <w:r>
        <w:rPr>
          <w:rFonts w:hint="eastAsia"/>
          <w:lang/>
        </w:rPr>
        <w:fldChar w:fldCharType="end"/>
      </w:r>
      <w:r>
        <w:rPr>
          <w:rStyle w:val="62"/>
        </w:rPr>
        <w:fldChar w:fldCharType="end"/>
      </w:r>
    </w:p>
    <w:p w14:paraId="7A5CD1FF">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"_Toc217392184"</w:instrText>
      </w:r>
      <w:r>
        <w:rPr>
          <w:rStyle w:val="62"/>
        </w:rPr>
        <w:instrText xml:space="preserve"> </w:instrText>
      </w:r>
      <w:r>
        <w:rPr>
          <w:rStyle w:val="62"/>
        </w:rPr>
        <w:fldChar w:fldCharType="separate"/>
      </w:r>
      <w:r>
        <w:rPr>
          <w:rStyle w:val="62"/>
          <w:kern w:val="21"/>
        </w:rPr>
        <w:t>1</w:t>
      </w:r>
      <w:r>
        <w:rPr>
          <w:rStyle w:val="62"/>
          <w:rFonts w:ascii="Times New Roman"/>
        </w:rPr>
        <w:t xml:space="preserve"> 范围</w:t>
      </w:r>
      <w:r>
        <w:rPr>
          <w:rFonts w:hint="eastAsia"/>
          <w:lang/>
        </w:rPr>
        <w:tab/>
      </w:r>
      <w:r>
        <w:rPr>
          <w:rFonts w:hint="eastAsia"/>
          <w:lang/>
        </w:rPr>
        <w:fldChar w:fldCharType="begin"/>
      </w:r>
      <w:r>
        <w:rPr>
          <w:rFonts w:hint="eastAsia"/>
          <w:lang/>
        </w:rPr>
        <w:instrText xml:space="preserve"> </w:instrText>
      </w:r>
      <w:r>
        <w:rPr>
          <w:lang/>
        </w:rPr>
        <w:instrText xml:space="preserve">PAGEREF _Toc217392184 \h</w:instrText>
      </w:r>
      <w:r>
        <w:rPr>
          <w:rFonts w:hint="eastAsia"/>
          <w:lang/>
        </w:rPr>
        <w:instrText xml:space="preserve"> </w:instrText>
      </w:r>
      <w:r>
        <w:rPr>
          <w:rFonts w:hint="eastAsia"/>
          <w:lang/>
        </w:rPr>
        <w:fldChar w:fldCharType="separate"/>
      </w:r>
      <w:r>
        <w:rPr>
          <w:lang/>
        </w:rPr>
        <w:t>1</w:t>
      </w:r>
      <w:r>
        <w:rPr>
          <w:rFonts w:hint="eastAsia"/>
          <w:lang/>
        </w:rPr>
        <w:fldChar w:fldCharType="end"/>
      </w:r>
      <w:r>
        <w:rPr>
          <w:rStyle w:val="62"/>
        </w:rPr>
        <w:fldChar w:fldCharType="end"/>
      </w:r>
    </w:p>
    <w:p w14:paraId="160E089B">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"_Toc217392185"</w:instrText>
      </w:r>
      <w:r>
        <w:rPr>
          <w:rStyle w:val="62"/>
        </w:rPr>
        <w:instrText xml:space="preserve"> </w:instrText>
      </w:r>
      <w:r>
        <w:rPr>
          <w:rStyle w:val="62"/>
        </w:rPr>
        <w:fldChar w:fldCharType="separate"/>
      </w:r>
      <w:r>
        <w:rPr>
          <w:rStyle w:val="62"/>
        </w:rPr>
        <w:t>2</w:t>
      </w:r>
      <w:r>
        <w:rPr>
          <w:rStyle w:val="62"/>
          <w:rFonts w:ascii="Times New Roman"/>
        </w:rPr>
        <w:t xml:space="preserve"> 规范性引用文件</w:t>
      </w:r>
      <w:r>
        <w:rPr>
          <w:rFonts w:hint="eastAsia"/>
          <w:lang/>
        </w:rPr>
        <w:tab/>
      </w:r>
      <w:r>
        <w:rPr>
          <w:rFonts w:hint="eastAsia"/>
          <w:lang/>
        </w:rPr>
        <w:fldChar w:fldCharType="begin"/>
      </w:r>
      <w:r>
        <w:rPr>
          <w:rFonts w:hint="eastAsia"/>
          <w:lang/>
        </w:rPr>
        <w:instrText xml:space="preserve"> </w:instrText>
      </w:r>
      <w:r>
        <w:rPr>
          <w:lang/>
        </w:rPr>
        <w:instrText xml:space="preserve">PAGEREF _Toc217392185 \h</w:instrText>
      </w:r>
      <w:r>
        <w:rPr>
          <w:rFonts w:hint="eastAsia"/>
          <w:lang/>
        </w:rPr>
        <w:instrText xml:space="preserve"> </w:instrText>
      </w:r>
      <w:r>
        <w:rPr>
          <w:rFonts w:hint="eastAsia"/>
          <w:lang/>
        </w:rPr>
        <w:fldChar w:fldCharType="separate"/>
      </w:r>
      <w:r>
        <w:rPr>
          <w:lang/>
        </w:rPr>
        <w:t>1</w:t>
      </w:r>
      <w:r>
        <w:rPr>
          <w:rFonts w:hint="eastAsia"/>
          <w:lang/>
        </w:rPr>
        <w:fldChar w:fldCharType="end"/>
      </w:r>
      <w:r>
        <w:rPr>
          <w:rStyle w:val="62"/>
        </w:rPr>
        <w:fldChar w:fldCharType="end"/>
      </w:r>
    </w:p>
    <w:p w14:paraId="48B288BC">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"_Toc217392186"</w:instrText>
      </w:r>
      <w:r>
        <w:rPr>
          <w:rStyle w:val="62"/>
        </w:rPr>
        <w:instrText xml:space="preserve"> </w:instrText>
      </w:r>
      <w:r>
        <w:rPr>
          <w:rStyle w:val="62"/>
        </w:rPr>
        <w:fldChar w:fldCharType="separate"/>
      </w:r>
      <w:r>
        <w:rPr>
          <w:rStyle w:val="62"/>
        </w:rPr>
        <w:t>3</w:t>
      </w:r>
      <w:r>
        <w:rPr>
          <w:rStyle w:val="62"/>
          <w:rFonts w:ascii="Times New Roman"/>
        </w:rPr>
        <w:t xml:space="preserve"> 术语和定义</w:t>
      </w:r>
      <w:r>
        <w:rPr>
          <w:rFonts w:hint="eastAsia"/>
          <w:lang/>
        </w:rPr>
        <w:tab/>
      </w:r>
      <w:r>
        <w:rPr>
          <w:rFonts w:hint="eastAsia"/>
          <w:lang/>
        </w:rPr>
        <w:fldChar w:fldCharType="begin"/>
      </w:r>
      <w:r>
        <w:rPr>
          <w:rFonts w:hint="eastAsia"/>
          <w:lang/>
        </w:rPr>
        <w:instrText xml:space="preserve"> </w:instrText>
      </w:r>
      <w:r>
        <w:rPr>
          <w:lang/>
        </w:rPr>
        <w:instrText xml:space="preserve">PAGEREF _Toc217392186 \h</w:instrText>
      </w:r>
      <w:r>
        <w:rPr>
          <w:rFonts w:hint="eastAsia"/>
          <w:lang/>
        </w:rPr>
        <w:instrText xml:space="preserve"> </w:instrText>
      </w:r>
      <w:r>
        <w:rPr>
          <w:rFonts w:hint="eastAsia"/>
          <w:lang/>
        </w:rPr>
        <w:fldChar w:fldCharType="separate"/>
      </w:r>
      <w:r>
        <w:rPr>
          <w:lang/>
        </w:rPr>
        <w:t>1</w:t>
      </w:r>
      <w:r>
        <w:rPr>
          <w:rFonts w:hint="eastAsia"/>
          <w:lang/>
        </w:rPr>
        <w:fldChar w:fldCharType="end"/>
      </w:r>
      <w:r>
        <w:rPr>
          <w:rStyle w:val="62"/>
        </w:rPr>
        <w:fldChar w:fldCharType="end"/>
      </w:r>
    </w:p>
    <w:p w14:paraId="4317B047">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"_Toc217392187"</w:instrText>
      </w:r>
      <w:r>
        <w:rPr>
          <w:rStyle w:val="62"/>
        </w:rPr>
        <w:instrText xml:space="preserve"> </w:instrText>
      </w:r>
      <w:r>
        <w:rPr>
          <w:rStyle w:val="62"/>
        </w:rPr>
        <w:fldChar w:fldCharType="separate"/>
      </w:r>
      <w:r>
        <w:rPr>
          <w:rStyle w:val="62"/>
        </w:rPr>
        <w:t>4</w:t>
      </w:r>
      <w:r>
        <w:rPr>
          <w:rStyle w:val="62"/>
          <w:rFonts w:ascii="Times New Roman"/>
        </w:rPr>
        <w:t xml:space="preserve"> 缩略语</w:t>
      </w:r>
      <w:r>
        <w:rPr>
          <w:rFonts w:hint="eastAsia"/>
          <w:lang/>
        </w:rPr>
        <w:tab/>
      </w:r>
      <w:r>
        <w:rPr>
          <w:rFonts w:hint="eastAsia"/>
          <w:lang/>
        </w:rPr>
        <w:fldChar w:fldCharType="begin"/>
      </w:r>
      <w:r>
        <w:rPr>
          <w:rFonts w:hint="eastAsia"/>
          <w:lang/>
        </w:rPr>
        <w:instrText xml:space="preserve"> </w:instrText>
      </w:r>
      <w:r>
        <w:rPr>
          <w:lang/>
        </w:rPr>
        <w:instrText xml:space="preserve">PAGEREF _Toc217392187 \h</w:instrText>
      </w:r>
      <w:r>
        <w:rPr>
          <w:rFonts w:hint="eastAsia"/>
          <w:lang/>
        </w:rPr>
        <w:instrText xml:space="preserve"> </w:instrText>
      </w:r>
      <w:r>
        <w:rPr>
          <w:rFonts w:hint="eastAsia"/>
          <w:lang/>
        </w:rPr>
        <w:fldChar w:fldCharType="separate"/>
      </w:r>
      <w:r>
        <w:rPr>
          <w:lang/>
        </w:rPr>
        <w:t>2</w:t>
      </w:r>
      <w:r>
        <w:rPr>
          <w:rFonts w:hint="eastAsia"/>
          <w:lang/>
        </w:rPr>
        <w:fldChar w:fldCharType="end"/>
      </w:r>
      <w:r>
        <w:rPr>
          <w:rStyle w:val="62"/>
        </w:rPr>
        <w:fldChar w:fldCharType="end"/>
      </w:r>
    </w:p>
    <w:p w14:paraId="6FAD13AF">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"_Toc217392188"</w:instrText>
      </w:r>
      <w:r>
        <w:rPr>
          <w:rStyle w:val="62"/>
        </w:rPr>
        <w:instrText xml:space="preserve"> </w:instrText>
      </w:r>
      <w:r>
        <w:rPr>
          <w:rStyle w:val="62"/>
        </w:rPr>
        <w:fldChar w:fldCharType="separate"/>
      </w:r>
      <w:r>
        <w:rPr>
          <w:rStyle w:val="62"/>
        </w:rPr>
        <w:t>5</w:t>
      </w:r>
      <w:r>
        <w:rPr>
          <w:rStyle w:val="62"/>
          <w:rFonts w:ascii="Times New Roman"/>
        </w:rPr>
        <w:t xml:space="preserve"> 应用层</w:t>
      </w:r>
      <w:r>
        <w:rPr>
          <w:rFonts w:hint="eastAsia"/>
          <w:lang/>
        </w:rPr>
        <w:tab/>
      </w:r>
      <w:r>
        <w:rPr>
          <w:rFonts w:hint="eastAsia"/>
          <w:lang/>
        </w:rPr>
        <w:fldChar w:fldCharType="begin"/>
      </w:r>
      <w:r>
        <w:rPr>
          <w:rFonts w:hint="eastAsia"/>
          <w:lang/>
        </w:rPr>
        <w:instrText xml:space="preserve"> </w:instrText>
      </w:r>
      <w:r>
        <w:rPr>
          <w:lang/>
        </w:rPr>
        <w:instrText xml:space="preserve">PAGEREF _Toc217392188 \h</w:instrText>
      </w:r>
      <w:r>
        <w:rPr>
          <w:rFonts w:hint="eastAsia"/>
          <w:lang/>
        </w:rPr>
        <w:instrText xml:space="preserve"> </w:instrText>
      </w:r>
      <w:r>
        <w:rPr>
          <w:rFonts w:hint="eastAsia"/>
          <w:lang/>
        </w:rPr>
        <w:fldChar w:fldCharType="separate"/>
      </w:r>
      <w:r>
        <w:rPr>
          <w:lang/>
        </w:rPr>
        <w:t>2</w:t>
      </w:r>
      <w:r>
        <w:rPr>
          <w:rFonts w:hint="eastAsia"/>
          <w:lang/>
        </w:rPr>
        <w:fldChar w:fldCharType="end"/>
      </w:r>
      <w:r>
        <w:rPr>
          <w:rStyle w:val="62"/>
        </w:rPr>
        <w:fldChar w:fldCharType="end"/>
      </w:r>
    </w:p>
    <w:p w14:paraId="59A8F7DB">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"_Toc217392189"</w:instrText>
      </w:r>
      <w:r>
        <w:rPr>
          <w:rStyle w:val="62"/>
        </w:rPr>
        <w:instrText xml:space="preserve"> </w:instrText>
      </w:r>
      <w:r>
        <w:rPr>
          <w:rStyle w:val="62"/>
        </w:rPr>
        <w:fldChar w:fldCharType="separate"/>
      </w:r>
      <w:r>
        <w:rPr>
          <w:rStyle w:val="62"/>
          <w:rFonts w:ascii="Times New Roman"/>
        </w:rPr>
        <w:t>附录A（资料性附录） 芯片ID信息格式定义</w:t>
      </w:r>
      <w:r>
        <w:rPr>
          <w:rFonts w:hint="eastAsia"/>
          <w:lang/>
        </w:rPr>
        <w:tab/>
      </w:r>
      <w:r>
        <w:rPr>
          <w:rFonts w:hint="eastAsia"/>
          <w:lang/>
        </w:rPr>
        <w:fldChar w:fldCharType="begin"/>
      </w:r>
      <w:r>
        <w:rPr>
          <w:rFonts w:hint="eastAsia"/>
          <w:lang/>
        </w:rPr>
        <w:instrText xml:space="preserve"> </w:instrText>
      </w:r>
      <w:r>
        <w:rPr>
          <w:lang/>
        </w:rPr>
        <w:instrText xml:space="preserve">PAGEREF _Toc217392189 \h</w:instrText>
      </w:r>
      <w:r>
        <w:rPr>
          <w:rFonts w:hint="eastAsia"/>
          <w:lang/>
        </w:rPr>
        <w:instrText xml:space="preserve"> </w:instrText>
      </w:r>
      <w:r>
        <w:rPr>
          <w:rFonts w:hint="eastAsia"/>
          <w:lang/>
        </w:rPr>
        <w:fldChar w:fldCharType="separate"/>
      </w:r>
      <w:r>
        <w:rPr>
          <w:lang/>
        </w:rPr>
        <w:t>55</w:t>
      </w:r>
      <w:r>
        <w:rPr>
          <w:rFonts w:hint="eastAsia"/>
          <w:lang/>
        </w:rPr>
        <w:fldChar w:fldCharType="end"/>
      </w:r>
      <w:r>
        <w:rPr>
          <w:rStyle w:val="62"/>
        </w:rPr>
        <w:fldChar w:fldCharType="end"/>
      </w:r>
    </w:p>
    <w:p w14:paraId="20B1C2FD">
      <w:pPr>
        <w:pStyle w:val="44"/>
        <w:rPr>
          <w:rFonts w:hint="eastAsia" w:ascii="等线" w:hAnsi="等线" w:eastAsia="等线"/>
          <w:sz w:val="22"/>
          <w:szCs w:val="24"/>
          <w:lang/>
        </w:rPr>
      </w:pPr>
      <w:r>
        <w:rPr>
          <w:rStyle w:val="62"/>
        </w:rPr>
        <w:fldChar w:fldCharType="begin"/>
      </w:r>
      <w:r>
        <w:rPr>
          <w:rStyle w:val="62"/>
        </w:rPr>
        <w:instrText xml:space="preserve"> </w:instrText>
      </w:r>
      <w:r>
        <w:rPr>
          <w:rFonts w:hint="eastAsia"/>
          <w:lang/>
        </w:rPr>
        <w:instrText xml:space="preserve">HYPERLINK \l "_Toc217392190"</w:instrText>
      </w:r>
      <w:r>
        <w:rPr>
          <w:rStyle w:val="62"/>
        </w:rPr>
        <w:instrText xml:space="preserve"> </w:instrText>
      </w:r>
      <w:r>
        <w:rPr>
          <w:rStyle w:val="62"/>
        </w:rPr>
        <w:fldChar w:fldCharType="separate"/>
      </w:r>
      <w:r>
        <w:rPr>
          <w:rStyle w:val="62"/>
          <w:rFonts w:ascii="Times New Roman"/>
        </w:rPr>
        <w:t>附录B（资料性附录） 抄控器支持的诊断信息</w:t>
      </w:r>
      <w:r>
        <w:rPr>
          <w:rFonts w:hint="eastAsia"/>
          <w:lang/>
        </w:rPr>
        <w:tab/>
      </w:r>
      <w:r>
        <w:rPr>
          <w:rFonts w:hint="eastAsia"/>
          <w:lang/>
        </w:rPr>
        <w:fldChar w:fldCharType="begin"/>
      </w:r>
      <w:r>
        <w:rPr>
          <w:rFonts w:hint="eastAsia"/>
          <w:lang/>
        </w:rPr>
        <w:instrText xml:space="preserve"> </w:instrText>
      </w:r>
      <w:r>
        <w:rPr>
          <w:lang/>
        </w:rPr>
        <w:instrText xml:space="preserve">PAGEREF _Toc217392190 \h</w:instrText>
      </w:r>
      <w:r>
        <w:rPr>
          <w:rFonts w:hint="eastAsia"/>
          <w:lang/>
        </w:rPr>
        <w:instrText xml:space="preserve"> </w:instrText>
      </w:r>
      <w:r>
        <w:rPr>
          <w:rFonts w:hint="eastAsia"/>
          <w:lang/>
        </w:rPr>
        <w:fldChar w:fldCharType="separate"/>
      </w:r>
      <w:r>
        <w:rPr>
          <w:lang/>
        </w:rPr>
        <w:t>55</w:t>
      </w:r>
      <w:r>
        <w:rPr>
          <w:rFonts w:hint="eastAsia"/>
          <w:lang/>
        </w:rPr>
        <w:fldChar w:fldCharType="end"/>
      </w:r>
      <w:r>
        <w:rPr>
          <w:rStyle w:val="62"/>
        </w:rPr>
        <w:fldChar w:fldCharType="end"/>
      </w:r>
    </w:p>
    <w:p w14:paraId="6F8F18A6">
      <w:pPr>
        <w:pStyle w:val="38"/>
        <w:ind w:firstLine="0" w:firstLineChars="0"/>
        <w:rPr>
          <w:rFonts w:hint="eastAsia"/>
        </w:rPr>
      </w:pPr>
      <w:r>
        <w:fldChar w:fldCharType="end"/>
      </w:r>
    </w:p>
    <w:p w14:paraId="39704C4A">
      <w:pPr>
        <w:pStyle w:val="140"/>
        <w:rPr>
          <w:rFonts w:ascii="Times New Roman"/>
        </w:rPr>
      </w:pPr>
      <w:bookmarkStart w:id="27" w:name="_Toc217392182"/>
      <w:bookmarkStart w:id="28" w:name="_Toc466466906"/>
      <w:r>
        <w:rPr>
          <w:rFonts w:ascii="Times New Roman"/>
        </w:rPr>
        <w:t>前</w:t>
      </w:r>
      <w:bookmarkStart w:id="29" w:name="BKQY"/>
      <w:r>
        <w:rPr>
          <w:rFonts w:ascii="Times New Roman" w:eastAsia="MS Mincho"/>
        </w:rPr>
        <w:t> </w:t>
      </w:r>
      <w:r>
        <w:rPr>
          <w:rFonts w:ascii="Times New Roman" w:eastAsia="MS Mincho"/>
        </w:rPr>
        <w:t> </w:t>
      </w:r>
      <w:r>
        <w:rPr>
          <w:rFonts w:ascii="Times New Roman"/>
        </w:rPr>
        <w:t>言</w:t>
      </w:r>
      <w:bookmarkEnd w:id="19"/>
      <w:bookmarkEnd w:id="20"/>
      <w:bookmarkEnd w:id="21"/>
      <w:bookmarkEnd w:id="22"/>
      <w:bookmarkEnd w:id="23"/>
      <w:bookmarkEnd w:id="24"/>
      <w:bookmarkEnd w:id="25"/>
      <w:bookmarkEnd w:id="27"/>
      <w:bookmarkEnd w:id="28"/>
      <w:bookmarkEnd w:id="29"/>
    </w:p>
    <w:p w14:paraId="654388BD">
      <w:pPr>
        <w:pStyle w:val="38"/>
        <w:rPr>
          <w:rFonts w:ascii="Times New Roman"/>
          <w:kern w:val="2"/>
        </w:rPr>
      </w:pPr>
      <w:r>
        <w:rPr>
          <w:rFonts w:ascii="Times New Roman"/>
          <w:kern w:val="2"/>
        </w:rPr>
        <w:t>为规范</w:t>
      </w:r>
      <w:r>
        <w:rPr>
          <w:rFonts w:ascii="Times New Roman"/>
          <w:kern w:val="21"/>
          <w:szCs w:val="21"/>
        </w:rPr>
        <w:t>电力用户用电信息采集系统通信的协议要求，包括应用层报文格式、应用层报文优先级等内容，制定本部分</w:t>
      </w:r>
      <w:r>
        <w:rPr>
          <w:rFonts w:ascii="Times New Roman"/>
          <w:kern w:val="2"/>
        </w:rPr>
        <w:t>。</w:t>
      </w:r>
    </w:p>
    <w:p w14:paraId="6992DAF1">
      <w:pPr>
        <w:pStyle w:val="38"/>
        <w:rPr>
          <w:rFonts w:ascii="Times New Roman"/>
          <w:color w:val="000000"/>
        </w:rPr>
      </w:pPr>
      <w:r>
        <w:rPr>
          <w:rFonts w:ascii="Times New Roman"/>
          <w:color w:val="000000"/>
        </w:rPr>
        <w:t>《双模通信互联互通技术规范》标准分为6个部分：</w:t>
      </w:r>
    </w:p>
    <w:p w14:paraId="2695B60D">
      <w:pPr>
        <w:pStyle w:val="38"/>
        <w:rPr>
          <w:rFonts w:ascii="Times New Roman"/>
          <w:color w:val="000000"/>
        </w:rPr>
      </w:pPr>
      <w:r>
        <w:rPr>
          <w:rFonts w:ascii="Times New Roman"/>
          <w:color w:val="000000"/>
        </w:rPr>
        <w:t>——第1部分：总则；</w:t>
      </w:r>
    </w:p>
    <w:p w14:paraId="6585E5F7">
      <w:pPr>
        <w:pStyle w:val="38"/>
        <w:rPr>
          <w:rFonts w:ascii="Times New Roman"/>
          <w:color w:val="000000"/>
        </w:rPr>
      </w:pPr>
      <w:r>
        <w:rPr>
          <w:rFonts w:ascii="Times New Roman"/>
          <w:color w:val="000000"/>
        </w:rPr>
        <w:t>——第2部分：技术要求；</w:t>
      </w:r>
    </w:p>
    <w:p w14:paraId="54DD0BEA">
      <w:pPr>
        <w:pStyle w:val="38"/>
        <w:rPr>
          <w:rFonts w:ascii="Times New Roman"/>
          <w:color w:val="000000"/>
        </w:rPr>
      </w:pPr>
      <w:r>
        <w:rPr>
          <w:rFonts w:ascii="Times New Roman"/>
          <w:color w:val="000000"/>
        </w:rPr>
        <w:t>——第3部分：检验方法；</w:t>
      </w:r>
    </w:p>
    <w:p w14:paraId="206454ED">
      <w:pPr>
        <w:pStyle w:val="38"/>
        <w:rPr>
          <w:rFonts w:ascii="Times New Roman"/>
          <w:color w:val="000000"/>
        </w:rPr>
      </w:pPr>
      <w:r>
        <w:rPr>
          <w:rFonts w:ascii="Times New Roman"/>
          <w:color w:val="000000"/>
        </w:rPr>
        <w:t>——第4</w:t>
      </w:r>
      <w:r>
        <w:rPr>
          <w:rFonts w:hint="eastAsia" w:ascii="Times New Roman"/>
          <w:color w:val="000000"/>
        </w:rPr>
        <w:t>-</w:t>
      </w:r>
      <w:r>
        <w:rPr>
          <w:rFonts w:ascii="Times New Roman"/>
          <w:color w:val="000000"/>
        </w:rPr>
        <w:t>1部分：物理层通信协议；</w:t>
      </w:r>
    </w:p>
    <w:p w14:paraId="4CA94CC3">
      <w:pPr>
        <w:pStyle w:val="38"/>
        <w:rPr>
          <w:rFonts w:ascii="Times New Roman"/>
          <w:color w:val="000000"/>
        </w:rPr>
      </w:pPr>
      <w:r>
        <w:rPr>
          <w:rFonts w:ascii="Times New Roman"/>
          <w:color w:val="000000"/>
        </w:rPr>
        <w:t>——第4</w:t>
      </w:r>
      <w:r>
        <w:rPr>
          <w:rFonts w:hint="eastAsia" w:ascii="Times New Roman"/>
          <w:color w:val="000000"/>
        </w:rPr>
        <w:t>-</w:t>
      </w:r>
      <w:r>
        <w:rPr>
          <w:rFonts w:ascii="Times New Roman"/>
          <w:color w:val="000000"/>
        </w:rPr>
        <w:t>2部分：数据链路层通信协议；</w:t>
      </w:r>
    </w:p>
    <w:p w14:paraId="371A289D">
      <w:pPr>
        <w:pStyle w:val="38"/>
        <w:rPr>
          <w:rFonts w:ascii="Times New Roman"/>
          <w:color w:val="000000"/>
        </w:rPr>
      </w:pPr>
      <w:r>
        <w:rPr>
          <w:rFonts w:ascii="Times New Roman"/>
          <w:color w:val="000000"/>
        </w:rPr>
        <w:t>——第4</w:t>
      </w:r>
      <w:r>
        <w:rPr>
          <w:rFonts w:hint="eastAsia" w:ascii="Times New Roman"/>
          <w:color w:val="000000"/>
        </w:rPr>
        <w:t>-</w:t>
      </w:r>
      <w:r>
        <w:rPr>
          <w:rFonts w:ascii="Times New Roman"/>
          <w:color w:val="000000"/>
        </w:rPr>
        <w:t>3部分：应用层通信协议。</w:t>
      </w:r>
    </w:p>
    <w:p w14:paraId="6D5EE76D">
      <w:pPr>
        <w:pStyle w:val="38"/>
        <w:rPr>
          <w:rFonts w:ascii="Times New Roman"/>
          <w:color w:val="000000"/>
        </w:rPr>
      </w:pPr>
      <w:r>
        <w:rPr>
          <w:rFonts w:ascii="Times New Roman"/>
          <w:color w:val="000000"/>
        </w:rPr>
        <w:t>本部分是《</w:t>
      </w:r>
      <w:r>
        <w:rPr>
          <w:rFonts w:hint="eastAsia" w:ascii="Times New Roman"/>
          <w:color w:val="000000"/>
        </w:rPr>
        <w:t>XXXXXX</w:t>
      </w:r>
      <w:r>
        <w:rPr>
          <w:rFonts w:ascii="Times New Roman"/>
          <w:color w:val="000000"/>
        </w:rPr>
        <w:t>通技术规范》标准的第4</w:t>
      </w:r>
      <w:r>
        <w:rPr>
          <w:rFonts w:hint="eastAsia" w:ascii="Times New Roman"/>
          <w:color w:val="000000"/>
        </w:rPr>
        <w:t>-</w:t>
      </w:r>
      <w:r>
        <w:rPr>
          <w:rFonts w:ascii="Times New Roman"/>
          <w:color w:val="000000"/>
        </w:rPr>
        <w:t>3部分。</w:t>
      </w:r>
    </w:p>
    <w:p w14:paraId="18014A42">
      <w:pPr>
        <w:pStyle w:val="38"/>
        <w:rPr>
          <w:rFonts w:ascii="Times New Roman"/>
        </w:rPr>
      </w:pPr>
      <w:r>
        <w:rPr>
          <w:rFonts w:ascii="Times New Roman"/>
        </w:rPr>
        <w:t>本部分由国家电网</w:t>
      </w:r>
      <w:r>
        <w:rPr>
          <w:rFonts w:hint="eastAsia" w:ascii="Times New Roman"/>
        </w:rPr>
        <w:t>有限</w:t>
      </w:r>
      <w:r>
        <w:rPr>
          <w:rFonts w:ascii="Times New Roman"/>
        </w:rPr>
        <w:t>公司营销部提出并解释。</w:t>
      </w:r>
    </w:p>
    <w:p w14:paraId="770D1FE4">
      <w:pPr>
        <w:pStyle w:val="38"/>
        <w:rPr>
          <w:rFonts w:ascii="Times New Roman"/>
        </w:rPr>
      </w:pPr>
      <w:r>
        <w:rPr>
          <w:rFonts w:ascii="Times New Roman"/>
        </w:rPr>
        <w:t>本部分由国家电网</w:t>
      </w:r>
      <w:r>
        <w:rPr>
          <w:rFonts w:hint="eastAsia" w:ascii="Times New Roman"/>
        </w:rPr>
        <w:t>有限</w:t>
      </w:r>
      <w:r>
        <w:rPr>
          <w:rFonts w:ascii="Times New Roman"/>
        </w:rPr>
        <w:t>公司科技部归口。</w:t>
      </w:r>
    </w:p>
    <w:p w14:paraId="1B145D77">
      <w:pPr>
        <w:pStyle w:val="38"/>
        <w:rPr>
          <w:rFonts w:ascii="Times New Roman"/>
        </w:rPr>
      </w:pPr>
      <w:r>
        <w:rPr>
          <w:rFonts w:hint="eastAsia" w:ascii="Times New Roman"/>
        </w:rPr>
        <w:t>本部分起草单位：</w:t>
      </w:r>
      <w:r>
        <w:rPr>
          <w:rFonts w:hint="eastAsia"/>
        </w:rPr>
        <w:t>。</w:t>
      </w:r>
    </w:p>
    <w:p w14:paraId="549041BA">
      <w:pPr>
        <w:pStyle w:val="38"/>
      </w:pPr>
      <w:r>
        <w:rPr>
          <w:rFonts w:hint="eastAsia"/>
        </w:rPr>
        <w:t>本部分主要起草人：。</w:t>
      </w:r>
    </w:p>
    <w:p w14:paraId="2BDC1410">
      <w:pPr>
        <w:pStyle w:val="38"/>
        <w:rPr>
          <w:rFonts w:ascii="Times New Roman"/>
        </w:rPr>
      </w:pPr>
      <w:r>
        <w:rPr>
          <w:rFonts w:hint="eastAsia" w:ascii="Times New Roman"/>
          <w:color w:val="000000"/>
        </w:rPr>
        <w:t>本部分首次发布。</w:t>
      </w:r>
    </w:p>
    <w:p w14:paraId="66D6D820">
      <w:pPr>
        <w:pStyle w:val="38"/>
        <w:rPr>
          <w:rFonts w:ascii="Times New Roman"/>
        </w:rPr>
        <w:sectPr>
          <w:headerReference r:id="rId7" w:type="default"/>
          <w:footerReference r:id="rId8" w:type="default"/>
          <w:pgSz w:w="11906" w:h="16838"/>
          <w:pgMar w:top="567" w:right="1134" w:bottom="1134" w:left="1418" w:header="1418" w:footer="1134" w:gutter="0"/>
          <w:pgNumType w:fmt="upperRoman" w:start="1"/>
          <w:cols w:space="720" w:num="1"/>
          <w:formProt w:val="0"/>
          <w:docGrid w:type="lines" w:linePitch="312" w:charSpace="0"/>
        </w:sectPr>
      </w:pPr>
      <w:r>
        <w:rPr>
          <w:rFonts w:ascii="Times New Roman"/>
          <w:color w:val="000000"/>
        </w:rPr>
        <w:t>本部分在执行过程中的意见或建议反馈至国家电网</w:t>
      </w:r>
      <w:r>
        <w:rPr>
          <w:rFonts w:hint="eastAsia" w:ascii="Times New Roman"/>
          <w:color w:val="000000"/>
        </w:rPr>
        <w:t>有限</w:t>
      </w:r>
      <w:r>
        <w:rPr>
          <w:rFonts w:ascii="Times New Roman"/>
          <w:color w:val="000000"/>
        </w:rPr>
        <w:t>公司科技部。</w:t>
      </w:r>
    </w:p>
    <w:p w14:paraId="43131CAB">
      <w:pPr>
        <w:pStyle w:val="78"/>
      </w:pPr>
      <w:bookmarkStart w:id="30" w:name="_Toc217392183"/>
      <w:r>
        <w:rPr>
          <w:rFonts w:hint="eastAsia"/>
        </w:rPr>
        <w:t>双模通信互联互通技术规范</w:t>
      </w:r>
      <w:bookmarkStart w:id="31" w:name="StandardName"/>
      <w:r>
        <w:rPr>
          <w:rFonts w:hint="eastAsia"/>
        </w:rPr>
        <w:br w:type="textWrapping"/>
      </w:r>
      <w:r>
        <w:rPr>
          <w:rFonts w:hint="eastAsia"/>
        </w:rPr>
        <w:t>第4</w:t>
      </w:r>
      <w:r>
        <w:rPr>
          <w:rFonts w:hint="eastAsia"/>
          <w:color w:val="000000"/>
        </w:rPr>
        <w:t>-</w:t>
      </w:r>
      <w:r>
        <w:rPr>
          <w:rFonts w:hint="eastAsia"/>
        </w:rPr>
        <w:t>3部分：应用层通信协议</w:t>
      </w:r>
      <w:bookmarkEnd w:id="30"/>
      <w:bookmarkEnd w:id="31"/>
    </w:p>
    <w:p w14:paraId="7B54D650">
      <w:pPr>
        <w:pStyle w:val="73"/>
        <w:ind w:left="0"/>
        <w:rPr>
          <w:rFonts w:ascii="Times New Roman"/>
          <w:kern w:val="21"/>
          <w:szCs w:val="21"/>
        </w:rPr>
      </w:pPr>
      <w:bookmarkStart w:id="32" w:name="_Toc405476554"/>
      <w:bookmarkStart w:id="33" w:name="_Toc461041416"/>
      <w:bookmarkStart w:id="34" w:name="_Toc397421869"/>
      <w:bookmarkStart w:id="35" w:name="_Toc397529241"/>
      <w:bookmarkStart w:id="36" w:name="_Toc402982816"/>
      <w:bookmarkStart w:id="37" w:name="_Toc464752753"/>
      <w:bookmarkStart w:id="38" w:name="_Toc400798749"/>
      <w:bookmarkStart w:id="39" w:name="_Toc409125912"/>
      <w:bookmarkStart w:id="40" w:name="_Toc399757121"/>
      <w:bookmarkStart w:id="41" w:name="_Toc402983748"/>
      <w:bookmarkStart w:id="42" w:name="_Toc466466907"/>
      <w:bookmarkStart w:id="43" w:name="_Toc217392184"/>
      <w:bookmarkStart w:id="44" w:name="_Toc399228649"/>
      <w:bookmarkStart w:id="45" w:name="_Toc402983282"/>
      <w:bookmarkStart w:id="46" w:name="_Toc399259066"/>
      <w:bookmarkStart w:id="47" w:name="_Toc408859638"/>
      <w:bookmarkStart w:id="48" w:name="_Toc403570004"/>
      <w:bookmarkStart w:id="49" w:name="_Toc403585219"/>
      <w:bookmarkStart w:id="50" w:name="_Toc397528573"/>
      <w:bookmarkStart w:id="51" w:name="_Toc398912905"/>
      <w:bookmarkStart w:id="52" w:name="_Toc399148292"/>
      <w:bookmarkStart w:id="53" w:name="_Toc399147724"/>
      <w:r>
        <w:rPr>
          <w:rFonts w:ascii="Times New Roman"/>
        </w:rPr>
        <w:t>范围</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2256CAAB">
      <w:pPr>
        <w:pStyle w:val="38"/>
        <w:rPr>
          <w:rFonts w:hint="eastAsia" w:ascii="Times New Roman"/>
          <w:kern w:val="21"/>
        </w:rPr>
      </w:pPr>
      <w:r>
        <w:rPr>
          <w:rFonts w:ascii="Times New Roman"/>
          <w:kern w:val="21"/>
        </w:rPr>
        <w:t>本部分规定了电力用户用电信息采集系统双模通信网络的应用层技术。</w:t>
      </w:r>
    </w:p>
    <w:p w14:paraId="53B85680">
      <w:pPr>
        <w:pStyle w:val="38"/>
        <w:rPr>
          <w:rFonts w:ascii="Times New Roman"/>
        </w:rPr>
      </w:pPr>
      <w:r>
        <w:rPr>
          <w:rFonts w:hint="eastAsia" w:ascii="Times New Roman"/>
          <w:kern w:val="21"/>
        </w:rPr>
        <w:t>本部分</w:t>
      </w:r>
      <w:r>
        <w:rPr>
          <w:rFonts w:ascii="Times New Roman"/>
          <w:kern w:val="21"/>
        </w:rPr>
        <w:t>适用于用电信息采集系统的终端双模通信单元与电能表双模通信单元、采集器双模通信单元之间的数据交换。</w:t>
      </w:r>
    </w:p>
    <w:p w14:paraId="6FFD20BA">
      <w:pPr>
        <w:pStyle w:val="73"/>
        <w:ind w:left="0"/>
        <w:rPr>
          <w:rFonts w:ascii="Times New Roman"/>
        </w:rPr>
      </w:pPr>
      <w:bookmarkStart w:id="54" w:name="_Toc397528574"/>
      <w:bookmarkStart w:id="55" w:name="_Toc399228650"/>
      <w:bookmarkStart w:id="56" w:name="_Toc397421870"/>
      <w:bookmarkStart w:id="57" w:name="_Toc402983283"/>
      <w:bookmarkStart w:id="58" w:name="_Toc399757122"/>
      <w:bookmarkStart w:id="59" w:name="_Toc408859639"/>
      <w:bookmarkStart w:id="60" w:name="_Toc409125913"/>
      <w:bookmarkStart w:id="61" w:name="_Toc464752754"/>
      <w:bookmarkStart w:id="62" w:name="_Toc466466908"/>
      <w:bookmarkStart w:id="63" w:name="_Toc217392185"/>
      <w:bookmarkStart w:id="64" w:name="_Toc397529242"/>
      <w:bookmarkStart w:id="65" w:name="_Toc405476555"/>
      <w:bookmarkStart w:id="66" w:name="_Toc461041417"/>
      <w:bookmarkStart w:id="67" w:name="_Toc399259067"/>
      <w:bookmarkStart w:id="68" w:name="_Toc400798750"/>
      <w:bookmarkStart w:id="69" w:name="_Toc402982817"/>
      <w:bookmarkStart w:id="70" w:name="_Toc402983749"/>
      <w:bookmarkStart w:id="71" w:name="_Toc403570005"/>
      <w:bookmarkStart w:id="72" w:name="_Toc403585220"/>
      <w:r>
        <w:rPr>
          <w:rFonts w:ascii="Times New Roman"/>
        </w:rPr>
        <w:t>规范性引用文件</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9DD1250">
      <w:pPr>
        <w:pStyle w:val="175"/>
        <w:rPr>
          <w:rFonts w:ascii="Times New Roman" w:hAnsi="Times New Roman"/>
          <w:sz w:val="21"/>
          <w:szCs w:val="21"/>
        </w:rPr>
      </w:pPr>
      <w:r>
        <w:rPr>
          <w:rFonts w:ascii="Times New Roman"/>
          <w:sz w:val="21"/>
          <w:szCs w:val="21"/>
        </w:rPr>
        <w:t>下列文件对于本文件的应用是必不可少的。凡是注日期的引用文件，仅注日期的版本适用于本文件。</w:t>
      </w:r>
      <w:r>
        <w:rPr>
          <w:rFonts w:ascii="Times New Roman" w:hAnsi="Times New Roman"/>
          <w:sz w:val="21"/>
          <w:szCs w:val="21"/>
        </w:rPr>
        <w:t>凡是不注日期的引用文件，其最新版本（包括所有的修改单）适用于本文件。</w:t>
      </w:r>
    </w:p>
    <w:p w14:paraId="110B6AE5">
      <w:pPr>
        <w:pStyle w:val="175"/>
        <w:rPr>
          <w:rFonts w:ascii="Times New Roman" w:hAnsi="Times New Roman"/>
          <w:sz w:val="21"/>
          <w:szCs w:val="21"/>
          <w:lang w:eastAsia="zh-CN"/>
        </w:rPr>
      </w:pPr>
      <w:r>
        <w:rPr>
          <w:rFonts w:hint="eastAsia" w:ascii="Times New Roman" w:hAnsi="Times New Roman"/>
          <w:sz w:val="21"/>
          <w:szCs w:val="21"/>
          <w:lang w:eastAsia="zh-CN"/>
        </w:rPr>
        <w:t>Q/GDW xxxx 双模通信互联互通技术规范　第4-3部分：应用层通信协议</w:t>
      </w:r>
    </w:p>
    <w:p w14:paraId="1360426D">
      <w:pPr>
        <w:pStyle w:val="175"/>
        <w:rPr>
          <w:rFonts w:hint="eastAsia" w:ascii="Times New Roman" w:hAnsi="Times New Roman"/>
          <w:sz w:val="21"/>
          <w:szCs w:val="21"/>
          <w:lang w:eastAsia="zh-CN"/>
        </w:rPr>
      </w:pPr>
      <w:r>
        <w:rPr>
          <w:rFonts w:ascii="Times New Roman" w:hAnsi="Times New Roman"/>
          <w:sz w:val="21"/>
          <w:szCs w:val="21"/>
          <w:lang w:eastAsia="zh-CN"/>
        </w:rPr>
        <w:t>Q/GDW1</w:t>
      </w:r>
      <w:r>
        <w:rPr>
          <w:rFonts w:hint="eastAsia" w:ascii="Times New Roman" w:hAnsi="Times New Roman"/>
          <w:sz w:val="21"/>
          <w:szCs w:val="21"/>
          <w:lang w:eastAsia="zh-CN"/>
        </w:rPr>
        <w:t>0</w:t>
      </w:r>
      <w:r>
        <w:rPr>
          <w:rFonts w:ascii="Times New Roman" w:hAnsi="Times New Roman"/>
          <w:sz w:val="21"/>
          <w:szCs w:val="21"/>
          <w:lang w:eastAsia="zh-CN"/>
        </w:rPr>
        <w:t>376</w:t>
      </w:r>
      <w:r>
        <w:rPr>
          <w:rFonts w:hint="eastAsia" w:ascii="Times New Roman" w:hAnsi="Times New Roman"/>
          <w:sz w:val="21"/>
          <w:szCs w:val="21"/>
          <w:lang w:eastAsia="zh-CN"/>
        </w:rPr>
        <w:t>.</w:t>
      </w:r>
      <w:r>
        <w:rPr>
          <w:rFonts w:ascii="Times New Roman" w:hAnsi="Times New Roman"/>
          <w:sz w:val="21"/>
          <w:szCs w:val="21"/>
          <w:lang w:eastAsia="zh-CN"/>
        </w:rPr>
        <w:t>2</w:t>
      </w:r>
      <w:r>
        <w:rPr>
          <w:rFonts w:hint="eastAsia" w:ascii="Times New Roman" w:hAnsi="Times New Roman"/>
          <w:sz w:val="21"/>
          <w:szCs w:val="21"/>
          <w:lang w:eastAsia="zh-CN"/>
        </w:rPr>
        <w:t>—</w:t>
      </w:r>
      <w:r>
        <w:rPr>
          <w:rFonts w:ascii="Times New Roman" w:hAnsi="Times New Roman"/>
          <w:sz w:val="21"/>
          <w:szCs w:val="21"/>
          <w:lang w:eastAsia="zh-CN"/>
        </w:rPr>
        <w:t>201</w:t>
      </w:r>
      <w:r>
        <w:rPr>
          <w:rFonts w:hint="eastAsia" w:ascii="Times New Roman" w:hAnsi="Times New Roman"/>
          <w:sz w:val="21"/>
          <w:szCs w:val="21"/>
          <w:lang w:eastAsia="zh-CN"/>
        </w:rPr>
        <w:t>9</w:t>
      </w:r>
      <w:r>
        <w:rPr>
          <w:rFonts w:ascii="Times New Roman" w:hAnsi="Times New Roman"/>
          <w:sz w:val="21"/>
          <w:szCs w:val="21"/>
          <w:lang w:eastAsia="zh-CN"/>
        </w:rPr>
        <w:t xml:space="preserve"> </w:t>
      </w:r>
      <w:r>
        <w:rPr>
          <w:rFonts w:hint="eastAsia" w:ascii="Times New Roman" w:hAnsi="Times New Roman"/>
          <w:sz w:val="21"/>
          <w:szCs w:val="21"/>
          <w:lang w:eastAsia="zh-CN"/>
        </w:rPr>
        <w:t>电力用户用电信息采集系统通信协议 第2部分：集中器本地通信模块接口协议</w:t>
      </w:r>
    </w:p>
    <w:p w14:paraId="3E69E614">
      <w:pPr>
        <w:pStyle w:val="175"/>
        <w:rPr>
          <w:rFonts w:hint="eastAsia" w:ascii="Times New Roman" w:hAnsi="Times New Roman"/>
          <w:sz w:val="21"/>
          <w:szCs w:val="21"/>
          <w:lang w:eastAsia="zh-CN"/>
        </w:rPr>
      </w:pPr>
      <w:r>
        <w:rPr>
          <w:rFonts w:ascii="Times New Roman" w:hAnsi="Times New Roman"/>
          <w:sz w:val="21"/>
          <w:szCs w:val="21"/>
          <w:lang w:eastAsia="zh-CN"/>
        </w:rPr>
        <w:t>DL/T 645 多功能电能表通信协议</w:t>
      </w:r>
      <w:r>
        <w:rPr>
          <w:rFonts w:hint="eastAsia" w:ascii="Times New Roman" w:hAnsi="Times New Roman"/>
          <w:sz w:val="21"/>
          <w:szCs w:val="21"/>
          <w:lang w:eastAsia="zh-CN"/>
        </w:rPr>
        <w:t>及其备案文件</w:t>
      </w:r>
    </w:p>
    <w:p w14:paraId="5A5260CB">
      <w:pPr>
        <w:pStyle w:val="175"/>
        <w:rPr>
          <w:rFonts w:ascii="Times New Roman" w:hAnsi="Times New Roman"/>
          <w:sz w:val="21"/>
          <w:szCs w:val="21"/>
          <w:lang w:eastAsia="zh-CN"/>
        </w:rPr>
      </w:pPr>
      <w:r>
        <w:rPr>
          <w:rFonts w:hint="eastAsia" w:ascii="Times New Roman" w:hAnsi="Times New Roman"/>
          <w:sz w:val="21"/>
          <w:szCs w:val="21"/>
          <w:lang w:eastAsia="zh-CN"/>
        </w:rPr>
        <w:t>DL/T 698.45 电能信息采集与管理系统 第4</w:t>
      </w:r>
      <w:r>
        <w:rPr>
          <w:rFonts w:hint="eastAsia"/>
          <w:color w:val="000000"/>
        </w:rPr>
        <w:t>—</w:t>
      </w:r>
      <w:r>
        <w:rPr>
          <w:rFonts w:hint="eastAsia" w:ascii="Times New Roman" w:hAnsi="Times New Roman"/>
          <w:sz w:val="21"/>
          <w:szCs w:val="21"/>
          <w:lang w:eastAsia="zh-CN"/>
        </w:rPr>
        <w:t>5部分：面向对象的互操作性数据交换协议</w:t>
      </w:r>
    </w:p>
    <w:p w14:paraId="413FB92E">
      <w:pPr>
        <w:pStyle w:val="73"/>
        <w:ind w:left="0"/>
        <w:rPr>
          <w:rFonts w:ascii="Times New Roman"/>
        </w:rPr>
      </w:pPr>
      <w:bookmarkStart w:id="73" w:name="_Toc397421871"/>
      <w:bookmarkEnd w:id="73"/>
      <w:bookmarkStart w:id="74" w:name="_Toc408859640"/>
      <w:bookmarkStart w:id="75" w:name="_Toc405476556"/>
      <w:bookmarkStart w:id="76" w:name="_Toc403585221"/>
      <w:bookmarkStart w:id="77" w:name="_Toc403570006"/>
      <w:bookmarkStart w:id="78" w:name="_Toc409125914"/>
      <w:bookmarkStart w:id="79" w:name="_Toc461041418"/>
      <w:bookmarkStart w:id="80" w:name="_Toc464752755"/>
      <w:bookmarkStart w:id="81" w:name="_Toc466466909"/>
      <w:bookmarkStart w:id="82" w:name="_Toc217392186"/>
      <w:bookmarkStart w:id="83" w:name="_Toc342918013"/>
      <w:bookmarkStart w:id="84" w:name="_Toc352257822"/>
      <w:bookmarkStart w:id="85" w:name="_Toc353262591"/>
      <w:bookmarkStart w:id="86" w:name="_Toc366596201"/>
      <w:bookmarkStart w:id="87" w:name="_Toc370312769"/>
      <w:bookmarkStart w:id="88" w:name="_Toc341689669"/>
      <w:bookmarkStart w:id="89" w:name="_Toc366079523"/>
      <w:bookmarkStart w:id="90" w:name="_Toc370316639"/>
      <w:bookmarkStart w:id="91" w:name="_Toc370325144"/>
      <w:bookmarkStart w:id="92" w:name="_Toc350171293"/>
      <w:bookmarkStart w:id="93" w:name="_Toc364839574"/>
      <w:bookmarkStart w:id="94" w:name="_Toc389746102"/>
      <w:bookmarkStart w:id="95" w:name="_Toc352146385"/>
      <w:bookmarkStart w:id="96" w:name="_Toc241142346"/>
      <w:r>
        <w:rPr>
          <w:rFonts w:ascii="Times New Roman"/>
        </w:rPr>
        <w:t>术语和定义</w:t>
      </w:r>
      <w:bookmarkEnd w:id="74"/>
      <w:bookmarkEnd w:id="75"/>
      <w:bookmarkEnd w:id="76"/>
      <w:bookmarkEnd w:id="77"/>
      <w:bookmarkEnd w:id="78"/>
      <w:bookmarkEnd w:id="79"/>
      <w:bookmarkEnd w:id="80"/>
      <w:bookmarkEnd w:id="81"/>
      <w:bookmarkEnd w:id="82"/>
    </w:p>
    <w:p w14:paraId="60437B90">
      <w:pPr>
        <w:pStyle w:val="70"/>
        <w:rPr>
          <w:rFonts w:hint="eastAsia" w:ascii="Times New Roman"/>
        </w:rPr>
      </w:pPr>
      <w:bookmarkStart w:id="97" w:name="_Toc399228654"/>
      <w:bookmarkStart w:id="98" w:name="_Toc400798754"/>
      <w:bookmarkStart w:id="99" w:name="_Toc402982821"/>
      <w:bookmarkStart w:id="100" w:name="_Toc402983287"/>
      <w:bookmarkStart w:id="101" w:name="_Toc402983753"/>
      <w:bookmarkStart w:id="102" w:name="_Toc403570010"/>
      <w:bookmarkStart w:id="103" w:name="_Toc403585225"/>
      <w:bookmarkStart w:id="104" w:name="_Toc399259071"/>
      <w:bookmarkStart w:id="105" w:name="_Toc399757126"/>
      <w:bookmarkStart w:id="106" w:name="_Toc408859644"/>
      <w:bookmarkStart w:id="107" w:name="_Toc461041422"/>
      <w:bookmarkStart w:id="108" w:name="_Toc409125918"/>
      <w:bookmarkStart w:id="109" w:name="_Toc405476560"/>
    </w:p>
    <w:p w14:paraId="5645A2C7">
      <w:pPr>
        <w:pStyle w:val="38"/>
        <w:rPr>
          <w:rFonts w:ascii="黑体" w:hAnsi="黑体" w:eastAsia="黑体"/>
        </w:rPr>
      </w:pPr>
      <w:r>
        <w:rPr>
          <w:rFonts w:ascii="黑体" w:hAnsi="黑体" w:eastAsia="黑体"/>
        </w:rPr>
        <w:t xml:space="preserve">中央协调器 </w:t>
      </w:r>
      <w:r>
        <w:rPr>
          <w:rFonts w:hint="eastAsia" w:ascii="黑体" w:hAnsi="黑体" w:eastAsia="黑体"/>
        </w:rPr>
        <w:t>c</w:t>
      </w:r>
      <w:r>
        <w:rPr>
          <w:rFonts w:ascii="黑体" w:hAnsi="黑体" w:eastAsia="黑体"/>
        </w:rPr>
        <w:t xml:space="preserve">entral </w:t>
      </w:r>
      <w:r>
        <w:rPr>
          <w:rFonts w:hint="eastAsia" w:ascii="黑体" w:hAnsi="黑体" w:eastAsia="黑体"/>
        </w:rPr>
        <w:t>c</w:t>
      </w:r>
      <w:r>
        <w:rPr>
          <w:rFonts w:ascii="黑体" w:hAnsi="黑体" w:eastAsia="黑体"/>
        </w:rPr>
        <w:t>oordinator</w:t>
      </w:r>
      <w:bookmarkEnd w:id="97"/>
      <w:bookmarkEnd w:id="98"/>
      <w:bookmarkEnd w:id="99"/>
      <w:bookmarkEnd w:id="100"/>
      <w:bookmarkEnd w:id="101"/>
      <w:bookmarkEnd w:id="102"/>
      <w:bookmarkEnd w:id="103"/>
      <w:bookmarkEnd w:id="104"/>
      <w:bookmarkEnd w:id="105"/>
      <w:bookmarkEnd w:id="106"/>
      <w:bookmarkEnd w:id="107"/>
      <w:bookmarkEnd w:id="108"/>
      <w:bookmarkEnd w:id="109"/>
    </w:p>
    <w:p w14:paraId="2B0473B3">
      <w:pPr>
        <w:pStyle w:val="175"/>
        <w:rPr>
          <w:rFonts w:ascii="Times New Roman" w:hAnsi="Times New Roman"/>
        </w:rPr>
      </w:pPr>
      <w:r>
        <w:rPr>
          <w:rFonts w:ascii="Times New Roman" w:hAnsi="Times New Roman"/>
          <w:kern w:val="21"/>
          <w:sz w:val="21"/>
          <w:szCs w:val="21"/>
          <w:lang w:val="en-US" w:eastAsia="zh-CN"/>
        </w:rPr>
        <w:t>通信网络中的主节点角色，负责完成组网控制、网络维护管理等功能，其对应的设备实体为终端本地通信单元。</w:t>
      </w:r>
    </w:p>
    <w:p w14:paraId="63A3B78B">
      <w:pPr>
        <w:pStyle w:val="70"/>
        <w:rPr>
          <w:rFonts w:hint="eastAsia" w:ascii="Times New Roman"/>
        </w:rPr>
      </w:pPr>
      <w:bookmarkStart w:id="110" w:name="_Toc399228655"/>
      <w:bookmarkStart w:id="111" w:name="_Toc399259072"/>
      <w:bookmarkStart w:id="112" w:name="_Toc408859645"/>
      <w:bookmarkStart w:id="113" w:name="_Toc461041423"/>
      <w:bookmarkStart w:id="114" w:name="_Toc409125919"/>
      <w:bookmarkStart w:id="115" w:name="_Toc403585226"/>
      <w:bookmarkStart w:id="116" w:name="_Toc400798755"/>
      <w:bookmarkStart w:id="117" w:name="_Toc402982822"/>
      <w:bookmarkStart w:id="118" w:name="_Toc399757127"/>
      <w:bookmarkStart w:id="119" w:name="_Toc405476561"/>
      <w:bookmarkStart w:id="120" w:name="_Toc403570011"/>
      <w:bookmarkStart w:id="121" w:name="_Toc402983754"/>
      <w:bookmarkStart w:id="122" w:name="_Toc402983288"/>
    </w:p>
    <w:p w14:paraId="33D9E92E">
      <w:pPr>
        <w:pStyle w:val="38"/>
        <w:rPr>
          <w:rFonts w:ascii="黑体" w:hAnsi="黑体" w:eastAsia="黑体"/>
        </w:rPr>
      </w:pPr>
      <w:r>
        <w:rPr>
          <w:rFonts w:ascii="黑体" w:hAnsi="黑体" w:eastAsia="黑体"/>
        </w:rPr>
        <w:t xml:space="preserve">站点 </w:t>
      </w:r>
      <w:r>
        <w:rPr>
          <w:rFonts w:hint="eastAsia" w:ascii="黑体" w:hAnsi="黑体" w:eastAsia="黑体"/>
        </w:rPr>
        <w:t>s</w:t>
      </w:r>
      <w:r>
        <w:rPr>
          <w:rFonts w:ascii="黑体" w:hAnsi="黑体" w:eastAsia="黑体"/>
        </w:rPr>
        <w:t>tation</w:t>
      </w:r>
      <w:bookmarkEnd w:id="110"/>
      <w:bookmarkEnd w:id="111"/>
      <w:bookmarkEnd w:id="112"/>
      <w:bookmarkEnd w:id="113"/>
      <w:bookmarkEnd w:id="114"/>
      <w:bookmarkEnd w:id="115"/>
      <w:bookmarkEnd w:id="116"/>
      <w:bookmarkEnd w:id="117"/>
      <w:bookmarkEnd w:id="118"/>
      <w:bookmarkEnd w:id="119"/>
      <w:bookmarkEnd w:id="120"/>
      <w:bookmarkEnd w:id="121"/>
      <w:bookmarkEnd w:id="122"/>
    </w:p>
    <w:p w14:paraId="29C4190D">
      <w:pPr>
        <w:pStyle w:val="38"/>
        <w:rPr>
          <w:rFonts w:ascii="Times New Roman"/>
          <w:kern w:val="21"/>
          <w:szCs w:val="21"/>
        </w:rPr>
      </w:pPr>
      <w:r>
        <w:rPr>
          <w:rFonts w:hint="eastAsia" w:ascii="Times New Roman"/>
          <w:kern w:val="21"/>
          <w:szCs w:val="21"/>
        </w:rPr>
        <w:t>通信网络中的从节点角色，其对应的设备实体为通信单元，包括电能表双模通信单元、I型采集器双模通信单元或双模II型采集器。</w:t>
      </w:r>
    </w:p>
    <w:p w14:paraId="5E08AE6E">
      <w:pPr>
        <w:pStyle w:val="70"/>
        <w:rPr>
          <w:rFonts w:hint="eastAsia" w:ascii="Times New Roman"/>
        </w:rPr>
      </w:pPr>
      <w:bookmarkStart w:id="123" w:name="_Toc409125925"/>
      <w:bookmarkStart w:id="124" w:name="_Toc399228661"/>
      <w:bookmarkStart w:id="125" w:name="_Toc399757133"/>
      <w:bookmarkStart w:id="126" w:name="_Toc403570017"/>
      <w:bookmarkStart w:id="127" w:name="_Toc403585232"/>
      <w:bookmarkStart w:id="128" w:name="_Toc402983760"/>
      <w:bookmarkStart w:id="129" w:name="_Toc402983294"/>
      <w:bookmarkStart w:id="130" w:name="_Toc405476567"/>
      <w:bookmarkStart w:id="131" w:name="_Toc400798761"/>
      <w:bookmarkStart w:id="132" w:name="_Toc461041429"/>
      <w:bookmarkStart w:id="133" w:name="_Toc402982828"/>
      <w:bookmarkStart w:id="134" w:name="_Toc408859651"/>
      <w:bookmarkStart w:id="135" w:name="_Toc399259078"/>
    </w:p>
    <w:p w14:paraId="1F1BFCC6">
      <w:pPr>
        <w:pStyle w:val="38"/>
        <w:rPr>
          <w:rFonts w:ascii="黑体" w:hAnsi="黑体" w:eastAsia="黑体"/>
        </w:rPr>
      </w:pPr>
      <w:r>
        <w:rPr>
          <w:rFonts w:ascii="黑体" w:hAnsi="黑体" w:eastAsia="黑体"/>
        </w:rPr>
        <w:t xml:space="preserve">业务报文 </w:t>
      </w:r>
      <w:r>
        <w:rPr>
          <w:rFonts w:hint="eastAsia" w:ascii="黑体" w:hAnsi="黑体" w:eastAsia="黑体"/>
        </w:rPr>
        <w:t>s</w:t>
      </w:r>
      <w:r>
        <w:rPr>
          <w:rFonts w:ascii="黑体" w:hAnsi="黑体" w:eastAsia="黑体"/>
        </w:rPr>
        <w:t xml:space="preserve">ervice </w:t>
      </w:r>
      <w:r>
        <w:rPr>
          <w:rFonts w:hint="eastAsia" w:ascii="黑体" w:hAnsi="黑体" w:eastAsia="黑体"/>
        </w:rPr>
        <w:t>d</w:t>
      </w:r>
      <w:r>
        <w:rPr>
          <w:rFonts w:ascii="黑体" w:hAnsi="黑体" w:eastAsia="黑体"/>
        </w:rPr>
        <w:t>atagram</w:t>
      </w:r>
      <w:bookmarkEnd w:id="123"/>
      <w:bookmarkEnd w:id="124"/>
      <w:bookmarkEnd w:id="125"/>
      <w:bookmarkEnd w:id="126"/>
      <w:bookmarkEnd w:id="127"/>
      <w:bookmarkEnd w:id="128"/>
      <w:bookmarkEnd w:id="129"/>
      <w:bookmarkEnd w:id="130"/>
      <w:bookmarkEnd w:id="131"/>
      <w:bookmarkEnd w:id="132"/>
      <w:bookmarkEnd w:id="133"/>
      <w:bookmarkEnd w:id="134"/>
      <w:bookmarkEnd w:id="135"/>
    </w:p>
    <w:p w14:paraId="594F364C">
      <w:pPr>
        <w:ind w:firstLine="420"/>
      </w:pPr>
      <w:r>
        <w:t>应用层产生的、用于获取抄表数据的报文。</w:t>
      </w:r>
    </w:p>
    <w:p w14:paraId="4AFF2E33">
      <w:pPr>
        <w:pStyle w:val="70"/>
        <w:rPr>
          <w:rFonts w:hint="eastAsia" w:ascii="Times New Roman"/>
        </w:rPr>
      </w:pPr>
      <w:bookmarkStart w:id="136" w:name="_Toc399228662"/>
      <w:bookmarkStart w:id="137" w:name="_Toc403585233"/>
      <w:bookmarkStart w:id="138" w:name="_Toc402983761"/>
      <w:bookmarkStart w:id="139" w:name="_Toc400798762"/>
      <w:bookmarkStart w:id="140" w:name="_Toc461041430"/>
      <w:bookmarkStart w:id="141" w:name="_Toc402982829"/>
      <w:bookmarkStart w:id="142" w:name="_Toc399757134"/>
      <w:bookmarkStart w:id="143" w:name="_Toc409125926"/>
      <w:bookmarkStart w:id="144" w:name="_Toc399259079"/>
      <w:bookmarkStart w:id="145" w:name="_Toc402983295"/>
      <w:bookmarkStart w:id="146" w:name="_Toc403570018"/>
      <w:bookmarkStart w:id="147" w:name="_Toc405476568"/>
      <w:bookmarkStart w:id="148" w:name="_Toc408859652"/>
    </w:p>
    <w:p w14:paraId="30456C5A">
      <w:pPr>
        <w:pStyle w:val="38"/>
        <w:rPr>
          <w:rFonts w:ascii="黑体" w:hAnsi="黑体" w:eastAsia="黑体"/>
        </w:rPr>
      </w:pPr>
      <w:r>
        <w:rPr>
          <w:rFonts w:ascii="黑体" w:hAnsi="黑体" w:eastAsia="黑体"/>
        </w:rPr>
        <w:t xml:space="preserve">并发抄表 </w:t>
      </w:r>
      <w:r>
        <w:rPr>
          <w:rFonts w:hint="eastAsia" w:ascii="黑体" w:hAnsi="黑体" w:eastAsia="黑体"/>
        </w:rPr>
        <w:t>p</w:t>
      </w:r>
      <w:r>
        <w:rPr>
          <w:rFonts w:ascii="黑体" w:hAnsi="黑体" w:eastAsia="黑体"/>
        </w:rPr>
        <w:t xml:space="preserve">arallel </w:t>
      </w:r>
      <w:r>
        <w:rPr>
          <w:rFonts w:hint="eastAsia" w:ascii="黑体" w:hAnsi="黑体" w:eastAsia="黑体"/>
        </w:rPr>
        <w:t>m</w:t>
      </w:r>
      <w:r>
        <w:rPr>
          <w:rFonts w:ascii="黑体" w:hAnsi="黑体" w:eastAsia="黑体"/>
        </w:rPr>
        <w:t xml:space="preserve">eters </w:t>
      </w:r>
      <w:r>
        <w:rPr>
          <w:rFonts w:hint="eastAsia" w:ascii="黑体" w:hAnsi="黑体" w:eastAsia="黑体"/>
        </w:rPr>
        <w:t>r</w:t>
      </w:r>
      <w:r>
        <w:rPr>
          <w:rFonts w:ascii="黑体" w:hAnsi="黑体" w:eastAsia="黑体"/>
        </w:rPr>
        <w:t>eading</w:t>
      </w:r>
      <w:bookmarkEnd w:id="136"/>
      <w:bookmarkEnd w:id="137"/>
      <w:bookmarkEnd w:id="138"/>
      <w:bookmarkEnd w:id="139"/>
      <w:bookmarkEnd w:id="140"/>
      <w:bookmarkEnd w:id="141"/>
      <w:bookmarkEnd w:id="142"/>
      <w:bookmarkEnd w:id="143"/>
      <w:bookmarkEnd w:id="144"/>
      <w:bookmarkEnd w:id="145"/>
      <w:bookmarkEnd w:id="146"/>
      <w:bookmarkEnd w:id="147"/>
      <w:bookmarkEnd w:id="148"/>
    </w:p>
    <w:p w14:paraId="181FF04E">
      <w:pPr>
        <w:ind w:firstLine="420"/>
      </w:pPr>
      <w:r>
        <w:t>终端连续向多个站点发送并发抄表命令，多个站点收到命令后向终端返回各自抄表内容的过程。</w:t>
      </w:r>
    </w:p>
    <w:p w14:paraId="2079CE12">
      <w:pPr>
        <w:pStyle w:val="73"/>
        <w:ind w:left="0"/>
        <w:rPr>
          <w:rFonts w:ascii="Times New Roman"/>
        </w:rPr>
      </w:pPr>
      <w:bookmarkStart w:id="149" w:name="_Toc405476580"/>
      <w:bookmarkStart w:id="150" w:name="_Toc403585245"/>
      <w:bookmarkStart w:id="151" w:name="_Toc408859664"/>
      <w:bookmarkStart w:id="152" w:name="_Toc464752756"/>
      <w:bookmarkStart w:id="153" w:name="_Toc409125938"/>
      <w:bookmarkStart w:id="154" w:name="_Toc461041442"/>
      <w:bookmarkStart w:id="155" w:name="_Toc403570030"/>
      <w:bookmarkStart w:id="156" w:name="_Toc466466910"/>
      <w:bookmarkStart w:id="157" w:name="_Toc217392187"/>
      <w:r>
        <w:rPr>
          <w:rFonts w:ascii="Times New Roman"/>
        </w:rPr>
        <w:t>缩略语</w:t>
      </w:r>
      <w:bookmarkEnd w:id="149"/>
      <w:bookmarkEnd w:id="150"/>
      <w:bookmarkEnd w:id="151"/>
      <w:bookmarkEnd w:id="152"/>
      <w:bookmarkEnd w:id="153"/>
      <w:bookmarkEnd w:id="154"/>
      <w:bookmarkEnd w:id="155"/>
      <w:bookmarkEnd w:id="156"/>
      <w:bookmarkEnd w:id="157"/>
    </w:p>
    <w:p w14:paraId="2229C9AB">
      <w:r>
        <w:t xml:space="preserve">    以下缩略语适用于本文件。</w:t>
      </w:r>
    </w:p>
    <w:p w14:paraId="7CBA3152">
      <w:pPr>
        <w:ind w:left="420" w:leftChars="200"/>
      </w:pPr>
      <w:r>
        <w:t>BCD：二进制码十进制数（Binary Coded Decimal）</w:t>
      </w:r>
    </w:p>
    <w:p w14:paraId="02639906">
      <w:pPr>
        <w:ind w:left="420" w:leftChars="200"/>
      </w:pPr>
      <w:r>
        <w:t>CCO：中央协调器（Central Coordinator）</w:t>
      </w:r>
    </w:p>
    <w:p w14:paraId="06C8E595">
      <w:pPr>
        <w:ind w:left="420" w:leftChars="200"/>
      </w:pPr>
      <w:r>
        <w:t>CRC：循环冗余校验（Cyclic Redundancy Check）</w:t>
      </w:r>
    </w:p>
    <w:p w14:paraId="7CED2064">
      <w:pPr>
        <w:ind w:left="420" w:leftChars="200"/>
      </w:pPr>
      <w:r>
        <w:t>MAC：媒介访问控制（Media Access Control）</w:t>
      </w:r>
    </w:p>
    <w:p w14:paraId="1866D2FE">
      <w:pPr>
        <w:ind w:left="420" w:leftChars="200"/>
      </w:pPr>
      <w:r>
        <w:t>STA：站点（Station）</w:t>
      </w:r>
    </w:p>
    <w:p w14:paraId="1258CFB0">
      <w:pPr>
        <w:ind w:left="420" w:leftChars="200"/>
      </w:pPr>
      <w:r>
        <w:t>TDMA：时分多址（Time Division Multiple Access）</w:t>
      </w:r>
    </w:p>
    <w:p w14:paraId="140304F3">
      <w:pPr>
        <w:ind w:left="420" w:leftChars="200"/>
      </w:pPr>
      <w:r>
        <w:t>TEI：终端设备标识（Terminal Equipment Identifier）</w:t>
      </w:r>
    </w:p>
    <w:p w14:paraId="2E55A906">
      <w:pPr>
        <w:ind w:left="420" w:leftChars="200"/>
      </w:pPr>
      <w:r>
        <w:t>VCS：虚拟载波侦听（Virtual Carrier Sensing）</w:t>
      </w:r>
    </w:p>
    <w:p w14:paraId="76D8C7BC">
      <w:pPr>
        <w:ind w:left="420" w:leftChars="200"/>
      </w:pPr>
      <w:r>
        <w:t>VF：可变区域（Variant Field）</w:t>
      </w:r>
    </w:p>
    <w:p w14:paraId="126F0278">
      <w:pPr>
        <w:ind w:left="420" w:leftChars="200"/>
      </w:pPr>
      <w:r>
        <w:t>VLAN：虚拟局域网（Virtual Local Area Network）</w:t>
      </w:r>
    </w:p>
    <w:p w14:paraId="7CC9237F">
      <w:pPr>
        <w:pStyle w:val="73"/>
        <w:ind w:left="0"/>
        <w:rPr>
          <w:rFonts w:ascii="Times New Roman"/>
        </w:rPr>
      </w:pPr>
      <w:bookmarkStart w:id="158" w:name="_Toc405476590"/>
      <w:bookmarkStart w:id="159" w:name="_Toc408859674"/>
      <w:bookmarkStart w:id="160" w:name="_Toc464752758"/>
      <w:bookmarkStart w:id="161" w:name="_Toc217392188"/>
      <w:bookmarkStart w:id="162" w:name="_Toc461041452"/>
      <w:bookmarkStart w:id="163" w:name="_Toc409125948"/>
      <w:bookmarkStart w:id="164" w:name="_Toc403585255"/>
      <w:bookmarkStart w:id="165" w:name="_Toc466466911"/>
      <w:bookmarkStart w:id="166" w:name="_Toc402983781"/>
      <w:bookmarkStart w:id="167" w:name="_Toc403570039"/>
      <w:bookmarkStart w:id="168" w:name="_Toc402982849"/>
      <w:bookmarkStart w:id="169" w:name="_Toc400798784"/>
      <w:bookmarkStart w:id="170" w:name="_Toc402983315"/>
      <w:bookmarkStart w:id="171" w:name="_Toc399757156"/>
      <w:bookmarkStart w:id="172" w:name="_Toc399228680"/>
      <w:bookmarkStart w:id="173" w:name="_Toc399259097"/>
      <w:r>
        <w:rPr>
          <w:rFonts w:ascii="Times New Roman"/>
        </w:rPr>
        <w:t>应用层</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5848F7CB">
      <w:pPr>
        <w:pStyle w:val="70"/>
        <w:rPr>
          <w:rFonts w:ascii="Times New Roman"/>
        </w:rPr>
      </w:pPr>
      <w:bookmarkStart w:id="174" w:name="_Toc405476592"/>
      <w:bookmarkStart w:id="175" w:name="_Toc400798786"/>
      <w:bookmarkStart w:id="176" w:name="_Toc409125950"/>
      <w:bookmarkStart w:id="177" w:name="_Toc403585257"/>
      <w:bookmarkStart w:id="178" w:name="_Toc403570041"/>
      <w:bookmarkStart w:id="179" w:name="_Toc402982851"/>
      <w:bookmarkStart w:id="180" w:name="_Toc402983783"/>
      <w:bookmarkStart w:id="181" w:name="_Toc461041454"/>
      <w:bookmarkStart w:id="182" w:name="_Toc402983317"/>
      <w:bookmarkStart w:id="183" w:name="_Toc399757158"/>
      <w:bookmarkStart w:id="184" w:name="_Toc408859676"/>
      <w:r>
        <w:rPr>
          <w:rFonts w:ascii="Times New Roman"/>
        </w:rPr>
        <w:t>通用报文结构</w:t>
      </w:r>
      <w:bookmarkEnd w:id="174"/>
      <w:bookmarkEnd w:id="175"/>
      <w:bookmarkEnd w:id="176"/>
      <w:bookmarkEnd w:id="177"/>
      <w:bookmarkEnd w:id="178"/>
      <w:bookmarkEnd w:id="179"/>
      <w:bookmarkEnd w:id="180"/>
      <w:bookmarkEnd w:id="181"/>
      <w:bookmarkEnd w:id="182"/>
      <w:bookmarkEnd w:id="183"/>
      <w:bookmarkEnd w:id="184"/>
    </w:p>
    <w:p w14:paraId="2508B8A8">
      <w:pPr>
        <w:pStyle w:val="74"/>
        <w:spacing w:before="156" w:after="156"/>
        <w:rPr>
          <w:rFonts w:hint="eastAsia" w:ascii="Times New Roman"/>
        </w:rPr>
      </w:pPr>
      <w:bookmarkStart w:id="185" w:name="_Toc399757159"/>
      <w:bookmarkStart w:id="186" w:name="_Toc399228684"/>
      <w:bookmarkStart w:id="187" w:name="_Toc399259101"/>
      <w:bookmarkStart w:id="188" w:name="_Toc403585258"/>
      <w:bookmarkStart w:id="189" w:name="_Toc402982852"/>
      <w:bookmarkStart w:id="190" w:name="_Toc405476593"/>
      <w:bookmarkStart w:id="191" w:name="_Toc402983784"/>
      <w:bookmarkStart w:id="192" w:name="_Toc403570042"/>
      <w:bookmarkStart w:id="193" w:name="_Toc408859677"/>
      <w:bookmarkStart w:id="194" w:name="_Toc409125951"/>
      <w:bookmarkStart w:id="195" w:name="_Toc400798787"/>
      <w:bookmarkStart w:id="196" w:name="_Toc402983318"/>
      <w:r>
        <w:rPr>
          <w:rFonts w:hint="eastAsia" w:ascii="Times New Roman"/>
        </w:rPr>
        <w:t>通用报文格式字段</w:t>
      </w:r>
    </w:p>
    <w:p w14:paraId="4F192A27">
      <w:pPr>
        <w:pStyle w:val="38"/>
        <w:rPr>
          <w:rFonts w:hint="eastAsia" w:ascii="Times New Roman"/>
        </w:rPr>
      </w:pPr>
      <w:r>
        <w:rPr>
          <w:rFonts w:ascii="Times New Roman"/>
        </w:rPr>
        <w:t>应用层报文</w:t>
      </w:r>
      <w:r>
        <w:rPr>
          <w:rFonts w:hint="eastAsia" w:ascii="Times New Roman"/>
        </w:rPr>
        <w:t>应符合图1格式要求</w:t>
      </w:r>
      <w:r>
        <w:rPr>
          <w:rFonts w:ascii="Times New Roman"/>
        </w:rPr>
        <w:t>。</w:t>
      </w:r>
    </w:p>
    <w:p w14:paraId="0CF9B7E7">
      <w:pPr>
        <w:pStyle w:val="175"/>
        <w:ind w:firstLine="0" w:firstLineChars="0"/>
        <w:jc w:val="center"/>
        <w:rPr>
          <w:rFonts w:ascii="Times New Roman" w:hAnsi="Times New Roman"/>
        </w:rPr>
      </w:pPr>
      <w:r>
        <w:rPr>
          <w:rFonts w:ascii="Times New Roman" w:hAnsi="Times New Roman"/>
        </w:rPr>
        <w:object>
          <v:shape id="_x0000_i1025" o:spt="75" type="#_x0000_t75" style="height:114.05pt;width:393.6pt;" o:ole="t" filled="f" o:preferrelative="t" stroked="f" coordsize="21600,21600">
            <v:path/>
            <v:fill on="f"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14:paraId="2C702F2E">
      <w:pPr>
        <w:pStyle w:val="156"/>
        <w:rPr>
          <w:rFonts w:ascii="Times New Roman"/>
        </w:rPr>
      </w:pPr>
      <w:bookmarkStart w:id="197" w:name="_Toc403585462"/>
      <w:bookmarkStart w:id="198" w:name="_Toc402983525"/>
      <w:bookmarkStart w:id="199" w:name="_Toc400799069"/>
      <w:bookmarkStart w:id="200" w:name="_Toc408860089"/>
      <w:bookmarkStart w:id="201" w:name="_Toc399757467"/>
      <w:bookmarkStart w:id="202" w:name="_Toc402983059"/>
      <w:bookmarkStart w:id="203" w:name="_Toc399259429"/>
      <w:bookmarkStart w:id="204" w:name="_Toc405476815"/>
      <w:bookmarkStart w:id="205" w:name="_Toc399229216"/>
      <w:bookmarkStart w:id="206" w:name="_Ref398976900"/>
      <w:bookmarkStart w:id="207" w:name="_Toc403570504"/>
      <w:bookmarkStart w:id="208" w:name="_Toc402983991"/>
      <w:r>
        <w:rPr>
          <w:rFonts w:ascii="Times New Roman"/>
        </w:rPr>
        <w:t>通用报文格式</w:t>
      </w:r>
      <w:bookmarkEnd w:id="197"/>
      <w:bookmarkEnd w:id="198"/>
      <w:bookmarkEnd w:id="199"/>
      <w:bookmarkEnd w:id="200"/>
      <w:bookmarkEnd w:id="201"/>
      <w:bookmarkEnd w:id="202"/>
      <w:bookmarkEnd w:id="203"/>
      <w:bookmarkEnd w:id="204"/>
      <w:bookmarkEnd w:id="205"/>
      <w:bookmarkEnd w:id="206"/>
      <w:bookmarkEnd w:id="207"/>
      <w:bookmarkEnd w:id="208"/>
    </w:p>
    <w:p w14:paraId="57395816">
      <w:pPr>
        <w:pStyle w:val="38"/>
        <w:rPr>
          <w:rFonts w:ascii="Times New Roman"/>
        </w:rPr>
      </w:pPr>
      <w:r>
        <w:rPr>
          <w:rFonts w:ascii="Times New Roman"/>
        </w:rPr>
        <w:t>通用报文格式的字段</w:t>
      </w:r>
      <w:r>
        <w:rPr>
          <w:rFonts w:hint="eastAsia" w:ascii="Times New Roman"/>
        </w:rPr>
        <w:t>应符合表1要求</w:t>
      </w:r>
      <w:r>
        <w:rPr>
          <w:rFonts w:ascii="Times New Roman"/>
        </w:rPr>
        <w:t>。</w:t>
      </w:r>
    </w:p>
    <w:p w14:paraId="29369055">
      <w:pPr>
        <w:pStyle w:val="154"/>
        <w:ind w:left="0"/>
        <w:rPr>
          <w:rFonts w:ascii="Times New Roman"/>
          <w:kern w:val="21"/>
        </w:rPr>
      </w:pPr>
      <w:r>
        <w:rPr>
          <w:rFonts w:hint="eastAsia" w:ascii="Times New Roman"/>
          <w:kern w:val="21"/>
        </w:rPr>
        <w:t>通用报文格式字段说明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0"/>
        <w:gridCol w:w="887"/>
        <w:gridCol w:w="1238"/>
        <w:gridCol w:w="1412"/>
        <w:gridCol w:w="3103"/>
      </w:tblGrid>
      <w:tr w14:paraId="28592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590" w:type="dxa"/>
            <w:noWrap w:val="0"/>
            <w:vAlign w:val="top"/>
          </w:tcPr>
          <w:p w14:paraId="0521FB9D">
            <w:pPr>
              <w:pStyle w:val="214"/>
              <w:rPr>
                <w:rFonts w:ascii="Times New Roman" w:hAnsi="Times New Roman"/>
              </w:rPr>
            </w:pPr>
            <w:r>
              <w:rPr>
                <w:rFonts w:ascii="Times New Roman"/>
              </w:rPr>
              <w:t>域</w:t>
            </w:r>
          </w:p>
        </w:tc>
        <w:tc>
          <w:tcPr>
            <w:tcW w:w="887" w:type="dxa"/>
            <w:noWrap w:val="0"/>
            <w:vAlign w:val="top"/>
          </w:tcPr>
          <w:p w14:paraId="1AB0FC5F">
            <w:pPr>
              <w:pStyle w:val="214"/>
              <w:rPr>
                <w:rFonts w:ascii="Times New Roman" w:hAnsi="Times New Roman"/>
              </w:rPr>
            </w:pPr>
            <w:r>
              <w:rPr>
                <w:rFonts w:ascii="Times New Roman"/>
              </w:rPr>
              <w:t>字节号</w:t>
            </w:r>
          </w:p>
        </w:tc>
        <w:tc>
          <w:tcPr>
            <w:tcW w:w="1238" w:type="dxa"/>
            <w:noWrap w:val="0"/>
            <w:vAlign w:val="top"/>
          </w:tcPr>
          <w:p w14:paraId="7F19F219">
            <w:pPr>
              <w:pStyle w:val="214"/>
              <w:rPr>
                <w:rFonts w:ascii="Times New Roman" w:hAnsi="Times New Roman"/>
              </w:rPr>
            </w:pPr>
            <w:r>
              <w:rPr>
                <w:rFonts w:ascii="Times New Roman"/>
              </w:rPr>
              <w:t>比特位</w:t>
            </w:r>
          </w:p>
        </w:tc>
        <w:tc>
          <w:tcPr>
            <w:tcW w:w="1412" w:type="dxa"/>
            <w:noWrap w:val="0"/>
            <w:vAlign w:val="top"/>
          </w:tcPr>
          <w:p w14:paraId="5574A822">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103" w:type="dxa"/>
            <w:noWrap w:val="0"/>
            <w:vAlign w:val="top"/>
          </w:tcPr>
          <w:p w14:paraId="06E1DE03">
            <w:pPr>
              <w:pStyle w:val="214"/>
              <w:rPr>
                <w:rFonts w:hint="eastAsia" w:ascii="Times New Roman"/>
              </w:rPr>
            </w:pPr>
            <w:r>
              <w:rPr>
                <w:rFonts w:hint="eastAsia" w:ascii="Times New Roman"/>
              </w:rPr>
              <w:t>含义</w:t>
            </w:r>
          </w:p>
        </w:tc>
      </w:tr>
      <w:tr w14:paraId="5BA59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590" w:type="dxa"/>
            <w:noWrap w:val="0"/>
            <w:vAlign w:val="top"/>
          </w:tcPr>
          <w:p w14:paraId="16201239">
            <w:pPr>
              <w:pStyle w:val="214"/>
              <w:rPr>
                <w:rFonts w:ascii="Times New Roman" w:hAnsi="Times New Roman"/>
              </w:rPr>
            </w:pPr>
            <w:r>
              <w:rPr>
                <w:rFonts w:ascii="Times New Roman"/>
              </w:rPr>
              <w:t>报文端口号</w:t>
            </w:r>
          </w:p>
        </w:tc>
        <w:tc>
          <w:tcPr>
            <w:tcW w:w="887" w:type="dxa"/>
            <w:noWrap w:val="0"/>
            <w:vAlign w:val="top"/>
          </w:tcPr>
          <w:p w14:paraId="45D9203F">
            <w:pPr>
              <w:pStyle w:val="214"/>
              <w:rPr>
                <w:rFonts w:ascii="Times New Roman" w:hAnsi="Times New Roman"/>
              </w:rPr>
            </w:pPr>
            <w:r>
              <w:rPr>
                <w:rFonts w:ascii="Times New Roman" w:hAnsi="Times New Roman"/>
              </w:rPr>
              <w:t>0</w:t>
            </w:r>
          </w:p>
        </w:tc>
        <w:tc>
          <w:tcPr>
            <w:tcW w:w="1238" w:type="dxa"/>
            <w:noWrap w:val="0"/>
            <w:vAlign w:val="top"/>
          </w:tcPr>
          <w:p w14:paraId="1DFF36FE">
            <w:pPr>
              <w:pStyle w:val="214"/>
              <w:rPr>
                <w:rFonts w:ascii="Times New Roman" w:hAnsi="Times New Roman"/>
              </w:rPr>
            </w:pPr>
            <w:r>
              <w:rPr>
                <w:rFonts w:ascii="Times New Roman" w:hAnsi="Times New Roman"/>
              </w:rPr>
              <w:t>0-7</w:t>
            </w:r>
          </w:p>
        </w:tc>
        <w:tc>
          <w:tcPr>
            <w:tcW w:w="1412" w:type="dxa"/>
            <w:noWrap w:val="0"/>
            <w:vAlign w:val="top"/>
          </w:tcPr>
          <w:p w14:paraId="587CADDE">
            <w:pPr>
              <w:pStyle w:val="214"/>
              <w:rPr>
                <w:rFonts w:ascii="Times New Roman" w:hAnsi="Times New Roman"/>
              </w:rPr>
            </w:pPr>
            <w:r>
              <w:rPr>
                <w:rFonts w:ascii="Times New Roman" w:hAnsi="Times New Roman"/>
              </w:rPr>
              <w:t>8</w:t>
            </w:r>
          </w:p>
        </w:tc>
        <w:tc>
          <w:tcPr>
            <w:tcW w:w="3103" w:type="dxa"/>
            <w:noWrap w:val="0"/>
            <w:vAlign w:val="top"/>
          </w:tcPr>
          <w:p w14:paraId="23590B85">
            <w:pPr>
              <w:pStyle w:val="214"/>
              <w:rPr>
                <w:rFonts w:ascii="Times New Roman" w:hAnsi="Times New Roman"/>
              </w:rPr>
            </w:pPr>
            <w:r>
              <w:rPr>
                <w:rFonts w:hint="eastAsia" w:ascii="Times New Roman" w:hAnsi="Times New Roman"/>
              </w:rPr>
              <w:t>CCO与STA之间交互的应用层报文传输的端口号</w:t>
            </w:r>
          </w:p>
        </w:tc>
      </w:tr>
      <w:tr w14:paraId="1D158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590" w:type="dxa"/>
            <w:noWrap w:val="0"/>
            <w:vAlign w:val="top"/>
          </w:tcPr>
          <w:p w14:paraId="09BD8861">
            <w:pPr>
              <w:pStyle w:val="214"/>
              <w:rPr>
                <w:rFonts w:ascii="Times New Roman" w:hAnsi="Times New Roman"/>
              </w:rPr>
            </w:pPr>
            <w:r>
              <w:rPr>
                <w:rFonts w:ascii="Times New Roman"/>
              </w:rPr>
              <w:t>报文</w:t>
            </w:r>
            <w:r>
              <w:rPr>
                <w:rFonts w:ascii="Times New Roman" w:hAnsi="Times New Roman"/>
              </w:rPr>
              <w:t>ID</w:t>
            </w:r>
          </w:p>
        </w:tc>
        <w:tc>
          <w:tcPr>
            <w:tcW w:w="887" w:type="dxa"/>
            <w:noWrap w:val="0"/>
            <w:vAlign w:val="top"/>
          </w:tcPr>
          <w:p w14:paraId="40818B6A">
            <w:pPr>
              <w:pStyle w:val="214"/>
              <w:rPr>
                <w:rFonts w:ascii="Times New Roman" w:hAnsi="Times New Roman"/>
              </w:rPr>
            </w:pPr>
            <w:r>
              <w:rPr>
                <w:rFonts w:ascii="Times New Roman" w:hAnsi="Times New Roman"/>
              </w:rPr>
              <w:t>1-2</w:t>
            </w:r>
          </w:p>
        </w:tc>
        <w:tc>
          <w:tcPr>
            <w:tcW w:w="1238" w:type="dxa"/>
            <w:noWrap w:val="0"/>
            <w:vAlign w:val="top"/>
          </w:tcPr>
          <w:p w14:paraId="3E07CB1E">
            <w:pPr>
              <w:pStyle w:val="214"/>
              <w:rPr>
                <w:rFonts w:ascii="Times New Roman" w:hAnsi="Times New Roman"/>
              </w:rPr>
            </w:pPr>
            <w:r>
              <w:rPr>
                <w:rFonts w:ascii="Times New Roman" w:hAnsi="Times New Roman"/>
              </w:rPr>
              <w:t>0-15</w:t>
            </w:r>
          </w:p>
        </w:tc>
        <w:tc>
          <w:tcPr>
            <w:tcW w:w="1412" w:type="dxa"/>
            <w:noWrap w:val="0"/>
            <w:vAlign w:val="top"/>
          </w:tcPr>
          <w:p w14:paraId="6C0EDC50">
            <w:pPr>
              <w:pStyle w:val="214"/>
              <w:rPr>
                <w:rFonts w:ascii="Times New Roman" w:hAnsi="Times New Roman"/>
              </w:rPr>
            </w:pPr>
            <w:r>
              <w:rPr>
                <w:rFonts w:ascii="Times New Roman" w:hAnsi="Times New Roman"/>
              </w:rPr>
              <w:t>16</w:t>
            </w:r>
          </w:p>
        </w:tc>
        <w:tc>
          <w:tcPr>
            <w:tcW w:w="3103" w:type="dxa"/>
            <w:noWrap w:val="0"/>
            <w:vAlign w:val="top"/>
          </w:tcPr>
          <w:p w14:paraId="161EED8D">
            <w:pPr>
              <w:pStyle w:val="214"/>
              <w:rPr>
                <w:rFonts w:ascii="Times New Roman" w:hAnsi="Times New Roman"/>
              </w:rPr>
            </w:pPr>
            <w:r>
              <w:rPr>
                <w:rFonts w:hint="eastAsia" w:ascii="Times New Roman" w:hAnsi="Times New Roman"/>
              </w:rPr>
              <w:t>应用层报文ID</w:t>
            </w:r>
          </w:p>
        </w:tc>
      </w:tr>
      <w:tr w14:paraId="3CBC5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590" w:type="dxa"/>
            <w:noWrap w:val="0"/>
            <w:vAlign w:val="top"/>
          </w:tcPr>
          <w:p w14:paraId="58EDEF3A">
            <w:pPr>
              <w:pStyle w:val="214"/>
              <w:rPr>
                <w:rFonts w:ascii="Times New Roman"/>
              </w:rPr>
            </w:pPr>
            <w:r>
              <w:rPr>
                <w:rFonts w:hint="eastAsia" w:ascii="Times New Roman"/>
              </w:rPr>
              <w:t>报文控制字</w:t>
            </w:r>
          </w:p>
        </w:tc>
        <w:tc>
          <w:tcPr>
            <w:tcW w:w="887" w:type="dxa"/>
            <w:noWrap w:val="0"/>
            <w:vAlign w:val="top"/>
          </w:tcPr>
          <w:p w14:paraId="34F36018">
            <w:pPr>
              <w:pStyle w:val="214"/>
              <w:rPr>
                <w:rFonts w:hint="eastAsia" w:ascii="Times New Roman" w:hAnsi="Times New Roman"/>
              </w:rPr>
            </w:pPr>
            <w:r>
              <w:rPr>
                <w:rFonts w:hint="eastAsia" w:ascii="Times New Roman" w:hAnsi="Times New Roman"/>
              </w:rPr>
              <w:t>3</w:t>
            </w:r>
          </w:p>
        </w:tc>
        <w:tc>
          <w:tcPr>
            <w:tcW w:w="1238" w:type="dxa"/>
            <w:noWrap w:val="0"/>
            <w:vAlign w:val="top"/>
          </w:tcPr>
          <w:p w14:paraId="296B8C32">
            <w:pPr>
              <w:pStyle w:val="214"/>
              <w:rPr>
                <w:rFonts w:ascii="Times New Roman" w:hAnsi="Times New Roman"/>
              </w:rPr>
            </w:pPr>
            <w:r>
              <w:rPr>
                <w:rFonts w:hint="eastAsia" w:ascii="Times New Roman" w:hAnsi="Times New Roman"/>
              </w:rPr>
              <w:t>0-7</w:t>
            </w:r>
          </w:p>
        </w:tc>
        <w:tc>
          <w:tcPr>
            <w:tcW w:w="1412" w:type="dxa"/>
            <w:noWrap w:val="0"/>
            <w:vAlign w:val="top"/>
          </w:tcPr>
          <w:p w14:paraId="005FD34D">
            <w:pPr>
              <w:pStyle w:val="214"/>
              <w:rPr>
                <w:rFonts w:hint="eastAsia" w:ascii="Times New Roman" w:hAnsi="Times New Roman"/>
              </w:rPr>
            </w:pPr>
            <w:r>
              <w:rPr>
                <w:rFonts w:hint="eastAsia" w:ascii="Times New Roman" w:hAnsi="Times New Roman"/>
              </w:rPr>
              <w:t>8</w:t>
            </w:r>
          </w:p>
        </w:tc>
        <w:tc>
          <w:tcPr>
            <w:tcW w:w="3103" w:type="dxa"/>
            <w:noWrap w:val="0"/>
            <w:vAlign w:val="top"/>
          </w:tcPr>
          <w:p w14:paraId="6D806C12">
            <w:pPr>
              <w:pStyle w:val="214"/>
              <w:rPr>
                <w:rFonts w:ascii="Times New Roman" w:hAnsi="Times New Roman"/>
              </w:rPr>
            </w:pPr>
            <w:r>
              <w:rPr>
                <w:rFonts w:hint="eastAsia" w:ascii="Times New Roman" w:hAnsi="Times New Roman"/>
              </w:rPr>
              <w:t>默认设置为0</w:t>
            </w:r>
          </w:p>
        </w:tc>
      </w:tr>
    </w:tbl>
    <w:p w14:paraId="364FD023">
      <w:pPr>
        <w:pStyle w:val="38"/>
        <w:ind w:firstLine="0" w:firstLineChars="0"/>
        <w:rPr>
          <w:rFonts w:hint="eastAsia" w:ascii="Times New Roman"/>
        </w:rPr>
      </w:pPr>
    </w:p>
    <w:bookmarkEnd w:id="185"/>
    <w:bookmarkEnd w:id="186"/>
    <w:bookmarkEnd w:id="187"/>
    <w:bookmarkEnd w:id="188"/>
    <w:bookmarkEnd w:id="189"/>
    <w:bookmarkEnd w:id="190"/>
    <w:bookmarkEnd w:id="191"/>
    <w:bookmarkEnd w:id="192"/>
    <w:bookmarkEnd w:id="193"/>
    <w:bookmarkEnd w:id="194"/>
    <w:bookmarkEnd w:id="195"/>
    <w:bookmarkEnd w:id="196"/>
    <w:p w14:paraId="64D64109">
      <w:pPr>
        <w:pStyle w:val="74"/>
        <w:spacing w:before="156" w:after="156"/>
        <w:rPr>
          <w:rFonts w:ascii="Times New Roman"/>
          <w:color w:val="000000"/>
        </w:rPr>
      </w:pPr>
      <w:bookmarkStart w:id="209" w:name="_Toc402983319"/>
      <w:bookmarkStart w:id="210" w:name="_Toc408859678"/>
      <w:bookmarkStart w:id="211" w:name="_Toc399757160"/>
      <w:bookmarkStart w:id="212" w:name="_Toc400798788"/>
      <w:bookmarkStart w:id="213" w:name="_Toc399259102"/>
      <w:bookmarkStart w:id="214" w:name="_Toc403570043"/>
      <w:bookmarkStart w:id="215" w:name="_Toc402982853"/>
      <w:bookmarkStart w:id="216" w:name="_Toc399228685"/>
      <w:bookmarkStart w:id="217" w:name="_Toc409125952"/>
      <w:bookmarkStart w:id="218" w:name="_Toc405476594"/>
      <w:bookmarkStart w:id="219" w:name="_Toc402983785"/>
      <w:bookmarkStart w:id="220" w:name="_Toc403585259"/>
      <w:r>
        <w:rPr>
          <w:rFonts w:ascii="Times New Roman"/>
          <w:color w:val="000000"/>
        </w:rPr>
        <w:t>报文ID</w:t>
      </w:r>
      <w:bookmarkEnd w:id="209"/>
      <w:bookmarkEnd w:id="210"/>
      <w:bookmarkEnd w:id="211"/>
      <w:bookmarkEnd w:id="212"/>
      <w:bookmarkEnd w:id="213"/>
      <w:bookmarkEnd w:id="214"/>
      <w:bookmarkEnd w:id="215"/>
      <w:bookmarkEnd w:id="216"/>
      <w:bookmarkEnd w:id="217"/>
      <w:bookmarkEnd w:id="218"/>
      <w:bookmarkEnd w:id="219"/>
      <w:bookmarkEnd w:id="220"/>
    </w:p>
    <w:p w14:paraId="02A56DC2">
      <w:pPr>
        <w:pStyle w:val="38"/>
        <w:rPr>
          <w:rFonts w:hint="eastAsia" w:ascii="Times New Roman"/>
        </w:rPr>
      </w:pPr>
      <w:r>
        <w:rPr>
          <w:rFonts w:ascii="Times New Roman"/>
        </w:rPr>
        <w:t>报文ID</w:t>
      </w:r>
      <w:r>
        <w:rPr>
          <w:rFonts w:hint="eastAsia" w:ascii="Times New Roman"/>
        </w:rPr>
        <w:t>字段的</w:t>
      </w:r>
      <w:r>
        <w:rPr>
          <w:rFonts w:ascii="Times New Roman"/>
        </w:rPr>
        <w:t>取值</w:t>
      </w:r>
      <w:r>
        <w:rPr>
          <w:rFonts w:hint="eastAsia" w:ascii="Times New Roman"/>
        </w:rPr>
        <w:t>应符合表2要求</w:t>
      </w:r>
      <w:ins w:id="0" w:author="作者">
        <w:r>
          <w:rPr>
            <w:rFonts w:hint="eastAsia" w:ascii="Times New Roman"/>
          </w:rPr>
          <w:t>，其中，使用报文ID的最高4位表示该报文附加了信道安全机制种类，最高4位取值0b0000表示报文是明文传输；取值0b0001表示报文采取了数据机密性保护模式；取值0b0010表示报文采取了数据完整性保护模式；取值0b0011表示报文采取了数据全面保护模式。例如，报文ID为0x2004表示采取了数据完整性保护模式的校时报文；报文ID为0x3032表示采取了数据全面保护模式的传输文件数据报文。</w:t>
        </w:r>
      </w:ins>
      <w:del w:id="1" w:author="作者">
        <w:r>
          <w:rPr>
            <w:rFonts w:hint="eastAsia" w:ascii="Times New Roman"/>
          </w:rPr>
          <w:delText xml:space="preserve"> </w:delText>
        </w:r>
      </w:del>
      <w:del w:id="2" w:author="作者">
        <w:r>
          <w:rPr>
            <w:rFonts w:ascii="Times New Roman"/>
          </w:rPr>
          <w:delText>。</w:delText>
        </w:r>
      </w:del>
    </w:p>
    <w:p w14:paraId="00D3B7EB">
      <w:pPr>
        <w:pStyle w:val="154"/>
        <w:ind w:left="0"/>
        <w:rPr>
          <w:rFonts w:ascii="Times New Roman"/>
          <w:kern w:val="21"/>
        </w:rPr>
      </w:pPr>
      <w:bookmarkStart w:id="221" w:name="_Toc405476878"/>
      <w:bookmarkStart w:id="222" w:name="_Toc402540039"/>
      <w:bookmarkStart w:id="223" w:name="_Toc399229303"/>
      <w:bookmarkStart w:id="224" w:name="_Toc399757544"/>
      <w:bookmarkStart w:id="225" w:name="_Ref398977004"/>
      <w:bookmarkStart w:id="226" w:name="_Toc402983125"/>
      <w:bookmarkStart w:id="227" w:name="_Toc399259510"/>
      <w:bookmarkStart w:id="228" w:name="_Toc402983591"/>
      <w:bookmarkStart w:id="229" w:name="_Toc405022456"/>
      <w:bookmarkStart w:id="230" w:name="_Toc402984057"/>
      <w:bookmarkStart w:id="231" w:name="_Toc403570570"/>
      <w:bookmarkStart w:id="232" w:name="_Toc408860153"/>
      <w:r>
        <w:rPr>
          <w:rFonts w:ascii="Times New Roman"/>
          <w:kern w:val="21"/>
        </w:rPr>
        <w:t>报</w:t>
      </w:r>
      <w:r>
        <w:rPr>
          <w:rFonts w:hAnsi="黑体"/>
          <w:kern w:val="21"/>
        </w:rPr>
        <w:t>文ID</w:t>
      </w:r>
      <w:bookmarkEnd w:id="221"/>
      <w:bookmarkEnd w:id="222"/>
      <w:bookmarkEnd w:id="223"/>
      <w:bookmarkEnd w:id="224"/>
      <w:bookmarkEnd w:id="225"/>
      <w:bookmarkEnd w:id="226"/>
      <w:bookmarkEnd w:id="227"/>
      <w:bookmarkEnd w:id="228"/>
      <w:bookmarkEnd w:id="229"/>
      <w:bookmarkEnd w:id="230"/>
      <w:bookmarkEnd w:id="231"/>
      <w:bookmarkEnd w:id="232"/>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4108"/>
        <w:gridCol w:w="1678"/>
      </w:tblGrid>
      <w:tr w14:paraId="008A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0D8BB97F">
            <w:pPr>
              <w:pStyle w:val="214"/>
              <w:rPr>
                <w:rFonts w:ascii="Times New Roman" w:hAnsi="Times New Roman"/>
              </w:rPr>
            </w:pPr>
            <w:bookmarkStart w:id="233" w:name="_Toc402983320"/>
            <w:bookmarkStart w:id="234" w:name="_Toc403585260"/>
            <w:bookmarkStart w:id="235" w:name="_Toc399259103"/>
            <w:bookmarkStart w:id="236" w:name="_Toc403570044"/>
            <w:bookmarkStart w:id="237" w:name="_Toc399757161"/>
            <w:bookmarkStart w:id="238" w:name="_Toc400798789"/>
            <w:bookmarkStart w:id="239" w:name="_Toc402982854"/>
            <w:bookmarkStart w:id="240" w:name="_Toc405476595"/>
            <w:bookmarkStart w:id="241" w:name="_Toc408859679"/>
            <w:bookmarkStart w:id="242" w:name="_Toc399228686"/>
            <w:bookmarkStart w:id="243" w:name="_Toc402983786"/>
            <w:bookmarkStart w:id="244" w:name="_Toc409125953"/>
            <w:r>
              <w:rPr>
                <w:rFonts w:ascii="Times New Roman"/>
              </w:rPr>
              <w:t>报文</w:t>
            </w:r>
            <w:r>
              <w:rPr>
                <w:rFonts w:ascii="Times New Roman" w:hAnsi="Times New Roman"/>
              </w:rPr>
              <w:t>ID</w:t>
            </w:r>
          </w:p>
        </w:tc>
        <w:tc>
          <w:tcPr>
            <w:tcW w:w="4108" w:type="dxa"/>
            <w:noWrap w:val="0"/>
            <w:vAlign w:val="center"/>
          </w:tcPr>
          <w:p w14:paraId="5CF44321">
            <w:pPr>
              <w:pStyle w:val="214"/>
              <w:rPr>
                <w:rFonts w:ascii="Times New Roman" w:hAnsi="Times New Roman"/>
              </w:rPr>
            </w:pPr>
            <w:r>
              <w:rPr>
                <w:rFonts w:ascii="Times New Roman"/>
              </w:rPr>
              <w:t>含义</w:t>
            </w:r>
          </w:p>
        </w:tc>
        <w:tc>
          <w:tcPr>
            <w:tcW w:w="1678" w:type="dxa"/>
            <w:noWrap w:val="0"/>
            <w:vAlign w:val="center"/>
          </w:tcPr>
          <w:p w14:paraId="1C731367">
            <w:pPr>
              <w:pStyle w:val="214"/>
              <w:rPr>
                <w:rFonts w:ascii="Times New Roman"/>
              </w:rPr>
            </w:pPr>
            <w:r>
              <w:rPr>
                <w:rFonts w:hint="eastAsia" w:ascii="Times New Roman"/>
              </w:rPr>
              <w:t>报文端口号</w:t>
            </w:r>
          </w:p>
        </w:tc>
      </w:tr>
      <w:tr w14:paraId="12A7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6EBFFF9D">
            <w:pPr>
              <w:pStyle w:val="214"/>
              <w:rPr>
                <w:rFonts w:ascii="Times New Roman" w:hAnsi="Times New Roman"/>
              </w:rPr>
            </w:pPr>
            <w:r>
              <w:rPr>
                <w:rFonts w:ascii="Times New Roman" w:hAnsi="Times New Roman"/>
              </w:rPr>
              <w:t>0x0001</w:t>
            </w:r>
          </w:p>
        </w:tc>
        <w:tc>
          <w:tcPr>
            <w:tcW w:w="4108" w:type="dxa"/>
            <w:noWrap w:val="0"/>
            <w:vAlign w:val="center"/>
          </w:tcPr>
          <w:p w14:paraId="64FE7280">
            <w:pPr>
              <w:pStyle w:val="214"/>
              <w:rPr>
                <w:rFonts w:ascii="Times New Roman" w:hAnsi="Times New Roman"/>
              </w:rPr>
            </w:pPr>
            <w:r>
              <w:rPr>
                <w:rFonts w:ascii="Times New Roman"/>
              </w:rPr>
              <w:t>终端主动抄表</w:t>
            </w:r>
          </w:p>
        </w:tc>
        <w:tc>
          <w:tcPr>
            <w:tcW w:w="1678" w:type="dxa"/>
            <w:noWrap w:val="0"/>
            <w:vAlign w:val="center"/>
          </w:tcPr>
          <w:p w14:paraId="6BA099EE">
            <w:pPr>
              <w:pStyle w:val="214"/>
              <w:rPr>
                <w:rFonts w:ascii="Times New Roman"/>
              </w:rPr>
            </w:pPr>
            <w:r>
              <w:rPr>
                <w:rFonts w:hint="eastAsia" w:ascii="Times New Roman"/>
              </w:rPr>
              <w:t>0</w:t>
            </w:r>
            <w:r>
              <w:rPr>
                <w:rFonts w:ascii="Times New Roman"/>
              </w:rPr>
              <w:t>x11</w:t>
            </w:r>
          </w:p>
        </w:tc>
      </w:tr>
      <w:tr w14:paraId="0E7D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602B78C1">
            <w:pPr>
              <w:pStyle w:val="214"/>
              <w:rPr>
                <w:rFonts w:ascii="Times New Roman" w:hAnsi="Times New Roman"/>
              </w:rPr>
            </w:pPr>
            <w:r>
              <w:rPr>
                <w:rFonts w:ascii="Times New Roman" w:hAnsi="Times New Roman"/>
              </w:rPr>
              <w:t>0x000</w:t>
            </w:r>
            <w:r>
              <w:rPr>
                <w:rFonts w:hint="eastAsia" w:ascii="Times New Roman" w:hAnsi="Times New Roman"/>
              </w:rPr>
              <w:t>2</w:t>
            </w:r>
          </w:p>
        </w:tc>
        <w:tc>
          <w:tcPr>
            <w:tcW w:w="4108" w:type="dxa"/>
            <w:noWrap w:val="0"/>
            <w:vAlign w:val="center"/>
          </w:tcPr>
          <w:p w14:paraId="29DEC42D">
            <w:pPr>
              <w:pStyle w:val="214"/>
              <w:rPr>
                <w:rFonts w:ascii="Times New Roman"/>
              </w:rPr>
            </w:pPr>
            <w:r>
              <w:rPr>
                <w:rFonts w:ascii="Times New Roman"/>
              </w:rPr>
              <w:t>路由主动抄表</w:t>
            </w:r>
          </w:p>
        </w:tc>
        <w:tc>
          <w:tcPr>
            <w:tcW w:w="1678" w:type="dxa"/>
            <w:noWrap w:val="0"/>
            <w:vAlign w:val="center"/>
          </w:tcPr>
          <w:p w14:paraId="7B7F3B8B">
            <w:pPr>
              <w:pStyle w:val="214"/>
              <w:rPr>
                <w:rFonts w:ascii="Times New Roman"/>
              </w:rPr>
            </w:pPr>
            <w:r>
              <w:rPr>
                <w:rFonts w:hint="eastAsia" w:ascii="Times New Roman"/>
              </w:rPr>
              <w:t>0</w:t>
            </w:r>
            <w:r>
              <w:rPr>
                <w:rFonts w:ascii="Times New Roman"/>
              </w:rPr>
              <w:t>x11</w:t>
            </w:r>
          </w:p>
        </w:tc>
      </w:tr>
      <w:tr w14:paraId="1F7F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553049E5">
            <w:pPr>
              <w:pStyle w:val="214"/>
              <w:rPr>
                <w:rFonts w:ascii="Times New Roman" w:hAnsi="Times New Roman"/>
              </w:rPr>
            </w:pPr>
            <w:r>
              <w:rPr>
                <w:rFonts w:ascii="Times New Roman" w:hAnsi="Times New Roman"/>
              </w:rPr>
              <w:t>0x0003</w:t>
            </w:r>
          </w:p>
        </w:tc>
        <w:tc>
          <w:tcPr>
            <w:tcW w:w="4108" w:type="dxa"/>
            <w:noWrap w:val="0"/>
            <w:vAlign w:val="center"/>
          </w:tcPr>
          <w:p w14:paraId="78680A89">
            <w:pPr>
              <w:pStyle w:val="214"/>
              <w:rPr>
                <w:rFonts w:ascii="Times New Roman"/>
              </w:rPr>
            </w:pPr>
            <w:r>
              <w:rPr>
                <w:rFonts w:ascii="Times New Roman"/>
              </w:rPr>
              <w:t>终端主动并发抄表</w:t>
            </w:r>
          </w:p>
        </w:tc>
        <w:tc>
          <w:tcPr>
            <w:tcW w:w="1678" w:type="dxa"/>
            <w:noWrap w:val="0"/>
            <w:vAlign w:val="center"/>
          </w:tcPr>
          <w:p w14:paraId="47002BEE">
            <w:pPr>
              <w:pStyle w:val="214"/>
              <w:rPr>
                <w:rFonts w:ascii="Times New Roman"/>
              </w:rPr>
            </w:pPr>
            <w:r>
              <w:rPr>
                <w:rFonts w:hint="eastAsia" w:ascii="Times New Roman"/>
              </w:rPr>
              <w:t>0</w:t>
            </w:r>
            <w:r>
              <w:rPr>
                <w:rFonts w:ascii="Times New Roman"/>
              </w:rPr>
              <w:t>x11</w:t>
            </w:r>
          </w:p>
        </w:tc>
      </w:tr>
      <w:tr w14:paraId="0A0D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461A5D92">
            <w:pPr>
              <w:pStyle w:val="214"/>
              <w:rPr>
                <w:rFonts w:ascii="Times New Roman" w:hAnsi="Times New Roman"/>
              </w:rPr>
            </w:pPr>
            <w:r>
              <w:rPr>
                <w:rFonts w:ascii="Times New Roman" w:hAnsi="Times New Roman"/>
              </w:rPr>
              <w:t>0x0004</w:t>
            </w:r>
          </w:p>
        </w:tc>
        <w:tc>
          <w:tcPr>
            <w:tcW w:w="4108" w:type="dxa"/>
            <w:noWrap w:val="0"/>
            <w:vAlign w:val="center"/>
          </w:tcPr>
          <w:p w14:paraId="68F9D366">
            <w:pPr>
              <w:pStyle w:val="214"/>
              <w:rPr>
                <w:rFonts w:ascii="Times New Roman" w:hAnsi="Times New Roman"/>
              </w:rPr>
            </w:pPr>
            <w:r>
              <w:rPr>
                <w:rFonts w:ascii="Times New Roman"/>
              </w:rPr>
              <w:t>校时</w:t>
            </w:r>
          </w:p>
        </w:tc>
        <w:tc>
          <w:tcPr>
            <w:tcW w:w="1678" w:type="dxa"/>
            <w:noWrap w:val="0"/>
            <w:vAlign w:val="center"/>
          </w:tcPr>
          <w:p w14:paraId="70FA00FC">
            <w:pPr>
              <w:pStyle w:val="214"/>
              <w:rPr>
                <w:rFonts w:ascii="Times New Roman"/>
              </w:rPr>
            </w:pPr>
            <w:r>
              <w:rPr>
                <w:rFonts w:hint="eastAsia" w:ascii="Times New Roman"/>
              </w:rPr>
              <w:t>0</w:t>
            </w:r>
            <w:r>
              <w:rPr>
                <w:rFonts w:ascii="Times New Roman"/>
              </w:rPr>
              <w:t>x11</w:t>
            </w:r>
          </w:p>
        </w:tc>
      </w:tr>
      <w:tr w14:paraId="0A59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5CF2460F">
            <w:pPr>
              <w:pStyle w:val="214"/>
              <w:rPr>
                <w:rFonts w:hint="eastAsia" w:ascii="Times New Roman" w:hAnsi="Times New Roman"/>
              </w:rPr>
            </w:pPr>
            <w:r>
              <w:rPr>
                <w:rFonts w:hint="eastAsia" w:ascii="Times New Roman" w:hAnsi="Times New Roman"/>
              </w:rPr>
              <w:t>0x0005</w:t>
            </w:r>
          </w:p>
        </w:tc>
        <w:tc>
          <w:tcPr>
            <w:tcW w:w="4108" w:type="dxa"/>
            <w:noWrap w:val="0"/>
            <w:vAlign w:val="center"/>
          </w:tcPr>
          <w:p w14:paraId="3B3D5CB9">
            <w:pPr>
              <w:pStyle w:val="214"/>
              <w:rPr>
                <w:rFonts w:hint="eastAsia" w:ascii="Times New Roman"/>
              </w:rPr>
            </w:pPr>
            <w:r>
              <w:rPr>
                <w:rFonts w:hint="eastAsia" w:ascii="Times New Roman"/>
              </w:rPr>
              <w:t>单相业务下发</w:t>
            </w:r>
          </w:p>
        </w:tc>
        <w:tc>
          <w:tcPr>
            <w:tcW w:w="1678" w:type="dxa"/>
            <w:noWrap w:val="0"/>
            <w:vAlign w:val="center"/>
          </w:tcPr>
          <w:p w14:paraId="22FF9D4F">
            <w:pPr>
              <w:pStyle w:val="214"/>
              <w:rPr>
                <w:rFonts w:hint="eastAsia" w:ascii="Times New Roman"/>
              </w:rPr>
            </w:pPr>
            <w:r>
              <w:rPr>
                <w:rFonts w:hint="eastAsia" w:ascii="Times New Roman"/>
              </w:rPr>
              <w:t>0x11</w:t>
            </w:r>
          </w:p>
        </w:tc>
      </w:tr>
      <w:tr w14:paraId="32A5B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51A2D029">
            <w:pPr>
              <w:pStyle w:val="214"/>
              <w:rPr>
                <w:rFonts w:ascii="Times New Roman" w:hAnsi="Times New Roman"/>
              </w:rPr>
            </w:pPr>
            <w:r>
              <w:rPr>
                <w:rFonts w:ascii="Times New Roman" w:hAnsi="Times New Roman"/>
              </w:rPr>
              <w:t>0x0006</w:t>
            </w:r>
          </w:p>
        </w:tc>
        <w:tc>
          <w:tcPr>
            <w:tcW w:w="4108" w:type="dxa"/>
            <w:noWrap w:val="0"/>
            <w:vAlign w:val="center"/>
          </w:tcPr>
          <w:p w14:paraId="116CCCE2">
            <w:pPr>
              <w:pStyle w:val="214"/>
              <w:rPr>
                <w:rFonts w:ascii="Times New Roman" w:hAnsi="Times New Roman"/>
              </w:rPr>
            </w:pPr>
            <w:r>
              <w:rPr>
                <w:rFonts w:ascii="Times New Roman"/>
              </w:rPr>
              <w:t>通信测试</w:t>
            </w:r>
          </w:p>
        </w:tc>
        <w:tc>
          <w:tcPr>
            <w:tcW w:w="1678" w:type="dxa"/>
            <w:noWrap w:val="0"/>
            <w:vAlign w:val="center"/>
          </w:tcPr>
          <w:p w14:paraId="7F09B33C">
            <w:pPr>
              <w:pStyle w:val="214"/>
              <w:rPr>
                <w:rFonts w:ascii="Times New Roman"/>
              </w:rPr>
            </w:pPr>
            <w:r>
              <w:rPr>
                <w:rFonts w:hint="eastAsia" w:ascii="Times New Roman"/>
              </w:rPr>
              <w:t>0</w:t>
            </w:r>
            <w:r>
              <w:rPr>
                <w:rFonts w:ascii="Times New Roman"/>
              </w:rPr>
              <w:t>x11</w:t>
            </w:r>
          </w:p>
        </w:tc>
      </w:tr>
      <w:tr w14:paraId="791D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27EA3BC9">
            <w:pPr>
              <w:pStyle w:val="214"/>
              <w:rPr>
                <w:rFonts w:ascii="Times New Roman" w:hAnsi="Times New Roman"/>
              </w:rPr>
            </w:pPr>
            <w:r>
              <w:rPr>
                <w:rFonts w:ascii="Times New Roman" w:hAnsi="Times New Roman"/>
              </w:rPr>
              <w:t>0x0008</w:t>
            </w:r>
          </w:p>
        </w:tc>
        <w:tc>
          <w:tcPr>
            <w:tcW w:w="4108" w:type="dxa"/>
            <w:noWrap w:val="0"/>
            <w:vAlign w:val="center"/>
          </w:tcPr>
          <w:p w14:paraId="406A00D9">
            <w:pPr>
              <w:pStyle w:val="214"/>
              <w:rPr>
                <w:rFonts w:ascii="Times New Roman" w:hAnsi="Times New Roman"/>
              </w:rPr>
            </w:pPr>
            <w:r>
              <w:rPr>
                <w:rFonts w:ascii="Times New Roman"/>
              </w:rPr>
              <w:t>事件上报</w:t>
            </w:r>
          </w:p>
        </w:tc>
        <w:tc>
          <w:tcPr>
            <w:tcW w:w="1678" w:type="dxa"/>
            <w:noWrap w:val="0"/>
            <w:vAlign w:val="center"/>
          </w:tcPr>
          <w:p w14:paraId="5E3AA69C">
            <w:pPr>
              <w:pStyle w:val="214"/>
              <w:rPr>
                <w:rFonts w:ascii="Times New Roman"/>
              </w:rPr>
            </w:pPr>
            <w:r>
              <w:rPr>
                <w:rFonts w:hint="eastAsia" w:ascii="Times New Roman"/>
              </w:rPr>
              <w:t>0</w:t>
            </w:r>
            <w:r>
              <w:rPr>
                <w:rFonts w:ascii="Times New Roman"/>
              </w:rPr>
              <w:t>x11</w:t>
            </w:r>
          </w:p>
        </w:tc>
      </w:tr>
      <w:tr w14:paraId="3550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48FB6D71">
            <w:pPr>
              <w:pStyle w:val="214"/>
              <w:rPr>
                <w:rFonts w:ascii="Times New Roman" w:hAnsi="Times New Roman"/>
              </w:rPr>
            </w:pPr>
            <w:r>
              <w:rPr>
                <w:rFonts w:ascii="Times New Roman" w:hAnsi="Times New Roman"/>
              </w:rPr>
              <w:t>0x0011</w:t>
            </w:r>
          </w:p>
        </w:tc>
        <w:tc>
          <w:tcPr>
            <w:tcW w:w="4108" w:type="dxa"/>
            <w:noWrap w:val="0"/>
            <w:vAlign w:val="center"/>
          </w:tcPr>
          <w:p w14:paraId="23A593DA">
            <w:pPr>
              <w:pStyle w:val="214"/>
              <w:rPr>
                <w:rFonts w:ascii="Times New Roman" w:hAnsi="Times New Roman"/>
              </w:rPr>
            </w:pPr>
            <w:r>
              <w:rPr>
                <w:rFonts w:ascii="Times New Roman"/>
              </w:rPr>
              <w:t>查询从节点主动注册</w:t>
            </w:r>
          </w:p>
        </w:tc>
        <w:tc>
          <w:tcPr>
            <w:tcW w:w="1678" w:type="dxa"/>
            <w:noWrap w:val="0"/>
            <w:vAlign w:val="center"/>
          </w:tcPr>
          <w:p w14:paraId="1CB88EEA">
            <w:pPr>
              <w:pStyle w:val="214"/>
              <w:rPr>
                <w:rFonts w:ascii="Times New Roman"/>
              </w:rPr>
            </w:pPr>
            <w:r>
              <w:rPr>
                <w:rFonts w:hint="eastAsia" w:ascii="Times New Roman"/>
              </w:rPr>
              <w:t>0</w:t>
            </w:r>
            <w:r>
              <w:rPr>
                <w:rFonts w:ascii="Times New Roman"/>
              </w:rPr>
              <w:t>x11</w:t>
            </w:r>
          </w:p>
        </w:tc>
      </w:tr>
      <w:tr w14:paraId="480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4EE0A286">
            <w:pPr>
              <w:pStyle w:val="214"/>
              <w:rPr>
                <w:rFonts w:hint="eastAsia" w:ascii="Times New Roman" w:hAnsi="Times New Roman"/>
                <w:highlight w:val="yellow"/>
              </w:rPr>
            </w:pPr>
            <w:r>
              <w:rPr>
                <w:rFonts w:ascii="Times New Roman" w:hAnsi="Times New Roman"/>
              </w:rPr>
              <w:t>0x001</w:t>
            </w:r>
            <w:r>
              <w:rPr>
                <w:rFonts w:hint="eastAsia" w:ascii="Times New Roman" w:hAnsi="Times New Roman"/>
              </w:rPr>
              <w:t>2</w:t>
            </w:r>
          </w:p>
        </w:tc>
        <w:tc>
          <w:tcPr>
            <w:tcW w:w="4108" w:type="dxa"/>
            <w:noWrap w:val="0"/>
            <w:vAlign w:val="center"/>
          </w:tcPr>
          <w:p w14:paraId="1E6690BF">
            <w:pPr>
              <w:pStyle w:val="214"/>
              <w:rPr>
                <w:rFonts w:hint="eastAsia" w:ascii="Times New Roman"/>
                <w:highlight w:val="yellow"/>
              </w:rPr>
            </w:pPr>
            <w:r>
              <w:rPr>
                <w:rFonts w:ascii="Times New Roman"/>
              </w:rPr>
              <w:t>启动从节点主动注册</w:t>
            </w:r>
          </w:p>
        </w:tc>
        <w:tc>
          <w:tcPr>
            <w:tcW w:w="1678" w:type="dxa"/>
            <w:noWrap w:val="0"/>
            <w:vAlign w:val="center"/>
          </w:tcPr>
          <w:p w14:paraId="7AAF0889">
            <w:pPr>
              <w:pStyle w:val="214"/>
              <w:rPr>
                <w:rFonts w:ascii="Times New Roman"/>
              </w:rPr>
            </w:pPr>
            <w:r>
              <w:rPr>
                <w:rFonts w:hint="eastAsia" w:ascii="Times New Roman"/>
              </w:rPr>
              <w:t>0</w:t>
            </w:r>
            <w:r>
              <w:rPr>
                <w:rFonts w:ascii="Times New Roman"/>
              </w:rPr>
              <w:t>x11</w:t>
            </w:r>
          </w:p>
        </w:tc>
      </w:tr>
      <w:tr w14:paraId="1BF7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2E1BFADA">
            <w:pPr>
              <w:pStyle w:val="214"/>
              <w:rPr>
                <w:rFonts w:hint="eastAsia" w:ascii="Times New Roman" w:hAnsi="Times New Roman"/>
                <w:highlight w:val="yellow"/>
              </w:rPr>
            </w:pPr>
            <w:r>
              <w:rPr>
                <w:rFonts w:ascii="Times New Roman" w:hAnsi="Times New Roman"/>
              </w:rPr>
              <w:t>0x00</w:t>
            </w:r>
            <w:r>
              <w:rPr>
                <w:rFonts w:hint="eastAsia" w:ascii="Times New Roman" w:hAnsi="Times New Roman"/>
              </w:rPr>
              <w:t>13</w:t>
            </w:r>
          </w:p>
        </w:tc>
        <w:tc>
          <w:tcPr>
            <w:tcW w:w="4108" w:type="dxa"/>
            <w:noWrap w:val="0"/>
            <w:vAlign w:val="center"/>
          </w:tcPr>
          <w:p w14:paraId="687A121A">
            <w:pPr>
              <w:pStyle w:val="214"/>
              <w:rPr>
                <w:rFonts w:hint="eastAsia" w:ascii="Times New Roman"/>
                <w:highlight w:val="yellow"/>
              </w:rPr>
            </w:pPr>
            <w:r>
              <w:rPr>
                <w:rFonts w:ascii="Times New Roman"/>
              </w:rPr>
              <w:t>停止从节点主动注册</w:t>
            </w:r>
          </w:p>
        </w:tc>
        <w:tc>
          <w:tcPr>
            <w:tcW w:w="1678" w:type="dxa"/>
            <w:noWrap w:val="0"/>
            <w:vAlign w:val="center"/>
          </w:tcPr>
          <w:p w14:paraId="2E47E4E6">
            <w:pPr>
              <w:pStyle w:val="214"/>
              <w:rPr>
                <w:rFonts w:ascii="Times New Roman"/>
              </w:rPr>
            </w:pPr>
            <w:r>
              <w:rPr>
                <w:rFonts w:hint="eastAsia" w:ascii="Times New Roman"/>
              </w:rPr>
              <w:t>0</w:t>
            </w:r>
            <w:r>
              <w:rPr>
                <w:rFonts w:ascii="Times New Roman"/>
              </w:rPr>
              <w:t>x11</w:t>
            </w:r>
          </w:p>
        </w:tc>
      </w:tr>
      <w:tr w14:paraId="5A8C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3B294D8F">
            <w:pPr>
              <w:pStyle w:val="214"/>
              <w:rPr>
                <w:rFonts w:ascii="Times New Roman" w:hAnsi="Times New Roman"/>
              </w:rPr>
            </w:pPr>
            <w:r>
              <w:rPr>
                <w:rFonts w:hint="eastAsia" w:ascii="Times New Roman" w:hAnsi="Times New Roman"/>
              </w:rPr>
              <w:t>0x0020</w:t>
            </w:r>
          </w:p>
        </w:tc>
        <w:tc>
          <w:tcPr>
            <w:tcW w:w="4108" w:type="dxa"/>
            <w:noWrap w:val="0"/>
            <w:vAlign w:val="center"/>
          </w:tcPr>
          <w:p w14:paraId="30005246">
            <w:pPr>
              <w:pStyle w:val="214"/>
              <w:rPr>
                <w:rFonts w:ascii="Times New Roman"/>
              </w:rPr>
            </w:pPr>
            <w:r>
              <w:rPr>
                <w:rFonts w:hint="eastAsia" w:ascii="Times New Roman"/>
              </w:rPr>
              <w:t>确认/否认</w:t>
            </w:r>
          </w:p>
        </w:tc>
        <w:tc>
          <w:tcPr>
            <w:tcW w:w="1678" w:type="dxa"/>
            <w:noWrap w:val="0"/>
            <w:vAlign w:val="center"/>
          </w:tcPr>
          <w:p w14:paraId="3CAA5A12">
            <w:pPr>
              <w:pStyle w:val="214"/>
              <w:rPr>
                <w:rFonts w:hint="eastAsia" w:ascii="Times New Roman"/>
              </w:rPr>
            </w:pPr>
            <w:r>
              <w:rPr>
                <w:rFonts w:hint="eastAsia" w:ascii="Times New Roman"/>
              </w:rPr>
              <w:t>0</w:t>
            </w:r>
            <w:r>
              <w:rPr>
                <w:rFonts w:ascii="Times New Roman"/>
              </w:rPr>
              <w:t>x11</w:t>
            </w:r>
          </w:p>
        </w:tc>
      </w:tr>
      <w:tr w14:paraId="0C6A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143EADA7">
            <w:pPr>
              <w:pStyle w:val="214"/>
              <w:rPr>
                <w:rFonts w:hint="eastAsia" w:ascii="Times New Roman" w:hAnsi="Times New Roman"/>
              </w:rPr>
            </w:pPr>
            <w:r>
              <w:rPr>
                <w:rFonts w:hint="eastAsia" w:ascii="Times New Roman" w:hAnsi="Times New Roman"/>
              </w:rPr>
              <w:t>0</w:t>
            </w:r>
            <w:r>
              <w:rPr>
                <w:rFonts w:ascii="Times New Roman" w:hAnsi="Times New Roman"/>
              </w:rPr>
              <w:t>x0030</w:t>
            </w:r>
          </w:p>
        </w:tc>
        <w:tc>
          <w:tcPr>
            <w:tcW w:w="4108" w:type="dxa"/>
            <w:noWrap w:val="0"/>
            <w:vAlign w:val="center"/>
          </w:tcPr>
          <w:p w14:paraId="01191019">
            <w:pPr>
              <w:pStyle w:val="214"/>
              <w:rPr>
                <w:rFonts w:hint="eastAsia" w:ascii="Times New Roman"/>
              </w:rPr>
            </w:pPr>
            <w:r>
              <w:rPr>
                <w:rFonts w:hint="eastAsia" w:ascii="Times New Roman"/>
              </w:rPr>
              <w:t>开始升级</w:t>
            </w:r>
          </w:p>
        </w:tc>
        <w:tc>
          <w:tcPr>
            <w:tcW w:w="1678" w:type="dxa"/>
            <w:noWrap w:val="0"/>
            <w:vAlign w:val="center"/>
          </w:tcPr>
          <w:p w14:paraId="7A9D6DFA">
            <w:pPr>
              <w:pStyle w:val="214"/>
              <w:rPr>
                <w:rFonts w:hint="eastAsia" w:ascii="Times New Roman"/>
              </w:rPr>
            </w:pPr>
            <w:r>
              <w:rPr>
                <w:rFonts w:hint="eastAsia" w:ascii="Times New Roman"/>
              </w:rPr>
              <w:t>0</w:t>
            </w:r>
            <w:r>
              <w:rPr>
                <w:rFonts w:ascii="Times New Roman"/>
              </w:rPr>
              <w:t>x1</w:t>
            </w:r>
            <w:r>
              <w:rPr>
                <w:rFonts w:hint="eastAsia" w:ascii="Times New Roman"/>
              </w:rPr>
              <w:t>2</w:t>
            </w:r>
          </w:p>
        </w:tc>
      </w:tr>
      <w:tr w14:paraId="7976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58A3A5B9">
            <w:pPr>
              <w:pStyle w:val="214"/>
              <w:rPr>
                <w:rFonts w:hint="eastAsia" w:ascii="Times New Roman" w:hAnsi="Times New Roman"/>
              </w:rPr>
            </w:pPr>
            <w:r>
              <w:rPr>
                <w:rFonts w:hint="eastAsia" w:ascii="Times New Roman" w:hAnsi="Times New Roman"/>
              </w:rPr>
              <w:t>0</w:t>
            </w:r>
            <w:r>
              <w:rPr>
                <w:rFonts w:ascii="Times New Roman" w:hAnsi="Times New Roman"/>
              </w:rPr>
              <w:t>x0031</w:t>
            </w:r>
          </w:p>
        </w:tc>
        <w:tc>
          <w:tcPr>
            <w:tcW w:w="4108" w:type="dxa"/>
            <w:noWrap w:val="0"/>
            <w:vAlign w:val="center"/>
          </w:tcPr>
          <w:p w14:paraId="2B398C6F">
            <w:pPr>
              <w:pStyle w:val="214"/>
              <w:rPr>
                <w:rFonts w:hint="eastAsia" w:ascii="Times New Roman"/>
              </w:rPr>
            </w:pPr>
            <w:r>
              <w:rPr>
                <w:rFonts w:hint="eastAsia" w:ascii="Times New Roman"/>
              </w:rPr>
              <w:t>停止</w:t>
            </w:r>
            <w:r>
              <w:rPr>
                <w:rFonts w:ascii="Times New Roman"/>
              </w:rPr>
              <w:t>升级</w:t>
            </w:r>
          </w:p>
        </w:tc>
        <w:tc>
          <w:tcPr>
            <w:tcW w:w="1678" w:type="dxa"/>
            <w:noWrap w:val="0"/>
            <w:vAlign w:val="center"/>
          </w:tcPr>
          <w:p w14:paraId="5FF6928F">
            <w:pPr>
              <w:pStyle w:val="214"/>
              <w:rPr>
                <w:rFonts w:hint="eastAsia" w:ascii="Times New Roman"/>
              </w:rPr>
            </w:pPr>
            <w:r>
              <w:rPr>
                <w:rFonts w:hint="eastAsia" w:ascii="Times New Roman"/>
              </w:rPr>
              <w:t>0</w:t>
            </w:r>
            <w:r>
              <w:rPr>
                <w:rFonts w:ascii="Times New Roman"/>
              </w:rPr>
              <w:t>x1</w:t>
            </w:r>
            <w:r>
              <w:rPr>
                <w:rFonts w:hint="eastAsia" w:ascii="Times New Roman"/>
              </w:rPr>
              <w:t>2</w:t>
            </w:r>
          </w:p>
        </w:tc>
      </w:tr>
      <w:tr w14:paraId="4D5A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0D1EADBD">
            <w:pPr>
              <w:pStyle w:val="214"/>
              <w:rPr>
                <w:rFonts w:hint="eastAsia" w:ascii="Times New Roman" w:hAnsi="Times New Roman"/>
              </w:rPr>
            </w:pPr>
            <w:r>
              <w:rPr>
                <w:rFonts w:hint="eastAsia" w:ascii="Times New Roman" w:hAnsi="Times New Roman"/>
              </w:rPr>
              <w:t>0</w:t>
            </w:r>
            <w:r>
              <w:rPr>
                <w:rFonts w:ascii="Times New Roman" w:hAnsi="Times New Roman"/>
              </w:rPr>
              <w:t>x0032</w:t>
            </w:r>
          </w:p>
        </w:tc>
        <w:tc>
          <w:tcPr>
            <w:tcW w:w="4108" w:type="dxa"/>
            <w:noWrap w:val="0"/>
            <w:vAlign w:val="center"/>
          </w:tcPr>
          <w:p w14:paraId="1C9A2F64">
            <w:pPr>
              <w:pStyle w:val="214"/>
              <w:rPr>
                <w:rFonts w:hint="eastAsia" w:ascii="Times New Roman"/>
              </w:rPr>
            </w:pPr>
            <w:r>
              <w:rPr>
                <w:rFonts w:ascii="Times New Roman"/>
              </w:rPr>
              <w:t>传输文件</w:t>
            </w:r>
            <w:r>
              <w:rPr>
                <w:rFonts w:hint="eastAsia" w:ascii="Times New Roman"/>
              </w:rPr>
              <w:t>数据</w:t>
            </w:r>
          </w:p>
        </w:tc>
        <w:tc>
          <w:tcPr>
            <w:tcW w:w="1678" w:type="dxa"/>
            <w:noWrap w:val="0"/>
            <w:vAlign w:val="center"/>
          </w:tcPr>
          <w:p w14:paraId="2AC1C55C">
            <w:pPr>
              <w:pStyle w:val="214"/>
              <w:rPr>
                <w:rFonts w:ascii="Times New Roman"/>
              </w:rPr>
            </w:pPr>
            <w:r>
              <w:rPr>
                <w:rFonts w:hint="eastAsia" w:ascii="Times New Roman"/>
              </w:rPr>
              <w:t>0</w:t>
            </w:r>
            <w:r>
              <w:rPr>
                <w:rFonts w:ascii="Times New Roman"/>
              </w:rPr>
              <w:t>x1</w:t>
            </w:r>
            <w:r>
              <w:rPr>
                <w:rFonts w:hint="eastAsia" w:ascii="Times New Roman"/>
              </w:rPr>
              <w:t>2</w:t>
            </w:r>
          </w:p>
        </w:tc>
      </w:tr>
      <w:tr w14:paraId="540C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274A0D56">
            <w:pPr>
              <w:pStyle w:val="214"/>
              <w:rPr>
                <w:rFonts w:hint="eastAsia" w:ascii="Times New Roman" w:hAnsi="Times New Roman"/>
              </w:rPr>
            </w:pPr>
            <w:r>
              <w:rPr>
                <w:rFonts w:hint="eastAsia" w:ascii="Times New Roman" w:hAnsi="Times New Roman"/>
              </w:rPr>
              <w:t>0</w:t>
            </w:r>
            <w:r>
              <w:rPr>
                <w:rFonts w:ascii="Times New Roman" w:hAnsi="Times New Roman"/>
              </w:rPr>
              <w:t>x0033</w:t>
            </w:r>
          </w:p>
        </w:tc>
        <w:tc>
          <w:tcPr>
            <w:tcW w:w="4108" w:type="dxa"/>
            <w:noWrap w:val="0"/>
            <w:vAlign w:val="center"/>
          </w:tcPr>
          <w:p w14:paraId="2DEF82AB">
            <w:pPr>
              <w:pStyle w:val="214"/>
              <w:rPr>
                <w:rFonts w:hint="eastAsia" w:ascii="Times New Roman"/>
              </w:rPr>
            </w:pPr>
            <w:r>
              <w:rPr>
                <w:rFonts w:hint="eastAsia" w:ascii="Times New Roman"/>
              </w:rPr>
              <w:t>传输</w:t>
            </w:r>
            <w:r>
              <w:rPr>
                <w:rFonts w:ascii="Times New Roman"/>
              </w:rPr>
              <w:t>文件</w:t>
            </w:r>
            <w:r>
              <w:rPr>
                <w:rFonts w:hint="eastAsia" w:ascii="Times New Roman"/>
              </w:rPr>
              <w:t>数据（单播</w:t>
            </w:r>
            <w:r>
              <w:rPr>
                <w:rFonts w:ascii="Times New Roman"/>
              </w:rPr>
              <w:t>转本地</w:t>
            </w:r>
            <w:r>
              <w:rPr>
                <w:rFonts w:hint="eastAsia" w:ascii="Times New Roman"/>
              </w:rPr>
              <w:t>广播）</w:t>
            </w:r>
          </w:p>
        </w:tc>
        <w:tc>
          <w:tcPr>
            <w:tcW w:w="1678" w:type="dxa"/>
            <w:noWrap w:val="0"/>
            <w:vAlign w:val="center"/>
          </w:tcPr>
          <w:p w14:paraId="4F1DAFE9">
            <w:pPr>
              <w:pStyle w:val="214"/>
              <w:rPr>
                <w:rFonts w:hint="eastAsia" w:ascii="Times New Roman"/>
              </w:rPr>
            </w:pPr>
            <w:r>
              <w:rPr>
                <w:rFonts w:hint="eastAsia" w:ascii="Times New Roman"/>
              </w:rPr>
              <w:t>0</w:t>
            </w:r>
            <w:r>
              <w:rPr>
                <w:rFonts w:ascii="Times New Roman"/>
              </w:rPr>
              <w:t>x1</w:t>
            </w:r>
            <w:r>
              <w:rPr>
                <w:rFonts w:hint="eastAsia" w:ascii="Times New Roman"/>
              </w:rPr>
              <w:t>2</w:t>
            </w:r>
          </w:p>
        </w:tc>
      </w:tr>
      <w:tr w14:paraId="3800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5D058BF1">
            <w:pPr>
              <w:pStyle w:val="214"/>
              <w:rPr>
                <w:rFonts w:hint="eastAsia" w:ascii="Times New Roman" w:hAnsi="Times New Roman"/>
              </w:rPr>
            </w:pPr>
            <w:r>
              <w:rPr>
                <w:rFonts w:hint="eastAsia" w:ascii="Times New Roman" w:hAnsi="Times New Roman"/>
              </w:rPr>
              <w:t>0</w:t>
            </w:r>
            <w:r>
              <w:rPr>
                <w:rFonts w:ascii="Times New Roman" w:hAnsi="Times New Roman"/>
              </w:rPr>
              <w:t>x0034</w:t>
            </w:r>
          </w:p>
        </w:tc>
        <w:tc>
          <w:tcPr>
            <w:tcW w:w="4108" w:type="dxa"/>
            <w:noWrap w:val="0"/>
            <w:vAlign w:val="center"/>
          </w:tcPr>
          <w:p w14:paraId="2C37BDC5">
            <w:pPr>
              <w:pStyle w:val="214"/>
              <w:rPr>
                <w:rFonts w:hint="eastAsia" w:ascii="Times New Roman"/>
              </w:rPr>
            </w:pPr>
            <w:r>
              <w:rPr>
                <w:rFonts w:ascii="Times New Roman"/>
              </w:rPr>
              <w:t>查询</w:t>
            </w:r>
            <w:r>
              <w:rPr>
                <w:rFonts w:hint="eastAsia" w:ascii="Times New Roman"/>
              </w:rPr>
              <w:t>站点升级</w:t>
            </w:r>
            <w:r>
              <w:rPr>
                <w:rFonts w:ascii="Times New Roman"/>
              </w:rPr>
              <w:t>状态</w:t>
            </w:r>
          </w:p>
        </w:tc>
        <w:tc>
          <w:tcPr>
            <w:tcW w:w="1678" w:type="dxa"/>
            <w:noWrap w:val="0"/>
            <w:vAlign w:val="center"/>
          </w:tcPr>
          <w:p w14:paraId="37708797">
            <w:pPr>
              <w:pStyle w:val="214"/>
              <w:rPr>
                <w:rFonts w:ascii="Times New Roman"/>
              </w:rPr>
            </w:pPr>
            <w:r>
              <w:rPr>
                <w:rFonts w:hint="eastAsia" w:ascii="Times New Roman"/>
              </w:rPr>
              <w:t>0</w:t>
            </w:r>
            <w:r>
              <w:rPr>
                <w:rFonts w:ascii="Times New Roman"/>
              </w:rPr>
              <w:t>x1</w:t>
            </w:r>
            <w:r>
              <w:rPr>
                <w:rFonts w:hint="eastAsia" w:ascii="Times New Roman"/>
              </w:rPr>
              <w:t>2</w:t>
            </w:r>
          </w:p>
        </w:tc>
      </w:tr>
      <w:tr w14:paraId="7CEA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0B4761C9">
            <w:pPr>
              <w:pStyle w:val="214"/>
              <w:rPr>
                <w:rFonts w:hint="eastAsia" w:ascii="Times New Roman" w:hAnsi="Times New Roman"/>
              </w:rPr>
            </w:pPr>
            <w:r>
              <w:rPr>
                <w:rFonts w:hint="eastAsia" w:ascii="Times New Roman" w:hAnsi="Times New Roman"/>
              </w:rPr>
              <w:t>0x0</w:t>
            </w:r>
            <w:r>
              <w:rPr>
                <w:rFonts w:ascii="Times New Roman" w:hAnsi="Times New Roman"/>
              </w:rPr>
              <w:t>035</w:t>
            </w:r>
          </w:p>
        </w:tc>
        <w:tc>
          <w:tcPr>
            <w:tcW w:w="4108" w:type="dxa"/>
            <w:noWrap w:val="0"/>
            <w:vAlign w:val="center"/>
          </w:tcPr>
          <w:p w14:paraId="1C4AC067">
            <w:pPr>
              <w:pStyle w:val="214"/>
              <w:rPr>
                <w:rFonts w:hint="eastAsia" w:ascii="Times New Roman"/>
              </w:rPr>
            </w:pPr>
            <w:r>
              <w:rPr>
                <w:rFonts w:hint="eastAsia" w:ascii="Times New Roman"/>
              </w:rPr>
              <w:t>执行升级</w:t>
            </w:r>
          </w:p>
        </w:tc>
        <w:tc>
          <w:tcPr>
            <w:tcW w:w="1678" w:type="dxa"/>
            <w:noWrap w:val="0"/>
            <w:vAlign w:val="center"/>
          </w:tcPr>
          <w:p w14:paraId="6AED142D">
            <w:pPr>
              <w:pStyle w:val="214"/>
              <w:rPr>
                <w:rFonts w:hint="eastAsia" w:ascii="Times New Roman"/>
              </w:rPr>
            </w:pPr>
            <w:r>
              <w:rPr>
                <w:rFonts w:hint="eastAsia" w:ascii="Times New Roman"/>
              </w:rPr>
              <w:t>0</w:t>
            </w:r>
            <w:r>
              <w:rPr>
                <w:rFonts w:ascii="Times New Roman"/>
              </w:rPr>
              <w:t>x1</w:t>
            </w:r>
            <w:r>
              <w:rPr>
                <w:rFonts w:hint="eastAsia" w:ascii="Times New Roman"/>
              </w:rPr>
              <w:t>2</w:t>
            </w:r>
          </w:p>
        </w:tc>
      </w:tr>
      <w:tr w14:paraId="51FD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30A58C67">
            <w:pPr>
              <w:pStyle w:val="214"/>
              <w:rPr>
                <w:rFonts w:hint="eastAsia" w:ascii="Times New Roman" w:hAnsi="Times New Roman"/>
              </w:rPr>
            </w:pPr>
            <w:r>
              <w:rPr>
                <w:rFonts w:hint="eastAsia" w:ascii="Times New Roman" w:hAnsi="Times New Roman"/>
              </w:rPr>
              <w:t>0x0</w:t>
            </w:r>
            <w:r>
              <w:rPr>
                <w:rFonts w:ascii="Times New Roman" w:hAnsi="Times New Roman"/>
              </w:rPr>
              <w:t>03</w:t>
            </w:r>
            <w:r>
              <w:rPr>
                <w:rFonts w:hint="eastAsia" w:ascii="Times New Roman" w:hAnsi="Times New Roman"/>
              </w:rPr>
              <w:t>6</w:t>
            </w:r>
          </w:p>
        </w:tc>
        <w:tc>
          <w:tcPr>
            <w:tcW w:w="4108" w:type="dxa"/>
            <w:noWrap w:val="0"/>
            <w:vAlign w:val="center"/>
          </w:tcPr>
          <w:p w14:paraId="3881DEB2">
            <w:pPr>
              <w:pStyle w:val="214"/>
              <w:rPr>
                <w:rFonts w:hint="eastAsia" w:ascii="Times New Roman"/>
              </w:rPr>
            </w:pPr>
            <w:r>
              <w:rPr>
                <w:rFonts w:hint="eastAsia" w:ascii="Times New Roman"/>
              </w:rPr>
              <w:t>查询站点信息</w:t>
            </w:r>
          </w:p>
        </w:tc>
        <w:tc>
          <w:tcPr>
            <w:tcW w:w="1678" w:type="dxa"/>
            <w:noWrap w:val="0"/>
            <w:vAlign w:val="center"/>
          </w:tcPr>
          <w:p w14:paraId="65051C2F">
            <w:pPr>
              <w:pStyle w:val="214"/>
              <w:rPr>
                <w:rFonts w:hint="eastAsia" w:ascii="Times New Roman"/>
              </w:rPr>
            </w:pPr>
            <w:r>
              <w:rPr>
                <w:rFonts w:hint="eastAsia" w:ascii="Times New Roman"/>
              </w:rPr>
              <w:t>0</w:t>
            </w:r>
            <w:r>
              <w:rPr>
                <w:rFonts w:ascii="Times New Roman"/>
              </w:rPr>
              <w:t>x1</w:t>
            </w:r>
            <w:r>
              <w:rPr>
                <w:rFonts w:hint="eastAsia" w:ascii="Times New Roman"/>
              </w:rPr>
              <w:t>2</w:t>
            </w:r>
          </w:p>
        </w:tc>
      </w:tr>
      <w:tr w14:paraId="3D27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3D478AEC">
            <w:pPr>
              <w:pStyle w:val="214"/>
              <w:rPr>
                <w:rFonts w:hint="eastAsia" w:ascii="Times New Roman" w:hAnsi="Times New Roman"/>
              </w:rPr>
            </w:pPr>
            <w:r>
              <w:rPr>
                <w:rFonts w:hint="eastAsia" w:ascii="Times New Roman" w:hAnsi="Times New Roman"/>
              </w:rPr>
              <w:t>0x</w:t>
            </w:r>
            <w:r>
              <w:rPr>
                <w:rFonts w:ascii="Times New Roman" w:hAnsi="Times New Roman"/>
              </w:rPr>
              <w:t>0040</w:t>
            </w:r>
          </w:p>
        </w:tc>
        <w:tc>
          <w:tcPr>
            <w:tcW w:w="4108" w:type="dxa"/>
            <w:noWrap w:val="0"/>
            <w:vAlign w:val="center"/>
          </w:tcPr>
          <w:p w14:paraId="54890BCC">
            <w:pPr>
              <w:pStyle w:val="214"/>
              <w:rPr>
                <w:rFonts w:hint="eastAsia" w:ascii="Times New Roman"/>
              </w:rPr>
            </w:pPr>
            <w:r>
              <w:rPr>
                <w:rFonts w:hint="eastAsia" w:ascii="Times New Roman"/>
              </w:rPr>
              <w:t>抄控器CCO</w:t>
            </w:r>
          </w:p>
        </w:tc>
        <w:tc>
          <w:tcPr>
            <w:tcW w:w="1678" w:type="dxa"/>
            <w:noWrap w:val="0"/>
            <w:vAlign w:val="center"/>
          </w:tcPr>
          <w:p w14:paraId="0A1A9E1B">
            <w:pPr>
              <w:pStyle w:val="214"/>
              <w:rPr>
                <w:rFonts w:hint="eastAsia" w:ascii="Times New Roman"/>
              </w:rPr>
            </w:pPr>
            <w:r>
              <w:rPr>
                <w:rFonts w:hint="eastAsia" w:ascii="Times New Roman"/>
              </w:rPr>
              <w:t>0x</w:t>
            </w:r>
            <w:r>
              <w:rPr>
                <w:rFonts w:ascii="Times New Roman"/>
              </w:rPr>
              <w:t>11</w:t>
            </w:r>
          </w:p>
        </w:tc>
      </w:tr>
      <w:tr w14:paraId="397E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64D91D77">
            <w:pPr>
              <w:pStyle w:val="214"/>
              <w:rPr>
                <w:rFonts w:hint="eastAsia" w:ascii="Times New Roman" w:hAnsi="Times New Roman"/>
              </w:rPr>
            </w:pPr>
            <w:r>
              <w:rPr>
                <w:rFonts w:hint="eastAsia" w:ascii="Times New Roman" w:hAnsi="Times New Roman"/>
              </w:rPr>
              <w:t>0x</w:t>
            </w:r>
            <w:r>
              <w:rPr>
                <w:rFonts w:ascii="Times New Roman" w:hAnsi="Times New Roman"/>
              </w:rPr>
              <w:t>0041</w:t>
            </w:r>
          </w:p>
        </w:tc>
        <w:tc>
          <w:tcPr>
            <w:tcW w:w="4108" w:type="dxa"/>
            <w:noWrap w:val="0"/>
            <w:vAlign w:val="center"/>
          </w:tcPr>
          <w:p w14:paraId="7527E27F">
            <w:pPr>
              <w:pStyle w:val="214"/>
              <w:rPr>
                <w:rFonts w:hint="eastAsia" w:ascii="Times New Roman"/>
              </w:rPr>
            </w:pPr>
            <w:r>
              <w:rPr>
                <w:rFonts w:hint="eastAsia" w:ascii="Times New Roman"/>
              </w:rPr>
              <w:t>抄控器数据透传串口转发</w:t>
            </w:r>
          </w:p>
        </w:tc>
        <w:tc>
          <w:tcPr>
            <w:tcW w:w="1678" w:type="dxa"/>
            <w:noWrap w:val="0"/>
            <w:vAlign w:val="center"/>
          </w:tcPr>
          <w:p w14:paraId="413C3C07">
            <w:pPr>
              <w:pStyle w:val="214"/>
              <w:rPr>
                <w:rFonts w:hint="eastAsia" w:ascii="Times New Roman"/>
              </w:rPr>
            </w:pPr>
            <w:r>
              <w:rPr>
                <w:rFonts w:hint="eastAsia" w:ascii="Times New Roman"/>
              </w:rPr>
              <w:t>0x</w:t>
            </w:r>
            <w:r>
              <w:rPr>
                <w:rFonts w:ascii="Times New Roman"/>
              </w:rPr>
              <w:t>11</w:t>
            </w:r>
          </w:p>
        </w:tc>
      </w:tr>
      <w:tr w14:paraId="15DE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4F9EC35A">
            <w:pPr>
              <w:pStyle w:val="214"/>
              <w:rPr>
                <w:rFonts w:hint="eastAsia" w:ascii="Times New Roman" w:hAnsi="Times New Roman"/>
              </w:rPr>
            </w:pPr>
            <w:r>
              <w:rPr>
                <w:rFonts w:hint="eastAsia" w:ascii="Times New Roman" w:hAnsi="Times New Roman"/>
              </w:rPr>
              <w:t>0x00A0</w:t>
            </w:r>
          </w:p>
        </w:tc>
        <w:tc>
          <w:tcPr>
            <w:tcW w:w="4108" w:type="dxa"/>
            <w:noWrap w:val="0"/>
            <w:vAlign w:val="center"/>
          </w:tcPr>
          <w:p w14:paraId="116FAA39">
            <w:pPr>
              <w:pStyle w:val="214"/>
              <w:rPr>
                <w:rFonts w:hint="eastAsia" w:ascii="Times New Roman"/>
              </w:rPr>
            </w:pPr>
            <w:r>
              <w:rPr>
                <w:rFonts w:hint="eastAsia" w:ascii="Times New Roman"/>
              </w:rPr>
              <w:t>鉴权安全</w:t>
            </w:r>
          </w:p>
        </w:tc>
        <w:tc>
          <w:tcPr>
            <w:tcW w:w="1678" w:type="dxa"/>
            <w:noWrap w:val="0"/>
            <w:vAlign w:val="center"/>
          </w:tcPr>
          <w:p w14:paraId="4A6F33D2">
            <w:pPr>
              <w:pStyle w:val="214"/>
              <w:rPr>
                <w:rFonts w:hint="eastAsia" w:ascii="Times New Roman"/>
              </w:rPr>
            </w:pPr>
            <w:r>
              <w:rPr>
                <w:rFonts w:hint="eastAsia" w:ascii="Times New Roman"/>
              </w:rPr>
              <w:t>0x1A</w:t>
            </w:r>
          </w:p>
        </w:tc>
      </w:tr>
      <w:tr w14:paraId="3195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13B7B311">
            <w:pPr>
              <w:pStyle w:val="214"/>
              <w:rPr>
                <w:rFonts w:ascii="Times New Roman"/>
              </w:rPr>
            </w:pPr>
            <w:r>
              <w:rPr>
                <w:rFonts w:hint="eastAsia" w:ascii="Times New Roman"/>
              </w:rPr>
              <w:t>0x00A1</w:t>
            </w:r>
          </w:p>
        </w:tc>
        <w:tc>
          <w:tcPr>
            <w:tcW w:w="4108" w:type="dxa"/>
            <w:noWrap w:val="0"/>
            <w:vAlign w:val="center"/>
          </w:tcPr>
          <w:p w14:paraId="2E1D4DCE">
            <w:pPr>
              <w:pStyle w:val="214"/>
              <w:rPr>
                <w:rFonts w:ascii="Times New Roman"/>
              </w:rPr>
            </w:pPr>
            <w:r>
              <w:rPr>
                <w:rFonts w:hint="eastAsia" w:ascii="Times New Roman"/>
              </w:rPr>
              <w:t>台区户变关系识别</w:t>
            </w:r>
          </w:p>
        </w:tc>
        <w:tc>
          <w:tcPr>
            <w:tcW w:w="1678" w:type="dxa"/>
            <w:noWrap w:val="0"/>
            <w:vAlign w:val="center"/>
          </w:tcPr>
          <w:p w14:paraId="7C88A3D5">
            <w:pPr>
              <w:pStyle w:val="214"/>
              <w:rPr>
                <w:rFonts w:ascii="Times New Roman"/>
              </w:rPr>
            </w:pPr>
            <w:r>
              <w:rPr>
                <w:rFonts w:hint="eastAsia" w:ascii="Times New Roman"/>
              </w:rPr>
              <w:t>0x11</w:t>
            </w:r>
          </w:p>
        </w:tc>
      </w:tr>
      <w:tr w14:paraId="0716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2A5CF063">
            <w:pPr>
              <w:pStyle w:val="214"/>
              <w:rPr>
                <w:rFonts w:hint="eastAsia" w:ascii="Times New Roman"/>
              </w:rPr>
            </w:pPr>
            <w:r>
              <w:rPr>
                <w:rFonts w:hint="eastAsia" w:ascii="Times New Roman"/>
              </w:rPr>
              <w:t>0x</w:t>
            </w:r>
            <w:r>
              <w:rPr>
                <w:rFonts w:ascii="Times New Roman"/>
              </w:rPr>
              <w:t>00A2</w:t>
            </w:r>
          </w:p>
        </w:tc>
        <w:tc>
          <w:tcPr>
            <w:tcW w:w="4108" w:type="dxa"/>
            <w:noWrap w:val="0"/>
            <w:vAlign w:val="center"/>
          </w:tcPr>
          <w:p w14:paraId="1F7424A5">
            <w:pPr>
              <w:pStyle w:val="214"/>
              <w:rPr>
                <w:rFonts w:hint="eastAsia" w:ascii="Times New Roman"/>
              </w:rPr>
            </w:pPr>
            <w:r>
              <w:rPr>
                <w:rFonts w:hint="eastAsia" w:ascii="Times New Roman"/>
              </w:rPr>
              <w:t>查询ID信息</w:t>
            </w:r>
          </w:p>
        </w:tc>
        <w:tc>
          <w:tcPr>
            <w:tcW w:w="1678" w:type="dxa"/>
            <w:noWrap w:val="0"/>
            <w:vAlign w:val="center"/>
          </w:tcPr>
          <w:p w14:paraId="6BE45E3D">
            <w:pPr>
              <w:pStyle w:val="214"/>
              <w:rPr>
                <w:rFonts w:hint="eastAsia" w:ascii="Times New Roman"/>
              </w:rPr>
            </w:pPr>
            <w:r>
              <w:rPr>
                <w:rFonts w:hint="eastAsia" w:ascii="Times New Roman"/>
              </w:rPr>
              <w:t>0x</w:t>
            </w:r>
            <w:r>
              <w:rPr>
                <w:rFonts w:ascii="Times New Roman"/>
              </w:rPr>
              <w:t>11</w:t>
            </w:r>
          </w:p>
        </w:tc>
      </w:tr>
      <w:tr w14:paraId="2560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33AC65CE">
            <w:pPr>
              <w:pStyle w:val="214"/>
              <w:rPr>
                <w:rFonts w:hint="eastAsia" w:ascii="Times New Roman"/>
              </w:rPr>
            </w:pPr>
            <w:r>
              <w:rPr>
                <w:rFonts w:hint="eastAsia" w:ascii="Times New Roman"/>
              </w:rPr>
              <w:t>0x</w:t>
            </w:r>
            <w:r>
              <w:rPr>
                <w:rFonts w:ascii="Times New Roman"/>
              </w:rPr>
              <w:t>00A3</w:t>
            </w:r>
          </w:p>
        </w:tc>
        <w:tc>
          <w:tcPr>
            <w:tcW w:w="4108" w:type="dxa"/>
            <w:noWrap w:val="0"/>
            <w:vAlign w:val="center"/>
          </w:tcPr>
          <w:p w14:paraId="7DDF8801">
            <w:pPr>
              <w:pStyle w:val="214"/>
              <w:rPr>
                <w:rFonts w:hint="eastAsia" w:ascii="Times New Roman"/>
              </w:rPr>
            </w:pPr>
            <w:r>
              <w:rPr>
                <w:rFonts w:hint="eastAsia" w:ascii="Times New Roman"/>
              </w:rPr>
              <w:t>精准校时</w:t>
            </w:r>
          </w:p>
        </w:tc>
        <w:tc>
          <w:tcPr>
            <w:tcW w:w="1678" w:type="dxa"/>
            <w:noWrap w:val="0"/>
            <w:vAlign w:val="center"/>
          </w:tcPr>
          <w:p w14:paraId="19786DE5">
            <w:pPr>
              <w:pStyle w:val="214"/>
              <w:rPr>
                <w:rFonts w:hint="eastAsia" w:ascii="Times New Roman"/>
              </w:rPr>
            </w:pPr>
            <w:r>
              <w:rPr>
                <w:rFonts w:hint="eastAsia" w:ascii="Times New Roman"/>
              </w:rPr>
              <w:t>0x</w:t>
            </w:r>
            <w:r>
              <w:rPr>
                <w:rFonts w:ascii="Times New Roman"/>
              </w:rPr>
              <w:t>11</w:t>
            </w:r>
          </w:p>
        </w:tc>
      </w:tr>
      <w:tr w14:paraId="4BF8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7327AD7B">
            <w:pPr>
              <w:pStyle w:val="214"/>
              <w:rPr>
                <w:rFonts w:hint="eastAsia" w:ascii="Times New Roman"/>
              </w:rPr>
            </w:pPr>
            <w:r>
              <w:rPr>
                <w:rFonts w:hint="eastAsia" w:ascii="Times New Roman"/>
              </w:rPr>
              <w:t>0x</w:t>
            </w:r>
            <w:r>
              <w:rPr>
                <w:rFonts w:ascii="Times New Roman"/>
              </w:rPr>
              <w:t>00A4</w:t>
            </w:r>
          </w:p>
        </w:tc>
        <w:tc>
          <w:tcPr>
            <w:tcW w:w="4108" w:type="dxa"/>
            <w:noWrap w:val="0"/>
            <w:vAlign w:val="center"/>
          </w:tcPr>
          <w:p w14:paraId="160E8908">
            <w:pPr>
              <w:pStyle w:val="214"/>
              <w:rPr>
                <w:rFonts w:hint="eastAsia" w:ascii="Times New Roman"/>
              </w:rPr>
            </w:pPr>
            <w:r>
              <w:rPr>
                <w:rFonts w:hint="eastAsia" w:ascii="Times New Roman"/>
              </w:rPr>
              <w:t>配电信息上报</w:t>
            </w:r>
          </w:p>
        </w:tc>
        <w:tc>
          <w:tcPr>
            <w:tcW w:w="1678" w:type="dxa"/>
            <w:noWrap w:val="0"/>
            <w:vAlign w:val="center"/>
          </w:tcPr>
          <w:p w14:paraId="666B19FE">
            <w:pPr>
              <w:pStyle w:val="214"/>
              <w:rPr>
                <w:rFonts w:hint="eastAsia" w:ascii="Times New Roman"/>
              </w:rPr>
            </w:pPr>
            <w:r>
              <w:rPr>
                <w:rFonts w:hint="eastAsia" w:ascii="Times New Roman"/>
              </w:rPr>
              <w:t>0x</w:t>
            </w:r>
            <w:r>
              <w:rPr>
                <w:rFonts w:ascii="Times New Roman"/>
              </w:rPr>
              <w:t>11</w:t>
            </w:r>
          </w:p>
        </w:tc>
      </w:tr>
      <w:tr w14:paraId="0767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466DDE3D">
            <w:pPr>
              <w:pStyle w:val="214"/>
              <w:rPr>
                <w:rFonts w:ascii="Times New Roman"/>
              </w:rPr>
            </w:pPr>
            <w:r>
              <w:rPr>
                <w:rFonts w:hint="eastAsia" w:ascii="Times New Roman"/>
              </w:rPr>
              <w:t>0x00E2</w:t>
            </w:r>
          </w:p>
        </w:tc>
        <w:tc>
          <w:tcPr>
            <w:tcW w:w="4108" w:type="dxa"/>
            <w:noWrap w:val="0"/>
            <w:vAlign w:val="center"/>
          </w:tcPr>
          <w:p w14:paraId="004D385F">
            <w:pPr>
              <w:pStyle w:val="214"/>
              <w:rPr>
                <w:rFonts w:ascii="Times New Roman"/>
              </w:rPr>
            </w:pPr>
            <w:r>
              <w:rPr>
                <w:rFonts w:hint="eastAsia" w:ascii="Times New Roman"/>
              </w:rPr>
              <w:t>分钟采集任务配置</w:t>
            </w:r>
          </w:p>
        </w:tc>
        <w:tc>
          <w:tcPr>
            <w:tcW w:w="1678" w:type="dxa"/>
            <w:noWrap w:val="0"/>
            <w:vAlign w:val="center"/>
          </w:tcPr>
          <w:p w14:paraId="1776E5F9">
            <w:pPr>
              <w:pStyle w:val="214"/>
              <w:rPr>
                <w:rFonts w:ascii="Times New Roman"/>
              </w:rPr>
            </w:pPr>
            <w:r>
              <w:rPr>
                <w:rFonts w:hint="eastAsia" w:ascii="Times New Roman"/>
              </w:rPr>
              <w:t>0x11</w:t>
            </w:r>
          </w:p>
        </w:tc>
      </w:tr>
      <w:tr w14:paraId="0CD8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48DEDD67">
            <w:pPr>
              <w:pStyle w:val="214"/>
              <w:rPr>
                <w:rFonts w:ascii="Times New Roman"/>
              </w:rPr>
            </w:pPr>
            <w:r>
              <w:rPr>
                <w:rFonts w:hint="eastAsia" w:ascii="Times New Roman"/>
              </w:rPr>
              <w:t>0x00E3</w:t>
            </w:r>
          </w:p>
        </w:tc>
        <w:tc>
          <w:tcPr>
            <w:tcW w:w="4108" w:type="dxa"/>
            <w:noWrap w:val="0"/>
            <w:vAlign w:val="center"/>
          </w:tcPr>
          <w:p w14:paraId="548703B3">
            <w:pPr>
              <w:pStyle w:val="214"/>
              <w:rPr>
                <w:rFonts w:ascii="Times New Roman"/>
              </w:rPr>
            </w:pPr>
            <w:r>
              <w:rPr>
                <w:rFonts w:hint="eastAsia" w:ascii="Times New Roman"/>
              </w:rPr>
              <w:t>分钟采集任务数据读取</w:t>
            </w:r>
          </w:p>
        </w:tc>
        <w:tc>
          <w:tcPr>
            <w:tcW w:w="1678" w:type="dxa"/>
            <w:noWrap w:val="0"/>
            <w:vAlign w:val="center"/>
          </w:tcPr>
          <w:p w14:paraId="06C78999">
            <w:pPr>
              <w:pStyle w:val="214"/>
              <w:rPr>
                <w:rFonts w:ascii="Times New Roman"/>
              </w:rPr>
            </w:pPr>
            <w:r>
              <w:rPr>
                <w:rFonts w:hint="eastAsia" w:ascii="Times New Roman"/>
              </w:rPr>
              <w:t>0x11</w:t>
            </w:r>
          </w:p>
        </w:tc>
      </w:tr>
      <w:tr w14:paraId="7315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2206" w:type="dxa"/>
            <w:noWrap w:val="0"/>
            <w:vAlign w:val="center"/>
          </w:tcPr>
          <w:p w14:paraId="7A27DD38">
            <w:pPr>
              <w:pStyle w:val="214"/>
              <w:rPr>
                <w:rFonts w:ascii="Times New Roman"/>
              </w:rPr>
            </w:pPr>
            <w:r>
              <w:rPr>
                <w:rFonts w:hint="eastAsia" w:ascii="Times New Roman"/>
              </w:rPr>
              <w:t>0x00E5</w:t>
            </w:r>
          </w:p>
        </w:tc>
        <w:tc>
          <w:tcPr>
            <w:tcW w:w="4108" w:type="dxa"/>
            <w:noWrap w:val="0"/>
            <w:vAlign w:val="center"/>
          </w:tcPr>
          <w:p w14:paraId="74CED59E">
            <w:pPr>
              <w:pStyle w:val="214"/>
              <w:rPr>
                <w:rFonts w:ascii="Times New Roman"/>
              </w:rPr>
            </w:pPr>
            <w:r>
              <w:rPr>
                <w:rFonts w:hint="eastAsia" w:ascii="Times New Roman"/>
              </w:rPr>
              <w:t>多用户应用聚合帧</w:t>
            </w:r>
          </w:p>
        </w:tc>
        <w:tc>
          <w:tcPr>
            <w:tcW w:w="1678" w:type="dxa"/>
            <w:noWrap w:val="0"/>
            <w:vAlign w:val="center"/>
          </w:tcPr>
          <w:p w14:paraId="36598823">
            <w:pPr>
              <w:pStyle w:val="214"/>
              <w:rPr>
                <w:rFonts w:ascii="Times New Roman"/>
              </w:rPr>
            </w:pPr>
            <w:r>
              <w:rPr>
                <w:rFonts w:hint="eastAsia" w:ascii="Times New Roman"/>
              </w:rPr>
              <w:t>0x11</w:t>
            </w:r>
          </w:p>
        </w:tc>
      </w:tr>
    </w:tbl>
    <w:p w14:paraId="223010C7">
      <w:pPr>
        <w:pStyle w:val="38"/>
        <w:rPr>
          <w:rFonts w:hint="eastAsia" w:ascii="Times New Roman"/>
        </w:rPr>
      </w:pPr>
    </w:p>
    <w:p w14:paraId="49312FA6">
      <w:pPr>
        <w:pStyle w:val="38"/>
        <w:rPr>
          <w:del w:id="3" w:author="作者" w:date=""/>
          <w:rFonts w:hint="eastAsia" w:ascii="Times New Roman"/>
        </w:rPr>
      </w:pPr>
      <w:del w:id="4" w:author="作者">
        <w:r>
          <w:rPr>
            <w:rFonts w:hint="eastAsia" w:ascii="Times New Roman"/>
          </w:rPr>
          <w:delText>使用报文ID的最高4位表示该报文附加了何种信道安全机制。具体的，最高4位取值0b0000表示报文是明文传输；取值0b0001表示报文采取了数据机密性保护模式；取值0b0010表示报文采取了数据完整性保护模式；取值0b0011表示报文采取了数据全面保护模式。例如，报文ID为0x2004表示采取了数据完整性保护模式的校时报文；报文ID为0x3032表示采取了数据全面保护模式的传输文件数据报文。</w:delText>
        </w:r>
      </w:del>
    </w:p>
    <w:bookmarkEnd w:id="233"/>
    <w:bookmarkEnd w:id="234"/>
    <w:bookmarkEnd w:id="235"/>
    <w:bookmarkEnd w:id="236"/>
    <w:bookmarkEnd w:id="237"/>
    <w:bookmarkEnd w:id="238"/>
    <w:bookmarkEnd w:id="239"/>
    <w:bookmarkEnd w:id="240"/>
    <w:bookmarkEnd w:id="241"/>
    <w:bookmarkEnd w:id="242"/>
    <w:bookmarkEnd w:id="243"/>
    <w:bookmarkEnd w:id="244"/>
    <w:p w14:paraId="59B3C732">
      <w:pPr>
        <w:pStyle w:val="74"/>
        <w:spacing w:before="156" w:after="156"/>
        <w:rPr>
          <w:rFonts w:ascii="Times New Roman"/>
        </w:rPr>
      </w:pPr>
      <w:bookmarkStart w:id="245" w:name="_Toc400798790"/>
      <w:bookmarkStart w:id="246" w:name="_Toc405476596"/>
      <w:bookmarkStart w:id="247" w:name="_Toc402983321"/>
      <w:bookmarkStart w:id="248" w:name="_Toc402983787"/>
      <w:bookmarkStart w:id="249" w:name="_Toc399259104"/>
      <w:bookmarkStart w:id="250" w:name="_Toc399228687"/>
      <w:bookmarkStart w:id="251" w:name="_Toc402982855"/>
      <w:bookmarkStart w:id="252" w:name="_Toc408859680"/>
      <w:bookmarkStart w:id="253" w:name="_Toc403585261"/>
      <w:bookmarkStart w:id="254" w:name="_Toc399757162"/>
      <w:bookmarkStart w:id="255" w:name="_Toc409125954"/>
      <w:bookmarkStart w:id="256" w:name="_Toc403570045"/>
      <w:r>
        <w:rPr>
          <w:rFonts w:ascii="Times New Roman"/>
        </w:rPr>
        <w:t>业务报文</w:t>
      </w:r>
      <w:bookmarkEnd w:id="245"/>
      <w:bookmarkEnd w:id="246"/>
      <w:bookmarkEnd w:id="247"/>
      <w:bookmarkEnd w:id="248"/>
      <w:bookmarkEnd w:id="249"/>
      <w:bookmarkEnd w:id="250"/>
      <w:bookmarkEnd w:id="251"/>
      <w:bookmarkEnd w:id="252"/>
      <w:bookmarkEnd w:id="253"/>
      <w:bookmarkEnd w:id="254"/>
      <w:bookmarkEnd w:id="255"/>
      <w:bookmarkEnd w:id="256"/>
    </w:p>
    <w:p w14:paraId="2DEBEC2A">
      <w:pPr>
        <w:pStyle w:val="38"/>
        <w:rPr>
          <w:rFonts w:ascii="Times New Roman"/>
        </w:rPr>
      </w:pPr>
      <w:r>
        <w:rPr>
          <w:rFonts w:ascii="Times New Roman"/>
        </w:rPr>
        <w:t>业务报文是指报文ID所对应的业务报文，包括抄表报文、校时报文、事件上报报文、通信测试报文</w:t>
      </w:r>
      <w:r>
        <w:rPr>
          <w:rFonts w:hint="eastAsia" w:ascii="Times New Roman"/>
        </w:rPr>
        <w:t>、</w:t>
      </w:r>
      <w:r>
        <w:rPr>
          <w:rFonts w:ascii="Times New Roman"/>
        </w:rPr>
        <w:t>精准校时</w:t>
      </w:r>
      <w:r>
        <w:rPr>
          <w:rFonts w:hint="eastAsia" w:ascii="Times New Roman"/>
        </w:rPr>
        <w:t>、</w:t>
      </w:r>
      <w:r>
        <w:rPr>
          <w:rFonts w:ascii="Times New Roman"/>
        </w:rPr>
        <w:t>从节点主动注册</w:t>
      </w:r>
      <w:r>
        <w:rPr>
          <w:rFonts w:hint="eastAsia" w:ascii="Times New Roman"/>
        </w:rPr>
        <w:t>报文及升级</w:t>
      </w:r>
      <w:commentRangeStart w:id="0"/>
      <w:r>
        <w:rPr>
          <w:rFonts w:hint="eastAsia" w:ascii="Times New Roman"/>
        </w:rPr>
        <w:t>报文</w:t>
      </w:r>
      <w:commentRangeEnd w:id="0"/>
      <w:r>
        <w:rPr>
          <w:rStyle w:val="64"/>
          <w:rFonts w:ascii="Times New Roman"/>
          <w:kern w:val="2"/>
        </w:rPr>
        <w:commentReference w:id="0"/>
      </w:r>
      <w:r>
        <w:rPr>
          <w:rFonts w:ascii="Times New Roman"/>
        </w:rPr>
        <w:t>。</w:t>
      </w:r>
    </w:p>
    <w:p w14:paraId="4B4B7EEE">
      <w:pPr>
        <w:pStyle w:val="70"/>
        <w:rPr>
          <w:rFonts w:ascii="Times New Roman"/>
        </w:rPr>
      </w:pPr>
      <w:bookmarkStart w:id="257" w:name="_Toc399259105"/>
      <w:bookmarkStart w:id="258" w:name="_Toc402983788"/>
      <w:bookmarkStart w:id="259" w:name="_Toc399757163"/>
      <w:bookmarkStart w:id="260" w:name="_Toc403570046"/>
      <w:bookmarkStart w:id="261" w:name="_Toc408859681"/>
      <w:bookmarkStart w:id="262" w:name="_Toc402983322"/>
      <w:bookmarkStart w:id="263" w:name="_Toc461041455"/>
      <w:bookmarkStart w:id="264" w:name="_Toc400798791"/>
      <w:bookmarkStart w:id="265" w:name="_Toc403585262"/>
      <w:bookmarkStart w:id="266" w:name="_Toc405476597"/>
      <w:bookmarkStart w:id="267" w:name="_Toc402982856"/>
      <w:bookmarkStart w:id="268" w:name="_Toc409125955"/>
      <w:bookmarkStart w:id="269" w:name="_Toc399228688"/>
      <w:r>
        <w:rPr>
          <w:rFonts w:ascii="Times New Roman"/>
        </w:rPr>
        <w:t>抄表报文</w:t>
      </w:r>
      <w:bookmarkEnd w:id="257"/>
      <w:bookmarkEnd w:id="258"/>
      <w:bookmarkEnd w:id="259"/>
      <w:bookmarkEnd w:id="260"/>
      <w:bookmarkEnd w:id="261"/>
      <w:bookmarkEnd w:id="262"/>
      <w:bookmarkEnd w:id="263"/>
      <w:bookmarkEnd w:id="264"/>
      <w:bookmarkEnd w:id="265"/>
      <w:bookmarkEnd w:id="266"/>
      <w:bookmarkEnd w:id="267"/>
      <w:bookmarkEnd w:id="268"/>
      <w:bookmarkEnd w:id="269"/>
    </w:p>
    <w:p w14:paraId="49626109">
      <w:pPr>
        <w:pStyle w:val="74"/>
        <w:spacing w:before="156" w:after="156"/>
        <w:rPr>
          <w:rFonts w:ascii="Times New Roman"/>
        </w:rPr>
      </w:pPr>
      <w:bookmarkStart w:id="270" w:name="_Toc399228689"/>
      <w:bookmarkStart w:id="271" w:name="_Toc399259106"/>
      <w:bookmarkStart w:id="272" w:name="_Toc402982857"/>
      <w:bookmarkStart w:id="273" w:name="_Toc402983789"/>
      <w:bookmarkStart w:id="274" w:name="_Toc399757164"/>
      <w:bookmarkStart w:id="275" w:name="_Toc400798792"/>
      <w:bookmarkStart w:id="276" w:name="_Toc402983323"/>
      <w:bookmarkStart w:id="277" w:name="_Toc408859682"/>
      <w:bookmarkStart w:id="278" w:name="_Toc405476598"/>
      <w:bookmarkStart w:id="279" w:name="_Toc403570047"/>
      <w:bookmarkStart w:id="280" w:name="_Toc403585263"/>
      <w:r>
        <w:rPr>
          <w:rFonts w:ascii="Times New Roman"/>
        </w:rPr>
        <w:t>下行</w:t>
      </w:r>
      <w:bookmarkEnd w:id="270"/>
      <w:bookmarkEnd w:id="271"/>
      <w:bookmarkEnd w:id="272"/>
      <w:bookmarkEnd w:id="273"/>
      <w:bookmarkEnd w:id="274"/>
      <w:bookmarkEnd w:id="275"/>
      <w:bookmarkEnd w:id="276"/>
      <w:r>
        <w:rPr>
          <w:rFonts w:ascii="Times New Roman"/>
        </w:rPr>
        <w:t>报文格式</w:t>
      </w:r>
      <w:bookmarkEnd w:id="277"/>
      <w:bookmarkEnd w:id="278"/>
      <w:bookmarkEnd w:id="279"/>
      <w:bookmarkEnd w:id="280"/>
    </w:p>
    <w:p w14:paraId="1D6156E3">
      <w:pPr>
        <w:pStyle w:val="79"/>
        <w:spacing w:before="156" w:after="156"/>
        <w:rPr>
          <w:rFonts w:hint="eastAsia" w:ascii="Times New Roman"/>
        </w:rPr>
      </w:pPr>
      <w:bookmarkStart w:id="281" w:name="_Toc399228690"/>
      <w:bookmarkStart w:id="282" w:name="_Toc399259107"/>
      <w:bookmarkStart w:id="283" w:name="_Toc408859683"/>
      <w:bookmarkStart w:id="284" w:name="_Toc402983324"/>
      <w:bookmarkStart w:id="285" w:name="_Toc399757165"/>
      <w:bookmarkStart w:id="286" w:name="_Toc402982858"/>
      <w:bookmarkStart w:id="287" w:name="_Toc405476599"/>
      <w:bookmarkStart w:id="288" w:name="_Toc403570048"/>
      <w:bookmarkStart w:id="289" w:name="_Toc400798793"/>
      <w:bookmarkStart w:id="290" w:name="_Toc402983790"/>
      <w:bookmarkStart w:id="291" w:name="_Toc403585264"/>
      <w:r>
        <w:rPr>
          <w:rFonts w:hint="eastAsia" w:ascii="Times New Roman"/>
        </w:rPr>
        <w:t>抄表下行报文格式</w:t>
      </w:r>
    </w:p>
    <w:p w14:paraId="18276637">
      <w:pPr>
        <w:pStyle w:val="38"/>
        <w:rPr>
          <w:rFonts w:ascii="Times New Roman"/>
        </w:rPr>
      </w:pPr>
      <w:r>
        <w:rPr>
          <w:rFonts w:ascii="Times New Roman"/>
        </w:rPr>
        <w:t>CCO向STA发送的抄表下行报文</w:t>
      </w:r>
      <w:r>
        <w:rPr>
          <w:rFonts w:hint="eastAsia" w:ascii="Times New Roman"/>
        </w:rPr>
        <w:t>应符合图2格式要求</w:t>
      </w:r>
      <w:r>
        <w:rPr>
          <w:rFonts w:ascii="Times New Roman"/>
        </w:rPr>
        <w:t>。</w:t>
      </w:r>
      <w:bookmarkStart w:id="292" w:name="_Ref398977023"/>
      <w:bookmarkStart w:id="293" w:name="_Toc402983992"/>
      <w:bookmarkStart w:id="294" w:name="_Toc400799070"/>
      <w:bookmarkStart w:id="295" w:name="_Toc399757468"/>
      <w:bookmarkStart w:id="296" w:name="_Toc402983060"/>
      <w:bookmarkStart w:id="297" w:name="_Toc399259430"/>
      <w:bookmarkStart w:id="298" w:name="_Toc399229217"/>
      <w:bookmarkStart w:id="299" w:name="_Toc402983526"/>
    </w:p>
    <w:p w14:paraId="52E57FFC">
      <w:pPr>
        <w:pStyle w:val="175"/>
        <w:ind w:firstLine="0" w:firstLineChars="0"/>
        <w:jc w:val="center"/>
        <w:rPr>
          <w:rFonts w:ascii="Times New Roman" w:hAnsi="Times New Roman"/>
        </w:rPr>
      </w:pPr>
      <w:r>
        <w:rPr>
          <w:rFonts w:ascii="Times New Roman" w:hAnsi="Times New Roman"/>
        </w:rPr>
        <w:object>
          <v:shape id="_x0000_i1026" o:spt="75" type="#_x0000_t75" style="height:100.5pt;width:467.2pt;" o:ole="t" filled="f" o:preferrelative="t" stroked="f" coordsize="21600,21600">
            <v:path/>
            <v:fill on="f" alignshape="1" focussize="0,0"/>
            <v:stroke on="f"/>
            <v:imagedata r:id="rId15" grayscale="f" bilevel="f" o:title=""/>
            <o:lock v:ext="edit" aspectratio="t"/>
            <w10:wrap type="none"/>
            <w10:anchorlock/>
          </v:shape>
          <o:OLEObject Type="Embed" ProgID="Visio.Drawing.11" ShapeID="_x0000_i1026" DrawAspect="Content" ObjectID="_1468075726" r:id="rId14">
            <o:LockedField>false</o:LockedField>
          </o:OLEObject>
        </w:object>
      </w:r>
    </w:p>
    <w:p w14:paraId="7D85C32F">
      <w:pPr>
        <w:pStyle w:val="156"/>
        <w:rPr>
          <w:rFonts w:ascii="Times New Roman"/>
        </w:rPr>
      </w:pPr>
      <w:bookmarkStart w:id="300" w:name="_Ref403571323"/>
      <w:bookmarkStart w:id="301" w:name="_Toc405476816"/>
      <w:bookmarkStart w:id="302" w:name="_Toc408860090"/>
      <w:bookmarkStart w:id="303" w:name="_Toc403585463"/>
      <w:r>
        <w:rPr>
          <w:rFonts w:ascii="Times New Roman"/>
        </w:rPr>
        <w:t>抄表下行报文格式</w:t>
      </w:r>
      <w:bookmarkEnd w:id="292"/>
      <w:bookmarkEnd w:id="293"/>
      <w:bookmarkEnd w:id="294"/>
      <w:bookmarkEnd w:id="295"/>
      <w:bookmarkEnd w:id="296"/>
      <w:bookmarkEnd w:id="297"/>
      <w:bookmarkEnd w:id="298"/>
      <w:bookmarkEnd w:id="299"/>
      <w:bookmarkEnd w:id="300"/>
      <w:bookmarkEnd w:id="301"/>
      <w:bookmarkEnd w:id="302"/>
      <w:bookmarkEnd w:id="303"/>
    </w:p>
    <w:p w14:paraId="1D46849B">
      <w:pPr>
        <w:pStyle w:val="38"/>
        <w:rPr>
          <w:rFonts w:ascii="Times New Roman"/>
        </w:rPr>
      </w:pPr>
      <w:r>
        <w:rPr>
          <w:rFonts w:ascii="Times New Roman"/>
        </w:rPr>
        <w:t>抄表下行报文格式的字段</w:t>
      </w:r>
      <w:r>
        <w:rPr>
          <w:rFonts w:hint="eastAsia" w:ascii="Times New Roman"/>
        </w:rPr>
        <w:t>应符合表3要求</w:t>
      </w:r>
      <w:r>
        <w:rPr>
          <w:rFonts w:ascii="Times New Roman"/>
        </w:rPr>
        <w:t>。</w:t>
      </w:r>
    </w:p>
    <w:p w14:paraId="1F6A11E9">
      <w:pPr>
        <w:pStyle w:val="154"/>
        <w:ind w:left="0"/>
        <w:rPr>
          <w:rFonts w:ascii="Times New Roman"/>
        </w:rPr>
      </w:pPr>
      <w:bookmarkStart w:id="304" w:name="_Ref398977045"/>
      <w:bookmarkStart w:id="305" w:name="_Toc399229304"/>
      <w:bookmarkStart w:id="306" w:name="_Toc399259511"/>
      <w:bookmarkStart w:id="307" w:name="_Toc399757545"/>
      <w:bookmarkStart w:id="308" w:name="_Toc405022457"/>
      <w:bookmarkStart w:id="309" w:name="_Toc402540040"/>
      <w:bookmarkStart w:id="310" w:name="_Toc405476879"/>
      <w:bookmarkStart w:id="311" w:name="_Toc402983126"/>
      <w:bookmarkStart w:id="312" w:name="_Toc402984058"/>
      <w:bookmarkStart w:id="313" w:name="_Toc403570571"/>
      <w:bookmarkStart w:id="314" w:name="_Toc408860154"/>
      <w:bookmarkStart w:id="315" w:name="_Toc402983592"/>
      <w:r>
        <w:rPr>
          <w:rFonts w:ascii="Times New Roman"/>
        </w:rPr>
        <w:t>抄表下行报文格式说明</w:t>
      </w:r>
      <w:bookmarkEnd w:id="304"/>
      <w:bookmarkEnd w:id="305"/>
      <w:bookmarkEnd w:id="306"/>
      <w:bookmarkEnd w:id="307"/>
      <w:bookmarkEnd w:id="308"/>
      <w:bookmarkEnd w:id="309"/>
      <w:bookmarkEnd w:id="310"/>
      <w:bookmarkEnd w:id="311"/>
      <w:bookmarkEnd w:id="312"/>
      <w:bookmarkEnd w:id="313"/>
      <w:bookmarkEnd w:id="314"/>
      <w:bookmarkEnd w:id="31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50"/>
        <w:gridCol w:w="668"/>
        <w:gridCol w:w="721"/>
        <w:gridCol w:w="943"/>
        <w:gridCol w:w="5988"/>
        <w:tblGridChange w:id="5">
          <w:tblGrid>
            <w:gridCol w:w="1250"/>
            <w:gridCol w:w="668"/>
            <w:gridCol w:w="721"/>
            <w:gridCol w:w="943"/>
            <w:gridCol w:w="5988"/>
          </w:tblGrid>
        </w:tblGridChange>
      </w:tblGrid>
      <w:tr w14:paraId="689B5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18959B73">
            <w:pPr>
              <w:pStyle w:val="214"/>
              <w:rPr>
                <w:rFonts w:ascii="Times New Roman" w:hAnsi="Times New Roman"/>
              </w:rPr>
            </w:pPr>
            <w:r>
              <w:rPr>
                <w:rFonts w:ascii="Times New Roman"/>
              </w:rPr>
              <w:t>域</w:t>
            </w:r>
          </w:p>
        </w:tc>
        <w:tc>
          <w:tcPr>
            <w:tcW w:w="0" w:type="auto"/>
            <w:noWrap w:val="0"/>
            <w:vAlign w:val="center"/>
          </w:tcPr>
          <w:p w14:paraId="1034C8F4">
            <w:pPr>
              <w:pStyle w:val="214"/>
              <w:rPr>
                <w:rFonts w:ascii="Times New Roman" w:hAnsi="Times New Roman"/>
              </w:rPr>
            </w:pPr>
            <w:r>
              <w:rPr>
                <w:rFonts w:ascii="Times New Roman"/>
              </w:rPr>
              <w:t>字节号</w:t>
            </w:r>
          </w:p>
        </w:tc>
        <w:tc>
          <w:tcPr>
            <w:tcW w:w="0" w:type="auto"/>
            <w:noWrap w:val="0"/>
            <w:vAlign w:val="center"/>
          </w:tcPr>
          <w:p w14:paraId="6A1E13EB">
            <w:pPr>
              <w:pStyle w:val="214"/>
              <w:rPr>
                <w:rFonts w:ascii="Times New Roman" w:hAnsi="Times New Roman"/>
              </w:rPr>
            </w:pPr>
            <w:r>
              <w:rPr>
                <w:rFonts w:ascii="Times New Roman"/>
              </w:rPr>
              <w:t>比特位</w:t>
            </w:r>
          </w:p>
        </w:tc>
        <w:tc>
          <w:tcPr>
            <w:tcW w:w="0" w:type="auto"/>
            <w:noWrap w:val="0"/>
            <w:vAlign w:val="center"/>
          </w:tcPr>
          <w:p w14:paraId="454B241A">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0" w:type="auto"/>
            <w:noWrap w:val="0"/>
            <w:vAlign w:val="top"/>
          </w:tcPr>
          <w:p w14:paraId="45F4CB84">
            <w:pPr>
              <w:pStyle w:val="214"/>
              <w:rPr>
                <w:rFonts w:ascii="Times New Roman"/>
              </w:rPr>
            </w:pPr>
            <w:r>
              <w:rPr>
                <w:rFonts w:hint="eastAsia" w:ascii="Times New Roman"/>
              </w:rPr>
              <w:t>含义</w:t>
            </w:r>
          </w:p>
        </w:tc>
      </w:tr>
      <w:tr w14:paraId="59467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6" w:author="作者" w:dat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wBefore w:w="0" w:type="dxa"/>
          <w:wAfter w:w="0" w:type="dxa"/>
          <w:jc w:val="center"/>
          <w:trPrChange w:id="6" w:author="作者" w:date="">
            <w:trPr>
              <w:wBefore w:w="0" w:type="dxa"/>
              <w:wAfter w:w="0" w:type="dxa"/>
              <w:jc w:val="center"/>
            </w:trPr>
          </w:trPrChange>
        </w:trPr>
        <w:tc>
          <w:tcPr>
            <w:tcW w:w="0" w:type="auto"/>
            <w:noWrap w:val="0"/>
            <w:vAlign w:val="center"/>
            <w:tcPrChange w:id="7" w:author="作者" w:date="">
              <w:tcPr>
                <w:tcW w:w="1250" w:type="dxa"/>
                <w:noWrap w:val="0"/>
                <w:vAlign w:val="center"/>
              </w:tcPr>
            </w:tcPrChange>
          </w:tcPr>
          <w:p w14:paraId="7D689D8E">
            <w:pPr>
              <w:pStyle w:val="214"/>
              <w:rPr>
                <w:rFonts w:ascii="Times New Roman" w:hAnsi="Times New Roman"/>
              </w:rPr>
            </w:pPr>
            <w:r>
              <w:rPr>
                <w:rFonts w:ascii="Times New Roman"/>
              </w:rPr>
              <w:t>协议版本号</w:t>
            </w:r>
          </w:p>
        </w:tc>
        <w:tc>
          <w:tcPr>
            <w:tcW w:w="0" w:type="auto"/>
            <w:vMerge w:val="restart"/>
            <w:noWrap w:val="0"/>
            <w:vAlign w:val="center"/>
            <w:tcPrChange w:id="8" w:author="作者" w:date="">
              <w:tcPr>
                <w:tcW w:w="668" w:type="dxa"/>
                <w:vMerge w:val="restart"/>
                <w:noWrap w:val="0"/>
                <w:vAlign w:val="center"/>
              </w:tcPr>
            </w:tcPrChange>
          </w:tcPr>
          <w:p w14:paraId="39D5E182">
            <w:pPr>
              <w:pStyle w:val="214"/>
              <w:rPr>
                <w:rFonts w:ascii="Times New Roman" w:hAnsi="Times New Roman"/>
              </w:rPr>
            </w:pPr>
            <w:r>
              <w:rPr>
                <w:rFonts w:ascii="Times New Roman" w:hAnsi="Times New Roman"/>
              </w:rPr>
              <w:t>0</w:t>
            </w:r>
          </w:p>
        </w:tc>
        <w:tc>
          <w:tcPr>
            <w:tcW w:w="0" w:type="auto"/>
            <w:noWrap w:val="0"/>
            <w:vAlign w:val="center"/>
            <w:tcPrChange w:id="9" w:author="作者" w:date="">
              <w:tcPr>
                <w:tcW w:w="721" w:type="dxa"/>
                <w:noWrap w:val="0"/>
                <w:vAlign w:val="center"/>
              </w:tcPr>
            </w:tcPrChange>
          </w:tcPr>
          <w:p w14:paraId="723A333C">
            <w:pPr>
              <w:pStyle w:val="214"/>
              <w:rPr>
                <w:rFonts w:ascii="Times New Roman" w:hAnsi="Times New Roman"/>
              </w:rPr>
            </w:pPr>
            <w:r>
              <w:rPr>
                <w:rFonts w:ascii="Times New Roman" w:hAnsi="Times New Roman"/>
              </w:rPr>
              <w:t>0-5</w:t>
            </w:r>
          </w:p>
        </w:tc>
        <w:tc>
          <w:tcPr>
            <w:tcW w:w="0" w:type="auto"/>
            <w:noWrap w:val="0"/>
            <w:vAlign w:val="center"/>
            <w:tcPrChange w:id="10" w:author="作者" w:date="">
              <w:tcPr>
                <w:tcW w:w="943" w:type="dxa"/>
                <w:noWrap w:val="0"/>
                <w:vAlign w:val="center"/>
              </w:tcPr>
            </w:tcPrChange>
          </w:tcPr>
          <w:p w14:paraId="05788DBE">
            <w:pPr>
              <w:pStyle w:val="214"/>
              <w:rPr>
                <w:rFonts w:ascii="Times New Roman" w:hAnsi="Times New Roman"/>
              </w:rPr>
            </w:pPr>
            <w:r>
              <w:rPr>
                <w:rFonts w:ascii="Times New Roman" w:hAnsi="Times New Roman"/>
              </w:rPr>
              <w:t>6</w:t>
            </w:r>
          </w:p>
        </w:tc>
        <w:tc>
          <w:tcPr>
            <w:tcW w:w="0" w:type="auto"/>
            <w:noWrap w:val="0"/>
            <w:vAlign w:val="center"/>
            <w:tcPrChange w:id="11" w:author="作者" w:date="">
              <w:tcPr>
                <w:tcW w:w="5988" w:type="dxa"/>
                <w:noWrap w:val="0"/>
                <w:vAlign w:val="top"/>
              </w:tcPr>
            </w:tcPrChange>
          </w:tcPr>
          <w:p w14:paraId="629E2573">
            <w:pPr>
              <w:pStyle w:val="214"/>
              <w:jc w:val="both"/>
              <w:rPr>
                <w:rFonts w:hint="eastAsia" w:ascii="Times New Roman" w:hAnsi="Times New Roman"/>
              </w:rPr>
              <w:pPrChange w:id="12" w:author="作者" w:date="">
                <w:pPr>
                  <w:pStyle w:val="214"/>
                  <w:jc w:val="left"/>
                </w:pPr>
              </w:pPrChange>
            </w:pPr>
            <w:r>
              <w:rPr>
                <w:rFonts w:hint="eastAsia" w:ascii="Times New Roman" w:hAnsi="Times New Roman"/>
              </w:rPr>
              <w:t>取值固定</w:t>
            </w:r>
            <w:commentRangeStart w:id="1"/>
            <w:r>
              <w:rPr>
                <w:rFonts w:hint="eastAsia" w:ascii="Times New Roman" w:hAnsi="Times New Roman"/>
              </w:rPr>
              <w:t>1</w:t>
            </w:r>
            <w:commentRangeEnd w:id="1"/>
            <w:r>
              <w:rPr>
                <w:rStyle w:val="64"/>
                <w:rFonts w:ascii="Times New Roman" w:hAnsi="Times New Roman"/>
                <w:kern w:val="2"/>
              </w:rPr>
              <w:commentReference w:id="1"/>
            </w:r>
            <w:r>
              <w:rPr>
                <w:rFonts w:hint="eastAsia" w:ascii="Times New Roman" w:hAnsi="Times New Roman"/>
              </w:rPr>
              <w:t>。</w:t>
            </w:r>
          </w:p>
        </w:tc>
      </w:tr>
      <w:tr w14:paraId="0EADA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13" w:author="作者" w:dat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wBefore w:w="0" w:type="dxa"/>
          <w:wAfter w:w="0" w:type="dxa"/>
          <w:trHeight w:val="180" w:hRule="atLeast"/>
          <w:jc w:val="center"/>
          <w:trPrChange w:id="13" w:author="作者" w:date="">
            <w:trPr>
              <w:wBefore w:w="0" w:type="dxa"/>
              <w:wAfter w:w="0" w:type="dxa"/>
              <w:trHeight w:val="180" w:hRule="atLeast"/>
              <w:jc w:val="center"/>
            </w:trPr>
          </w:trPrChange>
        </w:trPr>
        <w:tc>
          <w:tcPr>
            <w:tcW w:w="0" w:type="auto"/>
            <w:vMerge w:val="restart"/>
            <w:noWrap w:val="0"/>
            <w:vAlign w:val="center"/>
            <w:tcPrChange w:id="14" w:author="作者" w:date="">
              <w:tcPr>
                <w:tcW w:w="1250" w:type="dxa"/>
                <w:vMerge w:val="restart"/>
                <w:noWrap w:val="0"/>
                <w:vAlign w:val="center"/>
              </w:tcPr>
            </w:tcPrChange>
          </w:tcPr>
          <w:p w14:paraId="04F62770">
            <w:pPr>
              <w:pStyle w:val="214"/>
              <w:rPr>
                <w:rFonts w:ascii="Times New Roman" w:hAnsi="Times New Roman"/>
              </w:rPr>
            </w:pPr>
            <w:r>
              <w:rPr>
                <w:rFonts w:ascii="Times New Roman"/>
              </w:rPr>
              <w:t>报文头长度</w:t>
            </w:r>
          </w:p>
        </w:tc>
        <w:tc>
          <w:tcPr>
            <w:tcW w:w="0" w:type="auto"/>
            <w:vMerge w:val="continue"/>
            <w:tcBorders>
              <w:bottom w:val="single" w:color="auto" w:sz="4" w:space="0"/>
            </w:tcBorders>
            <w:noWrap w:val="0"/>
            <w:vAlign w:val="center"/>
            <w:tcPrChange w:id="15" w:author="作者" w:date="">
              <w:tcPr>
                <w:tcW w:w="668" w:type="dxa"/>
                <w:vMerge w:val="continue"/>
                <w:tcBorders>
                  <w:bottom w:val="single" w:color="auto" w:sz="4" w:space="0"/>
                </w:tcBorders>
                <w:noWrap w:val="0"/>
                <w:vAlign w:val="center"/>
              </w:tcPr>
            </w:tcPrChange>
          </w:tcPr>
          <w:p w14:paraId="7DED145E">
            <w:pPr>
              <w:pStyle w:val="214"/>
              <w:rPr>
                <w:rFonts w:ascii="Times New Roman" w:hAnsi="Times New Roman"/>
              </w:rPr>
            </w:pPr>
          </w:p>
        </w:tc>
        <w:tc>
          <w:tcPr>
            <w:tcW w:w="0" w:type="auto"/>
            <w:tcBorders>
              <w:bottom w:val="single" w:color="auto" w:sz="4" w:space="0"/>
            </w:tcBorders>
            <w:noWrap w:val="0"/>
            <w:vAlign w:val="center"/>
            <w:tcPrChange w:id="16" w:author="作者" w:date="">
              <w:tcPr>
                <w:tcW w:w="721" w:type="dxa"/>
                <w:tcBorders>
                  <w:bottom w:val="single" w:color="auto" w:sz="4" w:space="0"/>
                </w:tcBorders>
                <w:noWrap w:val="0"/>
                <w:vAlign w:val="center"/>
              </w:tcPr>
            </w:tcPrChange>
          </w:tcPr>
          <w:p w14:paraId="3595D19E">
            <w:pPr>
              <w:pStyle w:val="214"/>
              <w:rPr>
                <w:rFonts w:ascii="Times New Roman" w:hAnsi="Times New Roman"/>
              </w:rPr>
            </w:pPr>
            <w:r>
              <w:rPr>
                <w:rFonts w:ascii="Times New Roman" w:hAnsi="Times New Roman"/>
              </w:rPr>
              <w:t>6-7</w:t>
            </w:r>
          </w:p>
        </w:tc>
        <w:tc>
          <w:tcPr>
            <w:tcW w:w="0" w:type="auto"/>
            <w:vMerge w:val="restart"/>
            <w:noWrap w:val="0"/>
            <w:vAlign w:val="center"/>
            <w:tcPrChange w:id="17" w:author="作者" w:date="">
              <w:tcPr>
                <w:tcW w:w="943" w:type="dxa"/>
                <w:vMerge w:val="restart"/>
                <w:noWrap w:val="0"/>
                <w:vAlign w:val="center"/>
              </w:tcPr>
            </w:tcPrChange>
          </w:tcPr>
          <w:p w14:paraId="3E545D5F">
            <w:pPr>
              <w:pStyle w:val="214"/>
              <w:rPr>
                <w:rFonts w:ascii="Times New Roman" w:hAnsi="Times New Roman"/>
              </w:rPr>
            </w:pPr>
            <w:r>
              <w:rPr>
                <w:rFonts w:ascii="Times New Roman" w:hAnsi="Times New Roman"/>
              </w:rPr>
              <w:t>6</w:t>
            </w:r>
          </w:p>
        </w:tc>
        <w:tc>
          <w:tcPr>
            <w:tcW w:w="0" w:type="auto"/>
            <w:vMerge w:val="restart"/>
            <w:noWrap w:val="0"/>
            <w:vAlign w:val="center"/>
            <w:tcPrChange w:id="18" w:author="作者" w:date="">
              <w:tcPr>
                <w:tcW w:w="5988" w:type="dxa"/>
                <w:vMerge w:val="restart"/>
                <w:noWrap w:val="0"/>
                <w:vAlign w:val="top"/>
              </w:tcPr>
            </w:tcPrChange>
          </w:tcPr>
          <w:p w14:paraId="466ADE94">
            <w:pPr>
              <w:pStyle w:val="214"/>
              <w:jc w:val="both"/>
              <w:rPr>
                <w:rFonts w:hint="eastAsia" w:ascii="Times New Roman" w:hAnsi="Times New Roman"/>
              </w:rPr>
              <w:pPrChange w:id="19" w:author="作者" w:date="">
                <w:pPr>
                  <w:pStyle w:val="214"/>
                  <w:jc w:val="left"/>
                </w:pPr>
              </w:pPrChange>
            </w:pPr>
            <w:commentRangeStart w:id="2"/>
            <w:r>
              <w:rPr>
                <w:rFonts w:hint="eastAsia" w:ascii="Times New Roman" w:hAnsi="Times New Roman"/>
              </w:rPr>
              <w:t>取值固定为</w:t>
            </w:r>
            <w:r>
              <w:rPr>
                <w:rFonts w:ascii="Times New Roman" w:hAnsi="Times New Roman"/>
              </w:rPr>
              <w:t>8</w:t>
            </w:r>
            <w:r>
              <w:rPr>
                <w:rFonts w:hint="eastAsia" w:ascii="Times New Roman" w:hAnsi="Times New Roman"/>
              </w:rPr>
              <w:t>。</w:t>
            </w:r>
            <w:commentRangeEnd w:id="2"/>
            <w:r>
              <w:rPr>
                <w:rStyle w:val="64"/>
                <w:rFonts w:ascii="Times New Roman" w:hAnsi="Times New Roman"/>
                <w:kern w:val="2"/>
              </w:rPr>
              <w:commentReference w:id="2"/>
            </w:r>
          </w:p>
        </w:tc>
      </w:tr>
      <w:tr w14:paraId="7E650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0" w:type="auto"/>
            <w:vMerge w:val="continue"/>
            <w:noWrap w:val="0"/>
            <w:vAlign w:val="center"/>
          </w:tcPr>
          <w:p w14:paraId="6AE309AB">
            <w:pPr>
              <w:pStyle w:val="214"/>
              <w:rPr>
                <w:rFonts w:ascii="Times New Roman" w:hAnsi="Times New Roman"/>
              </w:rPr>
            </w:pPr>
          </w:p>
        </w:tc>
        <w:tc>
          <w:tcPr>
            <w:tcW w:w="0" w:type="auto"/>
            <w:vMerge w:val="restart"/>
            <w:tcBorders>
              <w:top w:val="single" w:color="auto" w:sz="4" w:space="0"/>
            </w:tcBorders>
            <w:noWrap w:val="0"/>
            <w:vAlign w:val="center"/>
          </w:tcPr>
          <w:p w14:paraId="39247D88">
            <w:pPr>
              <w:pStyle w:val="214"/>
              <w:rPr>
                <w:rFonts w:hint="eastAsia" w:ascii="Times New Roman" w:hAnsi="Times New Roman"/>
              </w:rPr>
            </w:pPr>
            <w:r>
              <w:rPr>
                <w:rFonts w:ascii="Times New Roman" w:hAnsi="Times New Roman"/>
              </w:rPr>
              <w:t>1</w:t>
            </w:r>
          </w:p>
        </w:tc>
        <w:tc>
          <w:tcPr>
            <w:tcW w:w="0" w:type="auto"/>
            <w:tcBorders>
              <w:top w:val="single" w:color="auto" w:sz="4" w:space="0"/>
            </w:tcBorders>
            <w:noWrap w:val="0"/>
            <w:vAlign w:val="center"/>
          </w:tcPr>
          <w:p w14:paraId="2D690D70">
            <w:pPr>
              <w:pStyle w:val="214"/>
              <w:rPr>
                <w:rFonts w:ascii="Times New Roman" w:hAnsi="Times New Roman"/>
              </w:rPr>
            </w:pPr>
            <w:r>
              <w:rPr>
                <w:rFonts w:ascii="Times New Roman" w:hAnsi="Times New Roman"/>
              </w:rPr>
              <w:t>0-3</w:t>
            </w:r>
          </w:p>
        </w:tc>
        <w:tc>
          <w:tcPr>
            <w:tcW w:w="0" w:type="auto"/>
            <w:vMerge w:val="continue"/>
            <w:noWrap w:val="0"/>
            <w:vAlign w:val="center"/>
          </w:tcPr>
          <w:p w14:paraId="200906D5">
            <w:pPr>
              <w:pStyle w:val="214"/>
              <w:rPr>
                <w:rFonts w:ascii="Times New Roman" w:hAnsi="Times New Roman"/>
              </w:rPr>
            </w:pPr>
          </w:p>
        </w:tc>
        <w:tc>
          <w:tcPr>
            <w:tcW w:w="0" w:type="auto"/>
            <w:vMerge w:val="continue"/>
            <w:noWrap w:val="0"/>
            <w:vAlign w:val="top"/>
          </w:tcPr>
          <w:p w14:paraId="0ABBBBED">
            <w:pPr>
              <w:pStyle w:val="214"/>
              <w:rPr>
                <w:rFonts w:ascii="Times New Roman" w:hAnsi="Times New Roman"/>
              </w:rPr>
            </w:pPr>
          </w:p>
        </w:tc>
      </w:tr>
      <w:tr w14:paraId="5C0C8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7AF48154">
            <w:pPr>
              <w:pStyle w:val="214"/>
              <w:rPr>
                <w:rFonts w:ascii="Times New Roman" w:hAnsi="Times New Roman"/>
              </w:rPr>
            </w:pPr>
            <w:r>
              <w:rPr>
                <w:rFonts w:hint="eastAsia" w:ascii="Times New Roman"/>
              </w:rPr>
              <w:t>未应答重试标志</w:t>
            </w:r>
          </w:p>
        </w:tc>
        <w:tc>
          <w:tcPr>
            <w:tcW w:w="0" w:type="auto"/>
            <w:vMerge w:val="continue"/>
            <w:noWrap w:val="0"/>
            <w:vAlign w:val="center"/>
          </w:tcPr>
          <w:p w14:paraId="2E68E751">
            <w:pPr>
              <w:pStyle w:val="214"/>
              <w:rPr>
                <w:rFonts w:ascii="Times New Roman" w:hAnsi="Times New Roman"/>
              </w:rPr>
            </w:pPr>
          </w:p>
        </w:tc>
        <w:tc>
          <w:tcPr>
            <w:tcW w:w="0" w:type="auto"/>
            <w:noWrap w:val="0"/>
            <w:vAlign w:val="center"/>
          </w:tcPr>
          <w:p w14:paraId="7E47B11B">
            <w:pPr>
              <w:pStyle w:val="214"/>
              <w:rPr>
                <w:rFonts w:ascii="Times New Roman" w:hAnsi="Times New Roman"/>
              </w:rPr>
            </w:pPr>
            <w:r>
              <w:rPr>
                <w:rFonts w:ascii="Times New Roman" w:hAnsi="Times New Roman"/>
              </w:rPr>
              <w:t>4</w:t>
            </w:r>
          </w:p>
        </w:tc>
        <w:tc>
          <w:tcPr>
            <w:tcW w:w="0" w:type="auto"/>
            <w:noWrap w:val="0"/>
            <w:vAlign w:val="center"/>
          </w:tcPr>
          <w:p w14:paraId="47BD5FBE">
            <w:pPr>
              <w:pStyle w:val="214"/>
              <w:rPr>
                <w:rFonts w:ascii="Times New Roman" w:hAnsi="Times New Roman"/>
              </w:rPr>
            </w:pPr>
            <w:r>
              <w:rPr>
                <w:rFonts w:ascii="Times New Roman" w:hAnsi="Times New Roman"/>
              </w:rPr>
              <w:t>1</w:t>
            </w:r>
          </w:p>
        </w:tc>
        <w:tc>
          <w:tcPr>
            <w:tcW w:w="0" w:type="auto"/>
            <w:noWrap w:val="0"/>
            <w:vAlign w:val="top"/>
          </w:tcPr>
          <w:p w14:paraId="333C2DA6">
            <w:pPr>
              <w:pStyle w:val="214"/>
              <w:jc w:val="both"/>
              <w:rPr>
                <w:rFonts w:ascii="Times New Roman" w:hAnsi="Times New Roman"/>
              </w:rPr>
            </w:pPr>
            <w:r>
              <w:rPr>
                <w:rFonts w:hint="eastAsia" w:ascii="Times New Roman" w:hAnsi="Times New Roman"/>
              </w:rPr>
              <w:t>0：不重试；1：重试。</w:t>
            </w:r>
          </w:p>
          <w:p w14:paraId="1D51886D">
            <w:pPr>
              <w:pStyle w:val="214"/>
              <w:jc w:val="both"/>
              <w:rPr>
                <w:rFonts w:hint="eastAsia" w:ascii="Times New Roman" w:hAnsi="Times New Roman"/>
              </w:rPr>
            </w:pPr>
            <w:r>
              <w:rPr>
                <w:rFonts w:hint="eastAsia" w:ascii="Times New Roman" w:hAnsi="Times New Roman"/>
              </w:rPr>
              <w:t>电能表未应答是否重发，该域仅对并发抄表有效，其他抄表方式置0。</w:t>
            </w:r>
          </w:p>
        </w:tc>
      </w:tr>
      <w:tr w14:paraId="76C1E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6DDE363C">
            <w:pPr>
              <w:pStyle w:val="214"/>
              <w:rPr>
                <w:rFonts w:hint="eastAsia" w:ascii="Times New Roman"/>
              </w:rPr>
            </w:pPr>
            <w:r>
              <w:rPr>
                <w:rFonts w:hint="eastAsia" w:ascii="Times New Roman"/>
              </w:rPr>
              <w:t>否认重试标志</w:t>
            </w:r>
          </w:p>
        </w:tc>
        <w:tc>
          <w:tcPr>
            <w:tcW w:w="0" w:type="auto"/>
            <w:vMerge w:val="continue"/>
            <w:noWrap w:val="0"/>
            <w:vAlign w:val="center"/>
          </w:tcPr>
          <w:p w14:paraId="7374F35B">
            <w:pPr>
              <w:pStyle w:val="214"/>
              <w:rPr>
                <w:rFonts w:ascii="Times New Roman" w:hAnsi="Times New Roman"/>
              </w:rPr>
            </w:pPr>
          </w:p>
        </w:tc>
        <w:tc>
          <w:tcPr>
            <w:tcW w:w="0" w:type="auto"/>
            <w:noWrap w:val="0"/>
            <w:vAlign w:val="center"/>
          </w:tcPr>
          <w:p w14:paraId="7F53A8DD">
            <w:pPr>
              <w:pStyle w:val="214"/>
              <w:rPr>
                <w:rFonts w:ascii="Times New Roman" w:hAnsi="Times New Roman"/>
              </w:rPr>
            </w:pPr>
            <w:r>
              <w:rPr>
                <w:rFonts w:hint="eastAsia" w:ascii="Times New Roman" w:hAnsi="Times New Roman"/>
              </w:rPr>
              <w:t>5</w:t>
            </w:r>
          </w:p>
        </w:tc>
        <w:tc>
          <w:tcPr>
            <w:tcW w:w="0" w:type="auto"/>
            <w:noWrap w:val="0"/>
            <w:vAlign w:val="center"/>
          </w:tcPr>
          <w:p w14:paraId="276F4236">
            <w:pPr>
              <w:pStyle w:val="214"/>
              <w:rPr>
                <w:rFonts w:ascii="Times New Roman" w:hAnsi="Times New Roman"/>
              </w:rPr>
            </w:pPr>
            <w:r>
              <w:rPr>
                <w:rFonts w:hint="eastAsia" w:ascii="Times New Roman" w:hAnsi="Times New Roman"/>
              </w:rPr>
              <w:t>1</w:t>
            </w:r>
          </w:p>
        </w:tc>
        <w:tc>
          <w:tcPr>
            <w:tcW w:w="0" w:type="auto"/>
            <w:noWrap w:val="0"/>
            <w:vAlign w:val="top"/>
          </w:tcPr>
          <w:p w14:paraId="614DF9E0">
            <w:pPr>
              <w:pStyle w:val="214"/>
              <w:jc w:val="both"/>
              <w:rPr>
                <w:rFonts w:ascii="Times New Roman" w:hAnsi="Times New Roman"/>
              </w:rPr>
            </w:pPr>
            <w:r>
              <w:rPr>
                <w:rFonts w:hint="eastAsia" w:ascii="Times New Roman" w:hAnsi="Times New Roman"/>
              </w:rPr>
              <w:t>0：不重试；1重试。</w:t>
            </w:r>
          </w:p>
          <w:p w14:paraId="6A7C53FC">
            <w:pPr>
              <w:pStyle w:val="214"/>
              <w:jc w:val="both"/>
              <w:rPr>
                <w:rFonts w:hint="eastAsia" w:ascii="Times New Roman" w:hAnsi="Times New Roman"/>
              </w:rPr>
            </w:pPr>
            <w:r>
              <w:rPr>
                <w:rFonts w:hint="eastAsia" w:ascii="Times New Roman" w:hAnsi="Times New Roman"/>
              </w:rPr>
              <w:t>STA收到否认报文是否重发，该域仅对并发抄表有效，其他抄表方式置0。</w:t>
            </w:r>
          </w:p>
        </w:tc>
      </w:tr>
      <w:tr w14:paraId="687B2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20" w:author="作者" w:dat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wBefore w:w="0" w:type="dxa"/>
          <w:wAfter w:w="0" w:type="dxa"/>
          <w:jc w:val="center"/>
          <w:trPrChange w:id="20" w:author="作者" w:date="">
            <w:trPr>
              <w:wBefore w:w="0" w:type="dxa"/>
              <w:wAfter w:w="0" w:type="dxa"/>
              <w:jc w:val="center"/>
            </w:trPr>
          </w:trPrChange>
        </w:trPr>
        <w:tc>
          <w:tcPr>
            <w:tcW w:w="0" w:type="auto"/>
            <w:noWrap w:val="0"/>
            <w:vAlign w:val="center"/>
            <w:tcPrChange w:id="21" w:author="作者" w:date="">
              <w:tcPr>
                <w:tcW w:w="1250" w:type="dxa"/>
                <w:noWrap w:val="0"/>
                <w:vAlign w:val="center"/>
              </w:tcPr>
            </w:tcPrChange>
          </w:tcPr>
          <w:p w14:paraId="0CA38DAA">
            <w:pPr>
              <w:pStyle w:val="214"/>
              <w:rPr>
                <w:rFonts w:hint="eastAsia" w:ascii="Times New Roman"/>
              </w:rPr>
            </w:pPr>
            <w:r>
              <w:rPr>
                <w:rFonts w:hint="eastAsia" w:ascii="Times New Roman"/>
              </w:rPr>
              <w:t>最大重试次数</w:t>
            </w:r>
          </w:p>
        </w:tc>
        <w:tc>
          <w:tcPr>
            <w:tcW w:w="0" w:type="auto"/>
            <w:vMerge w:val="continue"/>
            <w:noWrap w:val="0"/>
            <w:vAlign w:val="center"/>
            <w:tcPrChange w:id="22" w:author="作者" w:date="">
              <w:tcPr>
                <w:tcW w:w="668" w:type="dxa"/>
                <w:vMerge w:val="continue"/>
                <w:noWrap w:val="0"/>
                <w:vAlign w:val="center"/>
              </w:tcPr>
            </w:tcPrChange>
          </w:tcPr>
          <w:p w14:paraId="1CCB76C3">
            <w:pPr>
              <w:pStyle w:val="214"/>
              <w:rPr>
                <w:rFonts w:ascii="Times New Roman" w:hAnsi="Times New Roman"/>
              </w:rPr>
            </w:pPr>
          </w:p>
        </w:tc>
        <w:tc>
          <w:tcPr>
            <w:tcW w:w="0" w:type="auto"/>
            <w:noWrap w:val="0"/>
            <w:vAlign w:val="center"/>
            <w:tcPrChange w:id="23" w:author="作者" w:date="">
              <w:tcPr>
                <w:tcW w:w="721" w:type="dxa"/>
                <w:noWrap w:val="0"/>
                <w:vAlign w:val="center"/>
              </w:tcPr>
            </w:tcPrChange>
          </w:tcPr>
          <w:p w14:paraId="3FE5F5B6">
            <w:pPr>
              <w:pStyle w:val="214"/>
              <w:rPr>
                <w:rFonts w:ascii="Times New Roman" w:hAnsi="Times New Roman"/>
              </w:rPr>
            </w:pPr>
            <w:r>
              <w:rPr>
                <w:rFonts w:hint="eastAsia" w:ascii="Times New Roman" w:hAnsi="Times New Roman"/>
              </w:rPr>
              <w:t>6</w:t>
            </w:r>
            <w:r>
              <w:rPr>
                <w:rFonts w:ascii="Times New Roman" w:hAnsi="Times New Roman"/>
              </w:rPr>
              <w:t>-7</w:t>
            </w:r>
          </w:p>
        </w:tc>
        <w:tc>
          <w:tcPr>
            <w:tcW w:w="0" w:type="auto"/>
            <w:noWrap w:val="0"/>
            <w:vAlign w:val="center"/>
            <w:tcPrChange w:id="24" w:author="作者" w:date="">
              <w:tcPr>
                <w:tcW w:w="943" w:type="dxa"/>
                <w:noWrap w:val="0"/>
                <w:vAlign w:val="center"/>
              </w:tcPr>
            </w:tcPrChange>
          </w:tcPr>
          <w:p w14:paraId="501FB6DC">
            <w:pPr>
              <w:pStyle w:val="214"/>
              <w:rPr>
                <w:rFonts w:ascii="Times New Roman" w:hAnsi="Times New Roman"/>
              </w:rPr>
            </w:pPr>
            <w:r>
              <w:rPr>
                <w:rFonts w:hint="eastAsia" w:ascii="Times New Roman" w:hAnsi="Times New Roman"/>
              </w:rPr>
              <w:t>2</w:t>
            </w:r>
          </w:p>
        </w:tc>
        <w:tc>
          <w:tcPr>
            <w:tcW w:w="0" w:type="auto"/>
            <w:noWrap w:val="0"/>
            <w:vAlign w:val="center"/>
            <w:tcPrChange w:id="25" w:author="作者" w:date="">
              <w:tcPr>
                <w:tcW w:w="5988" w:type="dxa"/>
                <w:noWrap w:val="0"/>
                <w:vAlign w:val="top"/>
              </w:tcPr>
            </w:tcPrChange>
          </w:tcPr>
          <w:p w14:paraId="4863D0ED">
            <w:pPr>
              <w:pStyle w:val="214"/>
              <w:jc w:val="both"/>
              <w:rPr>
                <w:rFonts w:hint="eastAsia" w:ascii="Times New Roman" w:hAnsi="Times New Roman"/>
              </w:rPr>
            </w:pPr>
            <w:r>
              <w:rPr>
                <w:rFonts w:hint="eastAsia" w:ascii="Times New Roman" w:hAnsi="Times New Roman"/>
              </w:rPr>
              <w:t>该域仅对并发抄表有效，其他抄表方式置0。</w:t>
            </w:r>
          </w:p>
        </w:tc>
      </w:tr>
      <w:tr w14:paraId="6A121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3A226EFC">
            <w:pPr>
              <w:pStyle w:val="214"/>
              <w:rPr>
                <w:rFonts w:ascii="Times New Roman" w:hAnsi="Times New Roman"/>
              </w:rPr>
            </w:pPr>
            <w:r>
              <w:rPr>
                <w:rFonts w:ascii="Times New Roman"/>
              </w:rPr>
              <w:t>转发数据的规约类型</w:t>
            </w:r>
          </w:p>
        </w:tc>
        <w:tc>
          <w:tcPr>
            <w:tcW w:w="0" w:type="auto"/>
            <w:vMerge w:val="restart"/>
            <w:noWrap w:val="0"/>
            <w:vAlign w:val="center"/>
          </w:tcPr>
          <w:p w14:paraId="33E59359">
            <w:pPr>
              <w:pStyle w:val="214"/>
              <w:rPr>
                <w:rFonts w:ascii="Times New Roman" w:hAnsi="Times New Roman"/>
              </w:rPr>
            </w:pPr>
            <w:r>
              <w:rPr>
                <w:rFonts w:ascii="Times New Roman" w:hAnsi="Times New Roman"/>
              </w:rPr>
              <w:t>2</w:t>
            </w:r>
          </w:p>
        </w:tc>
        <w:tc>
          <w:tcPr>
            <w:tcW w:w="0" w:type="auto"/>
            <w:noWrap w:val="0"/>
            <w:vAlign w:val="center"/>
          </w:tcPr>
          <w:p w14:paraId="3F727ED9">
            <w:pPr>
              <w:pStyle w:val="214"/>
              <w:rPr>
                <w:rFonts w:ascii="Times New Roman" w:hAnsi="Times New Roman"/>
              </w:rPr>
            </w:pPr>
            <w:r>
              <w:rPr>
                <w:rFonts w:ascii="Times New Roman" w:hAnsi="Times New Roman"/>
              </w:rPr>
              <w:t>0-3</w:t>
            </w:r>
          </w:p>
        </w:tc>
        <w:tc>
          <w:tcPr>
            <w:tcW w:w="0" w:type="auto"/>
            <w:noWrap w:val="0"/>
            <w:vAlign w:val="center"/>
          </w:tcPr>
          <w:p w14:paraId="58513F5B">
            <w:pPr>
              <w:pStyle w:val="214"/>
              <w:rPr>
                <w:rFonts w:ascii="Times New Roman" w:hAnsi="Times New Roman"/>
              </w:rPr>
            </w:pPr>
            <w:r>
              <w:rPr>
                <w:rFonts w:ascii="Times New Roman" w:hAnsi="Times New Roman"/>
              </w:rPr>
              <w:t>4</w:t>
            </w:r>
          </w:p>
        </w:tc>
        <w:tc>
          <w:tcPr>
            <w:tcW w:w="0" w:type="auto"/>
            <w:noWrap w:val="0"/>
            <w:vAlign w:val="top"/>
          </w:tcPr>
          <w:p w14:paraId="1AE79741">
            <w:pPr>
              <w:pStyle w:val="214"/>
              <w:jc w:val="left"/>
              <w:rPr>
                <w:rFonts w:ascii="Times New Roman" w:hAnsi="Times New Roman"/>
              </w:rPr>
            </w:pPr>
            <w:r>
              <w:rPr>
                <w:rFonts w:hint="eastAsia" w:ascii="Times New Roman" w:hAnsi="Times New Roman"/>
              </w:rPr>
              <w:t>0：透明传输</w:t>
            </w:r>
          </w:p>
          <w:p w14:paraId="5936D73E">
            <w:pPr>
              <w:pStyle w:val="214"/>
              <w:jc w:val="left"/>
              <w:rPr>
                <w:rFonts w:ascii="Times New Roman" w:hAnsi="Times New Roman"/>
              </w:rPr>
            </w:pPr>
            <w:r>
              <w:rPr>
                <w:rFonts w:hint="eastAsia" w:ascii="Times New Roman" w:hAnsi="Times New Roman"/>
              </w:rPr>
              <w:t>1：</w:t>
            </w:r>
            <w:r>
              <w:rPr>
                <w:rFonts w:ascii="Times New Roman" w:hAnsi="Times New Roman"/>
              </w:rPr>
              <w:t>DL/T645</w:t>
            </w:r>
            <w:r>
              <w:rPr>
                <w:rFonts w:hint="eastAsia"/>
                <w:color w:val="000000"/>
              </w:rPr>
              <w:t>—</w:t>
            </w:r>
            <w:r>
              <w:rPr>
                <w:rFonts w:ascii="Times New Roman" w:hAnsi="Times New Roman"/>
              </w:rPr>
              <w:t>1997</w:t>
            </w:r>
          </w:p>
          <w:p w14:paraId="691B47AE">
            <w:pPr>
              <w:pStyle w:val="214"/>
              <w:jc w:val="left"/>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DL/T645</w:t>
            </w:r>
            <w:r>
              <w:rPr>
                <w:rFonts w:hint="eastAsia"/>
                <w:color w:val="000000"/>
              </w:rPr>
              <w:t>—</w:t>
            </w:r>
            <w:r>
              <w:rPr>
                <w:rFonts w:ascii="Times New Roman" w:hAnsi="Times New Roman"/>
              </w:rPr>
              <w:t>2007</w:t>
            </w:r>
          </w:p>
          <w:p w14:paraId="5BED562A">
            <w:pPr>
              <w:pStyle w:val="214"/>
              <w:jc w:val="left"/>
              <w:rPr>
                <w:rFonts w:ascii="Times New Roman" w:hAnsi="Times New Roman"/>
              </w:rPr>
            </w:pPr>
            <w:r>
              <w:rPr>
                <w:rFonts w:ascii="Times New Roman" w:hAnsi="Times New Roman"/>
              </w:rPr>
              <w:t>3</w:t>
            </w:r>
            <w:r>
              <w:rPr>
                <w:rFonts w:hint="eastAsia" w:ascii="Times New Roman" w:hAnsi="Times New Roman"/>
              </w:rPr>
              <w:t>：DL/T698.45</w:t>
            </w:r>
          </w:p>
          <w:p w14:paraId="70C351A2">
            <w:pPr>
              <w:pStyle w:val="214"/>
              <w:jc w:val="left"/>
              <w:rPr>
                <w:rFonts w:hint="eastAsia" w:ascii="Times New Roman" w:hAnsi="Times New Roman"/>
              </w:rPr>
            </w:pPr>
            <w:r>
              <w:rPr>
                <w:rFonts w:hint="eastAsia" w:ascii="Times New Roman" w:hAnsi="Times New Roman"/>
              </w:rPr>
              <w:t>其他：保留。</w:t>
            </w:r>
          </w:p>
        </w:tc>
      </w:tr>
      <w:tr w14:paraId="16D42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26" w:author="作者" w:dat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wBefore w:w="0" w:type="dxa"/>
          <w:wAfter w:w="0" w:type="dxa"/>
          <w:trHeight w:val="190" w:hRule="atLeast"/>
          <w:jc w:val="center"/>
          <w:trPrChange w:id="26" w:author="作者" w:date="">
            <w:trPr>
              <w:wBefore w:w="0" w:type="dxa"/>
              <w:wAfter w:w="0" w:type="dxa"/>
              <w:trHeight w:val="190" w:hRule="atLeast"/>
              <w:jc w:val="center"/>
            </w:trPr>
          </w:trPrChange>
        </w:trPr>
        <w:tc>
          <w:tcPr>
            <w:tcW w:w="0" w:type="auto"/>
            <w:vMerge w:val="restart"/>
            <w:noWrap w:val="0"/>
            <w:vAlign w:val="center"/>
            <w:tcPrChange w:id="27" w:author="作者" w:date="">
              <w:tcPr>
                <w:tcW w:w="1250" w:type="dxa"/>
                <w:vMerge w:val="restart"/>
                <w:noWrap w:val="0"/>
                <w:vAlign w:val="center"/>
              </w:tcPr>
            </w:tcPrChange>
          </w:tcPr>
          <w:p w14:paraId="492A1425">
            <w:pPr>
              <w:pStyle w:val="214"/>
              <w:rPr>
                <w:rFonts w:ascii="Times New Roman" w:hAnsi="Times New Roman"/>
              </w:rPr>
            </w:pPr>
            <w:r>
              <w:rPr>
                <w:rFonts w:ascii="Times New Roman"/>
              </w:rPr>
              <w:t>转发数据长度</w:t>
            </w:r>
          </w:p>
        </w:tc>
        <w:tc>
          <w:tcPr>
            <w:tcW w:w="0" w:type="auto"/>
            <w:vMerge w:val="continue"/>
            <w:tcBorders>
              <w:bottom w:val="single" w:color="auto" w:sz="4" w:space="0"/>
            </w:tcBorders>
            <w:noWrap w:val="0"/>
            <w:vAlign w:val="center"/>
            <w:tcPrChange w:id="28" w:author="作者" w:date="">
              <w:tcPr>
                <w:tcW w:w="668" w:type="dxa"/>
                <w:vMerge w:val="continue"/>
                <w:tcBorders>
                  <w:bottom w:val="single" w:color="auto" w:sz="4" w:space="0"/>
                </w:tcBorders>
                <w:noWrap w:val="0"/>
                <w:vAlign w:val="center"/>
              </w:tcPr>
            </w:tcPrChange>
          </w:tcPr>
          <w:p w14:paraId="0A92B3E2">
            <w:pPr>
              <w:pStyle w:val="214"/>
              <w:rPr>
                <w:rFonts w:ascii="Times New Roman" w:hAnsi="Times New Roman"/>
              </w:rPr>
            </w:pPr>
          </w:p>
        </w:tc>
        <w:tc>
          <w:tcPr>
            <w:tcW w:w="0" w:type="auto"/>
            <w:tcBorders>
              <w:bottom w:val="single" w:color="auto" w:sz="4" w:space="0"/>
            </w:tcBorders>
            <w:noWrap w:val="0"/>
            <w:vAlign w:val="center"/>
            <w:tcPrChange w:id="29" w:author="作者" w:date="">
              <w:tcPr>
                <w:tcW w:w="721" w:type="dxa"/>
                <w:tcBorders>
                  <w:bottom w:val="single" w:color="auto" w:sz="4" w:space="0"/>
                </w:tcBorders>
                <w:noWrap w:val="0"/>
                <w:vAlign w:val="center"/>
              </w:tcPr>
            </w:tcPrChange>
          </w:tcPr>
          <w:p w14:paraId="1BC43FA4">
            <w:pPr>
              <w:pStyle w:val="214"/>
              <w:rPr>
                <w:rFonts w:ascii="Times New Roman" w:hAnsi="Times New Roman"/>
              </w:rPr>
            </w:pPr>
            <w:r>
              <w:rPr>
                <w:rFonts w:ascii="Times New Roman" w:hAnsi="Times New Roman"/>
              </w:rPr>
              <w:t>4-7</w:t>
            </w:r>
          </w:p>
        </w:tc>
        <w:tc>
          <w:tcPr>
            <w:tcW w:w="0" w:type="auto"/>
            <w:vMerge w:val="restart"/>
            <w:noWrap w:val="0"/>
            <w:vAlign w:val="center"/>
            <w:tcPrChange w:id="30" w:author="作者" w:date="">
              <w:tcPr>
                <w:tcW w:w="943" w:type="dxa"/>
                <w:vMerge w:val="restart"/>
                <w:noWrap w:val="0"/>
                <w:vAlign w:val="center"/>
              </w:tcPr>
            </w:tcPrChange>
          </w:tcPr>
          <w:p w14:paraId="7347F2F9">
            <w:pPr>
              <w:pStyle w:val="214"/>
              <w:rPr>
                <w:rFonts w:ascii="Times New Roman" w:hAnsi="Times New Roman"/>
              </w:rPr>
            </w:pPr>
            <w:r>
              <w:rPr>
                <w:rFonts w:ascii="Times New Roman" w:hAnsi="Times New Roman"/>
              </w:rPr>
              <w:t>12</w:t>
            </w:r>
          </w:p>
        </w:tc>
        <w:tc>
          <w:tcPr>
            <w:tcW w:w="0" w:type="auto"/>
            <w:vMerge w:val="restart"/>
            <w:noWrap w:val="0"/>
            <w:vAlign w:val="center"/>
            <w:tcPrChange w:id="31" w:author="作者" w:date="">
              <w:tcPr>
                <w:tcW w:w="5988" w:type="dxa"/>
                <w:vMerge w:val="restart"/>
                <w:noWrap w:val="0"/>
                <w:vAlign w:val="top"/>
              </w:tcPr>
            </w:tcPrChange>
          </w:tcPr>
          <w:p w14:paraId="39150433">
            <w:pPr>
              <w:pStyle w:val="214"/>
              <w:jc w:val="both"/>
              <w:rPr>
                <w:rFonts w:ascii="Times New Roman" w:hAnsi="Times New Roman"/>
              </w:rPr>
              <w:pPrChange w:id="32" w:author="作者" w:date="">
                <w:pPr>
                  <w:pStyle w:val="214"/>
                  <w:jc w:val="left"/>
                </w:pPr>
              </w:pPrChange>
            </w:pPr>
            <w:r>
              <w:rPr>
                <w:rFonts w:ascii="Times New Roman"/>
              </w:rPr>
              <w:t>CCO发送给STA抄表数据的长度，即实际数据域的长度</w:t>
            </w:r>
            <w:r>
              <w:rPr>
                <w:rFonts w:hint="eastAsia" w:ascii="Times New Roman"/>
              </w:rPr>
              <w:t>。</w:t>
            </w:r>
          </w:p>
        </w:tc>
      </w:tr>
      <w:tr w14:paraId="3A021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0" w:type="auto"/>
            <w:vMerge w:val="continue"/>
            <w:noWrap w:val="0"/>
            <w:vAlign w:val="center"/>
          </w:tcPr>
          <w:p w14:paraId="02E9190E">
            <w:pPr>
              <w:pStyle w:val="214"/>
              <w:rPr>
                <w:rFonts w:ascii="Times New Roman" w:hAnsi="Times New Roman"/>
              </w:rPr>
            </w:pPr>
          </w:p>
        </w:tc>
        <w:tc>
          <w:tcPr>
            <w:tcW w:w="0" w:type="auto"/>
            <w:tcBorders>
              <w:top w:val="single" w:color="auto" w:sz="4" w:space="0"/>
            </w:tcBorders>
            <w:noWrap w:val="0"/>
            <w:vAlign w:val="center"/>
          </w:tcPr>
          <w:p w14:paraId="405BCCC5">
            <w:pPr>
              <w:pStyle w:val="214"/>
              <w:rPr>
                <w:rFonts w:ascii="Times New Roman" w:hAnsi="Times New Roman"/>
              </w:rPr>
            </w:pPr>
            <w:r>
              <w:rPr>
                <w:rFonts w:ascii="Times New Roman" w:hAnsi="Times New Roman"/>
              </w:rPr>
              <w:t>3</w:t>
            </w:r>
          </w:p>
        </w:tc>
        <w:tc>
          <w:tcPr>
            <w:tcW w:w="0" w:type="auto"/>
            <w:tcBorders>
              <w:top w:val="single" w:color="auto" w:sz="4" w:space="0"/>
            </w:tcBorders>
            <w:noWrap w:val="0"/>
            <w:vAlign w:val="center"/>
          </w:tcPr>
          <w:p w14:paraId="04A1EDCA">
            <w:pPr>
              <w:pStyle w:val="214"/>
              <w:rPr>
                <w:rFonts w:ascii="Times New Roman" w:hAnsi="Times New Roman"/>
              </w:rPr>
            </w:pPr>
            <w:r>
              <w:rPr>
                <w:rFonts w:ascii="Times New Roman" w:hAnsi="Times New Roman"/>
              </w:rPr>
              <w:t>0-7</w:t>
            </w:r>
          </w:p>
        </w:tc>
        <w:tc>
          <w:tcPr>
            <w:tcW w:w="0" w:type="auto"/>
            <w:vMerge w:val="continue"/>
            <w:noWrap w:val="0"/>
            <w:vAlign w:val="center"/>
          </w:tcPr>
          <w:p w14:paraId="42FA7861">
            <w:pPr>
              <w:pStyle w:val="214"/>
              <w:rPr>
                <w:rFonts w:ascii="Times New Roman" w:hAnsi="Times New Roman"/>
              </w:rPr>
            </w:pPr>
          </w:p>
        </w:tc>
        <w:tc>
          <w:tcPr>
            <w:tcW w:w="0" w:type="auto"/>
            <w:vMerge w:val="continue"/>
            <w:noWrap w:val="0"/>
            <w:vAlign w:val="top"/>
          </w:tcPr>
          <w:p w14:paraId="202F771F">
            <w:pPr>
              <w:pStyle w:val="214"/>
              <w:rPr>
                <w:rFonts w:ascii="Times New Roman" w:hAnsi="Times New Roman"/>
              </w:rPr>
            </w:pPr>
          </w:p>
        </w:tc>
      </w:tr>
      <w:tr w14:paraId="358F6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0" w:type="auto"/>
            <w:noWrap w:val="0"/>
            <w:vAlign w:val="center"/>
          </w:tcPr>
          <w:p w14:paraId="1372C898">
            <w:pPr>
              <w:pStyle w:val="214"/>
              <w:rPr>
                <w:rFonts w:ascii="Times New Roman" w:hAnsi="Times New Roman"/>
              </w:rPr>
            </w:pPr>
            <w:r>
              <w:rPr>
                <w:rFonts w:ascii="Times New Roman"/>
              </w:rPr>
              <w:t>报文序号</w:t>
            </w:r>
          </w:p>
        </w:tc>
        <w:tc>
          <w:tcPr>
            <w:tcW w:w="0" w:type="auto"/>
            <w:tcBorders>
              <w:top w:val="single" w:color="auto" w:sz="4" w:space="0"/>
            </w:tcBorders>
            <w:noWrap w:val="0"/>
            <w:vAlign w:val="center"/>
          </w:tcPr>
          <w:p w14:paraId="72BADC75">
            <w:pPr>
              <w:pStyle w:val="214"/>
              <w:rPr>
                <w:rFonts w:ascii="Times New Roman" w:hAnsi="Times New Roman"/>
              </w:rPr>
            </w:pPr>
            <w:r>
              <w:rPr>
                <w:rFonts w:ascii="Times New Roman" w:hAnsi="Times New Roman"/>
              </w:rPr>
              <w:t>4-5</w:t>
            </w:r>
          </w:p>
        </w:tc>
        <w:tc>
          <w:tcPr>
            <w:tcW w:w="0" w:type="auto"/>
            <w:tcBorders>
              <w:top w:val="single" w:color="auto" w:sz="4" w:space="0"/>
            </w:tcBorders>
            <w:noWrap w:val="0"/>
            <w:vAlign w:val="center"/>
          </w:tcPr>
          <w:p w14:paraId="1254488C">
            <w:pPr>
              <w:pStyle w:val="214"/>
              <w:rPr>
                <w:rFonts w:ascii="Times New Roman" w:hAnsi="Times New Roman"/>
              </w:rPr>
            </w:pPr>
            <w:r>
              <w:rPr>
                <w:rFonts w:ascii="Times New Roman" w:hAnsi="Times New Roman"/>
              </w:rPr>
              <w:t>0-15</w:t>
            </w:r>
          </w:p>
        </w:tc>
        <w:tc>
          <w:tcPr>
            <w:tcW w:w="0" w:type="auto"/>
            <w:noWrap w:val="0"/>
            <w:vAlign w:val="center"/>
          </w:tcPr>
          <w:p w14:paraId="66B3DF01">
            <w:pPr>
              <w:pStyle w:val="214"/>
              <w:rPr>
                <w:rFonts w:ascii="Times New Roman" w:hAnsi="Times New Roman"/>
              </w:rPr>
            </w:pPr>
            <w:r>
              <w:rPr>
                <w:rFonts w:ascii="Times New Roman" w:hAnsi="Times New Roman"/>
              </w:rPr>
              <w:t>16</w:t>
            </w:r>
          </w:p>
        </w:tc>
        <w:tc>
          <w:tcPr>
            <w:tcW w:w="0" w:type="auto"/>
            <w:noWrap w:val="0"/>
            <w:vAlign w:val="top"/>
          </w:tcPr>
          <w:p w14:paraId="6147B424">
            <w:pPr>
              <w:pStyle w:val="214"/>
              <w:jc w:val="left"/>
              <w:rPr>
                <w:rFonts w:ascii="Times New Roman" w:hAnsi="Times New Roman"/>
              </w:rPr>
            </w:pPr>
            <w:r>
              <w:rPr>
                <w:rFonts w:ascii="Times New Roman"/>
              </w:rPr>
              <w:t>CCO发送给STA数据报文的序号，STA应答时使用该序号返回</w:t>
            </w:r>
            <w:r>
              <w:rPr>
                <w:rFonts w:hint="eastAsia" w:ascii="Times New Roman"/>
              </w:rPr>
              <w:t>。</w:t>
            </w:r>
            <w:r>
              <w:rPr>
                <w:rFonts w:ascii="Times New Roman"/>
              </w:rPr>
              <w:t>报文序号递增，重发请求报文的报文序号不增加。</w:t>
            </w:r>
          </w:p>
        </w:tc>
      </w:tr>
      <w:tr w14:paraId="735F5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0" w:type="auto"/>
            <w:noWrap w:val="0"/>
            <w:vAlign w:val="center"/>
          </w:tcPr>
          <w:p w14:paraId="6437EB00">
            <w:pPr>
              <w:pStyle w:val="214"/>
              <w:rPr>
                <w:rFonts w:ascii="Times New Roman" w:hAnsi="Times New Roman"/>
              </w:rPr>
            </w:pPr>
            <w:r>
              <w:rPr>
                <w:rFonts w:ascii="Times New Roman"/>
              </w:rPr>
              <w:t>设备超时时间</w:t>
            </w:r>
          </w:p>
        </w:tc>
        <w:tc>
          <w:tcPr>
            <w:tcW w:w="0" w:type="auto"/>
            <w:tcBorders>
              <w:top w:val="single" w:color="auto" w:sz="4" w:space="0"/>
            </w:tcBorders>
            <w:noWrap w:val="0"/>
            <w:vAlign w:val="center"/>
          </w:tcPr>
          <w:p w14:paraId="1A926892">
            <w:pPr>
              <w:pStyle w:val="214"/>
              <w:rPr>
                <w:rFonts w:ascii="Times New Roman" w:hAnsi="Times New Roman"/>
              </w:rPr>
            </w:pPr>
            <w:r>
              <w:rPr>
                <w:rFonts w:ascii="Times New Roman" w:hAnsi="Times New Roman"/>
              </w:rPr>
              <w:t>6</w:t>
            </w:r>
          </w:p>
        </w:tc>
        <w:tc>
          <w:tcPr>
            <w:tcW w:w="0" w:type="auto"/>
            <w:tcBorders>
              <w:top w:val="single" w:color="auto" w:sz="4" w:space="0"/>
            </w:tcBorders>
            <w:noWrap w:val="0"/>
            <w:vAlign w:val="center"/>
          </w:tcPr>
          <w:p w14:paraId="3862B6E0">
            <w:pPr>
              <w:pStyle w:val="214"/>
              <w:rPr>
                <w:rFonts w:ascii="Times New Roman" w:hAnsi="Times New Roman"/>
              </w:rPr>
            </w:pPr>
            <w:r>
              <w:rPr>
                <w:rFonts w:ascii="Times New Roman" w:hAnsi="Times New Roman"/>
              </w:rPr>
              <w:t>0-7</w:t>
            </w:r>
          </w:p>
        </w:tc>
        <w:tc>
          <w:tcPr>
            <w:tcW w:w="0" w:type="auto"/>
            <w:noWrap w:val="0"/>
            <w:vAlign w:val="center"/>
          </w:tcPr>
          <w:p w14:paraId="7BDD213C">
            <w:pPr>
              <w:pStyle w:val="214"/>
              <w:rPr>
                <w:rFonts w:ascii="Times New Roman" w:hAnsi="Times New Roman"/>
              </w:rPr>
            </w:pPr>
            <w:r>
              <w:rPr>
                <w:rFonts w:ascii="Times New Roman" w:hAnsi="Times New Roman"/>
              </w:rPr>
              <w:t>8</w:t>
            </w:r>
          </w:p>
        </w:tc>
        <w:tc>
          <w:tcPr>
            <w:tcW w:w="0" w:type="auto"/>
            <w:noWrap w:val="0"/>
            <w:vAlign w:val="top"/>
          </w:tcPr>
          <w:p w14:paraId="0B73C968">
            <w:pPr>
              <w:pStyle w:val="214"/>
              <w:jc w:val="left"/>
              <w:rPr>
                <w:rFonts w:hint="eastAsia" w:ascii="Times New Roman" w:hAnsi="Times New Roman"/>
              </w:rPr>
            </w:pPr>
            <w:r>
              <w:rPr>
                <w:rFonts w:hint="eastAsia" w:ascii="Times New Roman" w:hAnsi="Times New Roman"/>
              </w:rPr>
              <w:t>CCO指定，与电表通信超时时间；STA单位</w:t>
            </w:r>
            <w:r>
              <w:rPr>
                <w:rFonts w:ascii="Times New Roman" w:hAnsi="Times New Roman"/>
              </w:rPr>
              <w:t>100ms</w:t>
            </w:r>
            <w:r>
              <w:rPr>
                <w:rFonts w:hint="eastAsia" w:ascii="Times New Roman" w:hAnsi="Times New Roman"/>
              </w:rPr>
              <w:t>；采集器单位2</w:t>
            </w:r>
            <w:r>
              <w:rPr>
                <w:rFonts w:ascii="Times New Roman" w:hAnsi="Times New Roman"/>
              </w:rPr>
              <w:t>00ms</w:t>
            </w:r>
            <w:r>
              <w:rPr>
                <w:rFonts w:hint="eastAsia" w:ascii="Times New Roman" w:hAnsi="Times New Roman"/>
              </w:rPr>
              <w:t>。</w:t>
            </w:r>
          </w:p>
        </w:tc>
      </w:tr>
      <w:tr w14:paraId="3A895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0" w:type="auto"/>
            <w:noWrap w:val="0"/>
            <w:vAlign w:val="center"/>
          </w:tcPr>
          <w:p w14:paraId="7F4E77A1">
            <w:pPr>
              <w:pStyle w:val="214"/>
              <w:rPr>
                <w:rFonts w:ascii="Times New Roman" w:hAnsi="Times New Roman"/>
              </w:rPr>
            </w:pPr>
            <w:r>
              <w:rPr>
                <w:rFonts w:ascii="Times New Roman"/>
              </w:rPr>
              <w:t>选项字</w:t>
            </w:r>
          </w:p>
        </w:tc>
        <w:tc>
          <w:tcPr>
            <w:tcW w:w="0" w:type="auto"/>
            <w:tcBorders>
              <w:top w:val="single" w:color="auto" w:sz="4" w:space="0"/>
            </w:tcBorders>
            <w:noWrap w:val="0"/>
            <w:vAlign w:val="center"/>
          </w:tcPr>
          <w:p w14:paraId="2193EF7E">
            <w:pPr>
              <w:pStyle w:val="214"/>
              <w:rPr>
                <w:rFonts w:ascii="Times New Roman" w:hAnsi="Times New Roman"/>
              </w:rPr>
            </w:pPr>
            <w:r>
              <w:rPr>
                <w:rFonts w:ascii="Times New Roman" w:hAnsi="Times New Roman"/>
              </w:rPr>
              <w:t>7</w:t>
            </w:r>
          </w:p>
        </w:tc>
        <w:tc>
          <w:tcPr>
            <w:tcW w:w="0" w:type="auto"/>
            <w:tcBorders>
              <w:top w:val="single" w:color="auto" w:sz="4" w:space="0"/>
            </w:tcBorders>
            <w:noWrap w:val="0"/>
            <w:vAlign w:val="center"/>
          </w:tcPr>
          <w:p w14:paraId="1F83C065">
            <w:pPr>
              <w:pStyle w:val="214"/>
              <w:rPr>
                <w:rFonts w:ascii="Times New Roman" w:hAnsi="Times New Roman"/>
              </w:rPr>
            </w:pPr>
            <w:r>
              <w:rPr>
                <w:rFonts w:ascii="Times New Roman" w:hAnsi="Times New Roman"/>
              </w:rPr>
              <w:t>0-7</w:t>
            </w:r>
          </w:p>
        </w:tc>
        <w:tc>
          <w:tcPr>
            <w:tcW w:w="0" w:type="auto"/>
            <w:noWrap w:val="0"/>
            <w:vAlign w:val="center"/>
          </w:tcPr>
          <w:p w14:paraId="54D73BF3">
            <w:pPr>
              <w:pStyle w:val="214"/>
              <w:rPr>
                <w:rFonts w:ascii="Times New Roman" w:hAnsi="Times New Roman"/>
              </w:rPr>
            </w:pPr>
            <w:r>
              <w:rPr>
                <w:rFonts w:ascii="Times New Roman" w:hAnsi="Times New Roman"/>
              </w:rPr>
              <w:t>8</w:t>
            </w:r>
          </w:p>
        </w:tc>
        <w:tc>
          <w:tcPr>
            <w:tcW w:w="0" w:type="auto"/>
            <w:noWrap w:val="0"/>
            <w:vAlign w:val="top"/>
          </w:tcPr>
          <w:p w14:paraId="44ACA3D2">
            <w:pPr>
              <w:pStyle w:val="214"/>
              <w:jc w:val="both"/>
              <w:rPr>
                <w:rFonts w:ascii="Times New Roman" w:hAnsi="Times New Roman"/>
              </w:rPr>
            </w:pPr>
            <w:r>
              <w:rPr>
                <w:rFonts w:hint="eastAsia" w:ascii="Times New Roman" w:hAnsi="Times New Roman"/>
              </w:rPr>
              <w:t>终端主动抄表、路由主动抄表：b</w:t>
            </w:r>
            <w:r>
              <w:rPr>
                <w:rFonts w:ascii="Times New Roman" w:hAnsi="Times New Roman"/>
              </w:rPr>
              <w:t>it0:</w:t>
            </w:r>
            <w:r>
              <w:rPr>
                <w:rFonts w:hint="eastAsia" w:ascii="Times New Roman" w:hAnsi="Times New Roman"/>
              </w:rPr>
              <w:t>方向位；b</w:t>
            </w:r>
            <w:r>
              <w:rPr>
                <w:rFonts w:ascii="Times New Roman" w:hAnsi="Times New Roman"/>
              </w:rPr>
              <w:t>it1~bit7</w:t>
            </w:r>
            <w:r>
              <w:rPr>
                <w:rFonts w:hint="eastAsia" w:ascii="Times New Roman" w:hAnsi="Times New Roman"/>
              </w:rPr>
              <w:t>保留。</w:t>
            </w:r>
          </w:p>
          <w:p w14:paraId="1A17B7C3">
            <w:pPr>
              <w:pStyle w:val="214"/>
              <w:jc w:val="both"/>
              <w:rPr>
                <w:rFonts w:hint="eastAsia" w:ascii="Times New Roman" w:hAnsi="Times New Roman"/>
              </w:rPr>
            </w:pPr>
            <w:r>
              <w:rPr>
                <w:rFonts w:hint="eastAsia" w:ascii="Times New Roman" w:hAnsi="Times New Roman"/>
              </w:rPr>
              <w:t>终端并发抄表：报文间间隔，单位10ms。</w:t>
            </w:r>
          </w:p>
        </w:tc>
      </w:tr>
      <w:bookmarkEnd w:id="281"/>
      <w:bookmarkEnd w:id="282"/>
      <w:bookmarkEnd w:id="283"/>
      <w:bookmarkEnd w:id="284"/>
      <w:bookmarkEnd w:id="285"/>
      <w:bookmarkEnd w:id="286"/>
      <w:bookmarkEnd w:id="287"/>
      <w:bookmarkEnd w:id="288"/>
      <w:bookmarkEnd w:id="289"/>
      <w:bookmarkEnd w:id="290"/>
      <w:bookmarkEnd w:id="291"/>
    </w:tbl>
    <w:p w14:paraId="1C75DFE2">
      <w:pPr>
        <w:pStyle w:val="38"/>
        <w:ind w:firstLine="0" w:firstLineChars="0"/>
        <w:rPr>
          <w:rFonts w:hint="eastAsia" w:ascii="Times New Roman"/>
        </w:rPr>
      </w:pPr>
      <w:bookmarkStart w:id="316" w:name="_Toc403570050"/>
      <w:bookmarkEnd w:id="316"/>
      <w:bookmarkStart w:id="317" w:name="_Toc403570051"/>
      <w:bookmarkEnd w:id="317"/>
    </w:p>
    <w:p w14:paraId="350EF0BA">
      <w:pPr>
        <w:pStyle w:val="79"/>
        <w:spacing w:before="156" w:after="156"/>
        <w:rPr>
          <w:rFonts w:ascii="Times New Roman"/>
        </w:rPr>
      </w:pPr>
      <w:bookmarkStart w:id="318" w:name="_Toc399228700"/>
      <w:bookmarkStart w:id="319" w:name="_Toc403570057"/>
      <w:bookmarkStart w:id="320" w:name="_Toc403585271"/>
      <w:bookmarkStart w:id="321" w:name="_Toc402982868"/>
      <w:bookmarkStart w:id="322" w:name="_Toc400798803"/>
      <w:bookmarkStart w:id="323" w:name="_Toc402983334"/>
      <w:bookmarkStart w:id="324" w:name="_Toc399757175"/>
      <w:bookmarkStart w:id="325" w:name="_Toc399259117"/>
      <w:bookmarkStart w:id="326" w:name="_Toc402983800"/>
      <w:bookmarkStart w:id="327" w:name="_Toc405476606"/>
      <w:bookmarkStart w:id="328" w:name="_Toc408859690"/>
      <w:r>
        <w:rPr>
          <w:rFonts w:ascii="Times New Roman"/>
        </w:rPr>
        <w:t>数据</w:t>
      </w:r>
      <w:del w:id="33" w:author="作者">
        <w:r>
          <w:rPr>
            <w:rFonts w:ascii="Times New Roman"/>
          </w:rPr>
          <w:delText>（DATA）</w:delText>
        </w:r>
        <w:bookmarkEnd w:id="318"/>
        <w:bookmarkEnd w:id="319"/>
        <w:bookmarkEnd w:id="320"/>
        <w:bookmarkEnd w:id="321"/>
        <w:bookmarkEnd w:id="322"/>
        <w:bookmarkEnd w:id="323"/>
        <w:bookmarkEnd w:id="324"/>
        <w:bookmarkEnd w:id="325"/>
        <w:bookmarkEnd w:id="326"/>
        <w:bookmarkEnd w:id="327"/>
        <w:bookmarkEnd w:id="328"/>
      </w:del>
    </w:p>
    <w:p w14:paraId="03F831A5">
      <w:pPr>
        <w:pStyle w:val="38"/>
        <w:rPr>
          <w:del w:id="34" w:author="作者" w:date=""/>
          <w:rFonts w:hint="eastAsia" w:ascii="Times New Roman"/>
        </w:rPr>
      </w:pPr>
      <w:r>
        <w:rPr>
          <w:rFonts w:ascii="Times New Roman"/>
        </w:rPr>
        <w:t>数据</w:t>
      </w:r>
      <w:del w:id="35" w:author="作者">
        <w:r>
          <w:rPr>
            <w:rFonts w:ascii="Times New Roman"/>
          </w:rPr>
          <w:delText>（DATA）</w:delText>
        </w:r>
      </w:del>
      <w:r>
        <w:rPr>
          <w:rFonts w:ascii="Times New Roman"/>
        </w:rPr>
        <w:t>字节长度可变，指由终端下发给CCO的抄表报文数据。</w:t>
      </w:r>
    </w:p>
    <w:p w14:paraId="1B8C2D9B">
      <w:pPr>
        <w:pStyle w:val="38"/>
        <w:rPr>
          <w:rFonts w:hint="eastAsia" w:ascii="Times New Roman"/>
        </w:rPr>
      </w:pPr>
      <w:r>
        <w:rPr>
          <w:rFonts w:hint="eastAsia" w:ascii="Times New Roman"/>
        </w:rPr>
        <w:t>终端</w:t>
      </w:r>
      <w:ins w:id="36" w:author="作者">
        <w:r>
          <w:rPr>
            <w:rFonts w:hint="eastAsia" w:ascii="Times New Roman"/>
          </w:rPr>
          <w:t>采用</w:t>
        </w:r>
      </w:ins>
      <w:r>
        <w:rPr>
          <w:rFonts w:hint="eastAsia" w:ascii="Times New Roman"/>
        </w:rPr>
        <w:t>主动并发抄表方式</w:t>
      </w:r>
      <w:del w:id="37" w:author="作者">
        <w:r>
          <w:rPr>
            <w:rFonts w:hint="eastAsia" w:ascii="Times New Roman"/>
          </w:rPr>
          <w:delText>时</w:delText>
        </w:r>
      </w:del>
      <w:r>
        <w:rPr>
          <w:rFonts w:hint="eastAsia" w:ascii="Times New Roman"/>
        </w:rPr>
        <w:t>，规约类型为0x00或0x03时，报文内容</w:t>
      </w:r>
      <w:ins w:id="38" w:author="作者">
        <w:r>
          <w:rPr>
            <w:rFonts w:hint="eastAsia" w:ascii="Times New Roman"/>
          </w:rPr>
          <w:t>应</w:t>
        </w:r>
      </w:ins>
      <w:r>
        <w:rPr>
          <w:rFonts w:hint="eastAsia" w:ascii="Times New Roman"/>
        </w:rPr>
        <w:t>仅</w:t>
      </w:r>
      <w:del w:id="39" w:author="作者">
        <w:r>
          <w:rPr>
            <w:rFonts w:hint="eastAsia" w:ascii="Times New Roman"/>
          </w:rPr>
          <w:delText>允许</w:delText>
        </w:r>
      </w:del>
      <w:ins w:id="40" w:author="作者">
        <w:r>
          <w:rPr>
            <w:rFonts w:hint="eastAsia" w:ascii="Times New Roman"/>
          </w:rPr>
          <w:t>发送</w:t>
        </w:r>
      </w:ins>
      <w:r>
        <w:rPr>
          <w:rFonts w:hint="eastAsia" w:ascii="Times New Roman"/>
        </w:rPr>
        <w:t>一条抄表报文；规约类型为0x01或0x02时，报文内容</w:t>
      </w:r>
      <w:del w:id="41" w:author="作者">
        <w:r>
          <w:rPr>
            <w:rFonts w:hint="eastAsia" w:ascii="Times New Roman"/>
          </w:rPr>
          <w:delText>允许</w:delText>
        </w:r>
      </w:del>
      <w:ins w:id="42" w:author="作者">
        <w:r>
          <w:rPr>
            <w:rFonts w:hint="eastAsia" w:ascii="Times New Roman"/>
          </w:rPr>
          <w:t>可</w:t>
        </w:r>
      </w:ins>
      <w:r>
        <w:rPr>
          <w:rFonts w:hint="eastAsia" w:ascii="Times New Roman"/>
        </w:rPr>
        <w:t>有</w:t>
      </w:r>
      <w:ins w:id="43" w:author="作者">
        <w:r>
          <w:rPr>
            <w:rFonts w:hint="eastAsia" w:ascii="Times New Roman"/>
          </w:rPr>
          <w:t>不超过1</w:t>
        </w:r>
      </w:ins>
      <w:ins w:id="44" w:author="作者">
        <w:r>
          <w:rPr>
            <w:rFonts w:ascii="Times New Roman"/>
          </w:rPr>
          <w:t>3</w:t>
        </w:r>
      </w:ins>
      <w:del w:id="45" w:author="作者">
        <w:r>
          <w:rPr>
            <w:rFonts w:hint="eastAsia" w:ascii="Times New Roman"/>
          </w:rPr>
          <w:delText>多</w:delText>
        </w:r>
      </w:del>
      <w:r>
        <w:rPr>
          <w:rFonts w:hint="eastAsia" w:ascii="Times New Roman"/>
        </w:rPr>
        <w:t>条</w:t>
      </w:r>
      <w:del w:id="46" w:author="作者">
        <w:r>
          <w:rPr>
            <w:rFonts w:hint="eastAsia" w:ascii="Times New Roman"/>
          </w:rPr>
          <w:delText>（建议最多不超过13条）</w:delText>
        </w:r>
      </w:del>
      <w:r>
        <w:rPr>
          <w:rFonts w:hint="eastAsia" w:ascii="Times New Roman"/>
        </w:rPr>
        <w:t>DL/T 645</w:t>
      </w:r>
      <w:ins w:id="47" w:author="作者">
        <w:r>
          <w:rPr>
            <w:rFonts w:hint="eastAsia" w:ascii="Times New Roman"/>
          </w:rPr>
          <w:t>-</w:t>
        </w:r>
      </w:ins>
      <w:ins w:id="48" w:author="作者">
        <w:r>
          <w:rPr>
            <w:rFonts w:ascii="Times New Roman"/>
          </w:rPr>
          <w:t>2007</w:t>
        </w:r>
      </w:ins>
      <w:commentRangeStart w:id="3"/>
      <w:r>
        <w:rPr>
          <w:rFonts w:hint="eastAsia" w:ascii="Times New Roman"/>
        </w:rPr>
        <w:t>报文</w:t>
      </w:r>
      <w:commentRangeEnd w:id="3"/>
      <w:r>
        <w:rPr>
          <w:rStyle w:val="64"/>
          <w:rFonts w:ascii="Times New Roman"/>
          <w:kern w:val="2"/>
        </w:rPr>
        <w:commentReference w:id="3"/>
      </w:r>
      <w:r>
        <w:rPr>
          <w:rFonts w:hint="eastAsia" w:ascii="Times New Roman"/>
        </w:rPr>
        <w:t>，但各报文的表地址必须完全一致；规约类型为0x00/0x03时，报文内容总长度不超过2000字节，应符合图3格式要求。</w:t>
      </w:r>
    </w:p>
    <w:p w14:paraId="695ABF91">
      <w:pPr>
        <w:pStyle w:val="38"/>
        <w:ind w:firstLine="0" w:firstLineChars="0"/>
        <w:jc w:val="center"/>
        <w:rPr>
          <w:rFonts w:hint="eastAsia"/>
        </w:rPr>
      </w:pPr>
    </w:p>
    <w:p w14:paraId="4BD9576E">
      <w:pPr>
        <w:pStyle w:val="38"/>
        <w:ind w:firstLine="0" w:firstLineChars="0"/>
        <w:jc w:val="center"/>
        <w:rPr>
          <w:rFonts w:hint="eastAsia"/>
        </w:rPr>
      </w:pPr>
      <w:r>
        <w:object>
          <v:shape id="_x0000_i1027" o:spt="75" type="#_x0000_t75" style="height:105.95pt;width:467.7pt;" o:ole="t" filled="f" stroked="f" coordsize="21600,21600">
            <v:path/>
            <v:fill on="f" focussize="0,0"/>
            <v:stroke on="f"/>
            <v:imagedata r:id="rId17" o:title=""/>
            <o:lock v:ext="edit" aspectratio="t"/>
            <w10:wrap type="none"/>
            <w10:anchorlock/>
          </v:shape>
          <o:OLEObject Type="Embed" ProgID="Visio.Drawing.11" ShapeID="_x0000_i1027" DrawAspect="Content" ObjectID="_1468075727" r:id="rId16">
            <o:LockedField>false</o:LockedField>
          </o:OLEObject>
        </w:object>
      </w:r>
    </w:p>
    <w:p w14:paraId="4A23D4D5">
      <w:pPr>
        <w:pStyle w:val="156"/>
        <w:rPr>
          <w:rFonts w:ascii="Times New Roman"/>
        </w:rPr>
      </w:pPr>
      <w:bookmarkStart w:id="329" w:name="_Ref444592542"/>
      <w:r>
        <w:rPr>
          <w:rFonts w:hint="eastAsia" w:ascii="Times New Roman"/>
        </w:rPr>
        <w:t>下行多帧数据格式</w:t>
      </w:r>
      <w:bookmarkEnd w:id="329"/>
    </w:p>
    <w:p w14:paraId="7037D01A">
      <w:pPr>
        <w:pStyle w:val="74"/>
        <w:spacing w:before="156" w:after="156"/>
        <w:rPr>
          <w:rFonts w:ascii="Times New Roman"/>
        </w:rPr>
      </w:pPr>
      <w:bookmarkStart w:id="330" w:name="_Toc399228701"/>
      <w:bookmarkStart w:id="331" w:name="_Toc399259118"/>
      <w:bookmarkStart w:id="332" w:name="_Toc399757176"/>
      <w:bookmarkStart w:id="333" w:name="_Toc402982869"/>
      <w:bookmarkStart w:id="334" w:name="_Toc400798804"/>
      <w:bookmarkStart w:id="335" w:name="_Toc402983335"/>
      <w:bookmarkStart w:id="336" w:name="_Toc402983801"/>
      <w:bookmarkStart w:id="337" w:name="_Toc403570058"/>
      <w:bookmarkStart w:id="338" w:name="_Toc403585272"/>
      <w:bookmarkStart w:id="339" w:name="_Toc409125956"/>
      <w:bookmarkStart w:id="340" w:name="_Toc405476607"/>
      <w:bookmarkStart w:id="341" w:name="_Toc408859691"/>
      <w:r>
        <w:rPr>
          <w:rFonts w:ascii="Times New Roman"/>
        </w:rPr>
        <w:t>上行</w:t>
      </w:r>
      <w:bookmarkEnd w:id="330"/>
      <w:bookmarkEnd w:id="331"/>
      <w:bookmarkEnd w:id="332"/>
      <w:bookmarkEnd w:id="333"/>
      <w:bookmarkEnd w:id="334"/>
      <w:bookmarkEnd w:id="335"/>
      <w:bookmarkEnd w:id="336"/>
      <w:r>
        <w:rPr>
          <w:rFonts w:ascii="Times New Roman"/>
        </w:rPr>
        <w:t>报文格式</w:t>
      </w:r>
      <w:bookmarkEnd w:id="337"/>
      <w:bookmarkEnd w:id="338"/>
      <w:bookmarkEnd w:id="339"/>
      <w:bookmarkEnd w:id="340"/>
      <w:bookmarkEnd w:id="341"/>
    </w:p>
    <w:p w14:paraId="66A45786">
      <w:pPr>
        <w:pStyle w:val="79"/>
        <w:spacing w:before="156" w:after="156"/>
        <w:rPr>
          <w:rFonts w:hint="eastAsia" w:ascii="Times New Roman"/>
        </w:rPr>
      </w:pPr>
      <w:bookmarkStart w:id="342" w:name="_Toc399259119"/>
      <w:bookmarkStart w:id="343" w:name="_Toc399757177"/>
      <w:bookmarkStart w:id="344" w:name="_Toc400798805"/>
      <w:bookmarkStart w:id="345" w:name="_Toc399228702"/>
      <w:bookmarkStart w:id="346" w:name="_Toc402982870"/>
      <w:bookmarkStart w:id="347" w:name="_Toc402983336"/>
      <w:bookmarkStart w:id="348" w:name="_Toc402983802"/>
      <w:bookmarkStart w:id="349" w:name="_Toc408859692"/>
      <w:bookmarkStart w:id="350" w:name="_Toc405476608"/>
      <w:bookmarkStart w:id="351" w:name="_Toc403570059"/>
      <w:bookmarkStart w:id="352" w:name="_Toc403585273"/>
      <w:r>
        <w:rPr>
          <w:rFonts w:hint="eastAsia" w:ascii="Times New Roman"/>
        </w:rPr>
        <w:t>抄表上行报文格式</w:t>
      </w:r>
    </w:p>
    <w:p w14:paraId="2D6C0BA7">
      <w:pPr>
        <w:pStyle w:val="38"/>
        <w:rPr>
          <w:rFonts w:ascii="Times New Roman"/>
        </w:rPr>
      </w:pPr>
      <w:r>
        <w:rPr>
          <w:rFonts w:ascii="Times New Roman"/>
        </w:rPr>
        <w:t>STA向CCO应答抄表结果的上行报文</w:t>
      </w:r>
      <w:r>
        <w:rPr>
          <w:rFonts w:hint="eastAsia" w:ascii="Times New Roman"/>
        </w:rPr>
        <w:t>应符合图4格式要求</w:t>
      </w:r>
      <w:r>
        <w:rPr>
          <w:rFonts w:ascii="Times New Roman"/>
        </w:rPr>
        <w:t>。</w:t>
      </w:r>
    </w:p>
    <w:p w14:paraId="4AD5BBFB">
      <w:pPr>
        <w:pStyle w:val="175"/>
        <w:ind w:firstLine="0" w:firstLineChars="0"/>
        <w:jc w:val="center"/>
        <w:rPr>
          <w:rFonts w:ascii="Times New Roman" w:hAnsi="Times New Roman"/>
        </w:rPr>
      </w:pPr>
      <w:r>
        <w:rPr>
          <w:rFonts w:ascii="Times New Roman" w:hAnsi="Times New Roman"/>
        </w:rPr>
        <w:object>
          <v:shape id="_x0000_i1028" o:spt="75" type="#_x0000_t75" style="height:110.3pt;width:462.55pt;" o:ole="t" filled="f" o:preferrelative="t" stroked="f" coordsize="21600,21600">
            <v:path/>
            <v:fill on="f" focussize="0,0"/>
            <v:stroke on="f"/>
            <v:imagedata r:id="rId19" o:title=""/>
            <o:lock v:ext="edit" aspectratio="t"/>
            <w10:wrap type="none"/>
            <w10:anchorlock/>
          </v:shape>
          <o:OLEObject Type="Embed" ProgID="Visio.Drawing.11" ShapeID="_x0000_i1028" DrawAspect="Content" ObjectID="_1468075728" r:id="rId18">
            <o:LockedField>false</o:LockedField>
          </o:OLEObject>
        </w:object>
      </w:r>
    </w:p>
    <w:p w14:paraId="0C54F964">
      <w:pPr>
        <w:pStyle w:val="156"/>
        <w:rPr>
          <w:rFonts w:ascii="Times New Roman"/>
        </w:rPr>
      </w:pPr>
      <w:bookmarkStart w:id="353" w:name="_Ref398977238"/>
      <w:bookmarkStart w:id="354" w:name="_Toc399229218"/>
      <w:bookmarkStart w:id="355" w:name="_Toc399259431"/>
      <w:bookmarkStart w:id="356" w:name="_Toc399757469"/>
      <w:bookmarkStart w:id="357" w:name="_Toc402983061"/>
      <w:bookmarkStart w:id="358" w:name="_Toc402983527"/>
      <w:bookmarkStart w:id="359" w:name="_Toc402983993"/>
      <w:bookmarkStart w:id="360" w:name="_Toc403570505"/>
      <w:bookmarkStart w:id="361" w:name="_Toc400799071"/>
      <w:bookmarkStart w:id="362" w:name="_Toc405476817"/>
      <w:bookmarkStart w:id="363" w:name="_Toc403585464"/>
      <w:bookmarkStart w:id="364" w:name="_Toc408860091"/>
      <w:r>
        <w:rPr>
          <w:rFonts w:ascii="Times New Roman"/>
        </w:rPr>
        <w:t>抄表上行报文格式</w:t>
      </w:r>
      <w:bookmarkEnd w:id="353"/>
      <w:bookmarkEnd w:id="354"/>
      <w:bookmarkEnd w:id="355"/>
      <w:bookmarkEnd w:id="356"/>
      <w:bookmarkEnd w:id="357"/>
      <w:bookmarkEnd w:id="358"/>
      <w:bookmarkEnd w:id="359"/>
      <w:bookmarkEnd w:id="360"/>
      <w:bookmarkEnd w:id="361"/>
      <w:bookmarkEnd w:id="362"/>
      <w:bookmarkEnd w:id="363"/>
      <w:bookmarkEnd w:id="364"/>
    </w:p>
    <w:p w14:paraId="746D9409">
      <w:pPr>
        <w:pStyle w:val="38"/>
        <w:rPr>
          <w:rFonts w:ascii="Times New Roman"/>
        </w:rPr>
      </w:pPr>
      <w:r>
        <w:rPr>
          <w:rFonts w:ascii="Times New Roman"/>
        </w:rPr>
        <w:t>抄表上行报文数据格式的字段</w:t>
      </w:r>
      <w:r>
        <w:rPr>
          <w:rFonts w:hint="eastAsia" w:ascii="Times New Roman"/>
        </w:rPr>
        <w:t>应符合表4要求</w:t>
      </w:r>
      <w:r>
        <w:rPr>
          <w:rFonts w:ascii="Times New Roman"/>
        </w:rPr>
        <w:t>。</w:t>
      </w:r>
    </w:p>
    <w:p w14:paraId="3D2646C5">
      <w:pPr>
        <w:pStyle w:val="154"/>
        <w:ind w:left="0"/>
        <w:rPr>
          <w:rFonts w:ascii="Times New Roman"/>
        </w:rPr>
      </w:pPr>
      <w:bookmarkStart w:id="365" w:name="_Toc405022461"/>
      <w:bookmarkStart w:id="366" w:name="_Toc402983598"/>
      <w:bookmarkStart w:id="367" w:name="_Toc408860158"/>
      <w:bookmarkStart w:id="368" w:name="_Toc402984064"/>
      <w:bookmarkStart w:id="369" w:name="_Toc403570575"/>
      <w:bookmarkStart w:id="370" w:name="_Toc402983132"/>
      <w:bookmarkStart w:id="371" w:name="_Toc405476883"/>
      <w:bookmarkStart w:id="372" w:name="_Ref398977250"/>
      <w:bookmarkStart w:id="373" w:name="_Toc399229309"/>
      <w:bookmarkStart w:id="374" w:name="_Toc399259516"/>
      <w:bookmarkStart w:id="375" w:name="_Toc399757550"/>
      <w:bookmarkStart w:id="376" w:name="_Toc402540046"/>
      <w:r>
        <w:rPr>
          <w:rFonts w:ascii="Times New Roman"/>
        </w:rPr>
        <w:t>抄表上行报文格式说明</w:t>
      </w:r>
      <w:bookmarkEnd w:id="365"/>
      <w:bookmarkEnd w:id="366"/>
      <w:bookmarkEnd w:id="367"/>
      <w:bookmarkEnd w:id="368"/>
      <w:bookmarkEnd w:id="369"/>
      <w:bookmarkEnd w:id="370"/>
      <w:bookmarkEnd w:id="371"/>
      <w:bookmarkEnd w:id="372"/>
      <w:bookmarkEnd w:id="373"/>
      <w:bookmarkEnd w:id="374"/>
      <w:bookmarkEnd w:id="375"/>
      <w:bookmarkEnd w:id="37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62"/>
        <w:gridCol w:w="691"/>
        <w:gridCol w:w="738"/>
        <w:gridCol w:w="929"/>
        <w:gridCol w:w="5850"/>
        <w:tblGridChange w:id="49">
          <w:tblGrid>
            <w:gridCol w:w="1362"/>
            <w:gridCol w:w="691"/>
            <w:gridCol w:w="738"/>
            <w:gridCol w:w="929"/>
            <w:gridCol w:w="5850"/>
          </w:tblGrid>
        </w:tblGridChange>
      </w:tblGrid>
      <w:tr w14:paraId="73049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2380E2AD">
            <w:pPr>
              <w:pStyle w:val="214"/>
              <w:rPr>
                <w:rFonts w:ascii="Times New Roman" w:hAnsi="Times New Roman"/>
              </w:rPr>
            </w:pPr>
            <w:r>
              <w:rPr>
                <w:rFonts w:ascii="Times New Roman"/>
              </w:rPr>
              <w:t>域</w:t>
            </w:r>
          </w:p>
        </w:tc>
        <w:tc>
          <w:tcPr>
            <w:tcW w:w="0" w:type="auto"/>
            <w:noWrap w:val="0"/>
            <w:vAlign w:val="center"/>
          </w:tcPr>
          <w:p w14:paraId="49760F2B">
            <w:pPr>
              <w:pStyle w:val="214"/>
              <w:rPr>
                <w:rFonts w:ascii="Times New Roman" w:hAnsi="Times New Roman"/>
              </w:rPr>
            </w:pPr>
            <w:r>
              <w:rPr>
                <w:rFonts w:ascii="Times New Roman"/>
              </w:rPr>
              <w:t>字节号</w:t>
            </w:r>
          </w:p>
        </w:tc>
        <w:tc>
          <w:tcPr>
            <w:tcW w:w="0" w:type="auto"/>
            <w:noWrap w:val="0"/>
            <w:vAlign w:val="center"/>
          </w:tcPr>
          <w:p w14:paraId="0E8F68BA">
            <w:pPr>
              <w:pStyle w:val="214"/>
              <w:rPr>
                <w:rFonts w:ascii="Times New Roman" w:hAnsi="Times New Roman"/>
              </w:rPr>
            </w:pPr>
            <w:r>
              <w:rPr>
                <w:rFonts w:ascii="Times New Roman"/>
              </w:rPr>
              <w:t>比特位</w:t>
            </w:r>
          </w:p>
        </w:tc>
        <w:tc>
          <w:tcPr>
            <w:tcW w:w="0" w:type="auto"/>
            <w:noWrap w:val="0"/>
            <w:vAlign w:val="center"/>
          </w:tcPr>
          <w:p w14:paraId="0BFE298F">
            <w:pPr>
              <w:pStyle w:val="214"/>
              <w:rPr>
                <w:rFonts w:ascii="Times New Roman" w:hAnsi="Times New Roman"/>
              </w:rPr>
            </w:pPr>
            <w:r>
              <w:rPr>
                <w:rFonts w:ascii="Times New Roman"/>
              </w:rPr>
              <w:t>域大小</w:t>
            </w:r>
            <w:r>
              <w:rPr>
                <w:rFonts w:ascii="Times New Roman" w:hAnsi="Times New Roman"/>
              </w:rPr>
              <w:t>(</w:t>
            </w:r>
            <w:r>
              <w:rPr>
                <w:rFonts w:hint="eastAsia" w:ascii="Times New Roman"/>
              </w:rPr>
              <w:t>bit</w:t>
            </w:r>
            <w:r>
              <w:rPr>
                <w:rFonts w:ascii="Times New Roman" w:hAnsi="Times New Roman"/>
              </w:rPr>
              <w:t>)</w:t>
            </w:r>
          </w:p>
        </w:tc>
        <w:tc>
          <w:tcPr>
            <w:tcW w:w="0" w:type="auto"/>
            <w:noWrap w:val="0"/>
            <w:vAlign w:val="top"/>
          </w:tcPr>
          <w:p w14:paraId="19BC1D48">
            <w:pPr>
              <w:pStyle w:val="214"/>
              <w:rPr>
                <w:rFonts w:hint="eastAsia" w:ascii="Times New Roman"/>
              </w:rPr>
            </w:pPr>
            <w:r>
              <w:rPr>
                <w:rFonts w:hint="eastAsia" w:ascii="Times New Roman"/>
              </w:rPr>
              <w:t>含义</w:t>
            </w:r>
          </w:p>
        </w:tc>
      </w:tr>
      <w:tr w14:paraId="100D5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462600E8">
            <w:pPr>
              <w:pStyle w:val="214"/>
              <w:rPr>
                <w:rFonts w:ascii="Times New Roman" w:hAnsi="Times New Roman"/>
              </w:rPr>
            </w:pPr>
            <w:r>
              <w:rPr>
                <w:rFonts w:ascii="Times New Roman"/>
              </w:rPr>
              <w:t>协议版本号</w:t>
            </w:r>
          </w:p>
        </w:tc>
        <w:tc>
          <w:tcPr>
            <w:tcW w:w="0" w:type="auto"/>
            <w:vMerge w:val="restart"/>
            <w:noWrap w:val="0"/>
            <w:vAlign w:val="center"/>
          </w:tcPr>
          <w:p w14:paraId="0CC4CDA7">
            <w:pPr>
              <w:pStyle w:val="214"/>
              <w:rPr>
                <w:rFonts w:ascii="Times New Roman" w:hAnsi="Times New Roman"/>
              </w:rPr>
            </w:pPr>
            <w:r>
              <w:rPr>
                <w:rFonts w:ascii="Times New Roman" w:hAnsi="Times New Roman"/>
              </w:rPr>
              <w:t>0</w:t>
            </w:r>
          </w:p>
        </w:tc>
        <w:tc>
          <w:tcPr>
            <w:tcW w:w="0" w:type="auto"/>
            <w:noWrap w:val="0"/>
            <w:vAlign w:val="center"/>
          </w:tcPr>
          <w:p w14:paraId="2D4C708A">
            <w:pPr>
              <w:pStyle w:val="214"/>
              <w:rPr>
                <w:rFonts w:ascii="Times New Roman" w:hAnsi="Times New Roman"/>
              </w:rPr>
            </w:pPr>
            <w:r>
              <w:rPr>
                <w:rFonts w:ascii="Times New Roman" w:hAnsi="Times New Roman"/>
              </w:rPr>
              <w:t>0-5</w:t>
            </w:r>
          </w:p>
        </w:tc>
        <w:tc>
          <w:tcPr>
            <w:tcW w:w="0" w:type="auto"/>
            <w:noWrap w:val="0"/>
            <w:vAlign w:val="center"/>
          </w:tcPr>
          <w:p w14:paraId="569B8FA4">
            <w:pPr>
              <w:pStyle w:val="214"/>
              <w:rPr>
                <w:rFonts w:ascii="Times New Roman" w:hAnsi="Times New Roman"/>
              </w:rPr>
            </w:pPr>
            <w:r>
              <w:rPr>
                <w:rFonts w:ascii="Times New Roman" w:hAnsi="Times New Roman"/>
              </w:rPr>
              <w:t>6</w:t>
            </w:r>
          </w:p>
        </w:tc>
        <w:tc>
          <w:tcPr>
            <w:tcW w:w="0" w:type="auto"/>
            <w:noWrap w:val="0"/>
            <w:vAlign w:val="top"/>
          </w:tcPr>
          <w:p w14:paraId="59A0EDA9">
            <w:pPr>
              <w:pStyle w:val="214"/>
              <w:jc w:val="left"/>
              <w:rPr>
                <w:rFonts w:hint="eastAsia" w:ascii="Times New Roman" w:hAnsi="Times New Roman"/>
              </w:rPr>
            </w:pPr>
            <w:r>
              <w:rPr>
                <w:rFonts w:hint="eastAsia" w:ascii="Times New Roman" w:hAnsi="Times New Roman"/>
              </w:rPr>
              <w:t>取值固定为1</w:t>
            </w:r>
          </w:p>
        </w:tc>
      </w:tr>
      <w:tr w14:paraId="34858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0" w:author="作者" w:dat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wBefore w:w="0" w:type="dxa"/>
          <w:wAfter w:w="0" w:type="dxa"/>
          <w:trHeight w:val="180" w:hRule="atLeast"/>
          <w:jc w:val="center"/>
          <w:trPrChange w:id="50" w:author="作者" w:date="">
            <w:trPr>
              <w:wBefore w:w="0" w:type="dxa"/>
              <w:wAfter w:w="0" w:type="dxa"/>
              <w:trHeight w:val="180" w:hRule="atLeast"/>
              <w:jc w:val="center"/>
            </w:trPr>
          </w:trPrChange>
        </w:trPr>
        <w:tc>
          <w:tcPr>
            <w:tcW w:w="0" w:type="auto"/>
            <w:vMerge w:val="restart"/>
            <w:noWrap w:val="0"/>
            <w:vAlign w:val="center"/>
            <w:tcPrChange w:id="51" w:author="作者" w:date="">
              <w:tcPr>
                <w:tcW w:w="1362" w:type="dxa"/>
                <w:vMerge w:val="restart"/>
                <w:noWrap w:val="0"/>
                <w:vAlign w:val="center"/>
              </w:tcPr>
            </w:tcPrChange>
          </w:tcPr>
          <w:p w14:paraId="1557B251">
            <w:pPr>
              <w:pStyle w:val="214"/>
              <w:rPr>
                <w:rFonts w:ascii="Times New Roman" w:hAnsi="Times New Roman"/>
              </w:rPr>
            </w:pPr>
            <w:r>
              <w:rPr>
                <w:rFonts w:ascii="Times New Roman"/>
              </w:rPr>
              <w:t>报文头长度</w:t>
            </w:r>
          </w:p>
        </w:tc>
        <w:tc>
          <w:tcPr>
            <w:tcW w:w="0" w:type="auto"/>
            <w:vMerge w:val="continue"/>
            <w:tcBorders>
              <w:bottom w:val="single" w:color="auto" w:sz="4" w:space="0"/>
            </w:tcBorders>
            <w:noWrap w:val="0"/>
            <w:vAlign w:val="center"/>
            <w:tcPrChange w:id="52" w:author="作者" w:date="">
              <w:tcPr>
                <w:tcW w:w="691" w:type="dxa"/>
                <w:vMerge w:val="continue"/>
                <w:tcBorders>
                  <w:bottom w:val="single" w:color="auto" w:sz="4" w:space="0"/>
                </w:tcBorders>
                <w:noWrap w:val="0"/>
                <w:vAlign w:val="center"/>
              </w:tcPr>
            </w:tcPrChange>
          </w:tcPr>
          <w:p w14:paraId="58EFDA5B">
            <w:pPr>
              <w:pStyle w:val="214"/>
              <w:rPr>
                <w:rFonts w:ascii="Times New Roman" w:hAnsi="Times New Roman"/>
              </w:rPr>
            </w:pPr>
          </w:p>
        </w:tc>
        <w:tc>
          <w:tcPr>
            <w:tcW w:w="0" w:type="auto"/>
            <w:tcBorders>
              <w:bottom w:val="single" w:color="auto" w:sz="4" w:space="0"/>
            </w:tcBorders>
            <w:noWrap w:val="0"/>
            <w:vAlign w:val="center"/>
            <w:tcPrChange w:id="53" w:author="作者" w:date="">
              <w:tcPr>
                <w:tcW w:w="738" w:type="dxa"/>
                <w:tcBorders>
                  <w:bottom w:val="single" w:color="auto" w:sz="4" w:space="0"/>
                </w:tcBorders>
                <w:noWrap w:val="0"/>
                <w:vAlign w:val="center"/>
              </w:tcPr>
            </w:tcPrChange>
          </w:tcPr>
          <w:p w14:paraId="1EA5E25A">
            <w:pPr>
              <w:pStyle w:val="214"/>
              <w:rPr>
                <w:rFonts w:ascii="Times New Roman" w:hAnsi="Times New Roman"/>
              </w:rPr>
            </w:pPr>
            <w:r>
              <w:rPr>
                <w:rFonts w:ascii="Times New Roman" w:hAnsi="Times New Roman"/>
              </w:rPr>
              <w:t>6-7</w:t>
            </w:r>
          </w:p>
        </w:tc>
        <w:tc>
          <w:tcPr>
            <w:tcW w:w="0" w:type="auto"/>
            <w:vMerge w:val="restart"/>
            <w:noWrap w:val="0"/>
            <w:vAlign w:val="center"/>
            <w:tcPrChange w:id="54" w:author="作者" w:date="">
              <w:tcPr>
                <w:tcW w:w="929" w:type="dxa"/>
                <w:vMerge w:val="restart"/>
                <w:noWrap w:val="0"/>
                <w:vAlign w:val="center"/>
              </w:tcPr>
            </w:tcPrChange>
          </w:tcPr>
          <w:p w14:paraId="46C0A760">
            <w:pPr>
              <w:pStyle w:val="214"/>
              <w:rPr>
                <w:rFonts w:ascii="Times New Roman" w:hAnsi="Times New Roman"/>
              </w:rPr>
            </w:pPr>
            <w:r>
              <w:rPr>
                <w:rFonts w:ascii="Times New Roman" w:hAnsi="Times New Roman"/>
              </w:rPr>
              <w:t>6</w:t>
            </w:r>
          </w:p>
        </w:tc>
        <w:tc>
          <w:tcPr>
            <w:tcW w:w="0" w:type="auto"/>
            <w:vMerge w:val="restart"/>
            <w:noWrap w:val="0"/>
            <w:vAlign w:val="center"/>
            <w:tcPrChange w:id="55" w:author="作者" w:date="">
              <w:tcPr>
                <w:tcW w:w="5850" w:type="dxa"/>
                <w:vMerge w:val="restart"/>
                <w:noWrap w:val="0"/>
                <w:vAlign w:val="top"/>
              </w:tcPr>
            </w:tcPrChange>
          </w:tcPr>
          <w:p w14:paraId="170244D2">
            <w:pPr>
              <w:pStyle w:val="214"/>
              <w:jc w:val="both"/>
              <w:rPr>
                <w:rFonts w:ascii="Times New Roman" w:hAnsi="Times New Roman"/>
              </w:rPr>
              <w:pPrChange w:id="56" w:author="作者" w:date="">
                <w:pPr>
                  <w:pStyle w:val="214"/>
                  <w:jc w:val="left"/>
                </w:pPr>
              </w:pPrChange>
            </w:pPr>
            <w:commentRangeStart w:id="4"/>
            <w:r>
              <w:rPr>
                <w:rFonts w:hint="eastAsia" w:ascii="Times New Roman" w:hAnsi="Times New Roman"/>
              </w:rPr>
              <w:t>取值固定为8</w:t>
            </w:r>
            <w:commentRangeEnd w:id="4"/>
            <w:r>
              <w:rPr>
                <w:rStyle w:val="64"/>
                <w:rFonts w:ascii="Times New Roman" w:hAnsi="Times New Roman"/>
                <w:kern w:val="2"/>
              </w:rPr>
              <w:commentReference w:id="4"/>
            </w:r>
          </w:p>
        </w:tc>
      </w:tr>
      <w:tr w14:paraId="5CE0B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0" w:type="auto"/>
            <w:vMerge w:val="continue"/>
            <w:noWrap w:val="0"/>
            <w:vAlign w:val="center"/>
          </w:tcPr>
          <w:p w14:paraId="4967BB72">
            <w:pPr>
              <w:pStyle w:val="214"/>
              <w:rPr>
                <w:rFonts w:ascii="Times New Roman" w:hAnsi="Times New Roman"/>
              </w:rPr>
            </w:pPr>
          </w:p>
        </w:tc>
        <w:tc>
          <w:tcPr>
            <w:tcW w:w="0" w:type="auto"/>
            <w:vMerge w:val="restart"/>
            <w:tcBorders>
              <w:top w:val="single" w:color="auto" w:sz="4" w:space="0"/>
            </w:tcBorders>
            <w:noWrap w:val="0"/>
            <w:vAlign w:val="center"/>
          </w:tcPr>
          <w:p w14:paraId="256E1143">
            <w:pPr>
              <w:pStyle w:val="214"/>
              <w:rPr>
                <w:rFonts w:ascii="Times New Roman" w:hAnsi="Times New Roman"/>
              </w:rPr>
            </w:pPr>
            <w:r>
              <w:rPr>
                <w:rFonts w:ascii="Times New Roman" w:hAnsi="Times New Roman"/>
              </w:rPr>
              <w:t>1</w:t>
            </w:r>
          </w:p>
        </w:tc>
        <w:tc>
          <w:tcPr>
            <w:tcW w:w="0" w:type="auto"/>
            <w:tcBorders>
              <w:top w:val="single" w:color="auto" w:sz="4" w:space="0"/>
            </w:tcBorders>
            <w:noWrap w:val="0"/>
            <w:vAlign w:val="center"/>
          </w:tcPr>
          <w:p w14:paraId="71BE7DEE">
            <w:pPr>
              <w:pStyle w:val="214"/>
              <w:rPr>
                <w:rFonts w:ascii="Times New Roman" w:hAnsi="Times New Roman"/>
              </w:rPr>
            </w:pPr>
            <w:r>
              <w:rPr>
                <w:rFonts w:ascii="Times New Roman" w:hAnsi="Times New Roman"/>
              </w:rPr>
              <w:t>0-3</w:t>
            </w:r>
          </w:p>
        </w:tc>
        <w:tc>
          <w:tcPr>
            <w:tcW w:w="0" w:type="auto"/>
            <w:vMerge w:val="continue"/>
            <w:noWrap w:val="0"/>
            <w:vAlign w:val="center"/>
          </w:tcPr>
          <w:p w14:paraId="03D5B12C">
            <w:pPr>
              <w:pStyle w:val="214"/>
              <w:rPr>
                <w:rFonts w:ascii="Times New Roman" w:hAnsi="Times New Roman"/>
              </w:rPr>
            </w:pPr>
          </w:p>
        </w:tc>
        <w:tc>
          <w:tcPr>
            <w:tcW w:w="0" w:type="auto"/>
            <w:vMerge w:val="continue"/>
            <w:noWrap w:val="0"/>
            <w:vAlign w:val="top"/>
          </w:tcPr>
          <w:p w14:paraId="42390389">
            <w:pPr>
              <w:pStyle w:val="214"/>
              <w:rPr>
                <w:rFonts w:ascii="Times New Roman" w:hAnsi="Times New Roman"/>
              </w:rPr>
            </w:pPr>
          </w:p>
        </w:tc>
      </w:tr>
      <w:tr w14:paraId="382E7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00966283">
            <w:pPr>
              <w:pStyle w:val="214"/>
              <w:rPr>
                <w:rFonts w:ascii="Times New Roman" w:hAnsi="Times New Roman"/>
              </w:rPr>
            </w:pPr>
            <w:r>
              <w:rPr>
                <w:rFonts w:ascii="Times New Roman"/>
              </w:rPr>
              <w:t>应答状态</w:t>
            </w:r>
          </w:p>
        </w:tc>
        <w:tc>
          <w:tcPr>
            <w:tcW w:w="0" w:type="auto"/>
            <w:vMerge w:val="continue"/>
            <w:noWrap w:val="0"/>
            <w:vAlign w:val="center"/>
          </w:tcPr>
          <w:p w14:paraId="4F45C1B0">
            <w:pPr>
              <w:pStyle w:val="214"/>
              <w:rPr>
                <w:rFonts w:ascii="Times New Roman" w:hAnsi="Times New Roman"/>
              </w:rPr>
            </w:pPr>
          </w:p>
        </w:tc>
        <w:tc>
          <w:tcPr>
            <w:tcW w:w="0" w:type="auto"/>
            <w:noWrap w:val="0"/>
            <w:vAlign w:val="center"/>
          </w:tcPr>
          <w:p w14:paraId="3EA78384">
            <w:pPr>
              <w:pStyle w:val="214"/>
              <w:rPr>
                <w:rFonts w:ascii="Times New Roman" w:hAnsi="Times New Roman"/>
              </w:rPr>
            </w:pPr>
            <w:r>
              <w:rPr>
                <w:rFonts w:ascii="Times New Roman" w:hAnsi="Times New Roman"/>
              </w:rPr>
              <w:t>4-7</w:t>
            </w:r>
          </w:p>
        </w:tc>
        <w:tc>
          <w:tcPr>
            <w:tcW w:w="0" w:type="auto"/>
            <w:noWrap w:val="0"/>
            <w:vAlign w:val="center"/>
          </w:tcPr>
          <w:p w14:paraId="28444607">
            <w:pPr>
              <w:pStyle w:val="214"/>
              <w:rPr>
                <w:rFonts w:ascii="Times New Roman" w:hAnsi="Times New Roman"/>
              </w:rPr>
            </w:pPr>
            <w:r>
              <w:rPr>
                <w:rFonts w:ascii="Times New Roman" w:hAnsi="Times New Roman"/>
              </w:rPr>
              <w:t>4</w:t>
            </w:r>
          </w:p>
        </w:tc>
        <w:tc>
          <w:tcPr>
            <w:tcW w:w="0" w:type="auto"/>
            <w:noWrap w:val="0"/>
            <w:vAlign w:val="top"/>
          </w:tcPr>
          <w:p w14:paraId="56C4760C">
            <w:pPr>
              <w:pStyle w:val="214"/>
              <w:jc w:val="left"/>
              <w:rPr>
                <w:rFonts w:hint="eastAsia" w:ascii="Times New Roman" w:hAnsi="Times New Roman"/>
              </w:rPr>
            </w:pPr>
            <w:r>
              <w:rPr>
                <w:rFonts w:hint="eastAsia" w:ascii="Times New Roman" w:hAnsi="Times New Roman"/>
              </w:rPr>
              <w:t>取值固定为0</w:t>
            </w:r>
          </w:p>
        </w:tc>
      </w:tr>
      <w:tr w14:paraId="2C09F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58795F7B">
            <w:pPr>
              <w:pStyle w:val="214"/>
              <w:rPr>
                <w:rFonts w:ascii="Times New Roman" w:hAnsi="Times New Roman"/>
              </w:rPr>
            </w:pPr>
            <w:r>
              <w:rPr>
                <w:rFonts w:ascii="Times New Roman"/>
              </w:rPr>
              <w:t>转发数据的规约类型</w:t>
            </w:r>
          </w:p>
        </w:tc>
        <w:tc>
          <w:tcPr>
            <w:tcW w:w="0" w:type="auto"/>
            <w:vMerge w:val="restart"/>
            <w:noWrap w:val="0"/>
            <w:vAlign w:val="center"/>
          </w:tcPr>
          <w:p w14:paraId="269AAE05">
            <w:pPr>
              <w:pStyle w:val="214"/>
              <w:rPr>
                <w:rFonts w:ascii="Times New Roman" w:hAnsi="Times New Roman"/>
              </w:rPr>
            </w:pPr>
            <w:r>
              <w:rPr>
                <w:rFonts w:ascii="Times New Roman" w:hAnsi="Times New Roman"/>
              </w:rPr>
              <w:t>2</w:t>
            </w:r>
          </w:p>
        </w:tc>
        <w:tc>
          <w:tcPr>
            <w:tcW w:w="0" w:type="auto"/>
            <w:noWrap w:val="0"/>
            <w:vAlign w:val="center"/>
          </w:tcPr>
          <w:p w14:paraId="42D408EC">
            <w:pPr>
              <w:pStyle w:val="214"/>
              <w:rPr>
                <w:rFonts w:ascii="Times New Roman" w:hAnsi="Times New Roman"/>
              </w:rPr>
            </w:pPr>
            <w:r>
              <w:rPr>
                <w:rFonts w:ascii="Times New Roman" w:hAnsi="Times New Roman"/>
              </w:rPr>
              <w:t>0-3</w:t>
            </w:r>
          </w:p>
        </w:tc>
        <w:tc>
          <w:tcPr>
            <w:tcW w:w="0" w:type="auto"/>
            <w:noWrap w:val="0"/>
            <w:vAlign w:val="center"/>
          </w:tcPr>
          <w:p w14:paraId="506E95B7">
            <w:pPr>
              <w:pStyle w:val="214"/>
              <w:rPr>
                <w:rFonts w:ascii="Times New Roman" w:hAnsi="Times New Roman"/>
              </w:rPr>
            </w:pPr>
            <w:r>
              <w:rPr>
                <w:rFonts w:ascii="Times New Roman" w:hAnsi="Times New Roman"/>
              </w:rPr>
              <w:t>4</w:t>
            </w:r>
          </w:p>
        </w:tc>
        <w:tc>
          <w:tcPr>
            <w:tcW w:w="0" w:type="auto"/>
            <w:noWrap w:val="0"/>
            <w:vAlign w:val="top"/>
          </w:tcPr>
          <w:p w14:paraId="1214B414">
            <w:pPr>
              <w:pStyle w:val="214"/>
              <w:jc w:val="left"/>
              <w:rPr>
                <w:rFonts w:ascii="Times New Roman" w:hAnsi="Times New Roman"/>
              </w:rPr>
            </w:pPr>
            <w:r>
              <w:rPr>
                <w:rFonts w:hint="eastAsia" w:ascii="Times New Roman" w:hAnsi="Times New Roman"/>
              </w:rPr>
              <w:t>0：透明传输</w:t>
            </w:r>
          </w:p>
          <w:p w14:paraId="02DD4151">
            <w:pPr>
              <w:pStyle w:val="214"/>
              <w:jc w:val="left"/>
              <w:rPr>
                <w:rFonts w:ascii="Times New Roman" w:hAnsi="Times New Roman"/>
              </w:rPr>
            </w:pPr>
            <w:r>
              <w:rPr>
                <w:rFonts w:hint="eastAsia" w:ascii="Times New Roman" w:hAnsi="Times New Roman"/>
              </w:rPr>
              <w:t>1：</w:t>
            </w:r>
            <w:r>
              <w:rPr>
                <w:rFonts w:ascii="Times New Roman" w:hAnsi="Times New Roman"/>
              </w:rPr>
              <w:t>DL/T645</w:t>
            </w:r>
            <w:r>
              <w:rPr>
                <w:rFonts w:hint="eastAsia"/>
                <w:color w:val="000000"/>
              </w:rPr>
              <w:t>—</w:t>
            </w:r>
            <w:r>
              <w:rPr>
                <w:rFonts w:ascii="Times New Roman" w:hAnsi="Times New Roman"/>
              </w:rPr>
              <w:t>1997</w:t>
            </w:r>
          </w:p>
          <w:p w14:paraId="66614CDC">
            <w:pPr>
              <w:pStyle w:val="214"/>
              <w:jc w:val="left"/>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DL/T645</w:t>
            </w:r>
            <w:r>
              <w:rPr>
                <w:rFonts w:hint="eastAsia"/>
                <w:color w:val="000000"/>
              </w:rPr>
              <w:t>—</w:t>
            </w:r>
            <w:r>
              <w:rPr>
                <w:rFonts w:ascii="Times New Roman" w:hAnsi="Times New Roman"/>
              </w:rPr>
              <w:t>2007</w:t>
            </w:r>
          </w:p>
          <w:p w14:paraId="66840D5F">
            <w:pPr>
              <w:pStyle w:val="214"/>
              <w:jc w:val="left"/>
              <w:rPr>
                <w:rFonts w:ascii="Times New Roman" w:hAnsi="Times New Roman"/>
              </w:rPr>
            </w:pPr>
            <w:r>
              <w:rPr>
                <w:rFonts w:ascii="Times New Roman" w:hAnsi="Times New Roman"/>
              </w:rPr>
              <w:t>3</w:t>
            </w:r>
            <w:r>
              <w:rPr>
                <w:rFonts w:hint="eastAsia" w:ascii="Times New Roman" w:hAnsi="Times New Roman"/>
              </w:rPr>
              <w:t>：DL/T698.45</w:t>
            </w:r>
          </w:p>
          <w:p w14:paraId="0D9A6F5A">
            <w:pPr>
              <w:pStyle w:val="214"/>
              <w:jc w:val="left"/>
              <w:rPr>
                <w:rFonts w:ascii="Times New Roman" w:hAnsi="Times New Roman"/>
              </w:rPr>
            </w:pPr>
            <w:r>
              <w:rPr>
                <w:rFonts w:hint="eastAsia" w:ascii="Times New Roman" w:hAnsi="Times New Roman"/>
              </w:rPr>
              <w:t>其他：保留</w:t>
            </w:r>
          </w:p>
        </w:tc>
      </w:tr>
      <w:tr w14:paraId="148C5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7" w:author="作者" w:dat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rPr>
          <w:wBefore w:w="0" w:type="dxa"/>
          <w:wAfter w:w="0" w:type="dxa"/>
          <w:trHeight w:val="190" w:hRule="atLeast"/>
          <w:jc w:val="center"/>
          <w:trPrChange w:id="57" w:author="作者" w:date="">
            <w:trPr>
              <w:wBefore w:w="0" w:type="dxa"/>
              <w:wAfter w:w="0" w:type="dxa"/>
              <w:trHeight w:val="190" w:hRule="atLeast"/>
              <w:jc w:val="center"/>
            </w:trPr>
          </w:trPrChange>
        </w:trPr>
        <w:tc>
          <w:tcPr>
            <w:tcW w:w="0" w:type="auto"/>
            <w:vMerge w:val="restart"/>
            <w:noWrap w:val="0"/>
            <w:vAlign w:val="center"/>
            <w:tcPrChange w:id="58" w:author="作者" w:date="">
              <w:tcPr>
                <w:tcW w:w="1362" w:type="dxa"/>
                <w:vMerge w:val="restart"/>
                <w:noWrap w:val="0"/>
                <w:vAlign w:val="center"/>
              </w:tcPr>
            </w:tcPrChange>
          </w:tcPr>
          <w:p w14:paraId="3D3ADB75">
            <w:pPr>
              <w:pStyle w:val="214"/>
              <w:rPr>
                <w:rFonts w:ascii="Times New Roman" w:hAnsi="Times New Roman"/>
              </w:rPr>
            </w:pPr>
            <w:r>
              <w:rPr>
                <w:rFonts w:ascii="Times New Roman"/>
              </w:rPr>
              <w:t>转发数据长度</w:t>
            </w:r>
          </w:p>
        </w:tc>
        <w:tc>
          <w:tcPr>
            <w:tcW w:w="0" w:type="auto"/>
            <w:vMerge w:val="continue"/>
            <w:tcBorders>
              <w:bottom w:val="single" w:color="auto" w:sz="4" w:space="0"/>
            </w:tcBorders>
            <w:noWrap w:val="0"/>
            <w:vAlign w:val="center"/>
            <w:tcPrChange w:id="59" w:author="作者" w:date="">
              <w:tcPr>
                <w:tcW w:w="691" w:type="dxa"/>
                <w:vMerge w:val="continue"/>
                <w:tcBorders>
                  <w:bottom w:val="single" w:color="auto" w:sz="4" w:space="0"/>
                </w:tcBorders>
                <w:noWrap w:val="0"/>
                <w:vAlign w:val="center"/>
              </w:tcPr>
            </w:tcPrChange>
          </w:tcPr>
          <w:p w14:paraId="1B3235A6">
            <w:pPr>
              <w:pStyle w:val="214"/>
              <w:rPr>
                <w:rFonts w:ascii="Times New Roman" w:hAnsi="Times New Roman"/>
              </w:rPr>
            </w:pPr>
          </w:p>
        </w:tc>
        <w:tc>
          <w:tcPr>
            <w:tcW w:w="0" w:type="auto"/>
            <w:tcBorders>
              <w:bottom w:val="single" w:color="auto" w:sz="4" w:space="0"/>
            </w:tcBorders>
            <w:noWrap w:val="0"/>
            <w:vAlign w:val="center"/>
            <w:tcPrChange w:id="60" w:author="作者" w:date="">
              <w:tcPr>
                <w:tcW w:w="738" w:type="dxa"/>
                <w:tcBorders>
                  <w:bottom w:val="single" w:color="auto" w:sz="4" w:space="0"/>
                </w:tcBorders>
                <w:noWrap w:val="0"/>
                <w:vAlign w:val="center"/>
              </w:tcPr>
            </w:tcPrChange>
          </w:tcPr>
          <w:p w14:paraId="488224A5">
            <w:pPr>
              <w:pStyle w:val="214"/>
              <w:rPr>
                <w:rFonts w:ascii="Times New Roman" w:hAnsi="Times New Roman"/>
              </w:rPr>
            </w:pPr>
            <w:r>
              <w:rPr>
                <w:rFonts w:ascii="Times New Roman" w:hAnsi="Times New Roman"/>
              </w:rPr>
              <w:t>4-7</w:t>
            </w:r>
          </w:p>
        </w:tc>
        <w:tc>
          <w:tcPr>
            <w:tcW w:w="0" w:type="auto"/>
            <w:vMerge w:val="restart"/>
            <w:noWrap w:val="0"/>
            <w:vAlign w:val="center"/>
            <w:tcPrChange w:id="61" w:author="作者" w:date="">
              <w:tcPr>
                <w:tcW w:w="929" w:type="dxa"/>
                <w:vMerge w:val="restart"/>
                <w:noWrap w:val="0"/>
                <w:vAlign w:val="center"/>
              </w:tcPr>
            </w:tcPrChange>
          </w:tcPr>
          <w:p w14:paraId="7F2B62AC">
            <w:pPr>
              <w:pStyle w:val="214"/>
              <w:rPr>
                <w:rFonts w:ascii="Times New Roman" w:hAnsi="Times New Roman"/>
              </w:rPr>
            </w:pPr>
            <w:r>
              <w:rPr>
                <w:rFonts w:ascii="Times New Roman" w:hAnsi="Times New Roman"/>
              </w:rPr>
              <w:t>12</w:t>
            </w:r>
          </w:p>
        </w:tc>
        <w:tc>
          <w:tcPr>
            <w:tcW w:w="0" w:type="auto"/>
            <w:vMerge w:val="restart"/>
            <w:noWrap w:val="0"/>
            <w:vAlign w:val="center"/>
            <w:tcPrChange w:id="62" w:author="作者" w:date="">
              <w:tcPr>
                <w:tcW w:w="5850" w:type="dxa"/>
                <w:vMerge w:val="restart"/>
                <w:noWrap w:val="0"/>
                <w:vAlign w:val="top"/>
              </w:tcPr>
            </w:tcPrChange>
          </w:tcPr>
          <w:p w14:paraId="246FB337">
            <w:pPr>
              <w:pStyle w:val="214"/>
              <w:jc w:val="both"/>
              <w:rPr>
                <w:rFonts w:ascii="Times New Roman" w:hAnsi="Times New Roman"/>
              </w:rPr>
              <w:pPrChange w:id="63" w:author="作者" w:date="">
                <w:pPr>
                  <w:pStyle w:val="214"/>
                  <w:jc w:val="left"/>
                </w:pPr>
              </w:pPrChange>
            </w:pPr>
            <w:r>
              <w:rPr>
                <w:rFonts w:hint="eastAsia" w:ascii="Times New Roman" w:hAnsi="Times New Roman"/>
              </w:rPr>
              <w:t>抄表结果数据报文长度</w:t>
            </w:r>
          </w:p>
        </w:tc>
      </w:tr>
      <w:tr w14:paraId="46091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0" w:type="auto"/>
            <w:vMerge w:val="continue"/>
            <w:noWrap w:val="0"/>
            <w:vAlign w:val="center"/>
          </w:tcPr>
          <w:p w14:paraId="57041EFB">
            <w:pPr>
              <w:pStyle w:val="214"/>
              <w:rPr>
                <w:rFonts w:ascii="Times New Roman" w:hAnsi="Times New Roman"/>
              </w:rPr>
            </w:pPr>
          </w:p>
        </w:tc>
        <w:tc>
          <w:tcPr>
            <w:tcW w:w="0" w:type="auto"/>
            <w:tcBorders>
              <w:top w:val="single" w:color="auto" w:sz="4" w:space="0"/>
            </w:tcBorders>
            <w:noWrap w:val="0"/>
            <w:vAlign w:val="center"/>
          </w:tcPr>
          <w:p w14:paraId="5A5F3B9D">
            <w:pPr>
              <w:pStyle w:val="214"/>
              <w:rPr>
                <w:rFonts w:ascii="Times New Roman" w:hAnsi="Times New Roman"/>
              </w:rPr>
            </w:pPr>
            <w:r>
              <w:rPr>
                <w:rFonts w:ascii="Times New Roman" w:hAnsi="Times New Roman"/>
              </w:rPr>
              <w:t>3</w:t>
            </w:r>
          </w:p>
        </w:tc>
        <w:tc>
          <w:tcPr>
            <w:tcW w:w="0" w:type="auto"/>
            <w:tcBorders>
              <w:top w:val="single" w:color="auto" w:sz="4" w:space="0"/>
            </w:tcBorders>
            <w:noWrap w:val="0"/>
            <w:vAlign w:val="center"/>
          </w:tcPr>
          <w:p w14:paraId="6E028A34">
            <w:pPr>
              <w:pStyle w:val="214"/>
              <w:rPr>
                <w:rFonts w:ascii="Times New Roman" w:hAnsi="Times New Roman"/>
              </w:rPr>
            </w:pPr>
            <w:r>
              <w:rPr>
                <w:rFonts w:ascii="Times New Roman" w:hAnsi="Times New Roman"/>
              </w:rPr>
              <w:t>0-7</w:t>
            </w:r>
          </w:p>
        </w:tc>
        <w:tc>
          <w:tcPr>
            <w:tcW w:w="0" w:type="auto"/>
            <w:vMerge w:val="continue"/>
            <w:noWrap w:val="0"/>
            <w:vAlign w:val="center"/>
          </w:tcPr>
          <w:p w14:paraId="06712C40">
            <w:pPr>
              <w:pStyle w:val="214"/>
              <w:rPr>
                <w:rFonts w:ascii="Times New Roman" w:hAnsi="Times New Roman"/>
              </w:rPr>
            </w:pPr>
          </w:p>
        </w:tc>
        <w:tc>
          <w:tcPr>
            <w:tcW w:w="0" w:type="auto"/>
            <w:vMerge w:val="continue"/>
            <w:noWrap w:val="0"/>
            <w:vAlign w:val="top"/>
          </w:tcPr>
          <w:p w14:paraId="0201470E">
            <w:pPr>
              <w:pStyle w:val="214"/>
              <w:rPr>
                <w:rFonts w:ascii="Times New Roman" w:hAnsi="Times New Roman"/>
              </w:rPr>
            </w:pPr>
          </w:p>
        </w:tc>
      </w:tr>
      <w:tr w14:paraId="0AAD1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0" w:type="auto"/>
            <w:noWrap w:val="0"/>
            <w:vAlign w:val="center"/>
          </w:tcPr>
          <w:p w14:paraId="78E04EC9">
            <w:pPr>
              <w:pStyle w:val="214"/>
              <w:rPr>
                <w:rFonts w:ascii="Times New Roman" w:hAnsi="Times New Roman"/>
              </w:rPr>
            </w:pPr>
            <w:r>
              <w:rPr>
                <w:rFonts w:ascii="Times New Roman"/>
              </w:rPr>
              <w:t>报文序号</w:t>
            </w:r>
          </w:p>
        </w:tc>
        <w:tc>
          <w:tcPr>
            <w:tcW w:w="0" w:type="auto"/>
            <w:tcBorders>
              <w:top w:val="single" w:color="auto" w:sz="4" w:space="0"/>
            </w:tcBorders>
            <w:noWrap w:val="0"/>
            <w:vAlign w:val="center"/>
          </w:tcPr>
          <w:p w14:paraId="35C7AA5E">
            <w:pPr>
              <w:pStyle w:val="214"/>
              <w:rPr>
                <w:rFonts w:ascii="Times New Roman" w:hAnsi="Times New Roman"/>
              </w:rPr>
            </w:pPr>
            <w:r>
              <w:rPr>
                <w:rFonts w:ascii="Times New Roman" w:hAnsi="Times New Roman"/>
              </w:rPr>
              <w:t>4-5</w:t>
            </w:r>
          </w:p>
        </w:tc>
        <w:tc>
          <w:tcPr>
            <w:tcW w:w="0" w:type="auto"/>
            <w:tcBorders>
              <w:top w:val="single" w:color="auto" w:sz="4" w:space="0"/>
            </w:tcBorders>
            <w:noWrap w:val="0"/>
            <w:vAlign w:val="center"/>
          </w:tcPr>
          <w:p w14:paraId="63337467">
            <w:pPr>
              <w:pStyle w:val="214"/>
              <w:rPr>
                <w:rFonts w:ascii="Times New Roman" w:hAnsi="Times New Roman"/>
              </w:rPr>
            </w:pPr>
            <w:r>
              <w:rPr>
                <w:rFonts w:ascii="Times New Roman" w:hAnsi="Times New Roman"/>
              </w:rPr>
              <w:t>0-15</w:t>
            </w:r>
          </w:p>
        </w:tc>
        <w:tc>
          <w:tcPr>
            <w:tcW w:w="0" w:type="auto"/>
            <w:noWrap w:val="0"/>
            <w:vAlign w:val="center"/>
          </w:tcPr>
          <w:p w14:paraId="5B134473">
            <w:pPr>
              <w:pStyle w:val="214"/>
              <w:rPr>
                <w:rFonts w:ascii="Times New Roman" w:hAnsi="Times New Roman"/>
              </w:rPr>
            </w:pPr>
            <w:r>
              <w:rPr>
                <w:rFonts w:ascii="Times New Roman" w:hAnsi="Times New Roman"/>
              </w:rPr>
              <w:t>16</w:t>
            </w:r>
          </w:p>
        </w:tc>
        <w:tc>
          <w:tcPr>
            <w:tcW w:w="0" w:type="auto"/>
            <w:noWrap w:val="0"/>
            <w:vAlign w:val="top"/>
          </w:tcPr>
          <w:p w14:paraId="77F65F7C">
            <w:pPr>
              <w:pStyle w:val="214"/>
              <w:jc w:val="both"/>
              <w:rPr>
                <w:rFonts w:hint="eastAsia" w:ascii="Times New Roman" w:hAnsi="Times New Roman"/>
              </w:rPr>
            </w:pPr>
            <w:r>
              <w:rPr>
                <w:rFonts w:hint="eastAsia" w:ascii="Times New Roman" w:hAnsi="Times New Roman"/>
              </w:rPr>
              <w:t>应与下抄表报文一致</w:t>
            </w:r>
          </w:p>
        </w:tc>
      </w:tr>
      <w:tr w14:paraId="78146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noWrap w:val="0"/>
            <w:vAlign w:val="center"/>
          </w:tcPr>
          <w:p w14:paraId="44CD0535">
            <w:pPr>
              <w:pStyle w:val="214"/>
              <w:rPr>
                <w:rFonts w:ascii="Times New Roman" w:hAnsi="Times New Roman"/>
              </w:rPr>
            </w:pPr>
            <w:r>
              <w:rPr>
                <w:rFonts w:ascii="Times New Roman"/>
              </w:rPr>
              <w:t>选项字</w:t>
            </w:r>
          </w:p>
        </w:tc>
        <w:tc>
          <w:tcPr>
            <w:tcW w:w="0" w:type="auto"/>
            <w:noWrap w:val="0"/>
            <w:vAlign w:val="center"/>
          </w:tcPr>
          <w:p w14:paraId="74921235">
            <w:pPr>
              <w:pStyle w:val="214"/>
              <w:rPr>
                <w:rFonts w:ascii="Times New Roman" w:hAnsi="Times New Roman"/>
              </w:rPr>
            </w:pPr>
            <w:r>
              <w:rPr>
                <w:rFonts w:ascii="Times New Roman" w:hAnsi="Times New Roman"/>
              </w:rPr>
              <w:t>6-7</w:t>
            </w:r>
          </w:p>
        </w:tc>
        <w:tc>
          <w:tcPr>
            <w:tcW w:w="0" w:type="auto"/>
            <w:noWrap w:val="0"/>
            <w:vAlign w:val="center"/>
          </w:tcPr>
          <w:p w14:paraId="360C1F42">
            <w:pPr>
              <w:pStyle w:val="214"/>
              <w:rPr>
                <w:rFonts w:ascii="Times New Roman" w:hAnsi="Times New Roman"/>
              </w:rPr>
            </w:pPr>
            <w:r>
              <w:rPr>
                <w:rFonts w:ascii="Times New Roman" w:hAnsi="Times New Roman"/>
              </w:rPr>
              <w:t>0-15</w:t>
            </w:r>
          </w:p>
        </w:tc>
        <w:tc>
          <w:tcPr>
            <w:tcW w:w="0" w:type="auto"/>
            <w:noWrap w:val="0"/>
            <w:vAlign w:val="center"/>
          </w:tcPr>
          <w:p w14:paraId="16CA6246">
            <w:pPr>
              <w:pStyle w:val="214"/>
              <w:rPr>
                <w:rFonts w:ascii="Times New Roman" w:hAnsi="Times New Roman"/>
              </w:rPr>
            </w:pPr>
            <w:r>
              <w:rPr>
                <w:rFonts w:ascii="Times New Roman" w:hAnsi="Times New Roman"/>
              </w:rPr>
              <w:t>16</w:t>
            </w:r>
          </w:p>
        </w:tc>
        <w:tc>
          <w:tcPr>
            <w:tcW w:w="0" w:type="auto"/>
            <w:noWrap w:val="0"/>
            <w:vAlign w:val="top"/>
          </w:tcPr>
          <w:p w14:paraId="59B92A97">
            <w:pPr>
              <w:pStyle w:val="214"/>
              <w:jc w:val="both"/>
              <w:rPr>
                <w:rFonts w:ascii="Times New Roman" w:hAnsi="Times New Roman"/>
              </w:rPr>
            </w:pPr>
            <w:r>
              <w:rPr>
                <w:rFonts w:hint="eastAsia" w:ascii="Times New Roman" w:hAnsi="Times New Roman"/>
              </w:rPr>
              <w:t>终端主动抄表、路由主动抄表：byte</w:t>
            </w:r>
            <w:r>
              <w:rPr>
                <w:rFonts w:ascii="Times New Roman" w:hAnsi="Times New Roman"/>
              </w:rPr>
              <w:t>0</w:t>
            </w:r>
            <w:r>
              <w:rPr>
                <w:rFonts w:hint="eastAsia" w:ascii="Times New Roman" w:hAnsi="Times New Roman"/>
              </w:rPr>
              <w:t>保留置0；b</w:t>
            </w:r>
            <w:r>
              <w:rPr>
                <w:rFonts w:ascii="Times New Roman" w:hAnsi="Times New Roman"/>
              </w:rPr>
              <w:t xml:space="preserve">yte1 </w:t>
            </w:r>
            <w:r>
              <w:rPr>
                <w:rFonts w:hint="eastAsia" w:ascii="Times New Roman" w:hAnsi="Times New Roman"/>
              </w:rPr>
              <w:t>bit</w:t>
            </w:r>
            <w:r>
              <w:rPr>
                <w:rFonts w:ascii="Times New Roman" w:hAnsi="Times New Roman"/>
              </w:rPr>
              <w:t>0</w:t>
            </w:r>
            <w:r>
              <w:rPr>
                <w:rFonts w:hint="eastAsia" w:ascii="Times New Roman" w:hAnsi="Times New Roman"/>
              </w:rPr>
              <w:t>方向位、bit</w:t>
            </w:r>
            <w:r>
              <w:rPr>
                <w:rFonts w:ascii="Times New Roman" w:hAnsi="Times New Roman"/>
              </w:rPr>
              <w:t>1-bit7</w:t>
            </w:r>
            <w:r>
              <w:rPr>
                <w:rFonts w:hint="eastAsia" w:ascii="Times New Roman" w:hAnsi="Times New Roman"/>
              </w:rPr>
              <w:t>保留。0：下行；1：上行</w:t>
            </w:r>
          </w:p>
          <w:p w14:paraId="281E0BD4">
            <w:pPr>
              <w:pStyle w:val="214"/>
              <w:jc w:val="both"/>
              <w:rPr>
                <w:rFonts w:hint="eastAsia" w:ascii="Times New Roman" w:hAnsi="Times New Roman"/>
              </w:rPr>
            </w:pPr>
            <w:r>
              <w:rPr>
                <w:rFonts w:hint="eastAsia" w:ascii="Times New Roman" w:hAnsi="Times New Roman"/>
              </w:rPr>
              <w:t>终端并发抄表：b</w:t>
            </w:r>
            <w:r>
              <w:rPr>
                <w:rFonts w:ascii="Times New Roman" w:hAnsi="Times New Roman"/>
              </w:rPr>
              <w:t>it0-bit15</w:t>
            </w:r>
            <w:r>
              <w:rPr>
                <w:rFonts w:hint="eastAsia" w:ascii="Times New Roman" w:hAnsi="Times New Roman"/>
              </w:rPr>
              <w:t>报文应答状态，1：有应答；</w:t>
            </w:r>
            <w:r>
              <w:rPr>
                <w:rFonts w:ascii="Times New Roman" w:hAnsi="Times New Roman"/>
              </w:rPr>
              <w:t>0</w:t>
            </w:r>
            <w:r>
              <w:rPr>
                <w:rFonts w:hint="eastAsia" w:ascii="Times New Roman" w:hAnsi="Times New Roman"/>
              </w:rPr>
              <w:t>：无应答</w:t>
            </w:r>
          </w:p>
        </w:tc>
      </w:tr>
      <w:bookmarkEnd w:id="342"/>
      <w:bookmarkEnd w:id="343"/>
      <w:bookmarkEnd w:id="344"/>
      <w:bookmarkEnd w:id="345"/>
      <w:bookmarkEnd w:id="346"/>
      <w:bookmarkEnd w:id="347"/>
      <w:bookmarkEnd w:id="348"/>
      <w:bookmarkEnd w:id="349"/>
      <w:bookmarkEnd w:id="350"/>
      <w:bookmarkEnd w:id="351"/>
      <w:bookmarkEnd w:id="352"/>
    </w:tbl>
    <w:p w14:paraId="3E952C39">
      <w:pPr>
        <w:pStyle w:val="38"/>
        <w:ind w:firstLine="0" w:firstLineChars="0"/>
        <w:rPr>
          <w:rFonts w:hint="eastAsia" w:ascii="Times New Roman"/>
        </w:rPr>
      </w:pPr>
      <w:bookmarkStart w:id="377" w:name="_Toc399228709"/>
      <w:bookmarkStart w:id="378" w:name="_Toc399259126"/>
      <w:bookmarkStart w:id="379" w:name="_Toc399757184"/>
      <w:bookmarkStart w:id="380" w:name="_Toc400798812"/>
    </w:p>
    <w:p w14:paraId="5422511F">
      <w:pPr>
        <w:pStyle w:val="79"/>
        <w:spacing w:before="156" w:after="156"/>
        <w:rPr>
          <w:rFonts w:ascii="Times New Roman"/>
        </w:rPr>
      </w:pPr>
      <w:bookmarkStart w:id="381" w:name="_Toc402982877"/>
      <w:bookmarkStart w:id="382" w:name="_Toc403570066"/>
      <w:bookmarkStart w:id="383" w:name="_Toc403585280"/>
      <w:bookmarkStart w:id="384" w:name="_Toc402983809"/>
      <w:bookmarkStart w:id="385" w:name="_Toc402983343"/>
      <w:bookmarkStart w:id="386" w:name="_Toc405476615"/>
      <w:bookmarkStart w:id="387" w:name="_Toc408859699"/>
      <w:r>
        <w:rPr>
          <w:rFonts w:ascii="Times New Roman"/>
        </w:rPr>
        <w:t>数据</w:t>
      </w:r>
      <w:del w:id="64" w:author="作者">
        <w:r>
          <w:rPr>
            <w:rFonts w:ascii="Times New Roman"/>
          </w:rPr>
          <w:delText>（DATA）</w:delText>
        </w:r>
        <w:bookmarkEnd w:id="377"/>
        <w:bookmarkEnd w:id="378"/>
        <w:bookmarkEnd w:id="379"/>
        <w:bookmarkEnd w:id="380"/>
        <w:bookmarkEnd w:id="381"/>
        <w:bookmarkEnd w:id="382"/>
        <w:bookmarkEnd w:id="383"/>
        <w:bookmarkEnd w:id="384"/>
        <w:bookmarkEnd w:id="385"/>
        <w:bookmarkEnd w:id="386"/>
        <w:bookmarkEnd w:id="387"/>
      </w:del>
    </w:p>
    <w:p w14:paraId="202DB9E2">
      <w:pPr>
        <w:pStyle w:val="38"/>
        <w:rPr>
          <w:rFonts w:hint="eastAsia" w:ascii="Times New Roman"/>
        </w:rPr>
      </w:pPr>
      <w:r>
        <w:rPr>
          <w:rFonts w:ascii="Times New Roman"/>
        </w:rPr>
        <w:t>数据</w:t>
      </w:r>
      <w:del w:id="65" w:author="作者">
        <w:r>
          <w:rPr>
            <w:rFonts w:ascii="Times New Roman"/>
          </w:rPr>
          <w:delText>（DATA）</w:delText>
        </w:r>
      </w:del>
      <w:r>
        <w:rPr>
          <w:rFonts w:ascii="Times New Roman"/>
        </w:rPr>
        <w:t>字节长度可变，指STA收到下接设备（如电能表、采集器）的抄表应答报文。</w:t>
      </w:r>
    </w:p>
    <w:p w14:paraId="232C68AB">
      <w:pPr>
        <w:pStyle w:val="38"/>
        <w:rPr>
          <w:rFonts w:hint="eastAsia" w:ascii="Times New Roman"/>
        </w:rPr>
      </w:pPr>
      <w:r>
        <w:rPr>
          <w:rFonts w:hint="eastAsia" w:ascii="Times New Roman"/>
        </w:rPr>
        <w:t>终端主动并发抄表方式时，根据“报文应答状态”字段，</w:t>
      </w:r>
      <w:r>
        <w:rPr>
          <w:rFonts w:ascii="Times New Roman"/>
        </w:rPr>
        <w:t xml:space="preserve"> </w:t>
      </w:r>
      <w:r>
        <w:rPr>
          <w:rFonts w:hint="eastAsia" w:ascii="Times New Roman"/>
        </w:rPr>
        <w:t>数据可包含多帧应用报文，应符合图5格式要求。</w:t>
      </w:r>
    </w:p>
    <w:p w14:paraId="4E370F6B">
      <w:pPr>
        <w:pStyle w:val="38"/>
        <w:ind w:firstLine="0" w:firstLineChars="0"/>
        <w:jc w:val="center"/>
        <w:rPr>
          <w:rFonts w:hint="eastAsia"/>
        </w:rPr>
      </w:pPr>
    </w:p>
    <w:p w14:paraId="36C22947">
      <w:pPr>
        <w:pStyle w:val="38"/>
        <w:ind w:firstLine="0" w:firstLineChars="0"/>
        <w:jc w:val="center"/>
        <w:rPr>
          <w:rFonts w:hint="eastAsia"/>
        </w:rPr>
      </w:pPr>
      <w:r>
        <w:object>
          <v:shape id="_x0000_i1029" o:spt="75" type="#_x0000_t75" style="height:105.95pt;width:467.7pt;" o:ole="t" filled="f" stroked="f" coordsize="21600,21600">
            <v:path/>
            <v:fill on="f" focussize="0,0"/>
            <v:stroke on="f"/>
            <v:imagedata r:id="rId21" o:title=""/>
            <o:lock v:ext="edit" aspectratio="t"/>
            <w10:wrap type="none"/>
            <w10:anchorlock/>
          </v:shape>
          <o:OLEObject Type="Embed" ProgID="Visio.Drawing.11" ShapeID="_x0000_i1029" DrawAspect="Content" ObjectID="_1468075729" r:id="rId20">
            <o:LockedField>false</o:LockedField>
          </o:OLEObject>
        </w:object>
      </w:r>
    </w:p>
    <w:p w14:paraId="02BE45C5">
      <w:pPr>
        <w:pStyle w:val="156"/>
        <w:rPr>
          <w:rFonts w:ascii="Times New Roman"/>
        </w:rPr>
      </w:pPr>
      <w:bookmarkStart w:id="388" w:name="_Ref444592651"/>
      <w:r>
        <w:rPr>
          <w:rFonts w:hint="eastAsia" w:ascii="Times New Roman"/>
        </w:rPr>
        <w:t>上行多帧数据格式</w:t>
      </w:r>
      <w:bookmarkEnd w:id="388"/>
    </w:p>
    <w:p w14:paraId="69A04ECB">
      <w:pPr>
        <w:pStyle w:val="74"/>
        <w:spacing w:before="156" w:after="156"/>
        <w:rPr>
          <w:rFonts w:ascii="Times New Roman"/>
        </w:rPr>
      </w:pPr>
      <w:bookmarkStart w:id="389" w:name="_Toc402982878"/>
      <w:bookmarkStart w:id="390" w:name="_Toc402983344"/>
      <w:bookmarkStart w:id="391" w:name="_Toc403570067"/>
      <w:bookmarkStart w:id="392" w:name="_Toc399259127"/>
      <w:bookmarkStart w:id="393" w:name="_Toc403585281"/>
      <w:bookmarkStart w:id="394" w:name="_Toc399757185"/>
      <w:bookmarkStart w:id="395" w:name="_Toc402983810"/>
      <w:bookmarkStart w:id="396" w:name="_Toc405476616"/>
      <w:bookmarkStart w:id="397" w:name="_Toc408859700"/>
      <w:bookmarkStart w:id="398" w:name="_Toc400798813"/>
      <w:bookmarkStart w:id="399" w:name="_Toc409125957"/>
      <w:bookmarkStart w:id="400" w:name="_Toc399228710"/>
      <w:r>
        <w:rPr>
          <w:rFonts w:ascii="Times New Roman"/>
        </w:rPr>
        <w:t>抄表业务传输流程</w:t>
      </w:r>
      <w:bookmarkEnd w:id="389"/>
      <w:bookmarkEnd w:id="390"/>
      <w:bookmarkEnd w:id="391"/>
      <w:bookmarkEnd w:id="392"/>
      <w:bookmarkEnd w:id="393"/>
      <w:bookmarkEnd w:id="394"/>
      <w:bookmarkEnd w:id="395"/>
      <w:bookmarkEnd w:id="396"/>
      <w:bookmarkEnd w:id="397"/>
      <w:bookmarkEnd w:id="398"/>
      <w:bookmarkEnd w:id="399"/>
      <w:bookmarkEnd w:id="400"/>
    </w:p>
    <w:p w14:paraId="77333DAD">
      <w:pPr>
        <w:pStyle w:val="38"/>
        <w:rPr>
          <w:rFonts w:ascii="Times New Roman"/>
        </w:rPr>
      </w:pPr>
      <w:r>
        <w:rPr>
          <w:rFonts w:ascii="Times New Roman"/>
        </w:rPr>
        <w:t>CCO向STA发送的应用层抄表数据，STA通过电能表或采集器获取到抄表结果之后，将抄表结果应答给CCO。</w:t>
      </w:r>
    </w:p>
    <w:p w14:paraId="1E3BD2AE">
      <w:pPr>
        <w:pStyle w:val="38"/>
        <w:rPr>
          <w:rFonts w:hint="eastAsia" w:ascii="Times New Roman"/>
        </w:rPr>
      </w:pPr>
      <w:r>
        <w:rPr>
          <w:rFonts w:hint="eastAsia" w:ascii="Times New Roman"/>
        </w:rPr>
        <w:t>终端</w:t>
      </w:r>
      <w:r>
        <w:rPr>
          <w:rFonts w:ascii="Times New Roman"/>
        </w:rPr>
        <w:t>主动抄表、路由主动抄表、终端主动并发抄表传输流程</w:t>
      </w:r>
      <w:r>
        <w:rPr>
          <w:rFonts w:hint="eastAsia" w:ascii="Times New Roman"/>
        </w:rPr>
        <w:t>应符合图6要求</w:t>
      </w:r>
      <w:r>
        <w:rPr>
          <w:rFonts w:ascii="Times New Roman"/>
        </w:rPr>
        <w:t>。</w:t>
      </w:r>
    </w:p>
    <w:p w14:paraId="6F9F1AA8">
      <w:pPr>
        <w:pStyle w:val="175"/>
        <w:ind w:firstLine="0" w:firstLineChars="0"/>
        <w:jc w:val="center"/>
        <w:rPr>
          <w:rFonts w:hint="eastAsia" w:ascii="Times New Roman" w:hAnsi="Times New Roman"/>
          <w:lang w:eastAsia="zh-CN"/>
        </w:rPr>
      </w:pPr>
    </w:p>
    <w:p w14:paraId="46E0E48F">
      <w:pPr>
        <w:pStyle w:val="175"/>
        <w:ind w:firstLine="0" w:firstLineChars="0"/>
        <w:jc w:val="center"/>
        <w:rPr>
          <w:rFonts w:ascii="Times New Roman" w:hAnsi="Times New Roman"/>
        </w:rPr>
      </w:pPr>
      <w:r>
        <w:rPr>
          <w:rFonts w:ascii="Times New Roman" w:hAnsi="Times New Roman"/>
        </w:rPr>
        <w:object>
          <v:shape id="_x0000_i1030" o:spt="75" type="#_x0000_t75" style="height:122.3pt;width:126.8pt;" o:ole="t" filled="f" o:preferrelative="t" stroked="f" coordsize="21600,21600">
            <v:path/>
            <v:fill on="f" alignshape="1" focussize="0,0"/>
            <v:stroke on="f"/>
            <v:imagedata r:id="rId23" grayscale="f" bilevel="f" o:title=""/>
            <o:lock v:ext="edit" aspectratio="t"/>
            <w10:wrap type="none"/>
            <w10:anchorlock/>
          </v:shape>
          <o:OLEObject Type="Embed" ProgID="Visio.Drawing.11" ShapeID="_x0000_i1030" DrawAspect="Content" ObjectID="_1468075730" r:id="rId22">
            <o:LockedField>false</o:LockedField>
          </o:OLEObject>
        </w:object>
      </w:r>
    </w:p>
    <w:p w14:paraId="4E8E4E24">
      <w:pPr>
        <w:pStyle w:val="156"/>
        <w:rPr>
          <w:rFonts w:ascii="Times New Roman"/>
        </w:rPr>
      </w:pPr>
      <w:r>
        <w:rPr>
          <w:rFonts w:ascii="Times New Roman"/>
        </w:rPr>
        <w:t>抄表业务报文传输流程</w:t>
      </w:r>
    </w:p>
    <w:p w14:paraId="098FA486">
      <w:pPr>
        <w:pStyle w:val="70"/>
        <w:rPr>
          <w:rFonts w:ascii="Times New Roman"/>
        </w:rPr>
      </w:pPr>
      <w:bookmarkStart w:id="401" w:name="_Toc399228757"/>
      <w:bookmarkStart w:id="402" w:name="_Toc399757232"/>
      <w:bookmarkStart w:id="403" w:name="_Toc399259174"/>
      <w:bookmarkStart w:id="404" w:name="_Toc408859701"/>
      <w:bookmarkStart w:id="405" w:name="_Toc400798860"/>
      <w:bookmarkStart w:id="406" w:name="_Toc402983811"/>
      <w:bookmarkStart w:id="407" w:name="_Toc403585282"/>
      <w:bookmarkStart w:id="408" w:name="_Toc405476617"/>
      <w:bookmarkStart w:id="409" w:name="_Toc402983345"/>
      <w:bookmarkStart w:id="410" w:name="_Toc409125958"/>
      <w:bookmarkStart w:id="411" w:name="_Toc461041456"/>
      <w:bookmarkStart w:id="412" w:name="_Toc403570068"/>
      <w:bookmarkStart w:id="413" w:name="_Toc402982879"/>
      <w:r>
        <w:rPr>
          <w:rFonts w:ascii="Times New Roman"/>
        </w:rPr>
        <w:t>从节点注册报文</w:t>
      </w:r>
      <w:bookmarkEnd w:id="401"/>
      <w:bookmarkEnd w:id="402"/>
      <w:bookmarkEnd w:id="403"/>
      <w:bookmarkEnd w:id="404"/>
      <w:bookmarkEnd w:id="405"/>
      <w:bookmarkEnd w:id="406"/>
      <w:bookmarkEnd w:id="407"/>
      <w:bookmarkEnd w:id="408"/>
      <w:bookmarkEnd w:id="409"/>
      <w:bookmarkEnd w:id="410"/>
      <w:bookmarkEnd w:id="411"/>
      <w:bookmarkEnd w:id="412"/>
      <w:bookmarkEnd w:id="413"/>
    </w:p>
    <w:p w14:paraId="5BFFF4CB">
      <w:pPr>
        <w:pStyle w:val="74"/>
        <w:spacing w:before="156" w:after="156"/>
        <w:rPr>
          <w:rFonts w:hint="eastAsia" w:ascii="Times New Roman"/>
        </w:rPr>
      </w:pPr>
      <w:bookmarkStart w:id="414" w:name="_Toc403570069"/>
      <w:bookmarkStart w:id="415" w:name="_Toc402982880"/>
      <w:bookmarkStart w:id="416" w:name="_Toc402983812"/>
      <w:bookmarkStart w:id="417" w:name="_Toc403585283"/>
      <w:bookmarkStart w:id="418" w:name="_Toc402983346"/>
      <w:bookmarkStart w:id="419" w:name="_Toc409125959"/>
      <w:bookmarkStart w:id="420" w:name="_Toc408859702"/>
      <w:bookmarkStart w:id="421" w:name="_Toc405476618"/>
      <w:r>
        <w:rPr>
          <w:rFonts w:ascii="Times New Roman"/>
        </w:rPr>
        <w:t>启动从节点注册</w:t>
      </w:r>
      <w:bookmarkEnd w:id="414"/>
      <w:bookmarkEnd w:id="415"/>
      <w:bookmarkEnd w:id="416"/>
      <w:bookmarkEnd w:id="417"/>
      <w:bookmarkEnd w:id="418"/>
      <w:bookmarkEnd w:id="419"/>
      <w:bookmarkEnd w:id="420"/>
      <w:bookmarkEnd w:id="421"/>
    </w:p>
    <w:p w14:paraId="7D2832E1">
      <w:pPr>
        <w:pStyle w:val="79"/>
        <w:spacing w:before="156" w:after="156"/>
        <w:rPr>
          <w:rFonts w:hint="eastAsia" w:ascii="Times New Roman"/>
        </w:rPr>
      </w:pPr>
      <w:bookmarkStart w:id="422" w:name="_Toc403570071"/>
      <w:bookmarkStart w:id="423" w:name="_Toc400798862"/>
      <w:bookmarkStart w:id="424" w:name="_Toc399757234"/>
      <w:bookmarkStart w:id="425" w:name="_Toc399259176"/>
      <w:bookmarkStart w:id="426" w:name="_Toc408859704"/>
      <w:bookmarkStart w:id="427" w:name="_Toc399228759"/>
      <w:r>
        <w:rPr>
          <w:rFonts w:hint="eastAsia" w:ascii="Times New Roman"/>
        </w:rPr>
        <w:t>下行报文格式</w:t>
      </w:r>
    </w:p>
    <w:p w14:paraId="6FE2FC46">
      <w:pPr>
        <w:pStyle w:val="38"/>
        <w:rPr>
          <w:rFonts w:ascii="Times New Roman"/>
        </w:rPr>
      </w:pPr>
      <w:r>
        <w:rPr>
          <w:rFonts w:ascii="Times New Roman"/>
        </w:rPr>
        <w:t>CCO收到终端的启动从节点主动注册命令后，CCO会向STA发送启动从节点主动注册命令，STA不需要应答上行报文给CCO。</w:t>
      </w:r>
    </w:p>
    <w:p w14:paraId="34D9A70C">
      <w:pPr>
        <w:pStyle w:val="38"/>
        <w:rPr>
          <w:rFonts w:ascii="Times New Roman"/>
        </w:rPr>
      </w:pPr>
      <w:r>
        <w:rPr>
          <w:rFonts w:ascii="Times New Roman"/>
        </w:rPr>
        <w:t>启动从节点主动注册命令的下行报文</w:t>
      </w:r>
      <w:r>
        <w:rPr>
          <w:rFonts w:hint="eastAsia" w:ascii="Times New Roman"/>
        </w:rPr>
        <w:t>应符合图7格式要求</w:t>
      </w:r>
      <w:r>
        <w:rPr>
          <w:rFonts w:ascii="Times New Roman"/>
        </w:rPr>
        <w:t>。</w:t>
      </w:r>
    </w:p>
    <w:p w14:paraId="1B9B3D77">
      <w:pPr>
        <w:pStyle w:val="175"/>
        <w:ind w:firstLine="0" w:firstLineChars="0"/>
        <w:jc w:val="center"/>
        <w:rPr>
          <w:rFonts w:ascii="Times New Roman" w:hAnsi="Times New Roman"/>
        </w:rPr>
      </w:pPr>
      <w:r>
        <w:rPr>
          <w:rFonts w:ascii="Times New Roman" w:hAnsi="Times New Roman"/>
        </w:rPr>
        <w:object>
          <v:shape id="_x0000_i1031" o:spt="75" type="#_x0000_t75" style="height:113.25pt;width:371.4pt;" o:ole="t" filled="f" o:preferrelative="t" stroked="f" coordsize="21600,21600">
            <v:path/>
            <v:fill on="f" focussize="0,0"/>
            <v:stroke on="f"/>
            <v:imagedata r:id="rId25" o:title=""/>
            <o:lock v:ext="edit" aspectratio="t"/>
            <w10:wrap type="none"/>
            <w10:anchorlock/>
          </v:shape>
          <o:OLEObject Type="Embed" ProgID="Visio.Drawing.11" ShapeID="_x0000_i1031" DrawAspect="Content" ObjectID="_1468075731" r:id="rId24">
            <o:LockedField>false</o:LockedField>
          </o:OLEObject>
        </w:object>
      </w:r>
    </w:p>
    <w:p w14:paraId="78D9A387">
      <w:pPr>
        <w:pStyle w:val="156"/>
        <w:rPr>
          <w:rFonts w:ascii="Times New Roman"/>
        </w:rPr>
      </w:pPr>
      <w:bookmarkStart w:id="428" w:name="_Toc399757477"/>
      <w:bookmarkStart w:id="429" w:name="_Toc405476819"/>
      <w:bookmarkStart w:id="430" w:name="_Toc399259439"/>
      <w:bookmarkStart w:id="431" w:name="_Ref398977705"/>
      <w:bookmarkStart w:id="432" w:name="_Toc402983529"/>
      <w:bookmarkStart w:id="433" w:name="_Toc408860093"/>
      <w:bookmarkStart w:id="434" w:name="_Toc403570507"/>
      <w:bookmarkStart w:id="435" w:name="_Toc403585466"/>
      <w:bookmarkStart w:id="436" w:name="_Toc402983995"/>
      <w:bookmarkStart w:id="437" w:name="_Toc400799079"/>
      <w:bookmarkStart w:id="438" w:name="_Toc402983063"/>
      <w:bookmarkStart w:id="439" w:name="_Toc399229226"/>
      <w:r>
        <w:rPr>
          <w:rFonts w:ascii="Times New Roman"/>
        </w:rPr>
        <w:t>从节点注册下行报文格式</w:t>
      </w:r>
      <w:bookmarkEnd w:id="428"/>
      <w:bookmarkEnd w:id="429"/>
      <w:bookmarkEnd w:id="430"/>
      <w:bookmarkEnd w:id="431"/>
      <w:bookmarkEnd w:id="432"/>
      <w:bookmarkEnd w:id="433"/>
      <w:bookmarkEnd w:id="434"/>
      <w:bookmarkEnd w:id="435"/>
      <w:bookmarkEnd w:id="436"/>
      <w:bookmarkEnd w:id="437"/>
      <w:bookmarkEnd w:id="438"/>
      <w:bookmarkEnd w:id="439"/>
    </w:p>
    <w:p w14:paraId="73AFE255">
      <w:pPr>
        <w:pStyle w:val="38"/>
        <w:rPr>
          <w:rFonts w:ascii="Times New Roman"/>
        </w:rPr>
      </w:pPr>
      <w:r>
        <w:rPr>
          <w:rFonts w:ascii="Times New Roman"/>
        </w:rPr>
        <w:t>启动从节点注册下行报文数据格式的字段</w:t>
      </w:r>
      <w:r>
        <w:rPr>
          <w:rFonts w:hint="eastAsia" w:ascii="Times New Roman"/>
        </w:rPr>
        <w:t>应符合表5要求</w:t>
      </w:r>
      <w:r>
        <w:rPr>
          <w:rFonts w:ascii="Times New Roman"/>
        </w:rPr>
        <w:t>。</w:t>
      </w:r>
    </w:p>
    <w:p w14:paraId="0AE74AB4">
      <w:pPr>
        <w:pStyle w:val="154"/>
        <w:ind w:left="0"/>
        <w:rPr>
          <w:rFonts w:ascii="Times New Roman"/>
        </w:rPr>
      </w:pPr>
      <w:bookmarkStart w:id="440" w:name="_Toc399259533"/>
      <w:bookmarkStart w:id="441" w:name="_Toc399757567"/>
      <w:bookmarkStart w:id="442" w:name="_Toc399229326"/>
      <w:bookmarkStart w:id="443" w:name="_Toc405476887"/>
      <w:bookmarkStart w:id="444" w:name="_Toc402983602"/>
      <w:bookmarkStart w:id="445" w:name="_Toc402984068"/>
      <w:bookmarkStart w:id="446" w:name="_Toc402983136"/>
      <w:bookmarkStart w:id="447" w:name="_Ref398977720"/>
      <w:bookmarkStart w:id="448" w:name="_Toc408860162"/>
      <w:bookmarkStart w:id="449" w:name="_Toc402540050"/>
      <w:bookmarkStart w:id="450" w:name="_Toc403570579"/>
      <w:bookmarkStart w:id="451" w:name="_Toc405022465"/>
      <w:r>
        <w:rPr>
          <w:rFonts w:ascii="Times New Roman"/>
        </w:rPr>
        <w:t>从节点注册下行报文格式说明</w:t>
      </w:r>
      <w:bookmarkEnd w:id="440"/>
      <w:bookmarkEnd w:id="441"/>
      <w:bookmarkEnd w:id="442"/>
      <w:bookmarkEnd w:id="443"/>
      <w:bookmarkEnd w:id="444"/>
      <w:bookmarkEnd w:id="445"/>
      <w:bookmarkEnd w:id="446"/>
      <w:bookmarkEnd w:id="447"/>
      <w:bookmarkEnd w:id="448"/>
      <w:bookmarkEnd w:id="449"/>
      <w:bookmarkEnd w:id="450"/>
      <w:bookmarkEnd w:id="45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1275"/>
        <w:gridCol w:w="1602"/>
        <w:gridCol w:w="1705"/>
        <w:gridCol w:w="1705"/>
      </w:tblGrid>
      <w:tr w14:paraId="43B0D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6DAD8C3E">
            <w:pPr>
              <w:pStyle w:val="214"/>
              <w:rPr>
                <w:rFonts w:ascii="Times New Roman" w:hAnsi="Times New Roman"/>
              </w:rPr>
            </w:pPr>
            <w:r>
              <w:rPr>
                <w:rFonts w:ascii="Times New Roman"/>
              </w:rPr>
              <w:t>域</w:t>
            </w:r>
          </w:p>
        </w:tc>
        <w:tc>
          <w:tcPr>
            <w:tcW w:w="1275" w:type="dxa"/>
            <w:noWrap w:val="0"/>
            <w:vAlign w:val="center"/>
          </w:tcPr>
          <w:p w14:paraId="0E03F384">
            <w:pPr>
              <w:pStyle w:val="214"/>
              <w:rPr>
                <w:rFonts w:ascii="Times New Roman" w:hAnsi="Times New Roman"/>
              </w:rPr>
            </w:pPr>
            <w:r>
              <w:rPr>
                <w:rFonts w:ascii="Times New Roman"/>
              </w:rPr>
              <w:t>字节号</w:t>
            </w:r>
          </w:p>
        </w:tc>
        <w:tc>
          <w:tcPr>
            <w:tcW w:w="1602" w:type="dxa"/>
            <w:noWrap w:val="0"/>
            <w:vAlign w:val="center"/>
          </w:tcPr>
          <w:p w14:paraId="6E22EFBC">
            <w:pPr>
              <w:pStyle w:val="214"/>
              <w:rPr>
                <w:rFonts w:ascii="Times New Roman" w:hAnsi="Times New Roman"/>
              </w:rPr>
            </w:pPr>
            <w:r>
              <w:rPr>
                <w:rFonts w:ascii="Times New Roman"/>
              </w:rPr>
              <w:t>比特位</w:t>
            </w:r>
          </w:p>
        </w:tc>
        <w:tc>
          <w:tcPr>
            <w:tcW w:w="1705" w:type="dxa"/>
            <w:noWrap w:val="0"/>
            <w:vAlign w:val="center"/>
          </w:tcPr>
          <w:p w14:paraId="73202B83">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1705" w:type="dxa"/>
            <w:noWrap w:val="0"/>
            <w:vAlign w:val="top"/>
          </w:tcPr>
          <w:p w14:paraId="08F3A5EB">
            <w:pPr>
              <w:pStyle w:val="214"/>
              <w:rPr>
                <w:rFonts w:ascii="Times New Roman"/>
              </w:rPr>
            </w:pPr>
            <w:r>
              <w:rPr>
                <w:rFonts w:hint="eastAsia" w:ascii="Times New Roman"/>
              </w:rPr>
              <w:t>含义</w:t>
            </w:r>
          </w:p>
        </w:tc>
      </w:tr>
      <w:tr w14:paraId="2188A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7ECC0418">
            <w:pPr>
              <w:pStyle w:val="214"/>
              <w:rPr>
                <w:rFonts w:ascii="Times New Roman" w:hAnsi="Times New Roman"/>
              </w:rPr>
            </w:pPr>
            <w:r>
              <w:rPr>
                <w:rFonts w:ascii="Times New Roman"/>
              </w:rPr>
              <w:t>协议版本号</w:t>
            </w:r>
          </w:p>
        </w:tc>
        <w:tc>
          <w:tcPr>
            <w:tcW w:w="1275" w:type="dxa"/>
            <w:vMerge w:val="restart"/>
            <w:noWrap w:val="0"/>
            <w:vAlign w:val="center"/>
          </w:tcPr>
          <w:p w14:paraId="4FCD7E0D">
            <w:pPr>
              <w:pStyle w:val="214"/>
              <w:rPr>
                <w:rFonts w:ascii="Times New Roman" w:hAnsi="Times New Roman"/>
              </w:rPr>
            </w:pPr>
            <w:r>
              <w:rPr>
                <w:rFonts w:ascii="Times New Roman" w:hAnsi="Times New Roman"/>
              </w:rPr>
              <w:t>0</w:t>
            </w:r>
          </w:p>
        </w:tc>
        <w:tc>
          <w:tcPr>
            <w:tcW w:w="1602" w:type="dxa"/>
            <w:noWrap w:val="0"/>
            <w:vAlign w:val="center"/>
          </w:tcPr>
          <w:p w14:paraId="2D72AB1B">
            <w:pPr>
              <w:pStyle w:val="214"/>
              <w:rPr>
                <w:rFonts w:ascii="Times New Roman" w:hAnsi="Times New Roman"/>
              </w:rPr>
            </w:pPr>
            <w:r>
              <w:rPr>
                <w:rFonts w:ascii="Times New Roman" w:hAnsi="Times New Roman"/>
              </w:rPr>
              <w:t>0-5</w:t>
            </w:r>
          </w:p>
        </w:tc>
        <w:tc>
          <w:tcPr>
            <w:tcW w:w="1705" w:type="dxa"/>
            <w:noWrap w:val="0"/>
            <w:vAlign w:val="center"/>
          </w:tcPr>
          <w:p w14:paraId="18E65FB0">
            <w:pPr>
              <w:pStyle w:val="214"/>
              <w:rPr>
                <w:rFonts w:ascii="Times New Roman" w:hAnsi="Times New Roman"/>
              </w:rPr>
            </w:pPr>
            <w:r>
              <w:rPr>
                <w:rFonts w:ascii="Times New Roman" w:hAnsi="Times New Roman"/>
              </w:rPr>
              <w:t>6</w:t>
            </w:r>
          </w:p>
        </w:tc>
        <w:tc>
          <w:tcPr>
            <w:tcW w:w="1705" w:type="dxa"/>
            <w:noWrap w:val="0"/>
            <w:vAlign w:val="top"/>
          </w:tcPr>
          <w:p w14:paraId="0BE42B39">
            <w:pPr>
              <w:pStyle w:val="214"/>
              <w:jc w:val="both"/>
              <w:rPr>
                <w:rFonts w:ascii="Times New Roman" w:hAnsi="Times New Roman"/>
              </w:rPr>
            </w:pPr>
            <w:r>
              <w:rPr>
                <w:rFonts w:hint="eastAsia" w:ascii="Times New Roman" w:hAnsi="Times New Roman"/>
              </w:rPr>
              <w:t>取值固定为1</w:t>
            </w:r>
          </w:p>
        </w:tc>
      </w:tr>
      <w:tr w14:paraId="7DAC7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2235" w:type="dxa"/>
            <w:vMerge w:val="restart"/>
            <w:noWrap w:val="0"/>
            <w:vAlign w:val="center"/>
          </w:tcPr>
          <w:p w14:paraId="3BDBCD4E">
            <w:pPr>
              <w:pStyle w:val="214"/>
              <w:rPr>
                <w:rFonts w:ascii="Times New Roman" w:hAnsi="Times New Roman"/>
              </w:rPr>
            </w:pPr>
            <w:r>
              <w:rPr>
                <w:rFonts w:ascii="Times New Roman"/>
              </w:rPr>
              <w:t>报文头长度</w:t>
            </w:r>
          </w:p>
        </w:tc>
        <w:tc>
          <w:tcPr>
            <w:tcW w:w="1275" w:type="dxa"/>
            <w:vMerge w:val="continue"/>
            <w:tcBorders>
              <w:bottom w:val="single" w:color="auto" w:sz="4" w:space="0"/>
            </w:tcBorders>
            <w:noWrap w:val="0"/>
            <w:vAlign w:val="center"/>
          </w:tcPr>
          <w:p w14:paraId="48CCCB41">
            <w:pPr>
              <w:pStyle w:val="214"/>
              <w:rPr>
                <w:rFonts w:ascii="Times New Roman" w:hAnsi="Times New Roman"/>
              </w:rPr>
            </w:pPr>
          </w:p>
        </w:tc>
        <w:tc>
          <w:tcPr>
            <w:tcW w:w="1602" w:type="dxa"/>
            <w:tcBorders>
              <w:bottom w:val="single" w:color="auto" w:sz="4" w:space="0"/>
            </w:tcBorders>
            <w:noWrap w:val="0"/>
            <w:vAlign w:val="center"/>
          </w:tcPr>
          <w:p w14:paraId="7D6BC551">
            <w:pPr>
              <w:pStyle w:val="214"/>
              <w:rPr>
                <w:rFonts w:ascii="Times New Roman" w:hAnsi="Times New Roman"/>
              </w:rPr>
            </w:pPr>
            <w:r>
              <w:rPr>
                <w:rFonts w:ascii="Times New Roman" w:hAnsi="Times New Roman"/>
              </w:rPr>
              <w:t>6-7</w:t>
            </w:r>
          </w:p>
        </w:tc>
        <w:tc>
          <w:tcPr>
            <w:tcW w:w="1705" w:type="dxa"/>
            <w:vMerge w:val="restart"/>
            <w:noWrap w:val="0"/>
            <w:vAlign w:val="center"/>
          </w:tcPr>
          <w:p w14:paraId="0736EAF0">
            <w:pPr>
              <w:pStyle w:val="214"/>
              <w:rPr>
                <w:rFonts w:ascii="Times New Roman" w:hAnsi="Times New Roman"/>
              </w:rPr>
            </w:pPr>
            <w:r>
              <w:rPr>
                <w:rFonts w:ascii="Times New Roman" w:hAnsi="Times New Roman"/>
              </w:rPr>
              <w:t>6</w:t>
            </w:r>
          </w:p>
        </w:tc>
        <w:tc>
          <w:tcPr>
            <w:tcW w:w="1705" w:type="dxa"/>
            <w:vMerge w:val="restart"/>
            <w:noWrap w:val="0"/>
            <w:vAlign w:val="top"/>
          </w:tcPr>
          <w:p w14:paraId="203F19D2">
            <w:pPr>
              <w:pStyle w:val="214"/>
              <w:jc w:val="both"/>
              <w:rPr>
                <w:rFonts w:ascii="Times New Roman" w:hAnsi="Times New Roman"/>
              </w:rPr>
            </w:pPr>
            <w:r>
              <w:rPr>
                <w:rFonts w:hint="eastAsia" w:ascii="Times New Roman" w:hAnsi="Times New Roman"/>
              </w:rPr>
              <w:t>取值固定为8</w:t>
            </w:r>
          </w:p>
        </w:tc>
      </w:tr>
      <w:tr w14:paraId="37E6F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235" w:type="dxa"/>
            <w:vMerge w:val="continue"/>
            <w:noWrap w:val="0"/>
            <w:vAlign w:val="center"/>
          </w:tcPr>
          <w:p w14:paraId="42C50A2A">
            <w:pPr>
              <w:pStyle w:val="214"/>
              <w:rPr>
                <w:rFonts w:ascii="Times New Roman" w:hAnsi="Times New Roman"/>
              </w:rPr>
            </w:pPr>
          </w:p>
        </w:tc>
        <w:tc>
          <w:tcPr>
            <w:tcW w:w="1275" w:type="dxa"/>
            <w:vMerge w:val="restart"/>
            <w:tcBorders>
              <w:top w:val="single" w:color="auto" w:sz="4" w:space="0"/>
            </w:tcBorders>
            <w:noWrap w:val="0"/>
            <w:vAlign w:val="center"/>
          </w:tcPr>
          <w:p w14:paraId="177ECBFD">
            <w:pPr>
              <w:pStyle w:val="214"/>
              <w:rPr>
                <w:rFonts w:ascii="Times New Roman" w:hAnsi="Times New Roman"/>
              </w:rPr>
            </w:pPr>
            <w:r>
              <w:rPr>
                <w:rFonts w:ascii="Times New Roman" w:hAnsi="Times New Roman"/>
              </w:rPr>
              <w:t>1</w:t>
            </w:r>
          </w:p>
        </w:tc>
        <w:tc>
          <w:tcPr>
            <w:tcW w:w="1602" w:type="dxa"/>
            <w:tcBorders>
              <w:top w:val="single" w:color="auto" w:sz="4" w:space="0"/>
            </w:tcBorders>
            <w:noWrap w:val="0"/>
            <w:vAlign w:val="center"/>
          </w:tcPr>
          <w:p w14:paraId="0577D17D">
            <w:pPr>
              <w:pStyle w:val="214"/>
              <w:rPr>
                <w:rFonts w:ascii="Times New Roman" w:hAnsi="Times New Roman"/>
              </w:rPr>
            </w:pPr>
            <w:r>
              <w:rPr>
                <w:rFonts w:ascii="Times New Roman" w:hAnsi="Times New Roman"/>
              </w:rPr>
              <w:t>0-3</w:t>
            </w:r>
          </w:p>
        </w:tc>
        <w:tc>
          <w:tcPr>
            <w:tcW w:w="1705" w:type="dxa"/>
            <w:vMerge w:val="continue"/>
            <w:noWrap w:val="0"/>
            <w:vAlign w:val="center"/>
          </w:tcPr>
          <w:p w14:paraId="75F34C08">
            <w:pPr>
              <w:pStyle w:val="214"/>
              <w:rPr>
                <w:rFonts w:ascii="Times New Roman" w:hAnsi="Times New Roman"/>
              </w:rPr>
            </w:pPr>
          </w:p>
        </w:tc>
        <w:tc>
          <w:tcPr>
            <w:tcW w:w="1705" w:type="dxa"/>
            <w:vMerge w:val="continue"/>
            <w:noWrap w:val="0"/>
            <w:vAlign w:val="top"/>
          </w:tcPr>
          <w:p w14:paraId="2D0949B6">
            <w:pPr>
              <w:pStyle w:val="214"/>
              <w:rPr>
                <w:rFonts w:ascii="Times New Roman" w:hAnsi="Times New Roman"/>
              </w:rPr>
            </w:pPr>
          </w:p>
        </w:tc>
      </w:tr>
      <w:tr w14:paraId="329DB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6E6CA005">
            <w:pPr>
              <w:pStyle w:val="214"/>
              <w:rPr>
                <w:rFonts w:ascii="Times New Roman" w:hAnsi="Times New Roman"/>
              </w:rPr>
            </w:pPr>
            <w:r>
              <w:rPr>
                <w:rFonts w:ascii="Times New Roman" w:hAnsi="Times New Roman"/>
              </w:rPr>
              <w:t>强制应答标志</w:t>
            </w:r>
          </w:p>
        </w:tc>
        <w:tc>
          <w:tcPr>
            <w:tcW w:w="1275" w:type="dxa"/>
            <w:vMerge w:val="continue"/>
            <w:noWrap w:val="0"/>
            <w:vAlign w:val="center"/>
          </w:tcPr>
          <w:p w14:paraId="608E0D98">
            <w:pPr>
              <w:pStyle w:val="214"/>
              <w:rPr>
                <w:rFonts w:ascii="Times New Roman" w:hAnsi="Times New Roman"/>
              </w:rPr>
            </w:pPr>
          </w:p>
        </w:tc>
        <w:tc>
          <w:tcPr>
            <w:tcW w:w="1602" w:type="dxa"/>
            <w:noWrap w:val="0"/>
            <w:vAlign w:val="center"/>
          </w:tcPr>
          <w:p w14:paraId="1700563F">
            <w:pPr>
              <w:pStyle w:val="214"/>
              <w:rPr>
                <w:rFonts w:ascii="Times New Roman" w:hAnsi="Times New Roman"/>
              </w:rPr>
            </w:pPr>
            <w:r>
              <w:rPr>
                <w:rFonts w:ascii="Times New Roman" w:hAnsi="Times New Roman"/>
              </w:rPr>
              <w:t>4</w:t>
            </w:r>
          </w:p>
        </w:tc>
        <w:tc>
          <w:tcPr>
            <w:tcW w:w="1705" w:type="dxa"/>
            <w:noWrap w:val="0"/>
            <w:vAlign w:val="center"/>
          </w:tcPr>
          <w:p w14:paraId="37160732">
            <w:pPr>
              <w:pStyle w:val="214"/>
              <w:rPr>
                <w:rFonts w:ascii="Times New Roman" w:hAnsi="Times New Roman"/>
              </w:rPr>
            </w:pPr>
            <w:r>
              <w:rPr>
                <w:rFonts w:ascii="Times New Roman" w:hAnsi="Times New Roman"/>
              </w:rPr>
              <w:t>1</w:t>
            </w:r>
          </w:p>
        </w:tc>
        <w:tc>
          <w:tcPr>
            <w:tcW w:w="1705" w:type="dxa"/>
            <w:noWrap w:val="0"/>
            <w:vAlign w:val="top"/>
          </w:tcPr>
          <w:p w14:paraId="6427D3F5">
            <w:pPr>
              <w:pStyle w:val="214"/>
              <w:jc w:val="both"/>
              <w:rPr>
                <w:rFonts w:hint="eastAsia" w:ascii="Times New Roman" w:hAnsi="Times New Roman"/>
              </w:rPr>
            </w:pPr>
            <w:r>
              <w:rPr>
                <w:rFonts w:hint="eastAsia" w:ascii="Times New Roman" w:hAnsi="Times New Roman"/>
              </w:rPr>
              <w:t>0：非强制应答</w:t>
            </w:r>
            <w:r>
              <w:rPr>
                <w:rFonts w:ascii="Times New Roman" w:hAnsi="Times New Roman"/>
              </w:rPr>
              <w:br w:type="textWrapping"/>
            </w:r>
            <w:r>
              <w:rPr>
                <w:rFonts w:hint="eastAsia" w:ascii="Times New Roman" w:hAnsi="Times New Roman"/>
              </w:rPr>
              <w:t>1：强制应答</w:t>
            </w:r>
          </w:p>
          <w:p w14:paraId="31CBE5AA">
            <w:pPr>
              <w:pStyle w:val="214"/>
              <w:jc w:val="both"/>
              <w:rPr>
                <w:rFonts w:ascii="Times New Roman" w:hAnsi="Times New Roman"/>
              </w:rPr>
            </w:pPr>
            <w:r>
              <w:rPr>
                <w:rFonts w:hint="eastAsia" w:ascii="Times New Roman" w:hAnsi="Times New Roman"/>
              </w:rPr>
              <w:t>取值固定为0</w:t>
            </w:r>
          </w:p>
        </w:tc>
      </w:tr>
      <w:tr w14:paraId="5E7EB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6E019CD7">
            <w:pPr>
              <w:pStyle w:val="214"/>
              <w:rPr>
                <w:rFonts w:ascii="Times New Roman" w:hAnsi="Times New Roman"/>
              </w:rPr>
            </w:pPr>
            <w:r>
              <w:rPr>
                <w:rFonts w:ascii="Times New Roman" w:hAnsi="Times New Roman"/>
              </w:rPr>
              <w:t>从节点注册参数</w:t>
            </w:r>
          </w:p>
        </w:tc>
        <w:tc>
          <w:tcPr>
            <w:tcW w:w="1275" w:type="dxa"/>
            <w:vMerge w:val="continue"/>
            <w:noWrap w:val="0"/>
            <w:vAlign w:val="center"/>
          </w:tcPr>
          <w:p w14:paraId="384FAD6F">
            <w:pPr>
              <w:pStyle w:val="214"/>
              <w:rPr>
                <w:rFonts w:ascii="Times New Roman" w:hAnsi="Times New Roman"/>
              </w:rPr>
            </w:pPr>
          </w:p>
        </w:tc>
        <w:tc>
          <w:tcPr>
            <w:tcW w:w="1602" w:type="dxa"/>
            <w:noWrap w:val="0"/>
            <w:vAlign w:val="center"/>
          </w:tcPr>
          <w:p w14:paraId="6198E24E">
            <w:pPr>
              <w:pStyle w:val="214"/>
              <w:rPr>
                <w:rFonts w:ascii="Times New Roman" w:hAnsi="Times New Roman"/>
              </w:rPr>
            </w:pPr>
            <w:r>
              <w:rPr>
                <w:rFonts w:ascii="Times New Roman" w:hAnsi="Times New Roman"/>
              </w:rPr>
              <w:t>5-7</w:t>
            </w:r>
          </w:p>
        </w:tc>
        <w:tc>
          <w:tcPr>
            <w:tcW w:w="1705" w:type="dxa"/>
            <w:noWrap w:val="0"/>
            <w:vAlign w:val="center"/>
          </w:tcPr>
          <w:p w14:paraId="45879C9E">
            <w:pPr>
              <w:pStyle w:val="214"/>
              <w:rPr>
                <w:rFonts w:ascii="Times New Roman" w:hAnsi="Times New Roman"/>
              </w:rPr>
            </w:pPr>
            <w:r>
              <w:rPr>
                <w:rFonts w:ascii="Times New Roman" w:hAnsi="Times New Roman"/>
              </w:rPr>
              <w:t>3</w:t>
            </w:r>
          </w:p>
        </w:tc>
        <w:tc>
          <w:tcPr>
            <w:tcW w:w="1705" w:type="dxa"/>
            <w:noWrap w:val="0"/>
            <w:vAlign w:val="top"/>
          </w:tcPr>
          <w:p w14:paraId="27344D66">
            <w:pPr>
              <w:pStyle w:val="214"/>
              <w:jc w:val="both"/>
              <w:rPr>
                <w:rFonts w:ascii="Times New Roman" w:hAnsi="Times New Roman"/>
              </w:rPr>
            </w:pPr>
            <w:r>
              <w:rPr>
                <w:rFonts w:hint="eastAsia" w:ascii="Times New Roman" w:hAnsi="Times New Roman"/>
              </w:rPr>
              <w:t>取值固定为</w:t>
            </w:r>
            <w:r>
              <w:rPr>
                <w:rFonts w:ascii="Times New Roman" w:hAnsi="Times New Roman"/>
              </w:rPr>
              <w:t>1</w:t>
            </w:r>
          </w:p>
        </w:tc>
      </w:tr>
      <w:tr w14:paraId="75385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5DC91A8D">
            <w:pPr>
              <w:pStyle w:val="214"/>
              <w:rPr>
                <w:rFonts w:ascii="Times New Roman" w:hAnsi="Times New Roman"/>
              </w:rPr>
            </w:pPr>
            <w:r>
              <w:rPr>
                <w:rFonts w:ascii="Times New Roman" w:hAnsi="Times New Roman"/>
              </w:rPr>
              <w:t>保留</w:t>
            </w:r>
          </w:p>
        </w:tc>
        <w:tc>
          <w:tcPr>
            <w:tcW w:w="1275" w:type="dxa"/>
            <w:tcBorders>
              <w:top w:val="single" w:color="auto" w:sz="4" w:space="0"/>
            </w:tcBorders>
            <w:noWrap w:val="0"/>
            <w:vAlign w:val="center"/>
          </w:tcPr>
          <w:p w14:paraId="0682F103">
            <w:pPr>
              <w:pStyle w:val="214"/>
              <w:rPr>
                <w:rFonts w:ascii="Times New Roman" w:hAnsi="Times New Roman"/>
              </w:rPr>
            </w:pPr>
            <w:r>
              <w:rPr>
                <w:rFonts w:ascii="Times New Roman" w:hAnsi="Times New Roman"/>
              </w:rPr>
              <w:t>2-3</w:t>
            </w:r>
          </w:p>
        </w:tc>
        <w:tc>
          <w:tcPr>
            <w:tcW w:w="1602" w:type="dxa"/>
            <w:tcBorders>
              <w:top w:val="single" w:color="auto" w:sz="4" w:space="0"/>
            </w:tcBorders>
            <w:noWrap w:val="0"/>
            <w:vAlign w:val="center"/>
          </w:tcPr>
          <w:p w14:paraId="3CAB6A0E">
            <w:pPr>
              <w:pStyle w:val="214"/>
              <w:rPr>
                <w:rFonts w:ascii="Times New Roman" w:hAnsi="Times New Roman"/>
              </w:rPr>
            </w:pPr>
            <w:r>
              <w:rPr>
                <w:rFonts w:ascii="Times New Roman" w:hAnsi="Times New Roman"/>
              </w:rPr>
              <w:t>0-15</w:t>
            </w:r>
          </w:p>
        </w:tc>
        <w:tc>
          <w:tcPr>
            <w:tcW w:w="1705" w:type="dxa"/>
            <w:noWrap w:val="0"/>
            <w:vAlign w:val="center"/>
          </w:tcPr>
          <w:p w14:paraId="44389BFE">
            <w:pPr>
              <w:pStyle w:val="214"/>
              <w:rPr>
                <w:rFonts w:ascii="Times New Roman" w:hAnsi="Times New Roman"/>
              </w:rPr>
            </w:pPr>
            <w:r>
              <w:rPr>
                <w:rFonts w:ascii="Times New Roman" w:hAnsi="Times New Roman"/>
              </w:rPr>
              <w:t>16</w:t>
            </w:r>
          </w:p>
        </w:tc>
        <w:tc>
          <w:tcPr>
            <w:tcW w:w="1705" w:type="dxa"/>
            <w:noWrap w:val="0"/>
            <w:vAlign w:val="top"/>
          </w:tcPr>
          <w:p w14:paraId="0D986438">
            <w:pPr>
              <w:pStyle w:val="214"/>
              <w:rPr>
                <w:rFonts w:ascii="Times New Roman" w:hAnsi="Times New Roman"/>
              </w:rPr>
            </w:pPr>
          </w:p>
        </w:tc>
      </w:tr>
      <w:tr w14:paraId="0EFD0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6071342B">
            <w:pPr>
              <w:pStyle w:val="214"/>
              <w:rPr>
                <w:rFonts w:ascii="Times New Roman" w:hAnsi="Times New Roman"/>
              </w:rPr>
            </w:pPr>
            <w:r>
              <w:rPr>
                <w:rFonts w:ascii="Times New Roman" w:hAnsi="Times New Roman"/>
              </w:rPr>
              <w:t>报文序号</w:t>
            </w:r>
          </w:p>
        </w:tc>
        <w:tc>
          <w:tcPr>
            <w:tcW w:w="1275" w:type="dxa"/>
            <w:tcBorders>
              <w:top w:val="single" w:color="auto" w:sz="4" w:space="0"/>
            </w:tcBorders>
            <w:noWrap w:val="0"/>
            <w:vAlign w:val="center"/>
          </w:tcPr>
          <w:p w14:paraId="34EB3202">
            <w:pPr>
              <w:pStyle w:val="214"/>
              <w:rPr>
                <w:rFonts w:ascii="Times New Roman" w:hAnsi="Times New Roman"/>
              </w:rPr>
            </w:pPr>
            <w:r>
              <w:rPr>
                <w:rFonts w:ascii="Times New Roman" w:hAnsi="Times New Roman"/>
              </w:rPr>
              <w:t>4-7</w:t>
            </w:r>
          </w:p>
        </w:tc>
        <w:tc>
          <w:tcPr>
            <w:tcW w:w="1602" w:type="dxa"/>
            <w:tcBorders>
              <w:top w:val="single" w:color="auto" w:sz="4" w:space="0"/>
            </w:tcBorders>
            <w:noWrap w:val="0"/>
            <w:vAlign w:val="center"/>
          </w:tcPr>
          <w:p w14:paraId="31AE8BAA">
            <w:pPr>
              <w:pStyle w:val="214"/>
              <w:rPr>
                <w:rFonts w:ascii="Times New Roman" w:hAnsi="Times New Roman"/>
              </w:rPr>
            </w:pPr>
            <w:r>
              <w:rPr>
                <w:rFonts w:ascii="Times New Roman" w:hAnsi="Times New Roman"/>
              </w:rPr>
              <w:t>0-7</w:t>
            </w:r>
          </w:p>
        </w:tc>
        <w:tc>
          <w:tcPr>
            <w:tcW w:w="1705" w:type="dxa"/>
            <w:noWrap w:val="0"/>
            <w:vAlign w:val="center"/>
          </w:tcPr>
          <w:p w14:paraId="17BAD636">
            <w:pPr>
              <w:pStyle w:val="214"/>
              <w:rPr>
                <w:rFonts w:ascii="Times New Roman" w:hAnsi="Times New Roman"/>
              </w:rPr>
            </w:pPr>
            <w:r>
              <w:rPr>
                <w:rFonts w:ascii="Times New Roman" w:hAnsi="Times New Roman"/>
              </w:rPr>
              <w:t>32</w:t>
            </w:r>
          </w:p>
        </w:tc>
        <w:tc>
          <w:tcPr>
            <w:tcW w:w="1705" w:type="dxa"/>
            <w:noWrap w:val="0"/>
            <w:vAlign w:val="top"/>
          </w:tcPr>
          <w:p w14:paraId="178454FE">
            <w:pPr>
              <w:pStyle w:val="214"/>
              <w:jc w:val="both"/>
              <w:rPr>
                <w:rFonts w:ascii="Times New Roman" w:hAnsi="Times New Roman"/>
              </w:rPr>
            </w:pPr>
            <w:r>
              <w:rPr>
                <w:rFonts w:hint="eastAsia" w:ascii="Times New Roman" w:hAnsi="Times New Roman"/>
              </w:rPr>
              <w:t>序号递增，重发不变</w:t>
            </w:r>
          </w:p>
        </w:tc>
      </w:tr>
      <w:bookmarkEnd w:id="422"/>
      <w:bookmarkEnd w:id="423"/>
      <w:bookmarkEnd w:id="424"/>
      <w:bookmarkEnd w:id="425"/>
      <w:bookmarkEnd w:id="426"/>
      <w:bookmarkEnd w:id="427"/>
    </w:tbl>
    <w:p w14:paraId="5260D310">
      <w:pPr>
        <w:pStyle w:val="79"/>
        <w:spacing w:before="156" w:after="156"/>
        <w:rPr>
          <w:rFonts w:ascii="Times New Roman"/>
        </w:rPr>
      </w:pPr>
      <w:bookmarkStart w:id="452" w:name="_Toc405476620"/>
      <w:bookmarkEnd w:id="452"/>
      <w:bookmarkStart w:id="453" w:name="_Toc405476621"/>
      <w:bookmarkEnd w:id="453"/>
      <w:bookmarkStart w:id="454" w:name="_Toc399757240"/>
      <w:bookmarkStart w:id="455" w:name="_Toc402982882"/>
      <w:bookmarkStart w:id="456" w:name="_Toc402983348"/>
      <w:bookmarkStart w:id="457" w:name="_Toc403585285"/>
      <w:bookmarkStart w:id="458" w:name="_Toc405476622"/>
      <w:bookmarkStart w:id="459" w:name="_Toc399259182"/>
      <w:bookmarkStart w:id="460" w:name="_Toc400798868"/>
      <w:bookmarkStart w:id="461" w:name="_Toc403570077"/>
      <w:bookmarkStart w:id="462" w:name="_Toc408859709"/>
      <w:bookmarkStart w:id="463" w:name="_Toc402983814"/>
      <w:bookmarkStart w:id="464" w:name="_Toc399228765"/>
      <w:r>
        <w:rPr>
          <w:rFonts w:ascii="Times New Roman"/>
        </w:rPr>
        <w:t>启动从节点注册传输流程</w:t>
      </w:r>
      <w:bookmarkEnd w:id="454"/>
      <w:bookmarkEnd w:id="455"/>
      <w:bookmarkEnd w:id="456"/>
      <w:bookmarkEnd w:id="457"/>
      <w:bookmarkEnd w:id="458"/>
      <w:bookmarkEnd w:id="459"/>
      <w:bookmarkEnd w:id="460"/>
      <w:bookmarkEnd w:id="461"/>
      <w:bookmarkEnd w:id="462"/>
      <w:bookmarkEnd w:id="463"/>
      <w:bookmarkEnd w:id="464"/>
    </w:p>
    <w:p w14:paraId="6CD248E8">
      <w:pPr>
        <w:pStyle w:val="38"/>
        <w:rPr>
          <w:rFonts w:ascii="Times New Roman"/>
        </w:rPr>
      </w:pPr>
      <w:r>
        <w:rPr>
          <w:rFonts w:ascii="Times New Roman"/>
        </w:rPr>
        <w:t>CCO</w:t>
      </w:r>
      <w:r>
        <w:rPr>
          <w:rFonts w:ascii="Times New Roman"/>
          <w:kern w:val="21"/>
          <w:szCs w:val="21"/>
        </w:rPr>
        <w:t>向所有STA发送启动从节点主动注册命令，</w:t>
      </w:r>
      <w:r>
        <w:rPr>
          <w:rFonts w:ascii="Times New Roman"/>
        </w:rPr>
        <w:t>STA不需要应答上行报文给CCO。</w:t>
      </w:r>
    </w:p>
    <w:p w14:paraId="5DECDDA6">
      <w:pPr>
        <w:pStyle w:val="38"/>
        <w:jc w:val="left"/>
        <w:rPr>
          <w:rFonts w:ascii="Times New Roman"/>
        </w:rPr>
      </w:pPr>
      <w:r>
        <w:rPr>
          <w:rFonts w:ascii="Times New Roman"/>
        </w:rPr>
        <w:t>从节点主动注册传输</w:t>
      </w:r>
      <w:del w:id="66" w:author="作者">
        <w:r>
          <w:rPr>
            <w:rFonts w:ascii="Times New Roman"/>
          </w:rPr>
          <w:delText>流程</w:delText>
        </w:r>
      </w:del>
      <w:r>
        <w:rPr>
          <w:rFonts w:ascii="Times New Roman"/>
        </w:rPr>
        <w:t>流程应符合图</w:t>
      </w:r>
      <w:r>
        <w:rPr>
          <w:rFonts w:hint="eastAsia" w:ascii="Times New Roman"/>
        </w:rPr>
        <w:t>8</w:t>
      </w:r>
      <w:r>
        <w:rPr>
          <w:rFonts w:ascii="Times New Roman"/>
        </w:rPr>
        <w:t>要求。</w:t>
      </w:r>
    </w:p>
    <w:p w14:paraId="20EBE2A9">
      <w:pPr>
        <w:pStyle w:val="175"/>
        <w:ind w:firstLine="0" w:firstLineChars="0"/>
        <w:jc w:val="center"/>
        <w:rPr>
          <w:rFonts w:ascii="Times New Roman" w:hAnsi="Times New Roman"/>
        </w:rPr>
      </w:pPr>
      <w:r>
        <w:rPr>
          <w:rFonts w:ascii="Times New Roman" w:hAnsi="Times New Roman"/>
        </w:rPr>
        <w:object>
          <v:shape id="_x0000_i1032" o:spt="75" type="#_x0000_t75" style="height:156pt;width:147.75pt;" o:ole="t" filled="f" o:preferrelative="t" stroked="f" coordsize="21600,21600">
            <v:path/>
            <v:fill on="f" focussize="0,0"/>
            <v:stroke on="f"/>
            <v:imagedata r:id="rId27" o:title=""/>
            <o:lock v:ext="edit" aspectratio="t"/>
            <w10:wrap type="none"/>
            <w10:anchorlock/>
          </v:shape>
          <o:OLEObject Type="Embed" ProgID="Visio.Drawing.11" ShapeID="_x0000_i1032" DrawAspect="Content" ObjectID="_1468075732" r:id="rId26">
            <o:LockedField>false</o:LockedField>
          </o:OLEObject>
        </w:object>
      </w:r>
    </w:p>
    <w:p w14:paraId="02ADA430">
      <w:pPr>
        <w:pStyle w:val="156"/>
        <w:rPr>
          <w:rFonts w:ascii="Times New Roman"/>
        </w:rPr>
      </w:pPr>
      <w:bookmarkStart w:id="465" w:name="_Toc399229227"/>
      <w:bookmarkStart w:id="466" w:name="_Toc400799080"/>
      <w:bookmarkStart w:id="467" w:name="_Toc402983064"/>
      <w:bookmarkStart w:id="468" w:name="_Ref398977822"/>
      <w:bookmarkStart w:id="469" w:name="_Toc399259440"/>
      <w:bookmarkStart w:id="470" w:name="_Toc399757478"/>
      <w:bookmarkStart w:id="471" w:name="_Toc403570508"/>
      <w:bookmarkStart w:id="472" w:name="_Toc405476820"/>
      <w:bookmarkStart w:id="473" w:name="_Toc408860094"/>
      <w:bookmarkStart w:id="474" w:name="_Toc402983530"/>
      <w:bookmarkStart w:id="475" w:name="_Toc403585467"/>
      <w:bookmarkStart w:id="476" w:name="_Toc402983996"/>
      <w:r>
        <w:rPr>
          <w:rFonts w:ascii="Times New Roman"/>
        </w:rPr>
        <w:t>从节点注册传输流程</w:t>
      </w:r>
      <w:bookmarkEnd w:id="465"/>
      <w:bookmarkEnd w:id="466"/>
      <w:bookmarkEnd w:id="467"/>
      <w:bookmarkEnd w:id="468"/>
      <w:bookmarkEnd w:id="469"/>
      <w:bookmarkEnd w:id="470"/>
      <w:bookmarkEnd w:id="471"/>
      <w:bookmarkEnd w:id="472"/>
      <w:bookmarkEnd w:id="473"/>
      <w:bookmarkEnd w:id="474"/>
      <w:bookmarkEnd w:id="475"/>
      <w:bookmarkEnd w:id="476"/>
    </w:p>
    <w:p w14:paraId="7227C3E1">
      <w:pPr>
        <w:pStyle w:val="74"/>
        <w:spacing w:before="156" w:after="156"/>
        <w:rPr>
          <w:rFonts w:hint="eastAsia" w:ascii="Times New Roman"/>
        </w:rPr>
      </w:pPr>
      <w:bookmarkStart w:id="477" w:name="_Toc399228766"/>
      <w:bookmarkStart w:id="478" w:name="_Toc399259183"/>
      <w:bookmarkStart w:id="479" w:name="_Toc399757241"/>
      <w:bookmarkStart w:id="480" w:name="_Toc403570078"/>
      <w:bookmarkStart w:id="481" w:name="_Toc402983815"/>
      <w:bookmarkStart w:id="482" w:name="_Toc409125960"/>
      <w:bookmarkStart w:id="483" w:name="_Toc403585286"/>
      <w:bookmarkStart w:id="484" w:name="_Toc405476623"/>
      <w:bookmarkStart w:id="485" w:name="_Toc402983349"/>
      <w:bookmarkStart w:id="486" w:name="_Toc400798869"/>
      <w:bookmarkStart w:id="487" w:name="_Toc402982883"/>
      <w:bookmarkStart w:id="488" w:name="_Toc408859710"/>
      <w:r>
        <w:rPr>
          <w:rFonts w:ascii="Times New Roman"/>
        </w:rPr>
        <w:t>查询从节点注册结果</w:t>
      </w:r>
      <w:bookmarkEnd w:id="477"/>
      <w:bookmarkEnd w:id="478"/>
      <w:bookmarkEnd w:id="479"/>
      <w:bookmarkEnd w:id="480"/>
      <w:bookmarkEnd w:id="481"/>
      <w:bookmarkEnd w:id="482"/>
      <w:bookmarkEnd w:id="483"/>
      <w:bookmarkEnd w:id="484"/>
      <w:bookmarkEnd w:id="485"/>
      <w:bookmarkEnd w:id="486"/>
      <w:bookmarkEnd w:id="487"/>
      <w:bookmarkEnd w:id="488"/>
    </w:p>
    <w:p w14:paraId="243D5EC9">
      <w:pPr>
        <w:pStyle w:val="79"/>
        <w:spacing w:before="156" w:after="156"/>
        <w:rPr>
          <w:rFonts w:hint="eastAsia" w:ascii="Times New Roman"/>
        </w:rPr>
      </w:pPr>
      <w:bookmarkStart w:id="489" w:name="_Toc399259185"/>
      <w:bookmarkStart w:id="490" w:name="_Toc399757243"/>
      <w:bookmarkStart w:id="491" w:name="_Toc399228768"/>
      <w:bookmarkStart w:id="492" w:name="_Toc403570080"/>
      <w:bookmarkStart w:id="493" w:name="_Toc408859712"/>
      <w:bookmarkStart w:id="494" w:name="_Toc400798871"/>
      <w:r>
        <w:rPr>
          <w:rFonts w:hint="eastAsia" w:ascii="Times New Roman"/>
        </w:rPr>
        <w:t>下行报文格式</w:t>
      </w:r>
    </w:p>
    <w:p w14:paraId="61826F09">
      <w:pPr>
        <w:pStyle w:val="38"/>
        <w:rPr>
          <w:rFonts w:ascii="Times New Roman"/>
        </w:rPr>
      </w:pPr>
      <w:r>
        <w:rPr>
          <w:rFonts w:ascii="Times New Roman"/>
        </w:rPr>
        <w:t>启动从节点主动注册结束后，CCO开始向STA发送查询从节点注册结果命令。</w:t>
      </w:r>
    </w:p>
    <w:p w14:paraId="524E63A9">
      <w:pPr>
        <w:pStyle w:val="38"/>
        <w:jc w:val="left"/>
        <w:rPr>
          <w:rFonts w:hint="eastAsia" w:ascii="Times New Roman"/>
        </w:rPr>
      </w:pPr>
      <w:r>
        <w:rPr>
          <w:rFonts w:ascii="Times New Roman"/>
        </w:rPr>
        <w:t>查询从节点注册结果命令的下行数据报文</w:t>
      </w:r>
      <w:r>
        <w:rPr>
          <w:rFonts w:hint="eastAsia" w:ascii="Times New Roman"/>
        </w:rPr>
        <w:t>应符合图9格式要求</w:t>
      </w:r>
      <w:r>
        <w:rPr>
          <w:rFonts w:ascii="Times New Roman"/>
        </w:rPr>
        <w:t>。</w:t>
      </w:r>
    </w:p>
    <w:p w14:paraId="4832F8B7">
      <w:pPr>
        <w:pStyle w:val="175"/>
        <w:ind w:firstLine="0" w:firstLineChars="0"/>
        <w:jc w:val="center"/>
        <w:rPr>
          <w:rFonts w:ascii="Times New Roman" w:hAnsi="Times New Roman"/>
        </w:rPr>
      </w:pPr>
      <w:r>
        <w:object>
          <v:shape id="_x0000_i1033" o:spt="75" type="#_x0000_t75" style="height:114.05pt;width:371.1pt;" o:ole="t" filled="f" stroked="f" coordsize="21600,21600">
            <v:path/>
            <v:fill on="f" focussize="0,0"/>
            <v:stroke on="f"/>
            <v:imagedata r:id="rId29" o:title=""/>
            <o:lock v:ext="edit" aspectratio="t"/>
            <w10:wrap type="none"/>
            <w10:anchorlock/>
          </v:shape>
          <o:OLEObject Type="Embed" ProgID="Visio.Drawing.11" ShapeID="_x0000_i1033" DrawAspect="Content" ObjectID="_1468075733" r:id="rId28">
            <o:LockedField>false</o:LockedField>
          </o:OLEObject>
        </w:object>
      </w:r>
    </w:p>
    <w:p w14:paraId="4990226B">
      <w:pPr>
        <w:pStyle w:val="156"/>
        <w:rPr>
          <w:rFonts w:ascii="Times New Roman"/>
        </w:rPr>
      </w:pPr>
      <w:bookmarkStart w:id="495" w:name="_Toc399229228"/>
      <w:bookmarkStart w:id="496" w:name="_Toc399259441"/>
      <w:bookmarkStart w:id="497" w:name="_Toc402983531"/>
      <w:bookmarkStart w:id="498" w:name="_Toc402983997"/>
      <w:bookmarkStart w:id="499" w:name="_Toc402983065"/>
      <w:bookmarkStart w:id="500" w:name="_Toc403570509"/>
      <w:bookmarkStart w:id="501" w:name="_Toc399757479"/>
      <w:bookmarkStart w:id="502" w:name="_Ref398977846"/>
      <w:bookmarkStart w:id="503" w:name="_Toc400799081"/>
      <w:bookmarkStart w:id="504" w:name="_Toc408860095"/>
      <w:bookmarkStart w:id="505" w:name="_Toc405476821"/>
      <w:bookmarkStart w:id="506" w:name="_Toc403585468"/>
      <w:r>
        <w:rPr>
          <w:rFonts w:ascii="Times New Roman"/>
        </w:rPr>
        <w:t>查询从节点注册结果下行报文格式</w:t>
      </w:r>
      <w:bookmarkEnd w:id="495"/>
      <w:bookmarkEnd w:id="496"/>
      <w:bookmarkEnd w:id="497"/>
      <w:bookmarkEnd w:id="498"/>
      <w:bookmarkEnd w:id="499"/>
      <w:bookmarkEnd w:id="500"/>
      <w:bookmarkEnd w:id="501"/>
      <w:bookmarkEnd w:id="502"/>
      <w:bookmarkEnd w:id="503"/>
      <w:bookmarkEnd w:id="504"/>
      <w:bookmarkEnd w:id="505"/>
      <w:bookmarkEnd w:id="506"/>
    </w:p>
    <w:p w14:paraId="50F7B7A1">
      <w:pPr>
        <w:pStyle w:val="38"/>
        <w:rPr>
          <w:rFonts w:ascii="Times New Roman"/>
        </w:rPr>
      </w:pPr>
      <w:r>
        <w:rPr>
          <w:rFonts w:ascii="Times New Roman"/>
        </w:rPr>
        <w:t>查询从节点注册下行报文数据格式的字段</w:t>
      </w:r>
      <w:r>
        <w:rPr>
          <w:rFonts w:hint="eastAsia" w:ascii="Times New Roman"/>
        </w:rPr>
        <w:t>应符合表6要求</w:t>
      </w:r>
      <w:r>
        <w:rPr>
          <w:rFonts w:ascii="Times New Roman"/>
        </w:rPr>
        <w:t>。</w:t>
      </w:r>
    </w:p>
    <w:p w14:paraId="5C2D7174">
      <w:pPr>
        <w:pStyle w:val="154"/>
        <w:ind w:left="0"/>
        <w:rPr>
          <w:rFonts w:ascii="Times New Roman"/>
        </w:rPr>
      </w:pPr>
      <w:bookmarkStart w:id="507" w:name="_Toc399229329"/>
      <w:bookmarkStart w:id="508" w:name="_Toc399259536"/>
      <w:bookmarkStart w:id="509" w:name="_Toc402540053"/>
      <w:bookmarkStart w:id="510" w:name="_Toc399757570"/>
      <w:bookmarkStart w:id="511" w:name="_Ref398977859"/>
      <w:bookmarkStart w:id="512" w:name="_Toc405022468"/>
      <w:bookmarkStart w:id="513" w:name="_Toc403570582"/>
      <w:bookmarkStart w:id="514" w:name="_Toc402984071"/>
      <w:bookmarkStart w:id="515" w:name="_Toc405476890"/>
      <w:bookmarkStart w:id="516" w:name="_Toc402983605"/>
      <w:bookmarkStart w:id="517" w:name="_Toc408860165"/>
      <w:bookmarkStart w:id="518" w:name="_Toc402983139"/>
      <w:r>
        <w:rPr>
          <w:rFonts w:ascii="Times New Roman"/>
        </w:rPr>
        <w:t>查询从节点注册结果下行报文格式说明</w:t>
      </w:r>
      <w:bookmarkEnd w:id="507"/>
      <w:bookmarkEnd w:id="508"/>
      <w:bookmarkEnd w:id="509"/>
      <w:bookmarkEnd w:id="510"/>
      <w:bookmarkEnd w:id="511"/>
      <w:bookmarkEnd w:id="512"/>
      <w:bookmarkEnd w:id="513"/>
      <w:bookmarkEnd w:id="514"/>
      <w:bookmarkEnd w:id="515"/>
      <w:bookmarkEnd w:id="516"/>
      <w:bookmarkEnd w:id="517"/>
      <w:bookmarkEnd w:id="51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1275"/>
        <w:gridCol w:w="1602"/>
        <w:gridCol w:w="1705"/>
        <w:gridCol w:w="1705"/>
      </w:tblGrid>
      <w:tr w14:paraId="306CA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50681806">
            <w:pPr>
              <w:pStyle w:val="214"/>
              <w:rPr>
                <w:rFonts w:ascii="Times New Roman" w:hAnsi="Times New Roman"/>
              </w:rPr>
            </w:pPr>
            <w:r>
              <w:rPr>
                <w:rFonts w:ascii="Times New Roman" w:hAnsi="Times New Roman"/>
              </w:rPr>
              <w:t>域</w:t>
            </w:r>
          </w:p>
        </w:tc>
        <w:tc>
          <w:tcPr>
            <w:tcW w:w="1275" w:type="dxa"/>
            <w:noWrap w:val="0"/>
            <w:vAlign w:val="center"/>
          </w:tcPr>
          <w:p w14:paraId="14682DF5">
            <w:pPr>
              <w:pStyle w:val="214"/>
              <w:rPr>
                <w:rFonts w:ascii="Times New Roman" w:hAnsi="Times New Roman"/>
              </w:rPr>
            </w:pPr>
            <w:r>
              <w:rPr>
                <w:rFonts w:ascii="Times New Roman" w:hAnsi="Times New Roman"/>
              </w:rPr>
              <w:t>字节号</w:t>
            </w:r>
          </w:p>
        </w:tc>
        <w:tc>
          <w:tcPr>
            <w:tcW w:w="1602" w:type="dxa"/>
            <w:noWrap w:val="0"/>
            <w:vAlign w:val="center"/>
          </w:tcPr>
          <w:p w14:paraId="0FB5F6B1">
            <w:pPr>
              <w:pStyle w:val="214"/>
              <w:rPr>
                <w:rFonts w:ascii="Times New Roman" w:hAnsi="Times New Roman"/>
              </w:rPr>
            </w:pPr>
            <w:r>
              <w:rPr>
                <w:rFonts w:ascii="Times New Roman" w:hAnsi="Times New Roman"/>
              </w:rPr>
              <w:t>比特位</w:t>
            </w:r>
          </w:p>
        </w:tc>
        <w:tc>
          <w:tcPr>
            <w:tcW w:w="1705" w:type="dxa"/>
            <w:noWrap w:val="0"/>
            <w:vAlign w:val="center"/>
          </w:tcPr>
          <w:p w14:paraId="2333D06F">
            <w:pPr>
              <w:pStyle w:val="214"/>
              <w:rPr>
                <w:rFonts w:ascii="Times New Roman" w:hAnsi="Times New Roman"/>
              </w:rPr>
            </w:pPr>
            <w:r>
              <w:rPr>
                <w:rFonts w:ascii="Times New Roman" w:hAnsi="Times New Roman"/>
              </w:rPr>
              <w:t>域大小(比特)</w:t>
            </w:r>
          </w:p>
        </w:tc>
        <w:tc>
          <w:tcPr>
            <w:tcW w:w="1705" w:type="dxa"/>
            <w:noWrap w:val="0"/>
            <w:vAlign w:val="top"/>
          </w:tcPr>
          <w:p w14:paraId="3082EE33">
            <w:pPr>
              <w:pStyle w:val="214"/>
              <w:rPr>
                <w:rFonts w:ascii="Times New Roman" w:hAnsi="Times New Roman"/>
              </w:rPr>
            </w:pPr>
            <w:r>
              <w:rPr>
                <w:rFonts w:hint="eastAsia" w:ascii="Times New Roman" w:hAnsi="Times New Roman"/>
              </w:rPr>
              <w:t>含义</w:t>
            </w:r>
          </w:p>
        </w:tc>
      </w:tr>
      <w:tr w14:paraId="7ACA7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2705D2BB">
            <w:pPr>
              <w:pStyle w:val="214"/>
              <w:rPr>
                <w:rFonts w:ascii="Times New Roman" w:hAnsi="Times New Roman"/>
              </w:rPr>
            </w:pPr>
            <w:r>
              <w:rPr>
                <w:rFonts w:ascii="Times New Roman" w:hAnsi="Times New Roman"/>
              </w:rPr>
              <w:t>协议版本号</w:t>
            </w:r>
          </w:p>
        </w:tc>
        <w:tc>
          <w:tcPr>
            <w:tcW w:w="1275" w:type="dxa"/>
            <w:noWrap w:val="0"/>
            <w:vAlign w:val="center"/>
          </w:tcPr>
          <w:p w14:paraId="338FC8CD">
            <w:pPr>
              <w:pStyle w:val="214"/>
              <w:rPr>
                <w:rFonts w:ascii="Times New Roman" w:hAnsi="Times New Roman"/>
              </w:rPr>
            </w:pPr>
            <w:r>
              <w:rPr>
                <w:rFonts w:ascii="Times New Roman" w:hAnsi="Times New Roman"/>
              </w:rPr>
              <w:t>0</w:t>
            </w:r>
          </w:p>
        </w:tc>
        <w:tc>
          <w:tcPr>
            <w:tcW w:w="1602" w:type="dxa"/>
            <w:noWrap w:val="0"/>
            <w:vAlign w:val="center"/>
          </w:tcPr>
          <w:p w14:paraId="3968526C">
            <w:pPr>
              <w:pStyle w:val="214"/>
              <w:rPr>
                <w:rFonts w:ascii="Times New Roman" w:hAnsi="Times New Roman"/>
              </w:rPr>
            </w:pPr>
            <w:r>
              <w:rPr>
                <w:rFonts w:ascii="Times New Roman" w:hAnsi="Times New Roman"/>
              </w:rPr>
              <w:t>0-5</w:t>
            </w:r>
          </w:p>
        </w:tc>
        <w:tc>
          <w:tcPr>
            <w:tcW w:w="1705" w:type="dxa"/>
            <w:noWrap w:val="0"/>
            <w:vAlign w:val="center"/>
          </w:tcPr>
          <w:p w14:paraId="22B3D2C6">
            <w:pPr>
              <w:pStyle w:val="214"/>
              <w:rPr>
                <w:rFonts w:ascii="Times New Roman" w:hAnsi="Times New Roman"/>
              </w:rPr>
            </w:pPr>
            <w:r>
              <w:rPr>
                <w:rFonts w:ascii="Times New Roman" w:hAnsi="Times New Roman"/>
              </w:rPr>
              <w:t>6</w:t>
            </w:r>
          </w:p>
        </w:tc>
        <w:tc>
          <w:tcPr>
            <w:tcW w:w="1705" w:type="dxa"/>
            <w:noWrap w:val="0"/>
            <w:vAlign w:val="top"/>
          </w:tcPr>
          <w:p w14:paraId="1961CC8F">
            <w:pPr>
              <w:pStyle w:val="214"/>
              <w:jc w:val="both"/>
              <w:rPr>
                <w:rFonts w:ascii="Times New Roman" w:hAnsi="Times New Roman"/>
              </w:rPr>
            </w:pPr>
            <w:r>
              <w:rPr>
                <w:rFonts w:hint="eastAsia" w:ascii="Times New Roman" w:hAnsi="Times New Roman"/>
              </w:rPr>
              <w:t>取值固定为1</w:t>
            </w:r>
          </w:p>
        </w:tc>
      </w:tr>
      <w:tr w14:paraId="7D764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2235" w:type="dxa"/>
            <w:vMerge w:val="restart"/>
            <w:noWrap w:val="0"/>
            <w:vAlign w:val="center"/>
          </w:tcPr>
          <w:p w14:paraId="27810C54">
            <w:pPr>
              <w:pStyle w:val="214"/>
              <w:rPr>
                <w:rFonts w:ascii="Times New Roman" w:hAnsi="Times New Roman"/>
              </w:rPr>
            </w:pPr>
            <w:r>
              <w:rPr>
                <w:rFonts w:ascii="Times New Roman" w:hAnsi="Times New Roman"/>
              </w:rPr>
              <w:t>报文头长度</w:t>
            </w:r>
          </w:p>
        </w:tc>
        <w:tc>
          <w:tcPr>
            <w:tcW w:w="1275" w:type="dxa"/>
            <w:tcBorders>
              <w:bottom w:val="single" w:color="auto" w:sz="4" w:space="0"/>
            </w:tcBorders>
            <w:noWrap w:val="0"/>
            <w:vAlign w:val="center"/>
          </w:tcPr>
          <w:p w14:paraId="446FA88B">
            <w:pPr>
              <w:pStyle w:val="214"/>
              <w:rPr>
                <w:rFonts w:ascii="Times New Roman" w:hAnsi="Times New Roman"/>
              </w:rPr>
            </w:pPr>
            <w:r>
              <w:rPr>
                <w:rFonts w:hint="eastAsia" w:ascii="Times New Roman" w:hAnsi="Times New Roman"/>
              </w:rPr>
              <w:t>0</w:t>
            </w:r>
          </w:p>
        </w:tc>
        <w:tc>
          <w:tcPr>
            <w:tcW w:w="1602" w:type="dxa"/>
            <w:tcBorders>
              <w:bottom w:val="single" w:color="auto" w:sz="4" w:space="0"/>
            </w:tcBorders>
            <w:noWrap w:val="0"/>
            <w:vAlign w:val="center"/>
          </w:tcPr>
          <w:p w14:paraId="34324BA3">
            <w:pPr>
              <w:pStyle w:val="214"/>
              <w:rPr>
                <w:rFonts w:ascii="Times New Roman" w:hAnsi="Times New Roman"/>
              </w:rPr>
            </w:pPr>
            <w:r>
              <w:rPr>
                <w:rFonts w:ascii="Times New Roman" w:hAnsi="Times New Roman"/>
              </w:rPr>
              <w:t>6-7</w:t>
            </w:r>
          </w:p>
        </w:tc>
        <w:tc>
          <w:tcPr>
            <w:tcW w:w="1705" w:type="dxa"/>
            <w:vMerge w:val="restart"/>
            <w:noWrap w:val="0"/>
            <w:vAlign w:val="center"/>
          </w:tcPr>
          <w:p w14:paraId="2FBD9EE8">
            <w:pPr>
              <w:pStyle w:val="214"/>
              <w:rPr>
                <w:rFonts w:ascii="Times New Roman" w:hAnsi="Times New Roman"/>
              </w:rPr>
            </w:pPr>
            <w:r>
              <w:rPr>
                <w:rFonts w:ascii="Times New Roman" w:hAnsi="Times New Roman"/>
              </w:rPr>
              <w:t>6</w:t>
            </w:r>
          </w:p>
        </w:tc>
        <w:tc>
          <w:tcPr>
            <w:tcW w:w="1705" w:type="dxa"/>
            <w:vMerge w:val="restart"/>
            <w:noWrap w:val="0"/>
            <w:vAlign w:val="top"/>
          </w:tcPr>
          <w:p w14:paraId="746F6E6A">
            <w:pPr>
              <w:pStyle w:val="214"/>
              <w:jc w:val="both"/>
              <w:rPr>
                <w:rFonts w:ascii="Times New Roman" w:hAnsi="Times New Roman"/>
              </w:rPr>
            </w:pPr>
            <w:r>
              <w:rPr>
                <w:rFonts w:hint="eastAsia" w:ascii="Times New Roman" w:hAnsi="Times New Roman"/>
              </w:rPr>
              <w:t>取值固定为2</w:t>
            </w:r>
            <w:r>
              <w:rPr>
                <w:rFonts w:ascii="Times New Roman" w:hAnsi="Times New Roman"/>
              </w:rPr>
              <w:t>0</w:t>
            </w:r>
          </w:p>
        </w:tc>
      </w:tr>
      <w:tr w14:paraId="50A46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235" w:type="dxa"/>
            <w:vMerge w:val="continue"/>
            <w:noWrap w:val="0"/>
            <w:vAlign w:val="center"/>
          </w:tcPr>
          <w:p w14:paraId="74B5B372">
            <w:pPr>
              <w:pStyle w:val="214"/>
              <w:rPr>
                <w:rFonts w:ascii="Times New Roman" w:hAnsi="Times New Roman"/>
              </w:rPr>
            </w:pPr>
          </w:p>
        </w:tc>
        <w:tc>
          <w:tcPr>
            <w:tcW w:w="1275" w:type="dxa"/>
            <w:vMerge w:val="restart"/>
            <w:tcBorders>
              <w:top w:val="single" w:color="auto" w:sz="4" w:space="0"/>
            </w:tcBorders>
            <w:noWrap w:val="0"/>
            <w:vAlign w:val="center"/>
          </w:tcPr>
          <w:p w14:paraId="6FBE188E">
            <w:pPr>
              <w:pStyle w:val="214"/>
              <w:rPr>
                <w:rFonts w:ascii="Times New Roman" w:hAnsi="Times New Roman"/>
              </w:rPr>
            </w:pPr>
            <w:r>
              <w:rPr>
                <w:rFonts w:ascii="Times New Roman" w:hAnsi="Times New Roman"/>
              </w:rPr>
              <w:t>1</w:t>
            </w:r>
          </w:p>
        </w:tc>
        <w:tc>
          <w:tcPr>
            <w:tcW w:w="1602" w:type="dxa"/>
            <w:tcBorders>
              <w:top w:val="single" w:color="auto" w:sz="4" w:space="0"/>
            </w:tcBorders>
            <w:noWrap w:val="0"/>
            <w:vAlign w:val="center"/>
          </w:tcPr>
          <w:p w14:paraId="27DAF761">
            <w:pPr>
              <w:pStyle w:val="214"/>
              <w:rPr>
                <w:rFonts w:ascii="Times New Roman" w:hAnsi="Times New Roman"/>
              </w:rPr>
            </w:pPr>
            <w:r>
              <w:rPr>
                <w:rFonts w:ascii="Times New Roman" w:hAnsi="Times New Roman"/>
              </w:rPr>
              <w:t>0-3</w:t>
            </w:r>
          </w:p>
        </w:tc>
        <w:tc>
          <w:tcPr>
            <w:tcW w:w="1705" w:type="dxa"/>
            <w:vMerge w:val="continue"/>
            <w:noWrap w:val="0"/>
            <w:vAlign w:val="center"/>
          </w:tcPr>
          <w:p w14:paraId="0DB93E50">
            <w:pPr>
              <w:pStyle w:val="214"/>
              <w:rPr>
                <w:rFonts w:ascii="Times New Roman" w:hAnsi="Times New Roman"/>
              </w:rPr>
            </w:pPr>
          </w:p>
        </w:tc>
        <w:tc>
          <w:tcPr>
            <w:tcW w:w="1705" w:type="dxa"/>
            <w:vMerge w:val="continue"/>
            <w:noWrap w:val="0"/>
            <w:vAlign w:val="top"/>
          </w:tcPr>
          <w:p w14:paraId="3AD080F1">
            <w:pPr>
              <w:pStyle w:val="214"/>
              <w:rPr>
                <w:rFonts w:ascii="Times New Roman" w:hAnsi="Times New Roman"/>
              </w:rPr>
            </w:pPr>
          </w:p>
        </w:tc>
      </w:tr>
      <w:tr w14:paraId="22C04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5DD928EB">
            <w:pPr>
              <w:pStyle w:val="214"/>
              <w:rPr>
                <w:rFonts w:ascii="Times New Roman" w:hAnsi="Times New Roman"/>
              </w:rPr>
            </w:pPr>
            <w:r>
              <w:rPr>
                <w:rFonts w:ascii="Times New Roman" w:hAnsi="Times New Roman"/>
              </w:rPr>
              <w:t>强制应答标志</w:t>
            </w:r>
          </w:p>
        </w:tc>
        <w:tc>
          <w:tcPr>
            <w:tcW w:w="1275" w:type="dxa"/>
            <w:vMerge w:val="continue"/>
            <w:noWrap w:val="0"/>
            <w:vAlign w:val="center"/>
          </w:tcPr>
          <w:p w14:paraId="192E7B1E">
            <w:pPr>
              <w:pStyle w:val="214"/>
              <w:rPr>
                <w:rFonts w:ascii="Times New Roman" w:hAnsi="Times New Roman"/>
              </w:rPr>
            </w:pPr>
          </w:p>
        </w:tc>
        <w:tc>
          <w:tcPr>
            <w:tcW w:w="1602" w:type="dxa"/>
            <w:noWrap w:val="0"/>
            <w:vAlign w:val="center"/>
          </w:tcPr>
          <w:p w14:paraId="23955FDB">
            <w:pPr>
              <w:pStyle w:val="214"/>
              <w:rPr>
                <w:rFonts w:ascii="Times New Roman" w:hAnsi="Times New Roman"/>
              </w:rPr>
            </w:pPr>
            <w:r>
              <w:rPr>
                <w:rFonts w:ascii="Times New Roman" w:hAnsi="Times New Roman"/>
              </w:rPr>
              <w:t>4</w:t>
            </w:r>
          </w:p>
        </w:tc>
        <w:tc>
          <w:tcPr>
            <w:tcW w:w="1705" w:type="dxa"/>
            <w:noWrap w:val="0"/>
            <w:vAlign w:val="center"/>
          </w:tcPr>
          <w:p w14:paraId="3987C62E">
            <w:pPr>
              <w:pStyle w:val="214"/>
              <w:rPr>
                <w:rFonts w:ascii="Times New Roman" w:hAnsi="Times New Roman"/>
              </w:rPr>
            </w:pPr>
            <w:r>
              <w:rPr>
                <w:rFonts w:ascii="Times New Roman" w:hAnsi="Times New Roman"/>
              </w:rPr>
              <w:t>1</w:t>
            </w:r>
          </w:p>
        </w:tc>
        <w:tc>
          <w:tcPr>
            <w:tcW w:w="1705" w:type="dxa"/>
            <w:noWrap w:val="0"/>
            <w:vAlign w:val="top"/>
          </w:tcPr>
          <w:p w14:paraId="7B40DCB9">
            <w:pPr>
              <w:pStyle w:val="214"/>
              <w:jc w:val="both"/>
              <w:rPr>
                <w:rFonts w:ascii="Times New Roman" w:hAnsi="Times New Roman"/>
              </w:rPr>
            </w:pPr>
            <w:r>
              <w:rPr>
                <w:rFonts w:hint="eastAsia" w:ascii="Times New Roman" w:hAnsi="Times New Roman"/>
              </w:rPr>
              <w:t>0：STA正在搜表，不应答；搜表完成，应答。</w:t>
            </w:r>
          </w:p>
          <w:p w14:paraId="6FD4D29A">
            <w:pPr>
              <w:pStyle w:val="214"/>
              <w:jc w:val="both"/>
              <w:rPr>
                <w:rFonts w:hint="eastAsia" w:ascii="Times New Roman" w:hAnsi="Times New Roman"/>
              </w:rPr>
            </w:pPr>
            <w:r>
              <w:rPr>
                <w:rFonts w:ascii="Times New Roman" w:hAnsi="Times New Roman"/>
              </w:rPr>
              <w:t>1</w:t>
            </w:r>
            <w:r>
              <w:rPr>
                <w:rFonts w:hint="eastAsia" w:ascii="Times New Roman" w:hAnsi="Times New Roman"/>
              </w:rPr>
              <w:t>：强制应答</w:t>
            </w:r>
          </w:p>
        </w:tc>
      </w:tr>
      <w:tr w14:paraId="0BBD7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12B13822">
            <w:pPr>
              <w:pStyle w:val="214"/>
              <w:rPr>
                <w:rFonts w:ascii="Times New Roman" w:hAnsi="Times New Roman"/>
              </w:rPr>
            </w:pPr>
            <w:r>
              <w:rPr>
                <w:rFonts w:ascii="Times New Roman" w:hAnsi="Times New Roman"/>
              </w:rPr>
              <w:t>从节点注册参数</w:t>
            </w:r>
          </w:p>
        </w:tc>
        <w:tc>
          <w:tcPr>
            <w:tcW w:w="1275" w:type="dxa"/>
            <w:vMerge w:val="continue"/>
            <w:noWrap w:val="0"/>
            <w:vAlign w:val="center"/>
          </w:tcPr>
          <w:p w14:paraId="27AEF285">
            <w:pPr>
              <w:pStyle w:val="214"/>
              <w:rPr>
                <w:rFonts w:ascii="Times New Roman" w:hAnsi="Times New Roman"/>
              </w:rPr>
            </w:pPr>
          </w:p>
        </w:tc>
        <w:tc>
          <w:tcPr>
            <w:tcW w:w="1602" w:type="dxa"/>
            <w:noWrap w:val="0"/>
            <w:vAlign w:val="center"/>
          </w:tcPr>
          <w:p w14:paraId="44429215">
            <w:pPr>
              <w:pStyle w:val="214"/>
              <w:rPr>
                <w:rFonts w:ascii="Times New Roman" w:hAnsi="Times New Roman"/>
              </w:rPr>
            </w:pPr>
            <w:r>
              <w:rPr>
                <w:rFonts w:ascii="Times New Roman" w:hAnsi="Times New Roman"/>
              </w:rPr>
              <w:t>5-7</w:t>
            </w:r>
          </w:p>
        </w:tc>
        <w:tc>
          <w:tcPr>
            <w:tcW w:w="1705" w:type="dxa"/>
            <w:noWrap w:val="0"/>
            <w:vAlign w:val="center"/>
          </w:tcPr>
          <w:p w14:paraId="458F87B4">
            <w:pPr>
              <w:pStyle w:val="214"/>
              <w:rPr>
                <w:rFonts w:ascii="Times New Roman" w:hAnsi="Times New Roman"/>
              </w:rPr>
            </w:pPr>
            <w:r>
              <w:rPr>
                <w:rFonts w:ascii="Times New Roman" w:hAnsi="Times New Roman"/>
              </w:rPr>
              <w:t>3</w:t>
            </w:r>
          </w:p>
        </w:tc>
        <w:tc>
          <w:tcPr>
            <w:tcW w:w="1705" w:type="dxa"/>
            <w:noWrap w:val="0"/>
            <w:vAlign w:val="top"/>
          </w:tcPr>
          <w:p w14:paraId="437DBF5A">
            <w:pPr>
              <w:pStyle w:val="214"/>
              <w:jc w:val="both"/>
              <w:rPr>
                <w:rFonts w:ascii="Times New Roman" w:hAnsi="Times New Roman"/>
              </w:rPr>
            </w:pPr>
            <w:r>
              <w:rPr>
                <w:rFonts w:hint="eastAsia" w:ascii="Times New Roman" w:hAnsi="Times New Roman"/>
              </w:rPr>
              <w:t>取值固定为0</w:t>
            </w:r>
          </w:p>
        </w:tc>
      </w:tr>
      <w:tr w14:paraId="003AE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1949AE39">
            <w:pPr>
              <w:pStyle w:val="214"/>
              <w:rPr>
                <w:rFonts w:ascii="Times New Roman" w:hAnsi="Times New Roman"/>
              </w:rPr>
            </w:pPr>
            <w:r>
              <w:rPr>
                <w:rFonts w:ascii="Times New Roman" w:hAnsi="Times New Roman"/>
              </w:rPr>
              <w:t>保留</w:t>
            </w:r>
          </w:p>
        </w:tc>
        <w:tc>
          <w:tcPr>
            <w:tcW w:w="1275" w:type="dxa"/>
            <w:tcBorders>
              <w:top w:val="single" w:color="auto" w:sz="4" w:space="0"/>
            </w:tcBorders>
            <w:noWrap w:val="0"/>
            <w:vAlign w:val="center"/>
          </w:tcPr>
          <w:p w14:paraId="4DAC9616">
            <w:pPr>
              <w:pStyle w:val="214"/>
              <w:rPr>
                <w:rFonts w:ascii="Times New Roman" w:hAnsi="Times New Roman"/>
              </w:rPr>
            </w:pPr>
            <w:r>
              <w:rPr>
                <w:rFonts w:ascii="Times New Roman" w:hAnsi="Times New Roman"/>
              </w:rPr>
              <w:t>2-3</w:t>
            </w:r>
          </w:p>
        </w:tc>
        <w:tc>
          <w:tcPr>
            <w:tcW w:w="1602" w:type="dxa"/>
            <w:tcBorders>
              <w:top w:val="single" w:color="auto" w:sz="4" w:space="0"/>
            </w:tcBorders>
            <w:noWrap w:val="0"/>
            <w:vAlign w:val="center"/>
          </w:tcPr>
          <w:p w14:paraId="01EE8E8B">
            <w:pPr>
              <w:pStyle w:val="214"/>
              <w:rPr>
                <w:rFonts w:ascii="Times New Roman" w:hAnsi="Times New Roman"/>
              </w:rPr>
            </w:pPr>
            <w:r>
              <w:rPr>
                <w:rFonts w:ascii="Times New Roman" w:hAnsi="Times New Roman"/>
              </w:rPr>
              <w:t>0-15</w:t>
            </w:r>
          </w:p>
        </w:tc>
        <w:tc>
          <w:tcPr>
            <w:tcW w:w="1705" w:type="dxa"/>
            <w:noWrap w:val="0"/>
            <w:vAlign w:val="center"/>
          </w:tcPr>
          <w:p w14:paraId="3CFA9570">
            <w:pPr>
              <w:pStyle w:val="214"/>
              <w:rPr>
                <w:rFonts w:ascii="Times New Roman" w:hAnsi="Times New Roman"/>
              </w:rPr>
            </w:pPr>
            <w:r>
              <w:rPr>
                <w:rFonts w:ascii="Times New Roman" w:hAnsi="Times New Roman"/>
              </w:rPr>
              <w:t>16</w:t>
            </w:r>
          </w:p>
        </w:tc>
        <w:tc>
          <w:tcPr>
            <w:tcW w:w="1705" w:type="dxa"/>
            <w:noWrap w:val="0"/>
            <w:vAlign w:val="top"/>
          </w:tcPr>
          <w:p w14:paraId="7F04503E">
            <w:pPr>
              <w:pStyle w:val="214"/>
              <w:rPr>
                <w:rFonts w:ascii="Times New Roman" w:hAnsi="Times New Roman"/>
              </w:rPr>
            </w:pPr>
          </w:p>
        </w:tc>
      </w:tr>
      <w:tr w14:paraId="2386D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187FA82F">
            <w:pPr>
              <w:pStyle w:val="214"/>
              <w:rPr>
                <w:rFonts w:ascii="Times New Roman" w:hAnsi="Times New Roman"/>
              </w:rPr>
            </w:pPr>
            <w:r>
              <w:rPr>
                <w:rFonts w:ascii="Times New Roman" w:hAnsi="Times New Roman"/>
              </w:rPr>
              <w:t>报文序号</w:t>
            </w:r>
          </w:p>
        </w:tc>
        <w:tc>
          <w:tcPr>
            <w:tcW w:w="1275" w:type="dxa"/>
            <w:tcBorders>
              <w:top w:val="single" w:color="auto" w:sz="4" w:space="0"/>
              <w:bottom w:val="single" w:color="auto" w:sz="4" w:space="0"/>
            </w:tcBorders>
            <w:noWrap w:val="0"/>
            <w:vAlign w:val="center"/>
          </w:tcPr>
          <w:p w14:paraId="1B9D56DD">
            <w:pPr>
              <w:pStyle w:val="214"/>
              <w:rPr>
                <w:rFonts w:ascii="Times New Roman" w:hAnsi="Times New Roman"/>
              </w:rPr>
            </w:pPr>
            <w:r>
              <w:rPr>
                <w:rFonts w:ascii="Times New Roman" w:hAnsi="Times New Roman"/>
              </w:rPr>
              <w:t>4-7</w:t>
            </w:r>
          </w:p>
        </w:tc>
        <w:tc>
          <w:tcPr>
            <w:tcW w:w="1602" w:type="dxa"/>
            <w:tcBorders>
              <w:top w:val="single" w:color="auto" w:sz="4" w:space="0"/>
              <w:bottom w:val="single" w:color="auto" w:sz="4" w:space="0"/>
            </w:tcBorders>
            <w:noWrap w:val="0"/>
            <w:vAlign w:val="center"/>
          </w:tcPr>
          <w:p w14:paraId="1F1F97DE">
            <w:pPr>
              <w:pStyle w:val="214"/>
              <w:rPr>
                <w:rFonts w:ascii="Times New Roman" w:hAnsi="Times New Roman"/>
              </w:rPr>
            </w:pPr>
            <w:r>
              <w:rPr>
                <w:rFonts w:ascii="Times New Roman" w:hAnsi="Times New Roman"/>
              </w:rPr>
              <w:t>0-7</w:t>
            </w:r>
          </w:p>
        </w:tc>
        <w:tc>
          <w:tcPr>
            <w:tcW w:w="1705" w:type="dxa"/>
            <w:noWrap w:val="0"/>
            <w:vAlign w:val="center"/>
          </w:tcPr>
          <w:p w14:paraId="49934EFB">
            <w:pPr>
              <w:pStyle w:val="214"/>
              <w:rPr>
                <w:rFonts w:ascii="Times New Roman" w:hAnsi="Times New Roman"/>
              </w:rPr>
            </w:pPr>
            <w:r>
              <w:rPr>
                <w:rFonts w:ascii="Times New Roman" w:hAnsi="Times New Roman"/>
              </w:rPr>
              <w:t>32</w:t>
            </w:r>
          </w:p>
        </w:tc>
        <w:tc>
          <w:tcPr>
            <w:tcW w:w="1705" w:type="dxa"/>
            <w:noWrap w:val="0"/>
            <w:vAlign w:val="top"/>
          </w:tcPr>
          <w:p w14:paraId="005AB8C4">
            <w:pPr>
              <w:pStyle w:val="214"/>
              <w:jc w:val="both"/>
              <w:rPr>
                <w:rFonts w:ascii="Times New Roman" w:hAnsi="Times New Roman"/>
              </w:rPr>
            </w:pPr>
            <w:r>
              <w:rPr>
                <w:rFonts w:hint="eastAsia" w:ascii="Times New Roman" w:hAnsi="Times New Roman"/>
              </w:rPr>
              <w:t>序号递增，重发不变</w:t>
            </w:r>
          </w:p>
        </w:tc>
      </w:tr>
      <w:tr w14:paraId="608E9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1CF425E7">
            <w:pPr>
              <w:pStyle w:val="214"/>
              <w:rPr>
                <w:rFonts w:hint="eastAsia" w:ascii="Times New Roman" w:hAnsi="Times New Roman"/>
              </w:rPr>
            </w:pPr>
            <w:r>
              <w:rPr>
                <w:rFonts w:hint="eastAsia" w:ascii="Times New Roman" w:hAnsi="Times New Roman"/>
              </w:rPr>
              <w:t>源</w:t>
            </w:r>
            <w:r>
              <w:rPr>
                <w:rFonts w:ascii="Times New Roman" w:hAnsi="Times New Roman"/>
              </w:rPr>
              <w:t>MAC地址</w:t>
            </w:r>
          </w:p>
        </w:tc>
        <w:tc>
          <w:tcPr>
            <w:tcW w:w="1275" w:type="dxa"/>
            <w:tcBorders>
              <w:top w:val="single" w:color="auto" w:sz="4" w:space="0"/>
              <w:bottom w:val="single" w:color="auto" w:sz="4" w:space="0"/>
            </w:tcBorders>
            <w:noWrap w:val="0"/>
            <w:vAlign w:val="center"/>
          </w:tcPr>
          <w:p w14:paraId="32B8EA02">
            <w:pPr>
              <w:pStyle w:val="214"/>
              <w:rPr>
                <w:rFonts w:ascii="Times New Roman" w:hAnsi="Times New Roman"/>
              </w:rPr>
            </w:pPr>
            <w:r>
              <w:rPr>
                <w:rFonts w:hint="eastAsia" w:ascii="Times New Roman" w:hAnsi="Times New Roman"/>
              </w:rPr>
              <w:t>8</w:t>
            </w:r>
            <w:r>
              <w:rPr>
                <w:rFonts w:ascii="Times New Roman" w:hAnsi="Times New Roman"/>
              </w:rPr>
              <w:t>-13</w:t>
            </w:r>
          </w:p>
        </w:tc>
        <w:tc>
          <w:tcPr>
            <w:tcW w:w="1602" w:type="dxa"/>
            <w:tcBorders>
              <w:top w:val="single" w:color="auto" w:sz="4" w:space="0"/>
              <w:bottom w:val="single" w:color="auto" w:sz="4" w:space="0"/>
            </w:tcBorders>
            <w:noWrap w:val="0"/>
            <w:vAlign w:val="center"/>
          </w:tcPr>
          <w:p w14:paraId="05215D6B">
            <w:pPr>
              <w:pStyle w:val="214"/>
              <w:rPr>
                <w:rFonts w:ascii="Times New Roman" w:hAnsi="Times New Roman"/>
              </w:rPr>
            </w:pPr>
            <w:r>
              <w:rPr>
                <w:rFonts w:hint="eastAsia" w:ascii="Times New Roman" w:hAnsi="Times New Roman"/>
              </w:rPr>
              <w:t>0</w:t>
            </w:r>
            <w:r>
              <w:rPr>
                <w:rFonts w:ascii="Times New Roman" w:hAnsi="Times New Roman"/>
              </w:rPr>
              <w:t>-47</w:t>
            </w:r>
          </w:p>
        </w:tc>
        <w:tc>
          <w:tcPr>
            <w:tcW w:w="1705" w:type="dxa"/>
            <w:noWrap w:val="0"/>
            <w:vAlign w:val="center"/>
          </w:tcPr>
          <w:p w14:paraId="04CE6B31">
            <w:pPr>
              <w:pStyle w:val="214"/>
              <w:rPr>
                <w:rFonts w:ascii="Times New Roman" w:hAnsi="Times New Roman"/>
              </w:rPr>
            </w:pPr>
            <w:r>
              <w:rPr>
                <w:rFonts w:hint="eastAsia" w:ascii="Times New Roman" w:hAnsi="Times New Roman"/>
              </w:rPr>
              <w:t>48</w:t>
            </w:r>
          </w:p>
        </w:tc>
        <w:tc>
          <w:tcPr>
            <w:tcW w:w="1705" w:type="dxa"/>
            <w:noWrap w:val="0"/>
            <w:vAlign w:val="top"/>
          </w:tcPr>
          <w:p w14:paraId="370445F6">
            <w:pPr>
              <w:pStyle w:val="214"/>
              <w:jc w:val="both"/>
              <w:rPr>
                <w:rFonts w:hint="eastAsia" w:ascii="Times New Roman" w:hAnsi="Times New Roman"/>
              </w:rPr>
            </w:pPr>
            <w:r>
              <w:rPr>
                <w:rFonts w:hint="eastAsia" w:ascii="Times New Roman" w:hAnsi="Times New Roman"/>
              </w:rPr>
              <w:t>CCO的MAC地址</w:t>
            </w:r>
          </w:p>
        </w:tc>
      </w:tr>
      <w:tr w14:paraId="77368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0C2F025D">
            <w:pPr>
              <w:pStyle w:val="214"/>
              <w:rPr>
                <w:rFonts w:hint="eastAsia" w:ascii="Times New Roman" w:hAnsi="Times New Roman"/>
              </w:rPr>
            </w:pPr>
            <w:r>
              <w:rPr>
                <w:rFonts w:hint="eastAsia" w:ascii="Times New Roman" w:hAnsi="Times New Roman"/>
              </w:rPr>
              <w:t>目的</w:t>
            </w:r>
            <w:r>
              <w:rPr>
                <w:rFonts w:ascii="Times New Roman" w:hAnsi="Times New Roman"/>
              </w:rPr>
              <w:t>MAC地址</w:t>
            </w:r>
          </w:p>
        </w:tc>
        <w:tc>
          <w:tcPr>
            <w:tcW w:w="1275" w:type="dxa"/>
            <w:tcBorders>
              <w:top w:val="single" w:color="auto" w:sz="4" w:space="0"/>
            </w:tcBorders>
            <w:noWrap w:val="0"/>
            <w:vAlign w:val="center"/>
          </w:tcPr>
          <w:p w14:paraId="0403764C">
            <w:pPr>
              <w:pStyle w:val="214"/>
              <w:rPr>
                <w:rFonts w:hint="eastAsia" w:ascii="Times New Roman" w:hAnsi="Times New Roman"/>
              </w:rPr>
            </w:pPr>
            <w:r>
              <w:rPr>
                <w:rFonts w:hint="eastAsia" w:ascii="Times New Roman" w:hAnsi="Times New Roman"/>
              </w:rPr>
              <w:t>14</w:t>
            </w:r>
            <w:r>
              <w:rPr>
                <w:rFonts w:ascii="Times New Roman" w:hAnsi="Times New Roman"/>
              </w:rPr>
              <w:t>-19</w:t>
            </w:r>
          </w:p>
        </w:tc>
        <w:tc>
          <w:tcPr>
            <w:tcW w:w="1602" w:type="dxa"/>
            <w:tcBorders>
              <w:top w:val="single" w:color="auto" w:sz="4" w:space="0"/>
            </w:tcBorders>
            <w:noWrap w:val="0"/>
            <w:vAlign w:val="center"/>
          </w:tcPr>
          <w:p w14:paraId="5287336A">
            <w:pPr>
              <w:pStyle w:val="214"/>
              <w:rPr>
                <w:rFonts w:hint="eastAsia" w:ascii="Times New Roman" w:hAnsi="Times New Roman"/>
              </w:rPr>
            </w:pPr>
            <w:r>
              <w:rPr>
                <w:rFonts w:hint="eastAsia" w:ascii="Times New Roman" w:hAnsi="Times New Roman"/>
              </w:rPr>
              <w:t>0</w:t>
            </w:r>
            <w:r>
              <w:rPr>
                <w:rFonts w:ascii="Times New Roman" w:hAnsi="Times New Roman"/>
              </w:rPr>
              <w:t>-47</w:t>
            </w:r>
          </w:p>
        </w:tc>
        <w:tc>
          <w:tcPr>
            <w:tcW w:w="1705" w:type="dxa"/>
            <w:noWrap w:val="0"/>
            <w:vAlign w:val="center"/>
          </w:tcPr>
          <w:p w14:paraId="0A90EAC8">
            <w:pPr>
              <w:pStyle w:val="214"/>
              <w:rPr>
                <w:rFonts w:hint="eastAsia" w:ascii="Times New Roman" w:hAnsi="Times New Roman"/>
              </w:rPr>
            </w:pPr>
            <w:r>
              <w:rPr>
                <w:rFonts w:hint="eastAsia" w:ascii="Times New Roman" w:hAnsi="Times New Roman"/>
              </w:rPr>
              <w:t>48</w:t>
            </w:r>
          </w:p>
        </w:tc>
        <w:tc>
          <w:tcPr>
            <w:tcW w:w="1705" w:type="dxa"/>
            <w:noWrap w:val="0"/>
            <w:vAlign w:val="top"/>
          </w:tcPr>
          <w:p w14:paraId="0AB090D0">
            <w:pPr>
              <w:pStyle w:val="214"/>
              <w:jc w:val="both"/>
              <w:rPr>
                <w:rFonts w:hint="eastAsia" w:ascii="Times New Roman" w:hAnsi="Times New Roman"/>
              </w:rPr>
            </w:pPr>
            <w:r>
              <w:rPr>
                <w:rFonts w:hint="eastAsia" w:ascii="Times New Roman" w:hAnsi="Times New Roman"/>
              </w:rPr>
              <w:t>待查询站点的MAC地址</w:t>
            </w:r>
          </w:p>
        </w:tc>
      </w:tr>
      <w:bookmarkEnd w:id="489"/>
      <w:bookmarkEnd w:id="490"/>
      <w:bookmarkEnd w:id="491"/>
      <w:bookmarkEnd w:id="492"/>
      <w:bookmarkEnd w:id="493"/>
      <w:bookmarkEnd w:id="494"/>
    </w:tbl>
    <w:p w14:paraId="001FC834">
      <w:pPr>
        <w:pStyle w:val="239"/>
        <w:rPr>
          <w:rFonts w:hint="eastAsia"/>
        </w:rPr>
      </w:pPr>
    </w:p>
    <w:p w14:paraId="0C148E8D">
      <w:pPr>
        <w:pStyle w:val="79"/>
        <w:spacing w:before="156" w:after="156"/>
        <w:rPr>
          <w:rFonts w:hint="eastAsia" w:ascii="Times New Roman"/>
        </w:rPr>
      </w:pPr>
      <w:bookmarkStart w:id="519" w:name="_Toc405476626"/>
      <w:bookmarkEnd w:id="519"/>
      <w:bookmarkStart w:id="520" w:name="_Toc405476625"/>
      <w:bookmarkEnd w:id="520"/>
      <w:bookmarkStart w:id="521" w:name="_Toc399259191"/>
      <w:bookmarkStart w:id="522" w:name="_Toc399228774"/>
      <w:bookmarkStart w:id="523" w:name="_Toc399757249"/>
      <w:bookmarkStart w:id="524" w:name="_Toc400798877"/>
      <w:bookmarkStart w:id="525" w:name="_Toc402982885"/>
      <w:bookmarkStart w:id="526" w:name="_Toc402983351"/>
      <w:bookmarkStart w:id="527" w:name="_Toc402983817"/>
      <w:bookmarkStart w:id="528" w:name="_Toc405476627"/>
      <w:bookmarkStart w:id="529" w:name="_Toc403585288"/>
      <w:bookmarkStart w:id="530" w:name="_Toc403570086"/>
      <w:bookmarkStart w:id="531" w:name="_Toc408859717"/>
      <w:r>
        <w:rPr>
          <w:rFonts w:ascii="Times New Roman"/>
        </w:rPr>
        <w:t>上行</w:t>
      </w:r>
      <w:bookmarkEnd w:id="521"/>
      <w:bookmarkEnd w:id="522"/>
      <w:bookmarkEnd w:id="523"/>
      <w:bookmarkEnd w:id="524"/>
      <w:bookmarkEnd w:id="525"/>
      <w:bookmarkEnd w:id="526"/>
      <w:bookmarkEnd w:id="527"/>
      <w:r>
        <w:rPr>
          <w:rFonts w:ascii="Times New Roman"/>
        </w:rPr>
        <w:t>报文格式</w:t>
      </w:r>
      <w:bookmarkEnd w:id="528"/>
      <w:bookmarkEnd w:id="529"/>
      <w:bookmarkEnd w:id="530"/>
      <w:bookmarkEnd w:id="531"/>
      <w:bookmarkStart w:id="532" w:name="_Toc399228775"/>
      <w:bookmarkStart w:id="533" w:name="_Toc399259192"/>
      <w:bookmarkStart w:id="534" w:name="_Toc399757250"/>
      <w:bookmarkStart w:id="535" w:name="_Toc400798878"/>
      <w:bookmarkStart w:id="536" w:name="_Toc403570087"/>
      <w:bookmarkStart w:id="537" w:name="_Toc408859718"/>
    </w:p>
    <w:p w14:paraId="7A559C17">
      <w:pPr>
        <w:pStyle w:val="38"/>
        <w:rPr>
          <w:rFonts w:ascii="Times New Roman"/>
        </w:rPr>
      </w:pPr>
      <w:r>
        <w:rPr>
          <w:rFonts w:ascii="Times New Roman"/>
        </w:rPr>
        <w:t>STA收到CCO下发的查询从节点注册结果命令后，应答从节点注册结果给CCO。</w:t>
      </w:r>
    </w:p>
    <w:p w14:paraId="41D36EEB">
      <w:pPr>
        <w:pStyle w:val="38"/>
        <w:rPr>
          <w:rFonts w:ascii="Times New Roman"/>
        </w:rPr>
      </w:pPr>
      <w:r>
        <w:rPr>
          <w:rFonts w:ascii="Times New Roman"/>
        </w:rPr>
        <w:t>上行报文格式</w:t>
      </w:r>
      <w:r>
        <w:rPr>
          <w:rFonts w:hint="eastAsia" w:ascii="Times New Roman"/>
        </w:rPr>
        <w:t>应符合图1</w:t>
      </w:r>
      <w:r>
        <w:rPr>
          <w:rFonts w:ascii="Times New Roman"/>
        </w:rPr>
        <w:t>0</w:t>
      </w:r>
      <w:r>
        <w:rPr>
          <w:rFonts w:hint="eastAsia" w:ascii="Times New Roman"/>
        </w:rPr>
        <w:t>格式要求</w:t>
      </w:r>
      <w:r>
        <w:rPr>
          <w:rFonts w:ascii="Times New Roman"/>
        </w:rPr>
        <w:t>。</w:t>
      </w:r>
    </w:p>
    <w:p w14:paraId="386F5920">
      <w:pPr>
        <w:pStyle w:val="175"/>
        <w:ind w:firstLine="0" w:firstLineChars="0"/>
        <w:jc w:val="center"/>
        <w:rPr>
          <w:rFonts w:ascii="Times New Roman" w:hAnsi="Times New Roman"/>
        </w:rPr>
      </w:pPr>
      <w:r>
        <w:object>
          <v:shape id="_x0000_i1034" o:spt="75" type="#_x0000_t75" style="height:92.3pt;width:467.25pt;" o:ole="t" filled="f" stroked="f" coordsize="21600,21600">
            <v:path/>
            <v:fill on="f" focussize="0,0"/>
            <v:stroke on="f"/>
            <v:imagedata r:id="rId31" o:title=""/>
            <o:lock v:ext="edit" aspectratio="t"/>
            <w10:wrap type="none"/>
            <w10:anchorlock/>
          </v:shape>
          <o:OLEObject Type="Embed" ProgID="Visio.Drawing.11" ShapeID="_x0000_i1034" DrawAspect="Content" ObjectID="_1468075734" r:id="rId30">
            <o:LockedField>false</o:LockedField>
          </o:OLEObject>
        </w:object>
      </w:r>
    </w:p>
    <w:p w14:paraId="3D85469E">
      <w:pPr>
        <w:pStyle w:val="156"/>
        <w:rPr>
          <w:rFonts w:ascii="Times New Roman"/>
        </w:rPr>
      </w:pPr>
      <w:bookmarkStart w:id="538" w:name="_Toc400799082"/>
      <w:bookmarkStart w:id="539" w:name="_Toc403570510"/>
      <w:bookmarkStart w:id="540" w:name="_Toc403585469"/>
      <w:bookmarkStart w:id="541" w:name="_Toc402983066"/>
      <w:bookmarkStart w:id="542" w:name="_Toc402983998"/>
      <w:bookmarkStart w:id="543" w:name="_Toc408860096"/>
      <w:bookmarkStart w:id="544" w:name="_Toc399229229"/>
      <w:bookmarkStart w:id="545" w:name="_Ref398977927"/>
      <w:bookmarkStart w:id="546" w:name="_Toc399259442"/>
      <w:bookmarkStart w:id="547" w:name="_Toc405476822"/>
      <w:bookmarkStart w:id="548" w:name="_Toc402983532"/>
      <w:bookmarkStart w:id="549" w:name="_Toc399757480"/>
      <w:r>
        <w:rPr>
          <w:rFonts w:ascii="Times New Roman"/>
        </w:rPr>
        <w:t>查询从节点注册结果上行报文格式</w:t>
      </w:r>
      <w:bookmarkEnd w:id="538"/>
      <w:bookmarkEnd w:id="539"/>
      <w:bookmarkEnd w:id="540"/>
      <w:bookmarkEnd w:id="541"/>
      <w:bookmarkEnd w:id="542"/>
      <w:bookmarkEnd w:id="543"/>
      <w:bookmarkEnd w:id="544"/>
      <w:bookmarkEnd w:id="545"/>
      <w:bookmarkEnd w:id="546"/>
      <w:bookmarkEnd w:id="547"/>
      <w:bookmarkEnd w:id="548"/>
      <w:bookmarkEnd w:id="549"/>
    </w:p>
    <w:p w14:paraId="1C05B487">
      <w:pPr>
        <w:pStyle w:val="175"/>
        <w:adjustRightInd w:val="0"/>
        <w:ind w:left="525" w:leftChars="200" w:hanging="105" w:hangingChars="50"/>
        <w:jc w:val="left"/>
        <w:rPr>
          <w:rFonts w:hint="eastAsia" w:ascii="Times New Roman" w:hAnsi="Times New Roman"/>
          <w:sz w:val="21"/>
          <w:lang w:val="en-US" w:eastAsia="zh-CN"/>
        </w:rPr>
      </w:pPr>
      <w:r>
        <w:rPr>
          <w:rFonts w:ascii="Times New Roman" w:hAnsi="Times New Roman"/>
          <w:sz w:val="21"/>
          <w:lang w:val="en-US" w:eastAsia="zh-CN"/>
        </w:rPr>
        <w:t>数据</w:t>
      </w:r>
      <w:del w:id="67" w:author="作者">
        <w:r>
          <w:rPr>
            <w:rFonts w:ascii="Times New Roman" w:hAnsi="Times New Roman"/>
            <w:sz w:val="21"/>
            <w:lang w:val="en-US" w:eastAsia="zh-CN"/>
          </w:rPr>
          <w:delText>（DATA）</w:delText>
        </w:r>
      </w:del>
      <w:r>
        <w:rPr>
          <w:rFonts w:ascii="Times New Roman" w:hAnsi="Times New Roman"/>
          <w:sz w:val="21"/>
          <w:lang w:val="en-US" w:eastAsia="zh-CN"/>
        </w:rPr>
        <w:t>域的格式</w:t>
      </w:r>
      <w:r>
        <w:rPr>
          <w:rFonts w:hint="eastAsia" w:ascii="Times New Roman" w:hAnsi="Times New Roman"/>
          <w:sz w:val="21"/>
          <w:lang w:val="en-US" w:eastAsia="zh-CN"/>
        </w:rPr>
        <w:t>应符合图1</w:t>
      </w:r>
      <w:r>
        <w:rPr>
          <w:rFonts w:ascii="Times New Roman" w:hAnsi="Times New Roman"/>
          <w:sz w:val="21"/>
          <w:lang w:val="en-US" w:eastAsia="zh-CN"/>
        </w:rPr>
        <w:t>1</w:t>
      </w:r>
      <w:r>
        <w:rPr>
          <w:rFonts w:hint="eastAsia" w:ascii="Times New Roman" w:hAnsi="Times New Roman"/>
          <w:sz w:val="21"/>
          <w:lang w:val="en-US" w:eastAsia="zh-CN"/>
        </w:rPr>
        <w:t>格式要求</w:t>
      </w:r>
      <w:r>
        <w:rPr>
          <w:rFonts w:ascii="Times New Roman" w:hAnsi="Times New Roman"/>
          <w:sz w:val="21"/>
          <w:lang w:val="en-US" w:eastAsia="zh-CN"/>
        </w:rPr>
        <w:t>。</w:t>
      </w:r>
    </w:p>
    <w:p w14:paraId="72B2D600">
      <w:pPr>
        <w:pStyle w:val="175"/>
        <w:adjustRightInd w:val="0"/>
        <w:ind w:left="525" w:leftChars="200" w:hanging="105" w:hangingChars="50"/>
        <w:jc w:val="left"/>
        <w:rPr>
          <w:rFonts w:hint="eastAsia" w:ascii="Times New Roman" w:hAnsi="Times New Roman"/>
          <w:sz w:val="21"/>
          <w:lang w:val="en-US" w:eastAsia="zh-CN"/>
        </w:rPr>
      </w:pPr>
    </w:p>
    <w:p w14:paraId="702D7F67">
      <w:pPr>
        <w:pStyle w:val="175"/>
        <w:adjustRightInd w:val="0"/>
        <w:ind w:left="520" w:leftChars="200" w:hanging="100" w:hangingChars="50"/>
        <w:jc w:val="left"/>
        <w:rPr>
          <w:rFonts w:ascii="Times New Roman" w:hAnsi="Times New Roman"/>
        </w:rPr>
      </w:pPr>
      <w:r>
        <w:rPr>
          <w:rFonts w:ascii="Times New Roman" w:hAnsi="Times New Roman"/>
        </w:rPr>
        <w:object>
          <v:shape id="_x0000_i1035" o:spt="75" type="#_x0000_t75" style="height:102.75pt;width:416.1pt;" o:ole="t" filled="f" o:preferrelative="t" stroked="f" coordsize="21600,21600">
            <v:path/>
            <v:fill on="f" focussize="0,0"/>
            <v:stroke on="f"/>
            <v:imagedata r:id="rId33" o:title=""/>
            <o:lock v:ext="edit" aspectratio="t"/>
            <w10:wrap type="none"/>
            <w10:anchorlock/>
          </v:shape>
          <o:OLEObject Type="Embed" ProgID="Visio.Drawing.11" ShapeID="_x0000_i1035" DrawAspect="Content" ObjectID="_1468075735" r:id="rId32">
            <o:LockedField>false</o:LockedField>
          </o:OLEObject>
        </w:object>
      </w:r>
    </w:p>
    <w:p w14:paraId="0865B0B5">
      <w:pPr>
        <w:pStyle w:val="156"/>
        <w:rPr>
          <w:rFonts w:ascii="Times New Roman"/>
        </w:rPr>
      </w:pPr>
      <w:bookmarkStart w:id="550" w:name="_Ref398977941"/>
      <w:bookmarkStart w:id="551" w:name="_Toc402983067"/>
      <w:bookmarkStart w:id="552" w:name="_Toc400799083"/>
      <w:bookmarkStart w:id="553" w:name="_Toc402983533"/>
      <w:bookmarkStart w:id="554" w:name="_Toc399259443"/>
      <w:bookmarkStart w:id="555" w:name="_Toc399229230"/>
      <w:bookmarkStart w:id="556" w:name="_Toc402983999"/>
      <w:bookmarkStart w:id="557" w:name="_Toc403570511"/>
      <w:bookmarkStart w:id="558" w:name="_Toc403585470"/>
      <w:bookmarkStart w:id="559" w:name="_Toc405476823"/>
      <w:bookmarkStart w:id="560" w:name="_Toc399757481"/>
      <w:bookmarkStart w:id="561" w:name="_Toc408860097"/>
      <w:r>
        <w:rPr>
          <w:rFonts w:ascii="Times New Roman"/>
        </w:rPr>
        <w:t>数据</w:t>
      </w:r>
      <w:del w:id="68" w:author="作者">
        <w:r>
          <w:rPr>
            <w:rFonts w:hAnsi="黑体"/>
          </w:rPr>
          <w:delText>（DATA）</w:delText>
        </w:r>
      </w:del>
      <w:r>
        <w:rPr>
          <w:rFonts w:hAnsi="黑体"/>
        </w:rPr>
        <w:t>域格式</w:t>
      </w:r>
      <w:bookmarkEnd w:id="550"/>
      <w:bookmarkEnd w:id="551"/>
      <w:bookmarkEnd w:id="552"/>
      <w:bookmarkEnd w:id="553"/>
      <w:bookmarkEnd w:id="554"/>
      <w:bookmarkEnd w:id="555"/>
      <w:bookmarkEnd w:id="556"/>
      <w:bookmarkEnd w:id="557"/>
      <w:bookmarkEnd w:id="558"/>
      <w:bookmarkEnd w:id="559"/>
      <w:bookmarkEnd w:id="560"/>
      <w:bookmarkEnd w:id="561"/>
    </w:p>
    <w:p w14:paraId="73A2A2D2">
      <w:pPr>
        <w:pStyle w:val="38"/>
        <w:rPr>
          <w:rFonts w:ascii="Times New Roman"/>
        </w:rPr>
      </w:pPr>
      <w:r>
        <w:rPr>
          <w:rFonts w:ascii="Times New Roman"/>
        </w:rPr>
        <w:t>查询从节点注册上行报文数据格式的字段</w:t>
      </w:r>
      <w:r>
        <w:rPr>
          <w:rFonts w:hint="eastAsia" w:ascii="Times New Roman"/>
        </w:rPr>
        <w:t>应符合表7要求</w:t>
      </w:r>
      <w:r>
        <w:rPr>
          <w:rFonts w:ascii="Times New Roman"/>
        </w:rPr>
        <w:t>。</w:t>
      </w:r>
    </w:p>
    <w:p w14:paraId="108189E6">
      <w:pPr>
        <w:pStyle w:val="154"/>
        <w:ind w:left="0"/>
        <w:rPr>
          <w:rFonts w:ascii="Times New Roman"/>
        </w:rPr>
      </w:pPr>
      <w:bookmarkStart w:id="562" w:name="_Toc399229332"/>
      <w:bookmarkStart w:id="563" w:name="_Toc399259539"/>
      <w:bookmarkStart w:id="564" w:name="_Toc399757573"/>
      <w:bookmarkStart w:id="565" w:name="_Toc402540056"/>
      <w:bookmarkStart w:id="566" w:name="_Toc402983142"/>
      <w:bookmarkStart w:id="567" w:name="_Toc402983608"/>
      <w:bookmarkStart w:id="568" w:name="_Ref398977953"/>
      <w:bookmarkStart w:id="569" w:name="_Toc402984074"/>
      <w:bookmarkStart w:id="570" w:name="_Toc403570585"/>
      <w:bookmarkStart w:id="571" w:name="_Toc405476893"/>
      <w:bookmarkStart w:id="572" w:name="_Toc408860168"/>
      <w:bookmarkStart w:id="573" w:name="_Toc405022471"/>
      <w:r>
        <w:rPr>
          <w:rFonts w:ascii="Times New Roman"/>
        </w:rPr>
        <w:t>查询从节点注册结果上行报文格式说明</w:t>
      </w:r>
      <w:bookmarkEnd w:id="562"/>
      <w:bookmarkEnd w:id="563"/>
      <w:bookmarkEnd w:id="564"/>
      <w:bookmarkEnd w:id="565"/>
      <w:bookmarkEnd w:id="566"/>
      <w:bookmarkEnd w:id="567"/>
      <w:bookmarkEnd w:id="568"/>
      <w:bookmarkEnd w:id="569"/>
      <w:bookmarkEnd w:id="570"/>
      <w:bookmarkEnd w:id="571"/>
      <w:bookmarkEnd w:id="572"/>
      <w:bookmarkEnd w:id="57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94"/>
        <w:gridCol w:w="1276"/>
        <w:gridCol w:w="1417"/>
        <w:gridCol w:w="1701"/>
        <w:gridCol w:w="2134"/>
      </w:tblGrid>
      <w:tr w14:paraId="794DA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94" w:type="dxa"/>
            <w:noWrap w:val="0"/>
            <w:vAlign w:val="center"/>
          </w:tcPr>
          <w:p w14:paraId="6BAE6BA9">
            <w:pPr>
              <w:pStyle w:val="214"/>
              <w:rPr>
                <w:rFonts w:ascii="Times New Roman" w:hAnsi="Times New Roman"/>
              </w:rPr>
            </w:pPr>
            <w:r>
              <w:rPr>
                <w:rFonts w:ascii="Times New Roman" w:hAnsi="Times New Roman"/>
              </w:rPr>
              <w:t>域</w:t>
            </w:r>
          </w:p>
        </w:tc>
        <w:tc>
          <w:tcPr>
            <w:tcW w:w="1276" w:type="dxa"/>
            <w:noWrap w:val="0"/>
            <w:vAlign w:val="center"/>
          </w:tcPr>
          <w:p w14:paraId="313B26A3">
            <w:pPr>
              <w:pStyle w:val="214"/>
              <w:rPr>
                <w:rFonts w:ascii="Times New Roman" w:hAnsi="Times New Roman"/>
              </w:rPr>
            </w:pPr>
            <w:r>
              <w:rPr>
                <w:rFonts w:ascii="Times New Roman" w:hAnsi="Times New Roman"/>
              </w:rPr>
              <w:t>字节号</w:t>
            </w:r>
          </w:p>
        </w:tc>
        <w:tc>
          <w:tcPr>
            <w:tcW w:w="1417" w:type="dxa"/>
            <w:noWrap w:val="0"/>
            <w:vAlign w:val="center"/>
          </w:tcPr>
          <w:p w14:paraId="67E2773A">
            <w:pPr>
              <w:pStyle w:val="214"/>
              <w:rPr>
                <w:rFonts w:ascii="Times New Roman" w:hAnsi="Times New Roman"/>
              </w:rPr>
            </w:pPr>
            <w:r>
              <w:rPr>
                <w:rFonts w:ascii="Times New Roman" w:hAnsi="Times New Roman"/>
              </w:rPr>
              <w:t>比特位</w:t>
            </w:r>
          </w:p>
        </w:tc>
        <w:tc>
          <w:tcPr>
            <w:tcW w:w="1701" w:type="dxa"/>
            <w:noWrap w:val="0"/>
            <w:vAlign w:val="center"/>
          </w:tcPr>
          <w:p w14:paraId="5F49BBF5">
            <w:pPr>
              <w:pStyle w:val="214"/>
              <w:rPr>
                <w:rFonts w:ascii="Times New Roman" w:hAnsi="Times New Roman"/>
              </w:rPr>
            </w:pPr>
            <w:r>
              <w:rPr>
                <w:rFonts w:ascii="Times New Roman" w:hAnsi="Times New Roman"/>
              </w:rPr>
              <w:t>域大小(比特)</w:t>
            </w:r>
          </w:p>
        </w:tc>
        <w:tc>
          <w:tcPr>
            <w:tcW w:w="2134" w:type="dxa"/>
            <w:noWrap w:val="0"/>
            <w:vAlign w:val="top"/>
          </w:tcPr>
          <w:p w14:paraId="4BF34C4F">
            <w:pPr>
              <w:pStyle w:val="214"/>
              <w:rPr>
                <w:rFonts w:ascii="Times New Roman" w:hAnsi="Times New Roman"/>
              </w:rPr>
            </w:pPr>
            <w:r>
              <w:rPr>
                <w:rFonts w:hint="eastAsia" w:ascii="Times New Roman" w:hAnsi="Times New Roman"/>
              </w:rPr>
              <w:t>含义</w:t>
            </w:r>
          </w:p>
        </w:tc>
      </w:tr>
      <w:tr w14:paraId="615FB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94" w:type="dxa"/>
            <w:noWrap w:val="0"/>
            <w:vAlign w:val="center"/>
          </w:tcPr>
          <w:p w14:paraId="65742EEF">
            <w:pPr>
              <w:pStyle w:val="214"/>
              <w:rPr>
                <w:rFonts w:ascii="Times New Roman" w:hAnsi="Times New Roman"/>
              </w:rPr>
            </w:pPr>
            <w:r>
              <w:rPr>
                <w:rFonts w:ascii="Times New Roman" w:hAnsi="Times New Roman"/>
              </w:rPr>
              <w:t>协议版本号</w:t>
            </w:r>
          </w:p>
        </w:tc>
        <w:tc>
          <w:tcPr>
            <w:tcW w:w="1276" w:type="dxa"/>
            <w:vMerge w:val="restart"/>
            <w:noWrap w:val="0"/>
            <w:vAlign w:val="center"/>
          </w:tcPr>
          <w:p w14:paraId="5160A04C">
            <w:pPr>
              <w:pStyle w:val="214"/>
              <w:rPr>
                <w:rFonts w:ascii="Times New Roman" w:hAnsi="Times New Roman"/>
              </w:rPr>
            </w:pPr>
            <w:r>
              <w:rPr>
                <w:rFonts w:ascii="Times New Roman" w:hAnsi="Times New Roman"/>
              </w:rPr>
              <w:t>0</w:t>
            </w:r>
          </w:p>
        </w:tc>
        <w:tc>
          <w:tcPr>
            <w:tcW w:w="1417" w:type="dxa"/>
            <w:noWrap w:val="0"/>
            <w:vAlign w:val="center"/>
          </w:tcPr>
          <w:p w14:paraId="0FB88C22">
            <w:pPr>
              <w:pStyle w:val="214"/>
              <w:rPr>
                <w:rFonts w:ascii="Times New Roman" w:hAnsi="Times New Roman"/>
              </w:rPr>
            </w:pPr>
            <w:r>
              <w:rPr>
                <w:rFonts w:ascii="Times New Roman" w:hAnsi="Times New Roman"/>
              </w:rPr>
              <w:t>0-5</w:t>
            </w:r>
          </w:p>
        </w:tc>
        <w:tc>
          <w:tcPr>
            <w:tcW w:w="1701" w:type="dxa"/>
            <w:noWrap w:val="0"/>
            <w:vAlign w:val="center"/>
          </w:tcPr>
          <w:p w14:paraId="2BFF7929">
            <w:pPr>
              <w:pStyle w:val="214"/>
              <w:rPr>
                <w:rFonts w:ascii="Times New Roman" w:hAnsi="Times New Roman"/>
              </w:rPr>
            </w:pPr>
            <w:r>
              <w:rPr>
                <w:rFonts w:ascii="Times New Roman" w:hAnsi="Times New Roman"/>
              </w:rPr>
              <w:t>6</w:t>
            </w:r>
          </w:p>
        </w:tc>
        <w:tc>
          <w:tcPr>
            <w:tcW w:w="2134" w:type="dxa"/>
            <w:noWrap w:val="0"/>
            <w:vAlign w:val="top"/>
          </w:tcPr>
          <w:p w14:paraId="00B54948">
            <w:pPr>
              <w:pStyle w:val="214"/>
              <w:jc w:val="left"/>
              <w:rPr>
                <w:rFonts w:ascii="Times New Roman" w:hAnsi="Times New Roman"/>
              </w:rPr>
            </w:pPr>
            <w:r>
              <w:rPr>
                <w:rFonts w:hint="eastAsia" w:ascii="Times New Roman" w:hAnsi="Times New Roman"/>
              </w:rPr>
              <w:t>取值固定为1</w:t>
            </w:r>
          </w:p>
        </w:tc>
      </w:tr>
      <w:tr w14:paraId="1B82B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1994" w:type="dxa"/>
            <w:vMerge w:val="restart"/>
            <w:noWrap w:val="0"/>
            <w:vAlign w:val="center"/>
          </w:tcPr>
          <w:p w14:paraId="4310787B">
            <w:pPr>
              <w:pStyle w:val="214"/>
              <w:rPr>
                <w:rFonts w:ascii="Times New Roman" w:hAnsi="Times New Roman"/>
              </w:rPr>
            </w:pPr>
            <w:r>
              <w:rPr>
                <w:rFonts w:ascii="Times New Roman" w:hAnsi="Times New Roman"/>
              </w:rPr>
              <w:t>报文头长度</w:t>
            </w:r>
          </w:p>
        </w:tc>
        <w:tc>
          <w:tcPr>
            <w:tcW w:w="1276" w:type="dxa"/>
            <w:vMerge w:val="continue"/>
            <w:tcBorders>
              <w:bottom w:val="single" w:color="auto" w:sz="4" w:space="0"/>
            </w:tcBorders>
            <w:noWrap w:val="0"/>
            <w:vAlign w:val="center"/>
          </w:tcPr>
          <w:p w14:paraId="7E4B7BAF">
            <w:pPr>
              <w:pStyle w:val="214"/>
              <w:rPr>
                <w:rFonts w:ascii="Times New Roman" w:hAnsi="Times New Roman"/>
              </w:rPr>
            </w:pPr>
          </w:p>
        </w:tc>
        <w:tc>
          <w:tcPr>
            <w:tcW w:w="1417" w:type="dxa"/>
            <w:tcBorders>
              <w:bottom w:val="single" w:color="auto" w:sz="4" w:space="0"/>
            </w:tcBorders>
            <w:noWrap w:val="0"/>
            <w:vAlign w:val="center"/>
          </w:tcPr>
          <w:p w14:paraId="39B86CCC">
            <w:pPr>
              <w:pStyle w:val="214"/>
              <w:rPr>
                <w:rFonts w:ascii="Times New Roman" w:hAnsi="Times New Roman"/>
              </w:rPr>
            </w:pPr>
            <w:r>
              <w:rPr>
                <w:rFonts w:ascii="Times New Roman" w:hAnsi="Times New Roman"/>
              </w:rPr>
              <w:t>6-7</w:t>
            </w:r>
          </w:p>
        </w:tc>
        <w:tc>
          <w:tcPr>
            <w:tcW w:w="1701" w:type="dxa"/>
            <w:vMerge w:val="restart"/>
            <w:noWrap w:val="0"/>
            <w:vAlign w:val="center"/>
          </w:tcPr>
          <w:p w14:paraId="2E707F5D">
            <w:pPr>
              <w:pStyle w:val="214"/>
              <w:rPr>
                <w:rFonts w:ascii="Times New Roman" w:hAnsi="Times New Roman"/>
              </w:rPr>
            </w:pPr>
            <w:r>
              <w:rPr>
                <w:rFonts w:ascii="Times New Roman" w:hAnsi="Times New Roman"/>
              </w:rPr>
              <w:t>6</w:t>
            </w:r>
          </w:p>
        </w:tc>
        <w:tc>
          <w:tcPr>
            <w:tcW w:w="2134" w:type="dxa"/>
            <w:vMerge w:val="restart"/>
            <w:noWrap w:val="0"/>
            <w:vAlign w:val="top"/>
          </w:tcPr>
          <w:p w14:paraId="64B8E5EF">
            <w:pPr>
              <w:pStyle w:val="214"/>
              <w:jc w:val="left"/>
              <w:rPr>
                <w:rFonts w:ascii="Times New Roman" w:hAnsi="Times New Roman"/>
              </w:rPr>
            </w:pPr>
            <w:r>
              <w:rPr>
                <w:rFonts w:hint="eastAsia" w:ascii="Times New Roman" w:hAnsi="Times New Roman"/>
              </w:rPr>
              <w:t>取值固定为</w:t>
            </w:r>
            <w:r>
              <w:rPr>
                <w:rFonts w:ascii="Times New Roman" w:hAnsi="Times New Roman"/>
              </w:rPr>
              <w:t>36</w:t>
            </w:r>
          </w:p>
        </w:tc>
      </w:tr>
      <w:tr w14:paraId="0ABF9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1994" w:type="dxa"/>
            <w:vMerge w:val="continue"/>
            <w:noWrap w:val="0"/>
            <w:vAlign w:val="center"/>
          </w:tcPr>
          <w:p w14:paraId="66387F96">
            <w:pPr>
              <w:pStyle w:val="214"/>
              <w:rPr>
                <w:rFonts w:ascii="Times New Roman" w:hAnsi="Times New Roman"/>
              </w:rPr>
            </w:pPr>
          </w:p>
        </w:tc>
        <w:tc>
          <w:tcPr>
            <w:tcW w:w="1276" w:type="dxa"/>
            <w:tcBorders>
              <w:top w:val="single" w:color="auto" w:sz="4" w:space="0"/>
            </w:tcBorders>
            <w:noWrap w:val="0"/>
            <w:vAlign w:val="center"/>
          </w:tcPr>
          <w:p w14:paraId="2B7367DA">
            <w:pPr>
              <w:pStyle w:val="214"/>
              <w:rPr>
                <w:rFonts w:ascii="Times New Roman" w:hAnsi="Times New Roman"/>
              </w:rPr>
            </w:pPr>
            <w:r>
              <w:rPr>
                <w:rFonts w:ascii="Times New Roman" w:hAnsi="Times New Roman"/>
              </w:rPr>
              <w:t>1</w:t>
            </w:r>
          </w:p>
        </w:tc>
        <w:tc>
          <w:tcPr>
            <w:tcW w:w="1417" w:type="dxa"/>
            <w:tcBorders>
              <w:top w:val="single" w:color="auto" w:sz="4" w:space="0"/>
            </w:tcBorders>
            <w:noWrap w:val="0"/>
            <w:vAlign w:val="center"/>
          </w:tcPr>
          <w:p w14:paraId="37C68BDB">
            <w:pPr>
              <w:pStyle w:val="214"/>
              <w:rPr>
                <w:rFonts w:ascii="Times New Roman" w:hAnsi="Times New Roman"/>
              </w:rPr>
            </w:pPr>
            <w:r>
              <w:rPr>
                <w:rFonts w:ascii="Times New Roman" w:hAnsi="Times New Roman"/>
              </w:rPr>
              <w:t>0-3</w:t>
            </w:r>
          </w:p>
        </w:tc>
        <w:tc>
          <w:tcPr>
            <w:tcW w:w="1701" w:type="dxa"/>
            <w:vMerge w:val="continue"/>
            <w:noWrap w:val="0"/>
            <w:vAlign w:val="center"/>
          </w:tcPr>
          <w:p w14:paraId="336BBF26">
            <w:pPr>
              <w:pStyle w:val="214"/>
              <w:rPr>
                <w:rFonts w:ascii="Times New Roman" w:hAnsi="Times New Roman"/>
              </w:rPr>
            </w:pPr>
          </w:p>
        </w:tc>
        <w:tc>
          <w:tcPr>
            <w:tcW w:w="2134" w:type="dxa"/>
            <w:vMerge w:val="continue"/>
            <w:noWrap w:val="0"/>
            <w:vAlign w:val="top"/>
          </w:tcPr>
          <w:p w14:paraId="7675DE77">
            <w:pPr>
              <w:pStyle w:val="214"/>
              <w:jc w:val="left"/>
              <w:rPr>
                <w:rFonts w:ascii="Times New Roman" w:hAnsi="Times New Roman"/>
              </w:rPr>
            </w:pPr>
          </w:p>
        </w:tc>
      </w:tr>
      <w:tr w14:paraId="57EDA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94" w:type="dxa"/>
            <w:noWrap w:val="0"/>
            <w:vAlign w:val="center"/>
          </w:tcPr>
          <w:p w14:paraId="746624A3">
            <w:pPr>
              <w:pStyle w:val="214"/>
              <w:rPr>
                <w:rFonts w:ascii="Times New Roman" w:hAnsi="Times New Roman"/>
              </w:rPr>
            </w:pPr>
            <w:r>
              <w:rPr>
                <w:rFonts w:ascii="Times New Roman" w:hAnsi="Times New Roman"/>
              </w:rPr>
              <w:t>状态字段</w:t>
            </w:r>
          </w:p>
        </w:tc>
        <w:tc>
          <w:tcPr>
            <w:tcW w:w="1276" w:type="dxa"/>
            <w:vMerge w:val="restart"/>
            <w:noWrap w:val="0"/>
            <w:vAlign w:val="center"/>
          </w:tcPr>
          <w:p w14:paraId="552E3FF8">
            <w:pPr>
              <w:pStyle w:val="214"/>
              <w:rPr>
                <w:rFonts w:ascii="Times New Roman" w:hAnsi="Times New Roman"/>
              </w:rPr>
            </w:pPr>
            <w:r>
              <w:rPr>
                <w:rFonts w:hint="eastAsia" w:ascii="Times New Roman" w:hAnsi="Times New Roman"/>
              </w:rPr>
              <w:t>1</w:t>
            </w:r>
          </w:p>
        </w:tc>
        <w:tc>
          <w:tcPr>
            <w:tcW w:w="1417" w:type="dxa"/>
            <w:noWrap w:val="0"/>
            <w:vAlign w:val="center"/>
          </w:tcPr>
          <w:p w14:paraId="6D118160">
            <w:pPr>
              <w:pStyle w:val="214"/>
              <w:rPr>
                <w:rFonts w:ascii="Times New Roman" w:hAnsi="Times New Roman"/>
              </w:rPr>
            </w:pPr>
            <w:r>
              <w:rPr>
                <w:rFonts w:ascii="Times New Roman" w:hAnsi="Times New Roman"/>
              </w:rPr>
              <w:t>4</w:t>
            </w:r>
          </w:p>
        </w:tc>
        <w:tc>
          <w:tcPr>
            <w:tcW w:w="1701" w:type="dxa"/>
            <w:noWrap w:val="0"/>
            <w:vAlign w:val="center"/>
          </w:tcPr>
          <w:p w14:paraId="337F38AE">
            <w:pPr>
              <w:pStyle w:val="214"/>
              <w:rPr>
                <w:rFonts w:ascii="Times New Roman" w:hAnsi="Times New Roman"/>
              </w:rPr>
            </w:pPr>
            <w:r>
              <w:rPr>
                <w:rFonts w:ascii="Times New Roman" w:hAnsi="Times New Roman"/>
              </w:rPr>
              <w:t>1</w:t>
            </w:r>
          </w:p>
        </w:tc>
        <w:tc>
          <w:tcPr>
            <w:tcW w:w="2134" w:type="dxa"/>
            <w:noWrap w:val="0"/>
            <w:vAlign w:val="top"/>
          </w:tcPr>
          <w:p w14:paraId="7397B88A">
            <w:pPr>
              <w:pStyle w:val="214"/>
              <w:jc w:val="left"/>
              <w:rPr>
                <w:rFonts w:hint="eastAsia" w:ascii="Times New Roman" w:hAnsi="Times New Roman"/>
              </w:rPr>
            </w:pPr>
            <w:r>
              <w:rPr>
                <w:rFonts w:hint="eastAsia" w:ascii="Times New Roman"/>
              </w:rPr>
              <w:t>1：</w:t>
            </w:r>
            <w:r>
              <w:rPr>
                <w:rFonts w:ascii="Times New Roman"/>
              </w:rPr>
              <w:t>STA正在搜表</w:t>
            </w:r>
            <w:r>
              <w:rPr>
                <w:rFonts w:ascii="Times New Roman"/>
              </w:rPr>
              <w:br w:type="textWrapping"/>
            </w:r>
            <w:r>
              <w:rPr>
                <w:rFonts w:hint="eastAsia" w:ascii="Times New Roman"/>
              </w:rPr>
              <w:t>0：STA搜表完成</w:t>
            </w:r>
          </w:p>
        </w:tc>
      </w:tr>
      <w:tr w14:paraId="1B646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994" w:type="dxa"/>
            <w:noWrap w:val="0"/>
            <w:vAlign w:val="center"/>
          </w:tcPr>
          <w:p w14:paraId="75E9A504">
            <w:pPr>
              <w:pStyle w:val="214"/>
              <w:rPr>
                <w:rFonts w:ascii="Times New Roman" w:hAnsi="Times New Roman"/>
              </w:rPr>
            </w:pPr>
            <w:r>
              <w:rPr>
                <w:rFonts w:ascii="Times New Roman" w:hAnsi="Times New Roman"/>
              </w:rPr>
              <w:t>从节点注册参数</w:t>
            </w:r>
          </w:p>
        </w:tc>
        <w:tc>
          <w:tcPr>
            <w:tcW w:w="1276" w:type="dxa"/>
            <w:vMerge w:val="continue"/>
            <w:noWrap w:val="0"/>
            <w:vAlign w:val="center"/>
          </w:tcPr>
          <w:p w14:paraId="4452E75B">
            <w:pPr>
              <w:pStyle w:val="214"/>
              <w:rPr>
                <w:rFonts w:ascii="Times New Roman" w:hAnsi="Times New Roman"/>
              </w:rPr>
            </w:pPr>
          </w:p>
        </w:tc>
        <w:tc>
          <w:tcPr>
            <w:tcW w:w="1417" w:type="dxa"/>
            <w:noWrap w:val="0"/>
            <w:vAlign w:val="center"/>
          </w:tcPr>
          <w:p w14:paraId="1B295CDF">
            <w:pPr>
              <w:pStyle w:val="214"/>
              <w:rPr>
                <w:rFonts w:ascii="Times New Roman" w:hAnsi="Times New Roman"/>
              </w:rPr>
            </w:pPr>
            <w:r>
              <w:rPr>
                <w:rFonts w:ascii="Times New Roman" w:hAnsi="Times New Roman"/>
              </w:rPr>
              <w:t>5-7</w:t>
            </w:r>
          </w:p>
        </w:tc>
        <w:tc>
          <w:tcPr>
            <w:tcW w:w="1701" w:type="dxa"/>
            <w:noWrap w:val="0"/>
            <w:vAlign w:val="center"/>
          </w:tcPr>
          <w:p w14:paraId="54ABCCD5">
            <w:pPr>
              <w:pStyle w:val="214"/>
              <w:rPr>
                <w:rFonts w:ascii="Times New Roman" w:hAnsi="Times New Roman"/>
              </w:rPr>
            </w:pPr>
            <w:r>
              <w:rPr>
                <w:rFonts w:ascii="Times New Roman" w:hAnsi="Times New Roman"/>
              </w:rPr>
              <w:t>3</w:t>
            </w:r>
          </w:p>
        </w:tc>
        <w:tc>
          <w:tcPr>
            <w:tcW w:w="2134" w:type="dxa"/>
            <w:noWrap w:val="0"/>
            <w:vAlign w:val="top"/>
          </w:tcPr>
          <w:p w14:paraId="08A0520E">
            <w:pPr>
              <w:pStyle w:val="214"/>
              <w:jc w:val="left"/>
              <w:rPr>
                <w:rFonts w:ascii="Times New Roman" w:hAnsi="Times New Roman"/>
              </w:rPr>
            </w:pPr>
            <w:r>
              <w:rPr>
                <w:rFonts w:hint="eastAsia" w:ascii="Times New Roman" w:hAnsi="Times New Roman"/>
              </w:rPr>
              <w:t>取值固定为0</w:t>
            </w:r>
          </w:p>
        </w:tc>
      </w:tr>
      <w:tr w14:paraId="3691A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20FC37E8">
            <w:pPr>
              <w:pStyle w:val="214"/>
              <w:rPr>
                <w:rFonts w:ascii="Times New Roman" w:hAnsi="Times New Roman"/>
              </w:rPr>
            </w:pPr>
            <w:r>
              <w:rPr>
                <w:rFonts w:ascii="Times New Roman" w:hAnsi="Times New Roman"/>
              </w:rPr>
              <w:t>电能表数量</w:t>
            </w:r>
          </w:p>
        </w:tc>
        <w:tc>
          <w:tcPr>
            <w:tcW w:w="1276" w:type="dxa"/>
            <w:tcBorders>
              <w:top w:val="single" w:color="auto" w:sz="4" w:space="0"/>
            </w:tcBorders>
            <w:noWrap w:val="0"/>
            <w:vAlign w:val="center"/>
          </w:tcPr>
          <w:p w14:paraId="02290993">
            <w:pPr>
              <w:pStyle w:val="214"/>
              <w:rPr>
                <w:rFonts w:ascii="Times New Roman" w:hAnsi="Times New Roman"/>
              </w:rPr>
            </w:pPr>
            <w:r>
              <w:rPr>
                <w:rFonts w:ascii="Times New Roman" w:hAnsi="Times New Roman"/>
              </w:rPr>
              <w:t>2</w:t>
            </w:r>
          </w:p>
        </w:tc>
        <w:tc>
          <w:tcPr>
            <w:tcW w:w="1417" w:type="dxa"/>
            <w:tcBorders>
              <w:top w:val="single" w:color="auto" w:sz="4" w:space="0"/>
            </w:tcBorders>
            <w:noWrap w:val="0"/>
            <w:vAlign w:val="center"/>
          </w:tcPr>
          <w:p w14:paraId="13BA48C8">
            <w:pPr>
              <w:pStyle w:val="214"/>
              <w:rPr>
                <w:rFonts w:ascii="Times New Roman" w:hAnsi="Times New Roman"/>
              </w:rPr>
            </w:pPr>
            <w:r>
              <w:rPr>
                <w:rFonts w:ascii="Times New Roman" w:hAnsi="Times New Roman"/>
              </w:rPr>
              <w:t>0-7</w:t>
            </w:r>
          </w:p>
        </w:tc>
        <w:tc>
          <w:tcPr>
            <w:tcW w:w="1701" w:type="dxa"/>
            <w:noWrap w:val="0"/>
            <w:vAlign w:val="center"/>
          </w:tcPr>
          <w:p w14:paraId="06ABEC2C">
            <w:pPr>
              <w:pStyle w:val="214"/>
              <w:rPr>
                <w:rFonts w:ascii="Times New Roman" w:hAnsi="Times New Roman"/>
              </w:rPr>
            </w:pPr>
            <w:r>
              <w:rPr>
                <w:rFonts w:ascii="Times New Roman" w:hAnsi="Times New Roman"/>
              </w:rPr>
              <w:t>8</w:t>
            </w:r>
          </w:p>
        </w:tc>
        <w:tc>
          <w:tcPr>
            <w:tcW w:w="2134" w:type="dxa"/>
            <w:noWrap w:val="0"/>
            <w:vAlign w:val="top"/>
          </w:tcPr>
          <w:p w14:paraId="139EE2BC">
            <w:pPr>
              <w:pStyle w:val="214"/>
              <w:jc w:val="left"/>
              <w:rPr>
                <w:rFonts w:ascii="Times New Roman" w:hAnsi="Times New Roman"/>
              </w:rPr>
            </w:pPr>
            <w:r>
              <w:rPr>
                <w:rFonts w:hint="eastAsia" w:ascii="Times New Roman" w:hAnsi="Times New Roman"/>
              </w:rPr>
              <w:t>STA搜到的电表数量</w:t>
            </w:r>
          </w:p>
        </w:tc>
      </w:tr>
      <w:tr w14:paraId="37F46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58D8BE42">
            <w:pPr>
              <w:pStyle w:val="214"/>
              <w:rPr>
                <w:rFonts w:ascii="Times New Roman" w:hAnsi="Times New Roman"/>
              </w:rPr>
            </w:pPr>
            <w:r>
              <w:rPr>
                <w:rFonts w:ascii="Times New Roman" w:hAnsi="Times New Roman"/>
              </w:rPr>
              <w:t>产品类型</w:t>
            </w:r>
          </w:p>
        </w:tc>
        <w:tc>
          <w:tcPr>
            <w:tcW w:w="1276" w:type="dxa"/>
            <w:tcBorders>
              <w:top w:val="single" w:color="auto" w:sz="4" w:space="0"/>
            </w:tcBorders>
            <w:noWrap w:val="0"/>
            <w:vAlign w:val="center"/>
          </w:tcPr>
          <w:p w14:paraId="0DEFC7E7">
            <w:pPr>
              <w:pStyle w:val="214"/>
              <w:rPr>
                <w:rFonts w:ascii="Times New Roman" w:hAnsi="Times New Roman"/>
              </w:rPr>
            </w:pPr>
            <w:r>
              <w:rPr>
                <w:rFonts w:ascii="Times New Roman" w:hAnsi="Times New Roman"/>
              </w:rPr>
              <w:t>3</w:t>
            </w:r>
          </w:p>
        </w:tc>
        <w:tc>
          <w:tcPr>
            <w:tcW w:w="1417" w:type="dxa"/>
            <w:tcBorders>
              <w:top w:val="single" w:color="auto" w:sz="4" w:space="0"/>
            </w:tcBorders>
            <w:noWrap w:val="0"/>
            <w:vAlign w:val="center"/>
          </w:tcPr>
          <w:p w14:paraId="339BB20A">
            <w:pPr>
              <w:pStyle w:val="214"/>
              <w:rPr>
                <w:rFonts w:ascii="Times New Roman" w:hAnsi="Times New Roman"/>
              </w:rPr>
            </w:pPr>
            <w:r>
              <w:rPr>
                <w:rFonts w:ascii="Times New Roman" w:hAnsi="Times New Roman"/>
              </w:rPr>
              <w:t>0-7</w:t>
            </w:r>
          </w:p>
        </w:tc>
        <w:tc>
          <w:tcPr>
            <w:tcW w:w="1701" w:type="dxa"/>
            <w:noWrap w:val="0"/>
            <w:vAlign w:val="center"/>
          </w:tcPr>
          <w:p w14:paraId="6CF2A16B">
            <w:pPr>
              <w:pStyle w:val="214"/>
              <w:rPr>
                <w:rFonts w:ascii="Times New Roman" w:hAnsi="Times New Roman"/>
              </w:rPr>
            </w:pPr>
            <w:r>
              <w:rPr>
                <w:rFonts w:ascii="Times New Roman" w:hAnsi="Times New Roman"/>
              </w:rPr>
              <w:t>8</w:t>
            </w:r>
          </w:p>
        </w:tc>
        <w:tc>
          <w:tcPr>
            <w:tcW w:w="2134" w:type="dxa"/>
            <w:noWrap w:val="0"/>
            <w:vAlign w:val="top"/>
          </w:tcPr>
          <w:p w14:paraId="214D1685">
            <w:pPr>
              <w:pStyle w:val="214"/>
              <w:jc w:val="left"/>
              <w:rPr>
                <w:rFonts w:ascii="Times New Roman" w:hAnsi="Times New Roman"/>
              </w:rPr>
            </w:pPr>
            <w:r>
              <w:rPr>
                <w:rFonts w:hint="eastAsia" w:ascii="Times New Roman" w:hAnsi="Times New Roman"/>
              </w:rPr>
              <w:t>0：电能表</w:t>
            </w:r>
          </w:p>
          <w:p w14:paraId="37B1FA96">
            <w:pPr>
              <w:pStyle w:val="214"/>
              <w:jc w:val="left"/>
              <w:rPr>
                <w:rFonts w:ascii="Times New Roman" w:hAnsi="Times New Roman"/>
              </w:rPr>
            </w:pPr>
            <w:r>
              <w:rPr>
                <w:rFonts w:hint="eastAsia" w:ascii="Times New Roman" w:hAnsi="Times New Roman"/>
              </w:rPr>
              <w:t>1：I型采集器</w:t>
            </w:r>
          </w:p>
          <w:p w14:paraId="4294D324">
            <w:pPr>
              <w:pStyle w:val="214"/>
              <w:jc w:val="left"/>
              <w:rPr>
                <w:rFonts w:ascii="Times New Roman" w:hAnsi="Times New Roman"/>
              </w:rPr>
            </w:pPr>
            <w:r>
              <w:rPr>
                <w:rFonts w:hint="eastAsia" w:ascii="Times New Roman" w:hAnsi="Times New Roman"/>
              </w:rPr>
              <w:t>2：II型采集器</w:t>
            </w:r>
          </w:p>
          <w:p w14:paraId="0D06CEFB">
            <w:pPr>
              <w:pStyle w:val="214"/>
              <w:jc w:val="left"/>
              <w:rPr>
                <w:rFonts w:hint="eastAsia" w:ascii="Times New Roman" w:hAnsi="Times New Roman"/>
              </w:rPr>
            </w:pPr>
            <w:r>
              <w:rPr>
                <w:rFonts w:hint="eastAsia" w:ascii="Times New Roman" w:hAnsi="Times New Roman"/>
              </w:rPr>
              <w:t>3</w:t>
            </w:r>
            <w:r>
              <w:rPr>
                <w:rFonts w:ascii="Times New Roman" w:hAnsi="Times New Roman"/>
              </w:rPr>
              <w:t>-255</w:t>
            </w:r>
            <w:r>
              <w:rPr>
                <w:rFonts w:hint="eastAsia" w:ascii="Times New Roman" w:hAnsi="Times New Roman"/>
              </w:rPr>
              <w:t>：保留</w:t>
            </w:r>
          </w:p>
        </w:tc>
      </w:tr>
      <w:tr w14:paraId="7A2F7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45C250E1">
            <w:pPr>
              <w:pStyle w:val="214"/>
              <w:rPr>
                <w:rFonts w:ascii="Times New Roman" w:hAnsi="Times New Roman"/>
              </w:rPr>
            </w:pPr>
            <w:r>
              <w:rPr>
                <w:rFonts w:ascii="Times New Roman" w:hAnsi="Times New Roman"/>
              </w:rPr>
              <w:t>设备地址</w:t>
            </w:r>
          </w:p>
        </w:tc>
        <w:tc>
          <w:tcPr>
            <w:tcW w:w="1276" w:type="dxa"/>
            <w:tcBorders>
              <w:top w:val="single" w:color="auto" w:sz="4" w:space="0"/>
            </w:tcBorders>
            <w:noWrap w:val="0"/>
            <w:vAlign w:val="center"/>
          </w:tcPr>
          <w:p w14:paraId="12E04DE1">
            <w:pPr>
              <w:pStyle w:val="214"/>
              <w:rPr>
                <w:rFonts w:ascii="Times New Roman" w:hAnsi="Times New Roman"/>
              </w:rPr>
            </w:pPr>
            <w:r>
              <w:rPr>
                <w:rFonts w:ascii="Times New Roman" w:hAnsi="Times New Roman"/>
              </w:rPr>
              <w:t>4-9</w:t>
            </w:r>
          </w:p>
        </w:tc>
        <w:tc>
          <w:tcPr>
            <w:tcW w:w="1417" w:type="dxa"/>
            <w:tcBorders>
              <w:top w:val="single" w:color="auto" w:sz="4" w:space="0"/>
            </w:tcBorders>
            <w:noWrap w:val="0"/>
            <w:vAlign w:val="center"/>
          </w:tcPr>
          <w:p w14:paraId="1E7E0B9D">
            <w:pPr>
              <w:pStyle w:val="214"/>
              <w:rPr>
                <w:rFonts w:ascii="Times New Roman" w:hAnsi="Times New Roman"/>
              </w:rPr>
            </w:pPr>
            <w:r>
              <w:rPr>
                <w:rFonts w:ascii="Times New Roman" w:hAnsi="Times New Roman"/>
              </w:rPr>
              <w:t>0-47</w:t>
            </w:r>
          </w:p>
        </w:tc>
        <w:tc>
          <w:tcPr>
            <w:tcW w:w="1701" w:type="dxa"/>
            <w:noWrap w:val="0"/>
            <w:vAlign w:val="center"/>
          </w:tcPr>
          <w:p w14:paraId="429CF111">
            <w:pPr>
              <w:pStyle w:val="214"/>
              <w:rPr>
                <w:rFonts w:ascii="Times New Roman" w:hAnsi="Times New Roman"/>
              </w:rPr>
            </w:pPr>
            <w:r>
              <w:rPr>
                <w:rFonts w:ascii="Times New Roman" w:hAnsi="Times New Roman"/>
              </w:rPr>
              <w:t>48</w:t>
            </w:r>
          </w:p>
        </w:tc>
        <w:tc>
          <w:tcPr>
            <w:tcW w:w="2134" w:type="dxa"/>
            <w:noWrap w:val="0"/>
            <w:vAlign w:val="top"/>
          </w:tcPr>
          <w:p w14:paraId="655C85E7">
            <w:pPr>
              <w:pStyle w:val="214"/>
              <w:jc w:val="left"/>
              <w:rPr>
                <w:rFonts w:ascii="Times New Roman" w:hAnsi="Times New Roman"/>
              </w:rPr>
            </w:pPr>
            <w:r>
              <w:rPr>
                <w:rFonts w:hint="eastAsia" w:ascii="Times New Roman" w:hAnsi="Times New Roman"/>
              </w:rPr>
              <w:t>电能表：电能表地址</w:t>
            </w:r>
          </w:p>
          <w:p w14:paraId="5678FF3F">
            <w:pPr>
              <w:pStyle w:val="214"/>
              <w:jc w:val="left"/>
              <w:rPr>
                <w:rFonts w:hint="eastAsia" w:ascii="Times New Roman" w:hAnsi="Times New Roman"/>
              </w:rPr>
            </w:pPr>
            <w:r>
              <w:rPr>
                <w:rFonts w:hint="eastAsia" w:ascii="Times New Roman" w:hAnsi="Times New Roman"/>
              </w:rPr>
              <w:t>采集器：采集器地址</w:t>
            </w:r>
          </w:p>
        </w:tc>
      </w:tr>
      <w:tr w14:paraId="22422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1D433394">
            <w:pPr>
              <w:pStyle w:val="214"/>
              <w:rPr>
                <w:rFonts w:ascii="Times New Roman" w:hAnsi="Times New Roman"/>
              </w:rPr>
            </w:pPr>
            <w:r>
              <w:rPr>
                <w:rFonts w:ascii="Times New Roman" w:hAnsi="Times New Roman"/>
              </w:rPr>
              <w:t>设备ID</w:t>
            </w:r>
          </w:p>
        </w:tc>
        <w:tc>
          <w:tcPr>
            <w:tcW w:w="1276" w:type="dxa"/>
            <w:tcBorders>
              <w:top w:val="single" w:color="auto" w:sz="4" w:space="0"/>
            </w:tcBorders>
            <w:noWrap w:val="0"/>
            <w:vAlign w:val="center"/>
          </w:tcPr>
          <w:p w14:paraId="460C1C17">
            <w:pPr>
              <w:pStyle w:val="214"/>
              <w:rPr>
                <w:rFonts w:ascii="Times New Roman" w:hAnsi="Times New Roman"/>
              </w:rPr>
            </w:pPr>
            <w:r>
              <w:rPr>
                <w:rFonts w:ascii="Times New Roman" w:hAnsi="Times New Roman"/>
              </w:rPr>
              <w:t>10-15</w:t>
            </w:r>
          </w:p>
        </w:tc>
        <w:tc>
          <w:tcPr>
            <w:tcW w:w="1417" w:type="dxa"/>
            <w:tcBorders>
              <w:top w:val="single" w:color="auto" w:sz="4" w:space="0"/>
            </w:tcBorders>
            <w:noWrap w:val="0"/>
            <w:vAlign w:val="center"/>
          </w:tcPr>
          <w:p w14:paraId="73A88CC7">
            <w:pPr>
              <w:pStyle w:val="214"/>
              <w:rPr>
                <w:rFonts w:ascii="Times New Roman" w:hAnsi="Times New Roman"/>
              </w:rPr>
            </w:pPr>
            <w:r>
              <w:rPr>
                <w:rFonts w:ascii="Times New Roman" w:hAnsi="Times New Roman"/>
              </w:rPr>
              <w:t>0-47</w:t>
            </w:r>
          </w:p>
        </w:tc>
        <w:tc>
          <w:tcPr>
            <w:tcW w:w="1701" w:type="dxa"/>
            <w:noWrap w:val="0"/>
            <w:vAlign w:val="center"/>
          </w:tcPr>
          <w:p w14:paraId="70927050">
            <w:pPr>
              <w:pStyle w:val="214"/>
              <w:rPr>
                <w:rFonts w:ascii="Times New Roman" w:hAnsi="Times New Roman"/>
              </w:rPr>
            </w:pPr>
            <w:r>
              <w:rPr>
                <w:rFonts w:ascii="Times New Roman" w:hAnsi="Times New Roman"/>
              </w:rPr>
              <w:t>48</w:t>
            </w:r>
          </w:p>
        </w:tc>
        <w:tc>
          <w:tcPr>
            <w:tcW w:w="2134" w:type="dxa"/>
            <w:noWrap w:val="0"/>
            <w:vAlign w:val="top"/>
          </w:tcPr>
          <w:p w14:paraId="54285E71">
            <w:pPr>
              <w:pStyle w:val="214"/>
              <w:jc w:val="left"/>
              <w:rPr>
                <w:rFonts w:hint="eastAsia" w:ascii="Times New Roman" w:hAnsi="Times New Roman"/>
              </w:rPr>
            </w:pPr>
            <w:r>
              <w:rPr>
                <w:rFonts w:hint="eastAsia" w:ascii="Times New Roman" w:hAnsi="Times New Roman"/>
              </w:rPr>
              <w:t>STA本身唯一地址</w:t>
            </w:r>
          </w:p>
        </w:tc>
      </w:tr>
      <w:tr w14:paraId="35FD9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2797FCE1">
            <w:pPr>
              <w:pStyle w:val="214"/>
              <w:rPr>
                <w:rFonts w:ascii="Times New Roman" w:hAnsi="Times New Roman"/>
              </w:rPr>
            </w:pPr>
            <w:r>
              <w:rPr>
                <w:rFonts w:ascii="Times New Roman" w:hAnsi="Times New Roman"/>
              </w:rPr>
              <w:t>报文序号</w:t>
            </w:r>
          </w:p>
        </w:tc>
        <w:tc>
          <w:tcPr>
            <w:tcW w:w="1276" w:type="dxa"/>
            <w:tcBorders>
              <w:top w:val="single" w:color="auto" w:sz="4" w:space="0"/>
              <w:bottom w:val="single" w:color="auto" w:sz="4" w:space="0"/>
            </w:tcBorders>
            <w:noWrap w:val="0"/>
            <w:vAlign w:val="center"/>
          </w:tcPr>
          <w:p w14:paraId="4DF58CC6">
            <w:pPr>
              <w:pStyle w:val="214"/>
              <w:rPr>
                <w:rFonts w:ascii="Times New Roman" w:hAnsi="Times New Roman"/>
              </w:rPr>
            </w:pPr>
            <w:r>
              <w:rPr>
                <w:rFonts w:ascii="Times New Roman" w:hAnsi="Times New Roman"/>
              </w:rPr>
              <w:t>16-19</w:t>
            </w:r>
          </w:p>
        </w:tc>
        <w:tc>
          <w:tcPr>
            <w:tcW w:w="1417" w:type="dxa"/>
            <w:tcBorders>
              <w:top w:val="single" w:color="auto" w:sz="4" w:space="0"/>
              <w:bottom w:val="single" w:color="auto" w:sz="4" w:space="0"/>
            </w:tcBorders>
            <w:noWrap w:val="0"/>
            <w:vAlign w:val="center"/>
          </w:tcPr>
          <w:p w14:paraId="2A6DCDF3">
            <w:pPr>
              <w:pStyle w:val="214"/>
              <w:rPr>
                <w:rFonts w:ascii="Times New Roman" w:hAnsi="Times New Roman"/>
              </w:rPr>
            </w:pPr>
            <w:r>
              <w:rPr>
                <w:rFonts w:ascii="Times New Roman" w:hAnsi="Times New Roman"/>
              </w:rPr>
              <w:t>0-31</w:t>
            </w:r>
          </w:p>
        </w:tc>
        <w:tc>
          <w:tcPr>
            <w:tcW w:w="1701" w:type="dxa"/>
            <w:noWrap w:val="0"/>
            <w:vAlign w:val="center"/>
          </w:tcPr>
          <w:p w14:paraId="5C5AD1FE">
            <w:pPr>
              <w:pStyle w:val="214"/>
              <w:rPr>
                <w:rFonts w:ascii="Times New Roman" w:hAnsi="Times New Roman"/>
              </w:rPr>
            </w:pPr>
            <w:r>
              <w:rPr>
                <w:rFonts w:ascii="Times New Roman" w:hAnsi="Times New Roman"/>
              </w:rPr>
              <w:t>32</w:t>
            </w:r>
          </w:p>
        </w:tc>
        <w:tc>
          <w:tcPr>
            <w:tcW w:w="2134" w:type="dxa"/>
            <w:noWrap w:val="0"/>
            <w:vAlign w:val="top"/>
          </w:tcPr>
          <w:p w14:paraId="57B1A150">
            <w:pPr>
              <w:pStyle w:val="214"/>
              <w:jc w:val="left"/>
              <w:rPr>
                <w:rFonts w:hint="eastAsia" w:ascii="Times New Roman" w:hAnsi="Times New Roman"/>
              </w:rPr>
            </w:pPr>
            <w:r>
              <w:rPr>
                <w:rFonts w:ascii="Times New Roman" w:hAnsi="Times New Roman"/>
              </w:rPr>
              <w:t>应</w:t>
            </w:r>
            <w:r>
              <w:rPr>
                <w:rFonts w:hint="eastAsia" w:ascii="Times New Roman" w:hAnsi="Times New Roman"/>
              </w:rPr>
              <w:t>与下行报文一致</w:t>
            </w:r>
          </w:p>
        </w:tc>
      </w:tr>
      <w:tr w14:paraId="40269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36707FDC">
            <w:pPr>
              <w:pStyle w:val="214"/>
              <w:rPr>
                <w:rFonts w:ascii="Times New Roman" w:hAnsi="Times New Roman"/>
              </w:rPr>
            </w:pPr>
            <w:r>
              <w:rPr>
                <w:rFonts w:ascii="Times New Roman" w:hAnsi="Times New Roman"/>
              </w:rPr>
              <w:t>保留</w:t>
            </w:r>
          </w:p>
        </w:tc>
        <w:tc>
          <w:tcPr>
            <w:tcW w:w="1276" w:type="dxa"/>
            <w:tcBorders>
              <w:top w:val="single" w:color="auto" w:sz="4" w:space="0"/>
              <w:bottom w:val="single" w:color="auto" w:sz="4" w:space="0"/>
            </w:tcBorders>
            <w:noWrap w:val="0"/>
            <w:vAlign w:val="center"/>
          </w:tcPr>
          <w:p w14:paraId="301EA296">
            <w:pPr>
              <w:pStyle w:val="214"/>
              <w:rPr>
                <w:rFonts w:ascii="Times New Roman" w:hAnsi="Times New Roman"/>
              </w:rPr>
            </w:pPr>
            <w:r>
              <w:rPr>
                <w:rFonts w:ascii="Times New Roman" w:hAnsi="Times New Roman"/>
              </w:rPr>
              <w:t>20-23</w:t>
            </w:r>
          </w:p>
        </w:tc>
        <w:tc>
          <w:tcPr>
            <w:tcW w:w="1417" w:type="dxa"/>
            <w:tcBorders>
              <w:top w:val="single" w:color="auto" w:sz="4" w:space="0"/>
              <w:bottom w:val="single" w:color="auto" w:sz="4" w:space="0"/>
            </w:tcBorders>
            <w:noWrap w:val="0"/>
            <w:vAlign w:val="center"/>
          </w:tcPr>
          <w:p w14:paraId="2E7E2158">
            <w:pPr>
              <w:pStyle w:val="214"/>
              <w:rPr>
                <w:rFonts w:ascii="Times New Roman" w:hAnsi="Times New Roman"/>
              </w:rPr>
            </w:pPr>
            <w:r>
              <w:rPr>
                <w:rFonts w:ascii="Times New Roman" w:hAnsi="Times New Roman"/>
              </w:rPr>
              <w:t>0-31</w:t>
            </w:r>
          </w:p>
        </w:tc>
        <w:tc>
          <w:tcPr>
            <w:tcW w:w="1701" w:type="dxa"/>
            <w:noWrap w:val="0"/>
            <w:vAlign w:val="center"/>
          </w:tcPr>
          <w:p w14:paraId="7DC35FF7">
            <w:pPr>
              <w:pStyle w:val="214"/>
              <w:rPr>
                <w:rFonts w:ascii="Times New Roman" w:hAnsi="Times New Roman"/>
              </w:rPr>
            </w:pPr>
            <w:r>
              <w:rPr>
                <w:rFonts w:ascii="Times New Roman" w:hAnsi="Times New Roman"/>
              </w:rPr>
              <w:t>32</w:t>
            </w:r>
          </w:p>
        </w:tc>
        <w:tc>
          <w:tcPr>
            <w:tcW w:w="2134" w:type="dxa"/>
            <w:noWrap w:val="0"/>
            <w:vAlign w:val="top"/>
          </w:tcPr>
          <w:p w14:paraId="1E0E0BD6">
            <w:pPr>
              <w:pStyle w:val="214"/>
              <w:jc w:val="left"/>
              <w:rPr>
                <w:rFonts w:ascii="Times New Roman" w:hAnsi="Times New Roman"/>
              </w:rPr>
            </w:pPr>
          </w:p>
        </w:tc>
      </w:tr>
      <w:tr w14:paraId="630B3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508ADE4B">
            <w:pPr>
              <w:pStyle w:val="214"/>
              <w:rPr>
                <w:rFonts w:hint="eastAsia" w:ascii="Times New Roman" w:hAnsi="Times New Roman"/>
              </w:rPr>
            </w:pPr>
            <w:r>
              <w:rPr>
                <w:rFonts w:hint="eastAsia" w:ascii="Times New Roman" w:hAnsi="Times New Roman"/>
              </w:rPr>
              <w:t>源</w:t>
            </w:r>
            <w:r>
              <w:rPr>
                <w:rFonts w:ascii="Times New Roman" w:hAnsi="Times New Roman"/>
              </w:rPr>
              <w:t>MAC地址</w:t>
            </w:r>
          </w:p>
        </w:tc>
        <w:tc>
          <w:tcPr>
            <w:tcW w:w="1276" w:type="dxa"/>
            <w:tcBorders>
              <w:top w:val="single" w:color="auto" w:sz="4" w:space="0"/>
              <w:bottom w:val="single" w:color="auto" w:sz="4" w:space="0"/>
            </w:tcBorders>
            <w:noWrap w:val="0"/>
            <w:vAlign w:val="center"/>
          </w:tcPr>
          <w:p w14:paraId="0E3B7DCA">
            <w:pPr>
              <w:pStyle w:val="214"/>
              <w:rPr>
                <w:rFonts w:ascii="Times New Roman" w:hAnsi="Times New Roman"/>
              </w:rPr>
            </w:pPr>
            <w:r>
              <w:rPr>
                <w:rFonts w:ascii="Times New Roman" w:hAnsi="Times New Roman"/>
              </w:rPr>
              <w:t>24-29</w:t>
            </w:r>
          </w:p>
        </w:tc>
        <w:tc>
          <w:tcPr>
            <w:tcW w:w="1417" w:type="dxa"/>
            <w:tcBorders>
              <w:top w:val="single" w:color="auto" w:sz="4" w:space="0"/>
              <w:bottom w:val="single" w:color="auto" w:sz="4" w:space="0"/>
            </w:tcBorders>
            <w:noWrap w:val="0"/>
            <w:vAlign w:val="center"/>
          </w:tcPr>
          <w:p w14:paraId="4DA9981B">
            <w:pPr>
              <w:pStyle w:val="214"/>
              <w:rPr>
                <w:rFonts w:ascii="Times New Roman" w:hAnsi="Times New Roman"/>
              </w:rPr>
            </w:pPr>
            <w:r>
              <w:rPr>
                <w:rFonts w:ascii="Times New Roman" w:hAnsi="Times New Roman"/>
              </w:rPr>
              <w:t>0-47</w:t>
            </w:r>
          </w:p>
        </w:tc>
        <w:tc>
          <w:tcPr>
            <w:tcW w:w="1701" w:type="dxa"/>
            <w:noWrap w:val="0"/>
            <w:vAlign w:val="center"/>
          </w:tcPr>
          <w:p w14:paraId="3B6A43C5">
            <w:pPr>
              <w:pStyle w:val="214"/>
              <w:rPr>
                <w:rFonts w:ascii="Times New Roman" w:hAnsi="Times New Roman"/>
              </w:rPr>
            </w:pPr>
            <w:r>
              <w:rPr>
                <w:rFonts w:ascii="Times New Roman" w:hAnsi="Times New Roman"/>
              </w:rPr>
              <w:t>48</w:t>
            </w:r>
          </w:p>
        </w:tc>
        <w:tc>
          <w:tcPr>
            <w:tcW w:w="2134" w:type="dxa"/>
            <w:noWrap w:val="0"/>
            <w:vAlign w:val="top"/>
          </w:tcPr>
          <w:p w14:paraId="09EE10F2">
            <w:pPr>
              <w:pStyle w:val="214"/>
              <w:jc w:val="left"/>
              <w:rPr>
                <w:rFonts w:hint="eastAsia" w:ascii="Times New Roman" w:hAnsi="Times New Roman"/>
              </w:rPr>
            </w:pPr>
            <w:r>
              <w:rPr>
                <w:rFonts w:hint="eastAsia" w:ascii="Times New Roman" w:hAnsi="Times New Roman"/>
              </w:rPr>
              <w:t>发送站点MAC地址</w:t>
            </w:r>
          </w:p>
        </w:tc>
      </w:tr>
      <w:tr w14:paraId="4F6C7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1994" w:type="dxa"/>
            <w:noWrap w:val="0"/>
            <w:vAlign w:val="center"/>
          </w:tcPr>
          <w:p w14:paraId="386BE1FC">
            <w:pPr>
              <w:pStyle w:val="214"/>
              <w:rPr>
                <w:rFonts w:hint="eastAsia" w:ascii="Times New Roman" w:hAnsi="Times New Roman"/>
              </w:rPr>
            </w:pPr>
            <w:r>
              <w:rPr>
                <w:rFonts w:hint="eastAsia" w:ascii="Times New Roman" w:hAnsi="Times New Roman"/>
              </w:rPr>
              <w:t>目的</w:t>
            </w:r>
            <w:r>
              <w:rPr>
                <w:rFonts w:ascii="Times New Roman" w:hAnsi="Times New Roman"/>
              </w:rPr>
              <w:t>MAC地址</w:t>
            </w:r>
          </w:p>
        </w:tc>
        <w:tc>
          <w:tcPr>
            <w:tcW w:w="1276" w:type="dxa"/>
            <w:tcBorders>
              <w:top w:val="single" w:color="auto" w:sz="4" w:space="0"/>
              <w:bottom w:val="single" w:color="auto" w:sz="4" w:space="0"/>
            </w:tcBorders>
            <w:noWrap w:val="0"/>
            <w:vAlign w:val="center"/>
          </w:tcPr>
          <w:p w14:paraId="5B1CA99A">
            <w:pPr>
              <w:pStyle w:val="214"/>
              <w:rPr>
                <w:rFonts w:ascii="Times New Roman" w:hAnsi="Times New Roman"/>
              </w:rPr>
            </w:pPr>
            <w:r>
              <w:rPr>
                <w:rFonts w:hint="eastAsia" w:ascii="Times New Roman" w:hAnsi="Times New Roman"/>
              </w:rPr>
              <w:t>30</w:t>
            </w:r>
            <w:r>
              <w:rPr>
                <w:rFonts w:ascii="Times New Roman" w:hAnsi="Times New Roman"/>
              </w:rPr>
              <w:t>-35</w:t>
            </w:r>
          </w:p>
        </w:tc>
        <w:tc>
          <w:tcPr>
            <w:tcW w:w="1417" w:type="dxa"/>
            <w:tcBorders>
              <w:top w:val="single" w:color="auto" w:sz="4" w:space="0"/>
              <w:bottom w:val="single" w:color="auto" w:sz="4" w:space="0"/>
            </w:tcBorders>
            <w:noWrap w:val="0"/>
            <w:vAlign w:val="center"/>
          </w:tcPr>
          <w:p w14:paraId="59491AF7">
            <w:pPr>
              <w:pStyle w:val="214"/>
              <w:rPr>
                <w:rFonts w:ascii="Times New Roman" w:hAnsi="Times New Roman"/>
              </w:rPr>
            </w:pPr>
            <w:r>
              <w:rPr>
                <w:rFonts w:ascii="Times New Roman" w:hAnsi="Times New Roman"/>
              </w:rPr>
              <w:t>0-47</w:t>
            </w:r>
          </w:p>
        </w:tc>
        <w:tc>
          <w:tcPr>
            <w:tcW w:w="1701" w:type="dxa"/>
            <w:noWrap w:val="0"/>
            <w:vAlign w:val="center"/>
          </w:tcPr>
          <w:p w14:paraId="61580764">
            <w:pPr>
              <w:pStyle w:val="214"/>
              <w:rPr>
                <w:rFonts w:ascii="Times New Roman" w:hAnsi="Times New Roman"/>
              </w:rPr>
            </w:pPr>
            <w:r>
              <w:rPr>
                <w:rFonts w:ascii="Times New Roman" w:hAnsi="Times New Roman"/>
              </w:rPr>
              <w:t>48</w:t>
            </w:r>
          </w:p>
        </w:tc>
        <w:tc>
          <w:tcPr>
            <w:tcW w:w="2134" w:type="dxa"/>
            <w:noWrap w:val="0"/>
            <w:vAlign w:val="top"/>
          </w:tcPr>
          <w:p w14:paraId="28F1BB02">
            <w:pPr>
              <w:pStyle w:val="214"/>
              <w:jc w:val="left"/>
              <w:rPr>
                <w:rFonts w:ascii="Times New Roman" w:hAnsi="Times New Roman"/>
              </w:rPr>
            </w:pPr>
            <w:r>
              <w:rPr>
                <w:rFonts w:hint="eastAsia" w:ascii="Times New Roman" w:hAnsi="Times New Roman"/>
              </w:rPr>
              <w:t>CCO的MAC地址</w:t>
            </w:r>
          </w:p>
        </w:tc>
      </w:tr>
      <w:bookmarkEnd w:id="532"/>
      <w:bookmarkEnd w:id="533"/>
      <w:bookmarkEnd w:id="534"/>
      <w:bookmarkEnd w:id="535"/>
      <w:bookmarkEnd w:id="536"/>
      <w:bookmarkEnd w:id="537"/>
    </w:tbl>
    <w:p w14:paraId="0D2DA975">
      <w:pPr>
        <w:pStyle w:val="239"/>
        <w:rPr>
          <w:rFonts w:hint="eastAsia"/>
        </w:rPr>
      </w:pPr>
      <w:bookmarkStart w:id="574" w:name="_Toc405476628"/>
      <w:bookmarkEnd w:id="574"/>
      <w:bookmarkStart w:id="575" w:name="_Toc405476629"/>
      <w:bookmarkEnd w:id="575"/>
      <w:bookmarkStart w:id="576" w:name="_Toc405476630"/>
      <w:bookmarkStart w:id="577" w:name="_Toc399259206"/>
      <w:bookmarkStart w:id="578" w:name="_Toc402983352"/>
      <w:bookmarkStart w:id="579" w:name="_Toc399757264"/>
      <w:bookmarkStart w:id="580" w:name="_Toc399228789"/>
      <w:bookmarkStart w:id="581" w:name="_Toc402983818"/>
      <w:bookmarkStart w:id="582" w:name="_Toc402982886"/>
      <w:bookmarkStart w:id="583" w:name="_Toc403570100"/>
      <w:bookmarkStart w:id="584" w:name="_Toc403585289"/>
      <w:bookmarkStart w:id="585" w:name="_Toc408859730"/>
      <w:bookmarkStart w:id="586" w:name="_Toc400798892"/>
    </w:p>
    <w:p w14:paraId="172F683D">
      <w:pPr>
        <w:pStyle w:val="79"/>
        <w:spacing w:before="156" w:after="156"/>
        <w:rPr>
          <w:rFonts w:ascii="Times New Roman"/>
        </w:rPr>
      </w:pPr>
      <w:r>
        <w:rPr>
          <w:rFonts w:ascii="Times New Roman"/>
        </w:rPr>
        <w:t>查询从节点注册结果传输流程</w:t>
      </w:r>
      <w:bookmarkEnd w:id="576"/>
      <w:bookmarkEnd w:id="577"/>
      <w:bookmarkEnd w:id="578"/>
      <w:bookmarkEnd w:id="579"/>
      <w:bookmarkEnd w:id="580"/>
      <w:bookmarkEnd w:id="581"/>
      <w:bookmarkEnd w:id="582"/>
      <w:bookmarkEnd w:id="583"/>
      <w:bookmarkEnd w:id="584"/>
      <w:bookmarkEnd w:id="585"/>
      <w:bookmarkEnd w:id="586"/>
    </w:p>
    <w:p w14:paraId="586EE4A6">
      <w:pPr>
        <w:pStyle w:val="38"/>
        <w:rPr>
          <w:del w:id="69" w:author="作者" w:date=""/>
          <w:rFonts w:ascii="Times New Roman"/>
        </w:rPr>
      </w:pPr>
      <w:r>
        <w:rPr>
          <w:rFonts w:ascii="Times New Roman"/>
        </w:rPr>
        <w:t>CCO</w:t>
      </w:r>
      <w:r>
        <w:rPr>
          <w:rFonts w:ascii="Times New Roman"/>
          <w:kern w:val="21"/>
          <w:szCs w:val="21"/>
        </w:rPr>
        <w:t>向所有STA发送启动从节点主动注册命令完成后，再发送查询从节点注册结果报文</w:t>
      </w:r>
      <w:r>
        <w:rPr>
          <w:rFonts w:ascii="Times New Roman"/>
        </w:rPr>
        <w:t>，STA将搜表结果上报给CCO。</w:t>
      </w:r>
    </w:p>
    <w:p w14:paraId="2AE89DB2">
      <w:pPr>
        <w:pStyle w:val="38"/>
        <w:jc w:val="both"/>
        <w:rPr>
          <w:rFonts w:hint="eastAsia" w:ascii="Times New Roman"/>
        </w:rPr>
        <w:pPrChange w:id="70" w:author="作者" w:date="">
          <w:pPr>
            <w:pStyle w:val="38"/>
            <w:jc w:val="left"/>
          </w:pPr>
        </w:pPrChange>
      </w:pPr>
      <w:r>
        <w:rPr>
          <w:rFonts w:ascii="Times New Roman"/>
        </w:rPr>
        <w:t>查询从节点注册结果传输流程应符合图</w:t>
      </w:r>
      <w:r>
        <w:rPr>
          <w:rFonts w:hint="eastAsia" w:ascii="Times New Roman"/>
        </w:rPr>
        <w:t>12</w:t>
      </w:r>
      <w:r>
        <w:rPr>
          <w:rFonts w:ascii="Times New Roman"/>
        </w:rPr>
        <w:t>要求。</w:t>
      </w:r>
    </w:p>
    <w:p w14:paraId="31326CAD">
      <w:pPr>
        <w:pStyle w:val="38"/>
        <w:jc w:val="left"/>
        <w:rPr>
          <w:rFonts w:hint="eastAsia" w:ascii="Times New Roman"/>
        </w:rPr>
      </w:pPr>
    </w:p>
    <w:p w14:paraId="6323513C">
      <w:pPr>
        <w:pStyle w:val="175"/>
        <w:ind w:firstLine="0" w:firstLineChars="0"/>
        <w:jc w:val="center"/>
        <w:rPr>
          <w:rFonts w:ascii="Times New Roman" w:hAnsi="Times New Roman"/>
        </w:rPr>
      </w:pPr>
      <w:r>
        <w:rPr>
          <w:rFonts w:ascii="Times New Roman" w:hAnsi="Times New Roman"/>
        </w:rPr>
        <w:object>
          <v:shape id="_x0000_i1036" o:spt="75" type="#_x0000_t75" style="height:156pt;width:147.75pt;" o:ole="t" filled="f" o:preferrelative="t" stroked="f" coordsize="21600,21600">
            <v:path/>
            <v:fill on="f" focussize="0,0"/>
            <v:stroke on="f"/>
            <v:imagedata r:id="rId35" o:title=""/>
            <o:lock v:ext="edit" aspectratio="t"/>
            <w10:wrap type="none"/>
            <w10:anchorlock/>
          </v:shape>
          <o:OLEObject Type="Embed" ProgID="Visio.Drawing.11" ShapeID="_x0000_i1036" DrawAspect="Content" ObjectID="_1468075736" r:id="rId34">
            <o:LockedField>false</o:LockedField>
          </o:OLEObject>
        </w:object>
      </w:r>
    </w:p>
    <w:p w14:paraId="5437F0A2">
      <w:pPr>
        <w:pStyle w:val="156"/>
        <w:rPr>
          <w:rFonts w:ascii="Times New Roman"/>
        </w:rPr>
      </w:pPr>
      <w:bookmarkStart w:id="587" w:name="_Toc405476824"/>
      <w:bookmarkStart w:id="588" w:name="_Ref398978049"/>
      <w:bookmarkStart w:id="589" w:name="_Toc403585471"/>
      <w:bookmarkStart w:id="590" w:name="_Toc402983068"/>
      <w:bookmarkStart w:id="591" w:name="_Toc402984000"/>
      <w:bookmarkStart w:id="592" w:name="_Toc403570512"/>
      <w:bookmarkStart w:id="593" w:name="_Toc399757482"/>
      <w:bookmarkStart w:id="594" w:name="_Toc400799084"/>
      <w:bookmarkStart w:id="595" w:name="_Toc408860098"/>
      <w:bookmarkStart w:id="596" w:name="_Toc402983534"/>
      <w:bookmarkStart w:id="597" w:name="_Toc399229231"/>
      <w:bookmarkStart w:id="598" w:name="_Toc399259444"/>
      <w:r>
        <w:rPr>
          <w:rFonts w:ascii="Times New Roman"/>
        </w:rPr>
        <w:t>查询从节点注册结果传输流程</w:t>
      </w:r>
      <w:bookmarkEnd w:id="587"/>
      <w:bookmarkEnd w:id="588"/>
      <w:bookmarkEnd w:id="589"/>
      <w:bookmarkEnd w:id="590"/>
      <w:bookmarkEnd w:id="591"/>
      <w:bookmarkEnd w:id="592"/>
      <w:bookmarkEnd w:id="593"/>
      <w:bookmarkEnd w:id="594"/>
      <w:bookmarkEnd w:id="595"/>
      <w:bookmarkEnd w:id="596"/>
      <w:bookmarkEnd w:id="597"/>
      <w:bookmarkEnd w:id="598"/>
    </w:p>
    <w:p w14:paraId="03B9D18C">
      <w:pPr>
        <w:pStyle w:val="74"/>
        <w:spacing w:before="156" w:after="156"/>
        <w:rPr>
          <w:rFonts w:hint="eastAsia" w:ascii="Times New Roman"/>
        </w:rPr>
      </w:pPr>
      <w:bookmarkStart w:id="599" w:name="_Toc399259207"/>
      <w:bookmarkStart w:id="600" w:name="_Toc402982887"/>
      <w:bookmarkStart w:id="601" w:name="_Toc402983353"/>
      <w:bookmarkStart w:id="602" w:name="_Toc403585290"/>
      <w:bookmarkStart w:id="603" w:name="_Toc400798893"/>
      <w:bookmarkStart w:id="604" w:name="_Toc402983819"/>
      <w:bookmarkStart w:id="605" w:name="_Toc399757265"/>
      <w:bookmarkStart w:id="606" w:name="_Toc405476631"/>
      <w:bookmarkStart w:id="607" w:name="_Toc409125961"/>
      <w:bookmarkStart w:id="608" w:name="_Toc408859731"/>
      <w:bookmarkStart w:id="609" w:name="_Toc399228790"/>
      <w:bookmarkStart w:id="610" w:name="_Toc403570101"/>
      <w:r>
        <w:rPr>
          <w:rFonts w:ascii="Times New Roman"/>
        </w:rPr>
        <w:t>停止从节点注册</w:t>
      </w:r>
      <w:bookmarkEnd w:id="599"/>
      <w:bookmarkEnd w:id="600"/>
      <w:bookmarkEnd w:id="601"/>
      <w:bookmarkEnd w:id="602"/>
      <w:bookmarkEnd w:id="603"/>
      <w:bookmarkEnd w:id="604"/>
      <w:bookmarkEnd w:id="605"/>
      <w:bookmarkEnd w:id="606"/>
      <w:bookmarkEnd w:id="607"/>
      <w:bookmarkEnd w:id="608"/>
      <w:bookmarkEnd w:id="609"/>
      <w:bookmarkEnd w:id="610"/>
    </w:p>
    <w:p w14:paraId="7FA35EFC">
      <w:pPr>
        <w:pStyle w:val="79"/>
        <w:spacing w:before="156" w:after="156"/>
        <w:rPr>
          <w:rFonts w:ascii="Times New Roman"/>
        </w:rPr>
      </w:pPr>
      <w:bookmarkStart w:id="611" w:name="_Toc399228791"/>
      <w:bookmarkStart w:id="612" w:name="_Toc402983820"/>
      <w:bookmarkStart w:id="613" w:name="_Toc400798894"/>
      <w:bookmarkStart w:id="614" w:name="_Toc399259208"/>
      <w:bookmarkStart w:id="615" w:name="_Toc399757266"/>
      <w:bookmarkStart w:id="616" w:name="_Toc402983354"/>
      <w:bookmarkStart w:id="617" w:name="_Toc402982888"/>
      <w:bookmarkStart w:id="618" w:name="_Toc408859732"/>
      <w:bookmarkStart w:id="619" w:name="_Toc405476632"/>
      <w:bookmarkStart w:id="620" w:name="_Toc403585291"/>
      <w:bookmarkStart w:id="621" w:name="_Toc403570102"/>
      <w:r>
        <w:rPr>
          <w:rFonts w:ascii="Times New Roman"/>
        </w:rPr>
        <w:t>下行</w:t>
      </w:r>
      <w:bookmarkEnd w:id="611"/>
      <w:bookmarkEnd w:id="612"/>
      <w:bookmarkEnd w:id="613"/>
      <w:bookmarkEnd w:id="614"/>
      <w:bookmarkEnd w:id="615"/>
      <w:bookmarkEnd w:id="616"/>
      <w:bookmarkEnd w:id="617"/>
      <w:r>
        <w:rPr>
          <w:rFonts w:ascii="Times New Roman"/>
        </w:rPr>
        <w:t>报</w:t>
      </w:r>
      <w:r>
        <w:rPr>
          <w:rFonts w:hint="eastAsia" w:ascii="Times New Roman"/>
        </w:rPr>
        <w:t>文格式</w:t>
      </w:r>
    </w:p>
    <w:bookmarkEnd w:id="618"/>
    <w:bookmarkEnd w:id="619"/>
    <w:bookmarkEnd w:id="620"/>
    <w:bookmarkEnd w:id="621"/>
    <w:p w14:paraId="45685FCF">
      <w:pPr>
        <w:pStyle w:val="239"/>
        <w:rPr>
          <w:rFonts w:ascii="Times New Roman"/>
          <w:lang w:eastAsia="zh-CN"/>
        </w:rPr>
      </w:pPr>
      <w:bookmarkStart w:id="622" w:name="_Toc399259209"/>
      <w:bookmarkStart w:id="623" w:name="_Toc399228792"/>
      <w:bookmarkStart w:id="624" w:name="_Toc399757267"/>
      <w:bookmarkStart w:id="625" w:name="_Toc400798895"/>
      <w:bookmarkStart w:id="626" w:name="_Toc408859733"/>
      <w:bookmarkStart w:id="627" w:name="_Toc403570103"/>
      <w:r>
        <w:rPr>
          <w:rFonts w:ascii="Times New Roman"/>
        </w:rPr>
        <w:t>如果CCO正在从节点注册过程中接收到终端下发的停止从节点注册命令，CCO</w:t>
      </w:r>
      <w:del w:id="71" w:author="作者">
        <w:r>
          <w:rPr>
            <w:rFonts w:hint="eastAsia" w:ascii="Times New Roman"/>
            <w:lang w:eastAsia="zh-CN"/>
          </w:rPr>
          <w:delText>会</w:delText>
        </w:r>
      </w:del>
      <w:ins w:id="72" w:author="作者">
        <w:r>
          <w:rPr>
            <w:rFonts w:hint="eastAsia" w:ascii="Times New Roman"/>
            <w:lang w:eastAsia="zh-CN"/>
          </w:rPr>
          <w:t>应</w:t>
        </w:r>
      </w:ins>
      <w:r>
        <w:rPr>
          <w:rFonts w:ascii="Times New Roman"/>
        </w:rPr>
        <w:t>向STA发送停止从节点注册报文，STA不需要应答上行报文给CCO。</w:t>
      </w:r>
    </w:p>
    <w:p w14:paraId="419904B2">
      <w:pPr>
        <w:pStyle w:val="239"/>
        <w:rPr>
          <w:rFonts w:ascii="Times New Roman"/>
        </w:rPr>
      </w:pPr>
      <w:r>
        <w:rPr>
          <w:rFonts w:ascii="Times New Roman"/>
        </w:rPr>
        <w:t>停止从节点注册命令的下行报文</w:t>
      </w:r>
      <w:r>
        <w:rPr>
          <w:rFonts w:hint="eastAsia" w:ascii="Times New Roman"/>
          <w:lang w:eastAsia="zh-CN"/>
        </w:rPr>
        <w:t>应符合</w:t>
      </w:r>
      <w:r>
        <w:rPr>
          <w:rFonts w:hint="eastAsia" w:ascii="Times New Roman"/>
        </w:rPr>
        <w:t>图1</w:t>
      </w:r>
      <w:r>
        <w:rPr>
          <w:rFonts w:ascii="Times New Roman"/>
        </w:rPr>
        <w:t>3</w:t>
      </w:r>
      <w:r>
        <w:rPr>
          <w:rFonts w:hint="eastAsia" w:ascii="Times New Roman"/>
          <w:lang w:eastAsia="zh-CN"/>
        </w:rPr>
        <w:t>格式要求</w:t>
      </w:r>
      <w:r>
        <w:rPr>
          <w:rFonts w:ascii="Times New Roman"/>
        </w:rPr>
        <w:t>。</w:t>
      </w:r>
    </w:p>
    <w:p w14:paraId="430F81A1">
      <w:pPr>
        <w:pStyle w:val="175"/>
        <w:ind w:firstLine="0" w:firstLineChars="0"/>
        <w:jc w:val="center"/>
        <w:rPr>
          <w:rFonts w:ascii="Times New Roman" w:hAnsi="Times New Roman"/>
        </w:rPr>
      </w:pPr>
      <w:r>
        <w:rPr>
          <w:rFonts w:ascii="Times New Roman" w:hAnsi="Times New Roman"/>
        </w:rPr>
        <w:object>
          <v:shape id="_x0000_i1037" o:spt="75" type="#_x0000_t75" style="height:102.15pt;width:291.7pt;" o:ole="t" filled="f" o:preferrelative="t" stroked="f" coordsize="21600,21600">
            <v:path/>
            <v:fill on="f" focussize="0,0"/>
            <v:stroke on="f"/>
            <v:imagedata r:id="rId37" o:title=""/>
            <o:lock v:ext="edit" aspectratio="t"/>
            <w10:wrap type="none"/>
            <w10:anchorlock/>
          </v:shape>
          <o:OLEObject Type="Embed" ProgID="Visio.Drawing.11" ShapeID="_x0000_i1037" DrawAspect="Content" ObjectID="_1468075737" r:id="rId36">
            <o:LockedField>false</o:LockedField>
          </o:OLEObject>
        </w:object>
      </w:r>
    </w:p>
    <w:p w14:paraId="3A2866D4">
      <w:pPr>
        <w:pStyle w:val="156"/>
        <w:rPr>
          <w:rFonts w:ascii="Times New Roman"/>
        </w:rPr>
      </w:pPr>
      <w:bookmarkStart w:id="628" w:name="_Toc402983069"/>
      <w:bookmarkStart w:id="629" w:name="_Toc403570513"/>
      <w:bookmarkStart w:id="630" w:name="_Toc400799085"/>
      <w:bookmarkStart w:id="631" w:name="_Toc405476825"/>
      <w:bookmarkStart w:id="632" w:name="_Toc408860099"/>
      <w:bookmarkStart w:id="633" w:name="_Ref398978092"/>
      <w:bookmarkStart w:id="634" w:name="_Toc399229232"/>
      <w:bookmarkStart w:id="635" w:name="_Toc399757483"/>
      <w:bookmarkStart w:id="636" w:name="_Toc399259445"/>
      <w:bookmarkStart w:id="637" w:name="_Toc402983535"/>
      <w:bookmarkStart w:id="638" w:name="_Toc403585472"/>
      <w:bookmarkStart w:id="639" w:name="_Toc402984001"/>
      <w:r>
        <w:rPr>
          <w:rFonts w:ascii="Times New Roman"/>
        </w:rPr>
        <w:t>停止从节点注册下行报文格式</w:t>
      </w:r>
      <w:bookmarkEnd w:id="628"/>
      <w:bookmarkEnd w:id="629"/>
      <w:bookmarkEnd w:id="630"/>
      <w:bookmarkEnd w:id="631"/>
      <w:bookmarkEnd w:id="632"/>
      <w:bookmarkEnd w:id="633"/>
      <w:bookmarkEnd w:id="634"/>
      <w:bookmarkEnd w:id="635"/>
      <w:bookmarkEnd w:id="636"/>
      <w:bookmarkEnd w:id="637"/>
      <w:bookmarkEnd w:id="638"/>
      <w:bookmarkEnd w:id="639"/>
    </w:p>
    <w:p w14:paraId="327DA2BB">
      <w:pPr>
        <w:pStyle w:val="38"/>
        <w:rPr>
          <w:rFonts w:ascii="Times New Roman"/>
        </w:rPr>
      </w:pPr>
      <w:r>
        <w:rPr>
          <w:rFonts w:ascii="Times New Roman"/>
        </w:rPr>
        <w:t>停止从节点注册下行报文数据格式的字段</w:t>
      </w:r>
      <w:r>
        <w:rPr>
          <w:rFonts w:hint="eastAsia" w:ascii="Times New Roman"/>
        </w:rPr>
        <w:t>应符合表8要求</w:t>
      </w:r>
      <w:r>
        <w:rPr>
          <w:rFonts w:ascii="Times New Roman"/>
        </w:rPr>
        <w:t>。</w:t>
      </w:r>
    </w:p>
    <w:p w14:paraId="13D8ED79">
      <w:pPr>
        <w:pStyle w:val="154"/>
        <w:ind w:left="0"/>
        <w:rPr>
          <w:rFonts w:ascii="Times New Roman"/>
        </w:rPr>
      </w:pPr>
      <w:bookmarkStart w:id="640" w:name="_Toc402983146"/>
      <w:bookmarkStart w:id="641" w:name="_Toc405022475"/>
      <w:bookmarkStart w:id="642" w:name="_Toc405476897"/>
      <w:bookmarkStart w:id="643" w:name="_Toc408860172"/>
      <w:bookmarkStart w:id="644" w:name="_Toc399259543"/>
      <w:bookmarkStart w:id="645" w:name="_Toc399757577"/>
      <w:bookmarkStart w:id="646" w:name="_Toc402983612"/>
      <w:bookmarkStart w:id="647" w:name="_Toc399229336"/>
      <w:bookmarkStart w:id="648" w:name="_Toc402540060"/>
      <w:bookmarkStart w:id="649" w:name="_Ref398978105"/>
      <w:bookmarkStart w:id="650" w:name="_Toc402984078"/>
      <w:bookmarkStart w:id="651" w:name="_Toc403570589"/>
      <w:r>
        <w:rPr>
          <w:rFonts w:ascii="Times New Roman"/>
        </w:rPr>
        <w:t>停止从节点注册下行报文格式说明</w:t>
      </w:r>
      <w:bookmarkEnd w:id="640"/>
      <w:bookmarkEnd w:id="641"/>
      <w:bookmarkEnd w:id="642"/>
      <w:bookmarkEnd w:id="643"/>
      <w:bookmarkEnd w:id="644"/>
      <w:bookmarkEnd w:id="645"/>
      <w:bookmarkEnd w:id="646"/>
      <w:bookmarkEnd w:id="647"/>
      <w:bookmarkEnd w:id="648"/>
      <w:bookmarkEnd w:id="649"/>
      <w:bookmarkEnd w:id="650"/>
      <w:bookmarkEnd w:id="65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1275"/>
        <w:gridCol w:w="1602"/>
        <w:gridCol w:w="1705"/>
        <w:gridCol w:w="1705"/>
      </w:tblGrid>
      <w:tr w14:paraId="23F93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64DB3A2B">
            <w:pPr>
              <w:pStyle w:val="214"/>
              <w:rPr>
                <w:rFonts w:ascii="Times New Roman" w:hAnsi="Times New Roman"/>
              </w:rPr>
            </w:pPr>
            <w:r>
              <w:rPr>
                <w:rFonts w:ascii="Times New Roman" w:hAnsi="Times New Roman"/>
              </w:rPr>
              <w:t>域</w:t>
            </w:r>
          </w:p>
        </w:tc>
        <w:tc>
          <w:tcPr>
            <w:tcW w:w="1275" w:type="dxa"/>
            <w:noWrap w:val="0"/>
            <w:vAlign w:val="center"/>
          </w:tcPr>
          <w:p w14:paraId="1B207D0D">
            <w:pPr>
              <w:pStyle w:val="214"/>
              <w:rPr>
                <w:rFonts w:ascii="Times New Roman" w:hAnsi="Times New Roman"/>
              </w:rPr>
            </w:pPr>
            <w:r>
              <w:rPr>
                <w:rFonts w:ascii="Times New Roman" w:hAnsi="Times New Roman"/>
              </w:rPr>
              <w:t>字节号</w:t>
            </w:r>
          </w:p>
        </w:tc>
        <w:tc>
          <w:tcPr>
            <w:tcW w:w="1602" w:type="dxa"/>
            <w:noWrap w:val="0"/>
            <w:vAlign w:val="center"/>
          </w:tcPr>
          <w:p w14:paraId="1F78322D">
            <w:pPr>
              <w:pStyle w:val="214"/>
              <w:rPr>
                <w:rFonts w:ascii="Times New Roman" w:hAnsi="Times New Roman"/>
              </w:rPr>
            </w:pPr>
            <w:r>
              <w:rPr>
                <w:rFonts w:ascii="Times New Roman" w:hAnsi="Times New Roman"/>
              </w:rPr>
              <w:t>比特位</w:t>
            </w:r>
          </w:p>
        </w:tc>
        <w:tc>
          <w:tcPr>
            <w:tcW w:w="1705" w:type="dxa"/>
            <w:noWrap w:val="0"/>
            <w:vAlign w:val="center"/>
          </w:tcPr>
          <w:p w14:paraId="23D35143">
            <w:pPr>
              <w:pStyle w:val="214"/>
              <w:rPr>
                <w:rFonts w:ascii="Times New Roman" w:hAnsi="Times New Roman"/>
              </w:rPr>
            </w:pPr>
            <w:r>
              <w:rPr>
                <w:rFonts w:ascii="Times New Roman" w:hAnsi="Times New Roman"/>
              </w:rPr>
              <w:t>域大小(比特)</w:t>
            </w:r>
          </w:p>
        </w:tc>
        <w:tc>
          <w:tcPr>
            <w:tcW w:w="1705" w:type="dxa"/>
            <w:noWrap w:val="0"/>
            <w:vAlign w:val="top"/>
          </w:tcPr>
          <w:p w14:paraId="420962D5">
            <w:pPr>
              <w:pStyle w:val="214"/>
              <w:rPr>
                <w:rFonts w:ascii="Times New Roman" w:hAnsi="Times New Roman"/>
              </w:rPr>
            </w:pPr>
            <w:r>
              <w:rPr>
                <w:rFonts w:hint="eastAsia" w:ascii="Times New Roman" w:hAnsi="Times New Roman"/>
              </w:rPr>
              <w:t>含义</w:t>
            </w:r>
          </w:p>
        </w:tc>
      </w:tr>
      <w:tr w14:paraId="31E90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11D6949F">
            <w:pPr>
              <w:pStyle w:val="214"/>
              <w:rPr>
                <w:rFonts w:ascii="Times New Roman" w:hAnsi="Times New Roman"/>
              </w:rPr>
            </w:pPr>
            <w:r>
              <w:rPr>
                <w:rFonts w:ascii="Times New Roman" w:hAnsi="Times New Roman"/>
              </w:rPr>
              <w:t>协议版本号</w:t>
            </w:r>
          </w:p>
        </w:tc>
        <w:tc>
          <w:tcPr>
            <w:tcW w:w="1275" w:type="dxa"/>
            <w:vMerge w:val="restart"/>
            <w:noWrap w:val="0"/>
            <w:vAlign w:val="center"/>
          </w:tcPr>
          <w:p w14:paraId="17953826">
            <w:pPr>
              <w:pStyle w:val="214"/>
              <w:rPr>
                <w:rFonts w:ascii="Times New Roman" w:hAnsi="Times New Roman"/>
              </w:rPr>
            </w:pPr>
            <w:r>
              <w:rPr>
                <w:rFonts w:ascii="Times New Roman" w:hAnsi="Times New Roman"/>
              </w:rPr>
              <w:t>0</w:t>
            </w:r>
          </w:p>
        </w:tc>
        <w:tc>
          <w:tcPr>
            <w:tcW w:w="1602" w:type="dxa"/>
            <w:noWrap w:val="0"/>
            <w:vAlign w:val="center"/>
          </w:tcPr>
          <w:p w14:paraId="75BB1207">
            <w:pPr>
              <w:pStyle w:val="214"/>
              <w:rPr>
                <w:rFonts w:ascii="Times New Roman" w:hAnsi="Times New Roman"/>
              </w:rPr>
            </w:pPr>
            <w:r>
              <w:rPr>
                <w:rFonts w:ascii="Times New Roman" w:hAnsi="Times New Roman"/>
              </w:rPr>
              <w:t>0-5</w:t>
            </w:r>
          </w:p>
        </w:tc>
        <w:tc>
          <w:tcPr>
            <w:tcW w:w="1705" w:type="dxa"/>
            <w:noWrap w:val="0"/>
            <w:vAlign w:val="center"/>
          </w:tcPr>
          <w:p w14:paraId="1B7F5E4B">
            <w:pPr>
              <w:pStyle w:val="214"/>
              <w:rPr>
                <w:rFonts w:ascii="Times New Roman" w:hAnsi="Times New Roman"/>
              </w:rPr>
            </w:pPr>
            <w:r>
              <w:rPr>
                <w:rFonts w:ascii="Times New Roman" w:hAnsi="Times New Roman"/>
              </w:rPr>
              <w:t>6</w:t>
            </w:r>
          </w:p>
        </w:tc>
        <w:tc>
          <w:tcPr>
            <w:tcW w:w="1705" w:type="dxa"/>
            <w:noWrap w:val="0"/>
            <w:vAlign w:val="top"/>
          </w:tcPr>
          <w:p w14:paraId="76557CA0">
            <w:pPr>
              <w:pStyle w:val="214"/>
              <w:jc w:val="both"/>
              <w:rPr>
                <w:rFonts w:ascii="Times New Roman" w:hAnsi="Times New Roman"/>
              </w:rPr>
            </w:pPr>
            <w:r>
              <w:rPr>
                <w:rFonts w:hint="eastAsia" w:ascii="Times New Roman" w:hAnsi="Times New Roman"/>
              </w:rPr>
              <w:t>取值固定为1</w:t>
            </w:r>
          </w:p>
        </w:tc>
      </w:tr>
      <w:tr w14:paraId="7B386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2235" w:type="dxa"/>
            <w:vMerge w:val="restart"/>
            <w:noWrap w:val="0"/>
            <w:vAlign w:val="center"/>
          </w:tcPr>
          <w:p w14:paraId="008DF758">
            <w:pPr>
              <w:pStyle w:val="214"/>
              <w:rPr>
                <w:rFonts w:ascii="Times New Roman" w:hAnsi="Times New Roman"/>
              </w:rPr>
            </w:pPr>
            <w:r>
              <w:rPr>
                <w:rFonts w:ascii="Times New Roman" w:hAnsi="Times New Roman"/>
              </w:rPr>
              <w:t>报文头长度</w:t>
            </w:r>
          </w:p>
        </w:tc>
        <w:tc>
          <w:tcPr>
            <w:tcW w:w="1275" w:type="dxa"/>
            <w:vMerge w:val="continue"/>
            <w:tcBorders>
              <w:bottom w:val="single" w:color="auto" w:sz="4" w:space="0"/>
            </w:tcBorders>
            <w:noWrap w:val="0"/>
            <w:vAlign w:val="center"/>
          </w:tcPr>
          <w:p w14:paraId="57848497">
            <w:pPr>
              <w:pStyle w:val="214"/>
              <w:rPr>
                <w:rFonts w:ascii="Times New Roman" w:hAnsi="Times New Roman"/>
              </w:rPr>
            </w:pPr>
          </w:p>
        </w:tc>
        <w:tc>
          <w:tcPr>
            <w:tcW w:w="1602" w:type="dxa"/>
            <w:tcBorders>
              <w:bottom w:val="single" w:color="auto" w:sz="4" w:space="0"/>
            </w:tcBorders>
            <w:noWrap w:val="0"/>
            <w:vAlign w:val="center"/>
          </w:tcPr>
          <w:p w14:paraId="39379B1F">
            <w:pPr>
              <w:pStyle w:val="214"/>
              <w:rPr>
                <w:rFonts w:ascii="Times New Roman" w:hAnsi="Times New Roman"/>
              </w:rPr>
            </w:pPr>
            <w:r>
              <w:rPr>
                <w:rFonts w:ascii="Times New Roman" w:hAnsi="Times New Roman"/>
              </w:rPr>
              <w:t>6-7</w:t>
            </w:r>
          </w:p>
        </w:tc>
        <w:tc>
          <w:tcPr>
            <w:tcW w:w="1705" w:type="dxa"/>
            <w:vMerge w:val="restart"/>
            <w:noWrap w:val="0"/>
            <w:vAlign w:val="center"/>
          </w:tcPr>
          <w:p w14:paraId="062F0A34">
            <w:pPr>
              <w:pStyle w:val="214"/>
              <w:rPr>
                <w:rFonts w:ascii="Times New Roman" w:hAnsi="Times New Roman"/>
              </w:rPr>
            </w:pPr>
            <w:r>
              <w:rPr>
                <w:rFonts w:ascii="Times New Roman" w:hAnsi="Times New Roman"/>
              </w:rPr>
              <w:t>6</w:t>
            </w:r>
          </w:p>
        </w:tc>
        <w:tc>
          <w:tcPr>
            <w:tcW w:w="1705" w:type="dxa"/>
            <w:vMerge w:val="restart"/>
            <w:noWrap w:val="0"/>
            <w:vAlign w:val="top"/>
          </w:tcPr>
          <w:p w14:paraId="05555C3E">
            <w:pPr>
              <w:pStyle w:val="214"/>
              <w:jc w:val="both"/>
              <w:rPr>
                <w:rFonts w:hint="eastAsia" w:ascii="Times New Roman" w:hAnsi="Times New Roman"/>
              </w:rPr>
            </w:pPr>
            <w:r>
              <w:rPr>
                <w:rFonts w:hint="eastAsia" w:ascii="Times New Roman" w:hAnsi="Times New Roman"/>
              </w:rPr>
              <w:t>取值固定为</w:t>
            </w:r>
            <w:r>
              <w:rPr>
                <w:rFonts w:ascii="Times New Roman" w:hAnsi="Times New Roman"/>
              </w:rPr>
              <w:t>8</w:t>
            </w:r>
          </w:p>
        </w:tc>
      </w:tr>
      <w:tr w14:paraId="5DAEE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235" w:type="dxa"/>
            <w:vMerge w:val="continue"/>
            <w:noWrap w:val="0"/>
            <w:vAlign w:val="center"/>
          </w:tcPr>
          <w:p w14:paraId="274197A2">
            <w:pPr>
              <w:pStyle w:val="214"/>
              <w:rPr>
                <w:rFonts w:ascii="Times New Roman" w:hAnsi="Times New Roman"/>
              </w:rPr>
            </w:pPr>
          </w:p>
        </w:tc>
        <w:tc>
          <w:tcPr>
            <w:tcW w:w="1275" w:type="dxa"/>
            <w:vMerge w:val="restart"/>
            <w:tcBorders>
              <w:top w:val="single" w:color="auto" w:sz="4" w:space="0"/>
            </w:tcBorders>
            <w:noWrap w:val="0"/>
            <w:vAlign w:val="center"/>
          </w:tcPr>
          <w:p w14:paraId="75214F0C">
            <w:pPr>
              <w:pStyle w:val="214"/>
              <w:rPr>
                <w:rFonts w:ascii="Times New Roman" w:hAnsi="Times New Roman"/>
              </w:rPr>
            </w:pPr>
            <w:r>
              <w:rPr>
                <w:rFonts w:ascii="Times New Roman" w:hAnsi="Times New Roman"/>
              </w:rPr>
              <w:t>1</w:t>
            </w:r>
          </w:p>
        </w:tc>
        <w:tc>
          <w:tcPr>
            <w:tcW w:w="1602" w:type="dxa"/>
            <w:tcBorders>
              <w:top w:val="single" w:color="auto" w:sz="4" w:space="0"/>
            </w:tcBorders>
            <w:noWrap w:val="0"/>
            <w:vAlign w:val="center"/>
          </w:tcPr>
          <w:p w14:paraId="03C1F456">
            <w:pPr>
              <w:pStyle w:val="214"/>
              <w:rPr>
                <w:rFonts w:ascii="Times New Roman" w:hAnsi="Times New Roman"/>
              </w:rPr>
            </w:pPr>
            <w:r>
              <w:rPr>
                <w:rFonts w:ascii="Times New Roman" w:hAnsi="Times New Roman"/>
              </w:rPr>
              <w:t>0-3</w:t>
            </w:r>
          </w:p>
        </w:tc>
        <w:tc>
          <w:tcPr>
            <w:tcW w:w="1705" w:type="dxa"/>
            <w:vMerge w:val="continue"/>
            <w:noWrap w:val="0"/>
            <w:vAlign w:val="center"/>
          </w:tcPr>
          <w:p w14:paraId="07450C1C">
            <w:pPr>
              <w:pStyle w:val="214"/>
              <w:rPr>
                <w:rFonts w:ascii="Times New Roman" w:hAnsi="Times New Roman"/>
              </w:rPr>
            </w:pPr>
          </w:p>
        </w:tc>
        <w:tc>
          <w:tcPr>
            <w:tcW w:w="1705" w:type="dxa"/>
            <w:vMerge w:val="continue"/>
            <w:noWrap w:val="0"/>
            <w:vAlign w:val="top"/>
          </w:tcPr>
          <w:p w14:paraId="412D6DC5">
            <w:pPr>
              <w:pStyle w:val="214"/>
              <w:rPr>
                <w:rFonts w:ascii="Times New Roman" w:hAnsi="Times New Roman"/>
              </w:rPr>
            </w:pPr>
          </w:p>
        </w:tc>
      </w:tr>
      <w:tr w14:paraId="3C122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280E7A85">
            <w:pPr>
              <w:pStyle w:val="214"/>
              <w:rPr>
                <w:rFonts w:ascii="Times New Roman" w:hAnsi="Times New Roman"/>
              </w:rPr>
            </w:pPr>
            <w:r>
              <w:rPr>
                <w:rFonts w:ascii="Times New Roman" w:hAnsi="Times New Roman"/>
              </w:rPr>
              <w:t>保留1</w:t>
            </w:r>
          </w:p>
        </w:tc>
        <w:tc>
          <w:tcPr>
            <w:tcW w:w="1275" w:type="dxa"/>
            <w:vMerge w:val="continue"/>
            <w:noWrap w:val="0"/>
            <w:vAlign w:val="center"/>
          </w:tcPr>
          <w:p w14:paraId="6E19B639">
            <w:pPr>
              <w:pStyle w:val="214"/>
              <w:rPr>
                <w:rFonts w:ascii="Times New Roman" w:hAnsi="Times New Roman"/>
              </w:rPr>
            </w:pPr>
          </w:p>
        </w:tc>
        <w:tc>
          <w:tcPr>
            <w:tcW w:w="1602" w:type="dxa"/>
            <w:noWrap w:val="0"/>
            <w:vAlign w:val="center"/>
          </w:tcPr>
          <w:p w14:paraId="5CF686AF">
            <w:pPr>
              <w:pStyle w:val="214"/>
              <w:rPr>
                <w:rFonts w:ascii="Times New Roman" w:hAnsi="Times New Roman"/>
              </w:rPr>
            </w:pPr>
            <w:r>
              <w:rPr>
                <w:rFonts w:ascii="Times New Roman" w:hAnsi="Times New Roman"/>
              </w:rPr>
              <w:t>4-7</w:t>
            </w:r>
          </w:p>
        </w:tc>
        <w:tc>
          <w:tcPr>
            <w:tcW w:w="1705" w:type="dxa"/>
            <w:noWrap w:val="0"/>
            <w:vAlign w:val="center"/>
          </w:tcPr>
          <w:p w14:paraId="00FE0D7E">
            <w:pPr>
              <w:pStyle w:val="214"/>
              <w:rPr>
                <w:rFonts w:ascii="Times New Roman" w:hAnsi="Times New Roman"/>
              </w:rPr>
            </w:pPr>
            <w:r>
              <w:rPr>
                <w:rFonts w:ascii="Times New Roman" w:hAnsi="Times New Roman"/>
              </w:rPr>
              <w:t>4</w:t>
            </w:r>
          </w:p>
        </w:tc>
        <w:tc>
          <w:tcPr>
            <w:tcW w:w="1705" w:type="dxa"/>
            <w:noWrap w:val="0"/>
            <w:vAlign w:val="top"/>
          </w:tcPr>
          <w:p w14:paraId="2D02B415">
            <w:pPr>
              <w:pStyle w:val="214"/>
              <w:rPr>
                <w:rFonts w:ascii="Times New Roman" w:hAnsi="Times New Roman"/>
              </w:rPr>
            </w:pPr>
          </w:p>
        </w:tc>
      </w:tr>
      <w:tr w14:paraId="00DF1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769F00FB">
            <w:pPr>
              <w:pStyle w:val="214"/>
              <w:rPr>
                <w:rFonts w:ascii="Times New Roman" w:hAnsi="Times New Roman"/>
              </w:rPr>
            </w:pPr>
            <w:r>
              <w:rPr>
                <w:rFonts w:ascii="Times New Roman" w:hAnsi="Times New Roman"/>
              </w:rPr>
              <w:t>保留2</w:t>
            </w:r>
          </w:p>
        </w:tc>
        <w:tc>
          <w:tcPr>
            <w:tcW w:w="1275" w:type="dxa"/>
            <w:tcBorders>
              <w:top w:val="single" w:color="auto" w:sz="4" w:space="0"/>
            </w:tcBorders>
            <w:noWrap w:val="0"/>
            <w:vAlign w:val="center"/>
          </w:tcPr>
          <w:p w14:paraId="0B94961A">
            <w:pPr>
              <w:pStyle w:val="214"/>
              <w:rPr>
                <w:rFonts w:ascii="Times New Roman" w:hAnsi="Times New Roman"/>
              </w:rPr>
            </w:pPr>
            <w:r>
              <w:rPr>
                <w:rFonts w:ascii="Times New Roman" w:hAnsi="Times New Roman"/>
              </w:rPr>
              <w:t>2-3</w:t>
            </w:r>
          </w:p>
        </w:tc>
        <w:tc>
          <w:tcPr>
            <w:tcW w:w="1602" w:type="dxa"/>
            <w:tcBorders>
              <w:top w:val="single" w:color="auto" w:sz="4" w:space="0"/>
            </w:tcBorders>
            <w:noWrap w:val="0"/>
            <w:vAlign w:val="center"/>
          </w:tcPr>
          <w:p w14:paraId="2DE27997">
            <w:pPr>
              <w:pStyle w:val="214"/>
              <w:rPr>
                <w:rFonts w:ascii="Times New Roman" w:hAnsi="Times New Roman"/>
              </w:rPr>
            </w:pPr>
            <w:r>
              <w:rPr>
                <w:rFonts w:ascii="Times New Roman" w:hAnsi="Times New Roman"/>
              </w:rPr>
              <w:t>0-15</w:t>
            </w:r>
          </w:p>
        </w:tc>
        <w:tc>
          <w:tcPr>
            <w:tcW w:w="1705" w:type="dxa"/>
            <w:noWrap w:val="0"/>
            <w:vAlign w:val="center"/>
          </w:tcPr>
          <w:p w14:paraId="557BD069">
            <w:pPr>
              <w:pStyle w:val="214"/>
              <w:rPr>
                <w:rFonts w:ascii="Times New Roman" w:hAnsi="Times New Roman"/>
              </w:rPr>
            </w:pPr>
            <w:r>
              <w:rPr>
                <w:rFonts w:ascii="Times New Roman" w:hAnsi="Times New Roman"/>
              </w:rPr>
              <w:t>16</w:t>
            </w:r>
          </w:p>
        </w:tc>
        <w:tc>
          <w:tcPr>
            <w:tcW w:w="1705" w:type="dxa"/>
            <w:noWrap w:val="0"/>
            <w:vAlign w:val="top"/>
          </w:tcPr>
          <w:p w14:paraId="3F60DDD6">
            <w:pPr>
              <w:pStyle w:val="214"/>
              <w:rPr>
                <w:rFonts w:ascii="Times New Roman" w:hAnsi="Times New Roman"/>
              </w:rPr>
            </w:pPr>
          </w:p>
        </w:tc>
      </w:tr>
      <w:tr w14:paraId="4AFB7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20" w:hRule="atLeast"/>
          <w:jc w:val="center"/>
        </w:trPr>
        <w:tc>
          <w:tcPr>
            <w:tcW w:w="2235" w:type="dxa"/>
            <w:noWrap w:val="0"/>
            <w:vAlign w:val="center"/>
          </w:tcPr>
          <w:p w14:paraId="03C68241">
            <w:pPr>
              <w:pStyle w:val="214"/>
              <w:rPr>
                <w:rFonts w:ascii="Times New Roman" w:hAnsi="Times New Roman"/>
              </w:rPr>
            </w:pPr>
            <w:r>
              <w:rPr>
                <w:rFonts w:ascii="Times New Roman" w:hAnsi="Times New Roman"/>
              </w:rPr>
              <w:t>报文序号</w:t>
            </w:r>
          </w:p>
        </w:tc>
        <w:tc>
          <w:tcPr>
            <w:tcW w:w="1275" w:type="dxa"/>
            <w:tcBorders>
              <w:top w:val="single" w:color="auto" w:sz="4" w:space="0"/>
            </w:tcBorders>
            <w:noWrap w:val="0"/>
            <w:vAlign w:val="center"/>
          </w:tcPr>
          <w:p w14:paraId="34F7BA3F">
            <w:pPr>
              <w:pStyle w:val="214"/>
              <w:rPr>
                <w:rFonts w:ascii="Times New Roman" w:hAnsi="Times New Roman"/>
              </w:rPr>
            </w:pPr>
            <w:r>
              <w:rPr>
                <w:rFonts w:ascii="Times New Roman" w:hAnsi="Times New Roman"/>
              </w:rPr>
              <w:t>4-7</w:t>
            </w:r>
          </w:p>
        </w:tc>
        <w:tc>
          <w:tcPr>
            <w:tcW w:w="1602" w:type="dxa"/>
            <w:tcBorders>
              <w:top w:val="single" w:color="auto" w:sz="4" w:space="0"/>
            </w:tcBorders>
            <w:noWrap w:val="0"/>
            <w:vAlign w:val="center"/>
          </w:tcPr>
          <w:p w14:paraId="2AFA4EC6">
            <w:pPr>
              <w:pStyle w:val="214"/>
              <w:rPr>
                <w:rFonts w:ascii="Times New Roman" w:hAnsi="Times New Roman"/>
              </w:rPr>
            </w:pPr>
            <w:r>
              <w:rPr>
                <w:rFonts w:ascii="Times New Roman" w:hAnsi="Times New Roman"/>
              </w:rPr>
              <w:t>0-31</w:t>
            </w:r>
          </w:p>
        </w:tc>
        <w:tc>
          <w:tcPr>
            <w:tcW w:w="1705" w:type="dxa"/>
            <w:noWrap w:val="0"/>
            <w:vAlign w:val="center"/>
          </w:tcPr>
          <w:p w14:paraId="40600598">
            <w:pPr>
              <w:pStyle w:val="214"/>
              <w:rPr>
                <w:rFonts w:ascii="Times New Roman" w:hAnsi="Times New Roman"/>
              </w:rPr>
            </w:pPr>
            <w:r>
              <w:rPr>
                <w:rFonts w:ascii="Times New Roman" w:hAnsi="Times New Roman"/>
              </w:rPr>
              <w:t>32</w:t>
            </w:r>
          </w:p>
        </w:tc>
        <w:tc>
          <w:tcPr>
            <w:tcW w:w="1705" w:type="dxa"/>
            <w:noWrap w:val="0"/>
            <w:vAlign w:val="top"/>
          </w:tcPr>
          <w:p w14:paraId="3F5668BF">
            <w:pPr>
              <w:pStyle w:val="214"/>
              <w:jc w:val="both"/>
              <w:rPr>
                <w:rFonts w:ascii="Times New Roman" w:hAnsi="Times New Roman"/>
              </w:rPr>
            </w:pPr>
            <w:r>
              <w:rPr>
                <w:rFonts w:hint="eastAsia" w:ascii="Times New Roman" w:hAnsi="Times New Roman"/>
              </w:rPr>
              <w:t>序号递增，重发不变</w:t>
            </w:r>
          </w:p>
        </w:tc>
      </w:tr>
      <w:bookmarkEnd w:id="622"/>
      <w:bookmarkEnd w:id="623"/>
      <w:bookmarkEnd w:id="624"/>
      <w:bookmarkEnd w:id="625"/>
      <w:bookmarkEnd w:id="626"/>
      <w:bookmarkEnd w:id="627"/>
    </w:tbl>
    <w:p w14:paraId="2907BBF2">
      <w:pPr>
        <w:pStyle w:val="239"/>
        <w:rPr>
          <w:rFonts w:ascii="Times New Roman"/>
        </w:rPr>
      </w:pPr>
    </w:p>
    <w:p w14:paraId="2FA58C1E">
      <w:pPr>
        <w:pStyle w:val="79"/>
        <w:spacing w:before="156" w:after="156"/>
        <w:rPr>
          <w:rFonts w:ascii="Times New Roman"/>
        </w:rPr>
      </w:pPr>
      <w:bookmarkStart w:id="652" w:name="_Toc403570107"/>
      <w:bookmarkEnd w:id="652"/>
      <w:bookmarkStart w:id="653" w:name="_Toc403570106"/>
      <w:bookmarkEnd w:id="653"/>
      <w:bookmarkStart w:id="654" w:name="_Toc400798899"/>
      <w:bookmarkStart w:id="655" w:name="_Toc399228796"/>
      <w:bookmarkStart w:id="656" w:name="_Toc399259213"/>
      <w:bookmarkStart w:id="657" w:name="_Toc399757271"/>
      <w:bookmarkStart w:id="658" w:name="_Toc402982889"/>
      <w:bookmarkStart w:id="659" w:name="_Toc402983355"/>
      <w:bookmarkStart w:id="660" w:name="_Toc402983821"/>
      <w:bookmarkStart w:id="661" w:name="_Toc403570108"/>
      <w:bookmarkStart w:id="662" w:name="_Toc403585292"/>
      <w:bookmarkStart w:id="663" w:name="_Toc405476633"/>
      <w:bookmarkStart w:id="664" w:name="_Toc408859736"/>
      <w:r>
        <w:rPr>
          <w:rFonts w:ascii="Times New Roman"/>
        </w:rPr>
        <w:t>停止从节点注册传输流程</w:t>
      </w:r>
      <w:bookmarkEnd w:id="654"/>
      <w:bookmarkEnd w:id="655"/>
      <w:bookmarkEnd w:id="656"/>
      <w:bookmarkEnd w:id="657"/>
      <w:bookmarkEnd w:id="658"/>
      <w:bookmarkEnd w:id="659"/>
      <w:bookmarkEnd w:id="660"/>
      <w:bookmarkEnd w:id="661"/>
      <w:bookmarkEnd w:id="662"/>
      <w:bookmarkEnd w:id="663"/>
      <w:bookmarkEnd w:id="664"/>
    </w:p>
    <w:p w14:paraId="7D460FAB">
      <w:pPr>
        <w:pStyle w:val="38"/>
        <w:rPr>
          <w:rFonts w:ascii="Times New Roman"/>
        </w:rPr>
      </w:pPr>
      <w:r>
        <w:rPr>
          <w:rFonts w:ascii="Times New Roman"/>
        </w:rPr>
        <w:t>CCO</w:t>
      </w:r>
      <w:r>
        <w:rPr>
          <w:rFonts w:ascii="Times New Roman"/>
          <w:kern w:val="21"/>
          <w:szCs w:val="21"/>
        </w:rPr>
        <w:t>向所有STA发送停止从节点主动注册命令</w:t>
      </w:r>
      <w:r>
        <w:rPr>
          <w:rFonts w:ascii="Times New Roman"/>
        </w:rPr>
        <w:t>，STA不需要回应上行报文给CCO。</w:t>
      </w:r>
    </w:p>
    <w:p w14:paraId="3A69F189">
      <w:pPr>
        <w:pStyle w:val="38"/>
        <w:jc w:val="left"/>
        <w:rPr>
          <w:rFonts w:hint="eastAsia" w:ascii="Times New Roman"/>
        </w:rPr>
      </w:pPr>
      <w:r>
        <w:rPr>
          <w:rFonts w:ascii="Times New Roman"/>
        </w:rPr>
        <w:t>停止从节点注册传输流程应符合图</w:t>
      </w:r>
      <w:r>
        <w:rPr>
          <w:rFonts w:hint="eastAsia" w:ascii="Times New Roman"/>
        </w:rPr>
        <w:t>14</w:t>
      </w:r>
      <w:r>
        <w:rPr>
          <w:rFonts w:ascii="Times New Roman"/>
        </w:rPr>
        <w:t>要求。</w:t>
      </w:r>
    </w:p>
    <w:p w14:paraId="7BA7EAED">
      <w:pPr>
        <w:pStyle w:val="38"/>
        <w:jc w:val="left"/>
        <w:rPr>
          <w:rFonts w:ascii="Times New Roman"/>
        </w:rPr>
      </w:pPr>
    </w:p>
    <w:p w14:paraId="674177C8">
      <w:pPr>
        <w:pStyle w:val="175"/>
        <w:ind w:firstLine="0" w:firstLineChars="0"/>
        <w:jc w:val="center"/>
        <w:rPr>
          <w:rFonts w:ascii="Times New Roman" w:hAnsi="Times New Roman"/>
        </w:rPr>
      </w:pPr>
      <w:r>
        <w:rPr>
          <w:rFonts w:ascii="Times New Roman" w:hAnsi="Times New Roman"/>
        </w:rPr>
        <w:t xml:space="preserve"> </w:t>
      </w:r>
      <w:commentRangeStart w:id="5"/>
      <w:r>
        <w:rPr>
          <w:rFonts w:ascii="Times New Roman" w:hAnsi="Times New Roman"/>
        </w:rPr>
        <w:object>
          <v:shape id="_x0000_i1038" o:spt="75" type="#_x0000_t75" style="height:156pt;width:147.75pt;" o:ole="t" filled="f" o:preferrelative="t" stroked="f" coordsize="21600,21600">
            <v:path/>
            <v:fill on="f" focussize="0,0"/>
            <v:stroke on="f"/>
            <v:imagedata r:id="rId39" o:title=""/>
            <o:lock v:ext="edit" aspectratio="t"/>
            <w10:wrap type="none"/>
            <w10:anchorlock/>
          </v:shape>
          <o:OLEObject Type="Embed" ProgID="Visio.Drawing.11" ShapeID="_x0000_i1038" DrawAspect="Content" ObjectID="_1468075738" r:id="rId38">
            <o:LockedField>false</o:LockedField>
          </o:OLEObject>
        </w:object>
      </w:r>
      <w:commentRangeEnd w:id="5"/>
      <w:r>
        <w:rPr>
          <w:rStyle w:val="64"/>
          <w:rFonts w:ascii="Times New Roman" w:hAnsi="Times New Roman"/>
          <w:kern w:val="2"/>
        </w:rPr>
        <w:commentReference w:id="5"/>
      </w:r>
    </w:p>
    <w:p w14:paraId="53DAB79D">
      <w:pPr>
        <w:pStyle w:val="156"/>
        <w:rPr>
          <w:rFonts w:ascii="Times New Roman"/>
        </w:rPr>
      </w:pPr>
      <w:bookmarkStart w:id="665" w:name="_Toc399229233"/>
      <w:bookmarkStart w:id="666" w:name="_Toc399757484"/>
      <w:bookmarkStart w:id="667" w:name="_Toc402983070"/>
      <w:bookmarkStart w:id="668" w:name="_Toc402984002"/>
      <w:bookmarkStart w:id="669" w:name="_Toc403570514"/>
      <w:bookmarkStart w:id="670" w:name="_Toc408860100"/>
      <w:bookmarkStart w:id="671" w:name="_Ref398978125"/>
      <w:bookmarkStart w:id="672" w:name="_Toc399259446"/>
      <w:bookmarkStart w:id="673" w:name="_Toc405476826"/>
      <w:bookmarkStart w:id="674" w:name="_Toc403585473"/>
      <w:bookmarkStart w:id="675" w:name="_Toc400799086"/>
      <w:bookmarkStart w:id="676" w:name="_Toc402983536"/>
      <w:r>
        <w:rPr>
          <w:rFonts w:ascii="Times New Roman"/>
        </w:rPr>
        <w:t>停止从节点注册传输流程</w:t>
      </w:r>
      <w:bookmarkEnd w:id="665"/>
      <w:bookmarkEnd w:id="666"/>
      <w:bookmarkEnd w:id="667"/>
      <w:bookmarkEnd w:id="668"/>
      <w:bookmarkEnd w:id="669"/>
      <w:bookmarkEnd w:id="670"/>
      <w:bookmarkEnd w:id="671"/>
      <w:bookmarkEnd w:id="672"/>
      <w:bookmarkEnd w:id="673"/>
      <w:bookmarkEnd w:id="674"/>
      <w:bookmarkEnd w:id="675"/>
      <w:bookmarkEnd w:id="676"/>
    </w:p>
    <w:p w14:paraId="68066BAE">
      <w:pPr>
        <w:pStyle w:val="70"/>
        <w:rPr>
          <w:rFonts w:ascii="Times New Roman"/>
        </w:rPr>
      </w:pPr>
      <w:bookmarkStart w:id="677" w:name="_Toc408859737"/>
      <w:bookmarkStart w:id="678" w:name="_Toc399228811"/>
      <w:bookmarkStart w:id="679" w:name="_Toc403570109"/>
      <w:bookmarkStart w:id="680" w:name="_Toc399757272"/>
      <w:bookmarkStart w:id="681" w:name="_Toc402982890"/>
      <w:bookmarkStart w:id="682" w:name="_Toc403585293"/>
      <w:bookmarkStart w:id="683" w:name="_Toc405476634"/>
      <w:bookmarkStart w:id="684" w:name="_Toc461041457"/>
      <w:bookmarkStart w:id="685" w:name="_Toc409125962"/>
      <w:bookmarkStart w:id="686" w:name="_Toc402983822"/>
      <w:bookmarkStart w:id="687" w:name="_Toc402983356"/>
      <w:bookmarkStart w:id="688" w:name="_Toc399259228"/>
      <w:bookmarkStart w:id="689" w:name="_Toc400798900"/>
      <w:r>
        <w:rPr>
          <w:rFonts w:ascii="Times New Roman"/>
        </w:rPr>
        <w:t>校时报文</w:t>
      </w:r>
      <w:bookmarkEnd w:id="677"/>
      <w:bookmarkEnd w:id="678"/>
      <w:bookmarkEnd w:id="679"/>
      <w:bookmarkEnd w:id="680"/>
      <w:bookmarkEnd w:id="681"/>
      <w:bookmarkEnd w:id="682"/>
      <w:bookmarkEnd w:id="683"/>
      <w:bookmarkEnd w:id="684"/>
      <w:bookmarkEnd w:id="685"/>
      <w:bookmarkEnd w:id="686"/>
      <w:bookmarkEnd w:id="687"/>
      <w:bookmarkEnd w:id="688"/>
      <w:bookmarkEnd w:id="689"/>
    </w:p>
    <w:p w14:paraId="04E88AF0">
      <w:pPr>
        <w:pStyle w:val="74"/>
        <w:spacing w:before="156" w:after="156"/>
        <w:rPr>
          <w:rFonts w:ascii="Times New Roman"/>
        </w:rPr>
      </w:pPr>
      <w:bookmarkStart w:id="690" w:name="_Toc399259229"/>
      <w:bookmarkStart w:id="691" w:name="_Toc399757273"/>
      <w:bookmarkStart w:id="692" w:name="_Toc402982891"/>
      <w:bookmarkStart w:id="693" w:name="_Toc400798901"/>
      <w:bookmarkStart w:id="694" w:name="_Toc399228812"/>
      <w:bookmarkStart w:id="695" w:name="_Toc402983357"/>
      <w:bookmarkStart w:id="696" w:name="_Toc402983823"/>
      <w:bookmarkStart w:id="697" w:name="_Toc408859738"/>
      <w:bookmarkStart w:id="698" w:name="_Toc403570110"/>
      <w:bookmarkStart w:id="699" w:name="_Toc403585294"/>
      <w:bookmarkStart w:id="700" w:name="_Toc405476635"/>
      <w:bookmarkStart w:id="701" w:name="_Toc409125963"/>
      <w:r>
        <w:rPr>
          <w:rFonts w:ascii="Times New Roman"/>
        </w:rPr>
        <w:t>下行</w:t>
      </w:r>
      <w:bookmarkEnd w:id="690"/>
      <w:bookmarkEnd w:id="691"/>
      <w:bookmarkEnd w:id="692"/>
      <w:bookmarkEnd w:id="693"/>
      <w:bookmarkEnd w:id="694"/>
      <w:bookmarkEnd w:id="695"/>
      <w:bookmarkEnd w:id="696"/>
      <w:r>
        <w:rPr>
          <w:rFonts w:ascii="Times New Roman"/>
        </w:rPr>
        <w:t>报文格式</w:t>
      </w:r>
      <w:bookmarkEnd w:id="697"/>
      <w:bookmarkEnd w:id="698"/>
      <w:bookmarkEnd w:id="699"/>
      <w:bookmarkEnd w:id="700"/>
      <w:bookmarkEnd w:id="701"/>
    </w:p>
    <w:p w14:paraId="3282B26F">
      <w:pPr>
        <w:pStyle w:val="79"/>
        <w:spacing w:before="156" w:after="156"/>
        <w:rPr>
          <w:del w:id="73" w:author="作者" w:date=""/>
          <w:rFonts w:hint="eastAsia" w:ascii="Times New Roman"/>
        </w:rPr>
      </w:pPr>
      <w:del w:id="74" w:author="作者">
        <w:bookmarkStart w:id="702" w:name="_Toc403570111"/>
        <w:bookmarkStart w:id="703" w:name="_Toc402983824"/>
        <w:bookmarkStart w:id="704" w:name="_Toc402982892"/>
        <w:bookmarkStart w:id="705" w:name="_Toc399259230"/>
        <w:bookmarkStart w:id="706" w:name="_Toc402983358"/>
        <w:bookmarkStart w:id="707" w:name="_Toc403585295"/>
        <w:bookmarkStart w:id="708" w:name="_Toc399228813"/>
        <w:bookmarkStart w:id="709" w:name="_Toc400798902"/>
        <w:bookmarkStart w:id="710" w:name="_Toc399757274"/>
        <w:bookmarkStart w:id="711" w:name="_Toc405476636"/>
        <w:bookmarkStart w:id="712" w:name="_Toc408859739"/>
        <w:r>
          <w:rPr>
            <w:rFonts w:hint="eastAsia" w:ascii="Times New Roman"/>
          </w:rPr>
          <w:delText>校时下行报文格式</w:delText>
        </w:r>
      </w:del>
    </w:p>
    <w:p w14:paraId="74F87D3A">
      <w:pPr>
        <w:pStyle w:val="38"/>
        <w:jc w:val="left"/>
        <w:rPr>
          <w:rFonts w:ascii="Times New Roman"/>
        </w:rPr>
      </w:pPr>
      <w:r>
        <w:rPr>
          <w:rFonts w:ascii="Times New Roman"/>
        </w:rPr>
        <w:t>CCO启动校时命令</w:t>
      </w:r>
      <w:ins w:id="75" w:author="作者">
        <w:r>
          <w:rPr>
            <w:rFonts w:ascii="Times New Roman"/>
          </w:rPr>
          <w:t>时</w:t>
        </w:r>
      </w:ins>
      <w:ins w:id="76" w:author="作者">
        <w:r>
          <w:rPr>
            <w:rFonts w:hint="eastAsia" w:ascii="Times New Roman"/>
          </w:rPr>
          <w:t>，</w:t>
        </w:r>
      </w:ins>
      <w:ins w:id="77" w:author="作者">
        <w:r>
          <w:rPr>
            <w:rFonts w:ascii="Times New Roman"/>
          </w:rPr>
          <w:t>应</w:t>
        </w:r>
      </w:ins>
      <w:r>
        <w:rPr>
          <w:rFonts w:ascii="Times New Roman"/>
        </w:rPr>
        <w:t>将校时命令转发给所有的STA，再通过STA给电能表校时。</w:t>
      </w:r>
    </w:p>
    <w:p w14:paraId="276F2EB3">
      <w:pPr>
        <w:pStyle w:val="38"/>
        <w:jc w:val="left"/>
        <w:rPr>
          <w:rFonts w:hint="eastAsia" w:ascii="Times New Roman"/>
        </w:rPr>
      </w:pPr>
      <w:r>
        <w:rPr>
          <w:rFonts w:hint="eastAsia" w:ascii="Times New Roman"/>
        </w:rPr>
        <w:t>校时下行</w:t>
      </w:r>
      <w:r>
        <w:rPr>
          <w:rFonts w:ascii="Times New Roman"/>
        </w:rPr>
        <w:t>报文</w:t>
      </w:r>
      <w:r>
        <w:rPr>
          <w:rFonts w:hint="eastAsia" w:ascii="Times New Roman"/>
        </w:rPr>
        <w:t>应符合图1</w:t>
      </w:r>
      <w:r>
        <w:rPr>
          <w:rFonts w:ascii="Times New Roman"/>
        </w:rPr>
        <w:t>5</w:t>
      </w:r>
      <w:r>
        <w:rPr>
          <w:rFonts w:hint="eastAsia" w:ascii="Times New Roman"/>
        </w:rPr>
        <w:t>格式要求</w:t>
      </w:r>
      <w:r>
        <w:rPr>
          <w:rFonts w:ascii="Times New Roman"/>
        </w:rPr>
        <w:t>。</w:t>
      </w:r>
    </w:p>
    <w:p w14:paraId="371DE0B1">
      <w:pPr>
        <w:pStyle w:val="175"/>
        <w:ind w:firstLine="0" w:firstLineChars="0"/>
        <w:jc w:val="center"/>
        <w:rPr>
          <w:rFonts w:ascii="Times New Roman" w:hAnsi="Times New Roman"/>
        </w:rPr>
      </w:pPr>
      <w:r>
        <w:rPr>
          <w:rFonts w:ascii="Times New Roman" w:hAnsi="Times New Roman"/>
        </w:rPr>
        <w:object>
          <v:shape id="_x0000_i1039" o:spt="75" type="#_x0000_t75" style="height:110.3pt;width:376.45pt;" o:ole="t" filled="f" o:preferrelative="t" stroked="f" coordsize="21600,21600">
            <v:path/>
            <v:fill on="f" focussize="0,0"/>
            <v:stroke on="f"/>
            <v:imagedata r:id="rId41" o:title=""/>
            <o:lock v:ext="edit" aspectratio="t"/>
            <w10:wrap type="none"/>
            <w10:anchorlock/>
          </v:shape>
          <o:OLEObject Type="Embed" ProgID="Visio.Drawing.11" ShapeID="_x0000_i1039" DrawAspect="Content" ObjectID="_1468075739" r:id="rId40">
            <o:LockedField>false</o:LockedField>
          </o:OLEObject>
        </w:object>
      </w:r>
    </w:p>
    <w:p w14:paraId="04D2EC9D">
      <w:pPr>
        <w:pStyle w:val="156"/>
        <w:rPr>
          <w:rFonts w:ascii="Times New Roman"/>
        </w:rPr>
      </w:pPr>
      <w:bookmarkStart w:id="713" w:name="_Toc403585474"/>
      <w:bookmarkStart w:id="714" w:name="_Toc408860101"/>
      <w:bookmarkStart w:id="715" w:name="_Toc403570515"/>
      <w:bookmarkStart w:id="716" w:name="_Toc399259451"/>
      <w:bookmarkStart w:id="717" w:name="_Ref398978374"/>
      <w:bookmarkStart w:id="718" w:name="_Toc399229238"/>
      <w:bookmarkStart w:id="719" w:name="_Toc402983537"/>
      <w:bookmarkStart w:id="720" w:name="_Toc405476827"/>
      <w:bookmarkStart w:id="721" w:name="_Toc400799087"/>
      <w:bookmarkStart w:id="722" w:name="_Toc399757485"/>
      <w:bookmarkStart w:id="723" w:name="_Toc402984003"/>
      <w:bookmarkStart w:id="724" w:name="_Toc402983071"/>
      <w:r>
        <w:rPr>
          <w:rFonts w:ascii="Times New Roman"/>
        </w:rPr>
        <w:t>校时下行报文格式</w:t>
      </w:r>
      <w:bookmarkEnd w:id="713"/>
      <w:bookmarkEnd w:id="714"/>
      <w:bookmarkEnd w:id="715"/>
      <w:bookmarkEnd w:id="716"/>
      <w:bookmarkEnd w:id="717"/>
      <w:bookmarkEnd w:id="718"/>
      <w:bookmarkEnd w:id="719"/>
      <w:bookmarkEnd w:id="720"/>
      <w:bookmarkEnd w:id="721"/>
      <w:bookmarkEnd w:id="722"/>
      <w:bookmarkEnd w:id="723"/>
      <w:bookmarkEnd w:id="724"/>
    </w:p>
    <w:p w14:paraId="23EE04D9">
      <w:pPr>
        <w:pStyle w:val="38"/>
        <w:rPr>
          <w:rFonts w:ascii="Times New Roman"/>
        </w:rPr>
      </w:pPr>
      <w:r>
        <w:rPr>
          <w:rFonts w:ascii="Times New Roman"/>
        </w:rPr>
        <w:t>校时下行报文格式字段</w:t>
      </w:r>
      <w:r>
        <w:rPr>
          <w:rFonts w:hint="eastAsia" w:ascii="Times New Roman"/>
        </w:rPr>
        <w:t>应符合表9要求</w:t>
      </w:r>
      <w:r>
        <w:rPr>
          <w:rFonts w:ascii="Times New Roman"/>
        </w:rPr>
        <w:t>。</w:t>
      </w:r>
    </w:p>
    <w:p w14:paraId="22E102F2">
      <w:pPr>
        <w:pStyle w:val="154"/>
        <w:ind w:left="0"/>
        <w:rPr>
          <w:rFonts w:ascii="Times New Roman"/>
        </w:rPr>
      </w:pPr>
      <w:bookmarkStart w:id="725" w:name="_Toc399757578"/>
      <w:bookmarkStart w:id="726" w:name="_Toc408860173"/>
      <w:bookmarkStart w:id="727" w:name="_Toc402984079"/>
      <w:bookmarkStart w:id="728" w:name="_Toc405022476"/>
      <w:bookmarkStart w:id="729" w:name="_Toc405476898"/>
      <w:bookmarkStart w:id="730" w:name="_Toc399229341"/>
      <w:bookmarkStart w:id="731" w:name="_Ref398978391"/>
      <w:bookmarkStart w:id="732" w:name="_Toc402540061"/>
      <w:bookmarkStart w:id="733" w:name="_Toc402983147"/>
      <w:bookmarkStart w:id="734" w:name="_Toc399259548"/>
      <w:bookmarkStart w:id="735" w:name="_Toc403570590"/>
      <w:bookmarkStart w:id="736" w:name="_Toc402983613"/>
      <w:r>
        <w:rPr>
          <w:rFonts w:ascii="Times New Roman"/>
        </w:rPr>
        <w:t>校时下行报文格式说明</w:t>
      </w:r>
      <w:bookmarkEnd w:id="725"/>
      <w:bookmarkEnd w:id="726"/>
      <w:bookmarkEnd w:id="727"/>
      <w:bookmarkEnd w:id="728"/>
      <w:bookmarkEnd w:id="729"/>
      <w:bookmarkEnd w:id="730"/>
      <w:bookmarkEnd w:id="731"/>
      <w:bookmarkEnd w:id="732"/>
      <w:bookmarkEnd w:id="733"/>
      <w:bookmarkEnd w:id="734"/>
      <w:bookmarkEnd w:id="735"/>
      <w:bookmarkEnd w:id="73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41"/>
        <w:gridCol w:w="961"/>
        <w:gridCol w:w="1206"/>
        <w:gridCol w:w="1463"/>
        <w:gridCol w:w="2657"/>
      </w:tblGrid>
      <w:tr w14:paraId="47C2A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441" w:type="dxa"/>
            <w:noWrap w:val="0"/>
            <w:vAlign w:val="center"/>
          </w:tcPr>
          <w:p w14:paraId="2AB0B86F">
            <w:pPr>
              <w:pStyle w:val="214"/>
              <w:rPr>
                <w:rFonts w:ascii="Times New Roman" w:hAnsi="Times New Roman"/>
              </w:rPr>
            </w:pPr>
            <w:r>
              <w:rPr>
                <w:rFonts w:ascii="Times New Roman" w:hAnsi="Times New Roman"/>
              </w:rPr>
              <w:t>域</w:t>
            </w:r>
          </w:p>
        </w:tc>
        <w:tc>
          <w:tcPr>
            <w:tcW w:w="961" w:type="dxa"/>
            <w:noWrap w:val="0"/>
            <w:vAlign w:val="center"/>
          </w:tcPr>
          <w:p w14:paraId="00724DAC">
            <w:pPr>
              <w:pStyle w:val="214"/>
              <w:rPr>
                <w:rFonts w:ascii="Times New Roman" w:hAnsi="Times New Roman"/>
              </w:rPr>
            </w:pPr>
            <w:r>
              <w:rPr>
                <w:rFonts w:ascii="Times New Roman" w:hAnsi="Times New Roman"/>
              </w:rPr>
              <w:t>字节号</w:t>
            </w:r>
          </w:p>
        </w:tc>
        <w:tc>
          <w:tcPr>
            <w:tcW w:w="1206" w:type="dxa"/>
            <w:noWrap w:val="0"/>
            <w:vAlign w:val="center"/>
          </w:tcPr>
          <w:p w14:paraId="4DEB5240">
            <w:pPr>
              <w:pStyle w:val="214"/>
              <w:rPr>
                <w:rFonts w:ascii="Times New Roman" w:hAnsi="Times New Roman"/>
              </w:rPr>
            </w:pPr>
            <w:r>
              <w:rPr>
                <w:rFonts w:ascii="Times New Roman" w:hAnsi="Times New Roman"/>
              </w:rPr>
              <w:t>比特位</w:t>
            </w:r>
          </w:p>
        </w:tc>
        <w:tc>
          <w:tcPr>
            <w:tcW w:w="1463" w:type="dxa"/>
            <w:noWrap w:val="0"/>
            <w:vAlign w:val="center"/>
          </w:tcPr>
          <w:p w14:paraId="4A4AAA92">
            <w:pPr>
              <w:pStyle w:val="214"/>
              <w:rPr>
                <w:rFonts w:ascii="Times New Roman" w:hAnsi="Times New Roman"/>
              </w:rPr>
            </w:pPr>
            <w:r>
              <w:rPr>
                <w:rFonts w:ascii="Times New Roman" w:hAnsi="Times New Roman"/>
              </w:rPr>
              <w:t>域大小(比特)</w:t>
            </w:r>
          </w:p>
        </w:tc>
        <w:tc>
          <w:tcPr>
            <w:tcW w:w="2657" w:type="dxa"/>
            <w:noWrap w:val="0"/>
            <w:vAlign w:val="center"/>
          </w:tcPr>
          <w:p w14:paraId="5AF767C0">
            <w:pPr>
              <w:pStyle w:val="214"/>
              <w:rPr>
                <w:rFonts w:hint="eastAsia" w:ascii="Times New Roman" w:hAnsi="Times New Roman"/>
              </w:rPr>
            </w:pPr>
            <w:r>
              <w:rPr>
                <w:rFonts w:hint="eastAsia" w:ascii="Times New Roman" w:hAnsi="Times New Roman"/>
              </w:rPr>
              <w:t>含义</w:t>
            </w:r>
          </w:p>
        </w:tc>
      </w:tr>
      <w:tr w14:paraId="20521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441" w:type="dxa"/>
            <w:noWrap w:val="0"/>
            <w:vAlign w:val="center"/>
          </w:tcPr>
          <w:p w14:paraId="5555AB57">
            <w:pPr>
              <w:pStyle w:val="214"/>
              <w:rPr>
                <w:rFonts w:ascii="Times New Roman" w:hAnsi="Times New Roman"/>
              </w:rPr>
            </w:pPr>
            <w:r>
              <w:rPr>
                <w:rFonts w:ascii="Times New Roman" w:hAnsi="Times New Roman"/>
              </w:rPr>
              <w:t>协议版本号</w:t>
            </w:r>
          </w:p>
        </w:tc>
        <w:tc>
          <w:tcPr>
            <w:tcW w:w="961" w:type="dxa"/>
            <w:vMerge w:val="restart"/>
            <w:noWrap w:val="0"/>
            <w:vAlign w:val="center"/>
          </w:tcPr>
          <w:p w14:paraId="321009BC">
            <w:pPr>
              <w:pStyle w:val="214"/>
              <w:rPr>
                <w:rFonts w:ascii="Times New Roman" w:hAnsi="Times New Roman"/>
              </w:rPr>
            </w:pPr>
            <w:r>
              <w:rPr>
                <w:rFonts w:ascii="Times New Roman" w:hAnsi="Times New Roman"/>
              </w:rPr>
              <w:t>0</w:t>
            </w:r>
          </w:p>
        </w:tc>
        <w:tc>
          <w:tcPr>
            <w:tcW w:w="1206" w:type="dxa"/>
            <w:noWrap w:val="0"/>
            <w:vAlign w:val="center"/>
          </w:tcPr>
          <w:p w14:paraId="2EEBD7DC">
            <w:pPr>
              <w:pStyle w:val="214"/>
              <w:rPr>
                <w:rFonts w:ascii="Times New Roman" w:hAnsi="Times New Roman"/>
              </w:rPr>
            </w:pPr>
            <w:r>
              <w:rPr>
                <w:rFonts w:ascii="Times New Roman" w:hAnsi="Times New Roman"/>
              </w:rPr>
              <w:t>0-5</w:t>
            </w:r>
          </w:p>
        </w:tc>
        <w:tc>
          <w:tcPr>
            <w:tcW w:w="1463" w:type="dxa"/>
            <w:noWrap w:val="0"/>
            <w:vAlign w:val="center"/>
          </w:tcPr>
          <w:p w14:paraId="269E2408">
            <w:pPr>
              <w:pStyle w:val="214"/>
              <w:rPr>
                <w:rFonts w:ascii="Times New Roman" w:hAnsi="Times New Roman"/>
              </w:rPr>
            </w:pPr>
            <w:r>
              <w:rPr>
                <w:rFonts w:ascii="Times New Roman" w:hAnsi="Times New Roman"/>
              </w:rPr>
              <w:t>6</w:t>
            </w:r>
          </w:p>
        </w:tc>
        <w:tc>
          <w:tcPr>
            <w:tcW w:w="2657" w:type="dxa"/>
            <w:noWrap w:val="0"/>
            <w:vAlign w:val="center"/>
          </w:tcPr>
          <w:p w14:paraId="696A5624">
            <w:pPr>
              <w:pStyle w:val="214"/>
              <w:jc w:val="both"/>
              <w:rPr>
                <w:rFonts w:ascii="Times New Roman" w:hAnsi="Times New Roman"/>
              </w:rPr>
            </w:pPr>
            <w:r>
              <w:rPr>
                <w:rFonts w:hint="eastAsia" w:ascii="Times New Roman" w:hAnsi="Times New Roman"/>
              </w:rPr>
              <w:t>协议版本号取值固定为1</w:t>
            </w:r>
          </w:p>
        </w:tc>
      </w:tr>
      <w:tr w14:paraId="3FEB3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trHeight w:val="180" w:hRule="atLeast"/>
          <w:jc w:val="center"/>
        </w:trPr>
        <w:tc>
          <w:tcPr>
            <w:tcW w:w="1441" w:type="dxa"/>
            <w:vMerge w:val="restart"/>
            <w:noWrap w:val="0"/>
            <w:vAlign w:val="center"/>
          </w:tcPr>
          <w:p w14:paraId="5A9A4EA2">
            <w:pPr>
              <w:pStyle w:val="214"/>
              <w:rPr>
                <w:rFonts w:ascii="Times New Roman" w:hAnsi="Times New Roman"/>
              </w:rPr>
            </w:pPr>
            <w:r>
              <w:rPr>
                <w:rFonts w:ascii="Times New Roman" w:hAnsi="Times New Roman"/>
              </w:rPr>
              <w:t>报文头长度</w:t>
            </w:r>
          </w:p>
        </w:tc>
        <w:tc>
          <w:tcPr>
            <w:tcW w:w="961" w:type="dxa"/>
            <w:vMerge w:val="continue"/>
            <w:tcBorders>
              <w:bottom w:val="single" w:color="auto" w:sz="4" w:space="0"/>
            </w:tcBorders>
            <w:noWrap w:val="0"/>
            <w:vAlign w:val="center"/>
          </w:tcPr>
          <w:p w14:paraId="17BBBA01">
            <w:pPr>
              <w:pStyle w:val="214"/>
              <w:rPr>
                <w:rFonts w:ascii="Times New Roman" w:hAnsi="Times New Roman"/>
              </w:rPr>
            </w:pPr>
          </w:p>
        </w:tc>
        <w:tc>
          <w:tcPr>
            <w:tcW w:w="1206" w:type="dxa"/>
            <w:tcBorders>
              <w:bottom w:val="single" w:color="auto" w:sz="4" w:space="0"/>
            </w:tcBorders>
            <w:noWrap w:val="0"/>
            <w:vAlign w:val="center"/>
          </w:tcPr>
          <w:p w14:paraId="39AD6E81">
            <w:pPr>
              <w:pStyle w:val="214"/>
              <w:rPr>
                <w:rFonts w:ascii="Times New Roman" w:hAnsi="Times New Roman"/>
              </w:rPr>
            </w:pPr>
            <w:r>
              <w:rPr>
                <w:rFonts w:ascii="Times New Roman" w:hAnsi="Times New Roman"/>
              </w:rPr>
              <w:t>6-7</w:t>
            </w:r>
          </w:p>
        </w:tc>
        <w:tc>
          <w:tcPr>
            <w:tcW w:w="1463" w:type="dxa"/>
            <w:vMerge w:val="restart"/>
            <w:noWrap w:val="0"/>
            <w:vAlign w:val="center"/>
          </w:tcPr>
          <w:p w14:paraId="06588443">
            <w:pPr>
              <w:pStyle w:val="214"/>
              <w:rPr>
                <w:rFonts w:ascii="Times New Roman" w:hAnsi="Times New Roman"/>
              </w:rPr>
            </w:pPr>
            <w:r>
              <w:rPr>
                <w:rFonts w:ascii="Times New Roman" w:hAnsi="Times New Roman"/>
              </w:rPr>
              <w:t>6</w:t>
            </w:r>
          </w:p>
        </w:tc>
        <w:tc>
          <w:tcPr>
            <w:tcW w:w="2657" w:type="dxa"/>
            <w:vMerge w:val="restart"/>
            <w:noWrap w:val="0"/>
            <w:vAlign w:val="center"/>
          </w:tcPr>
          <w:p w14:paraId="5199BFA3">
            <w:pPr>
              <w:pStyle w:val="214"/>
              <w:jc w:val="both"/>
              <w:rPr>
                <w:rFonts w:ascii="Times New Roman" w:hAnsi="Times New Roman"/>
              </w:rPr>
            </w:pPr>
            <w:r>
              <w:rPr>
                <w:rFonts w:hint="eastAsia" w:ascii="Times New Roman" w:hAnsi="Times New Roman"/>
              </w:rPr>
              <w:t>报文头（除数据(DATA)外）的长度</w:t>
            </w:r>
          </w:p>
        </w:tc>
      </w:tr>
      <w:tr w14:paraId="51653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trHeight w:val="130" w:hRule="atLeast"/>
          <w:jc w:val="center"/>
        </w:trPr>
        <w:tc>
          <w:tcPr>
            <w:tcW w:w="1441" w:type="dxa"/>
            <w:vMerge w:val="continue"/>
            <w:noWrap w:val="0"/>
            <w:vAlign w:val="center"/>
          </w:tcPr>
          <w:p w14:paraId="79A2CE21">
            <w:pPr>
              <w:pStyle w:val="214"/>
              <w:rPr>
                <w:rFonts w:ascii="Times New Roman" w:hAnsi="Times New Roman"/>
              </w:rPr>
            </w:pPr>
          </w:p>
        </w:tc>
        <w:tc>
          <w:tcPr>
            <w:tcW w:w="961" w:type="dxa"/>
            <w:vMerge w:val="restart"/>
            <w:tcBorders>
              <w:top w:val="single" w:color="auto" w:sz="4" w:space="0"/>
            </w:tcBorders>
            <w:noWrap w:val="0"/>
            <w:vAlign w:val="center"/>
          </w:tcPr>
          <w:p w14:paraId="6B57E381">
            <w:pPr>
              <w:pStyle w:val="214"/>
              <w:rPr>
                <w:rFonts w:ascii="Times New Roman" w:hAnsi="Times New Roman"/>
              </w:rPr>
            </w:pPr>
            <w:r>
              <w:rPr>
                <w:rFonts w:ascii="Times New Roman" w:hAnsi="Times New Roman"/>
              </w:rPr>
              <w:t>1</w:t>
            </w:r>
          </w:p>
        </w:tc>
        <w:tc>
          <w:tcPr>
            <w:tcW w:w="1206" w:type="dxa"/>
            <w:tcBorders>
              <w:top w:val="single" w:color="auto" w:sz="4" w:space="0"/>
            </w:tcBorders>
            <w:noWrap w:val="0"/>
            <w:vAlign w:val="center"/>
          </w:tcPr>
          <w:p w14:paraId="197B7898">
            <w:pPr>
              <w:pStyle w:val="214"/>
              <w:rPr>
                <w:rFonts w:ascii="Times New Roman" w:hAnsi="Times New Roman"/>
              </w:rPr>
            </w:pPr>
            <w:r>
              <w:rPr>
                <w:rFonts w:ascii="Times New Roman" w:hAnsi="Times New Roman"/>
              </w:rPr>
              <w:t>0-3</w:t>
            </w:r>
          </w:p>
        </w:tc>
        <w:tc>
          <w:tcPr>
            <w:tcW w:w="1463" w:type="dxa"/>
            <w:vMerge w:val="continue"/>
            <w:noWrap w:val="0"/>
            <w:vAlign w:val="center"/>
          </w:tcPr>
          <w:p w14:paraId="40AA0B97">
            <w:pPr>
              <w:pStyle w:val="214"/>
              <w:rPr>
                <w:rFonts w:ascii="Times New Roman" w:hAnsi="Times New Roman"/>
              </w:rPr>
            </w:pPr>
          </w:p>
        </w:tc>
        <w:tc>
          <w:tcPr>
            <w:tcW w:w="2657" w:type="dxa"/>
            <w:vMerge w:val="continue"/>
            <w:noWrap w:val="0"/>
            <w:vAlign w:val="center"/>
          </w:tcPr>
          <w:p w14:paraId="7196F27F">
            <w:pPr>
              <w:pStyle w:val="214"/>
              <w:rPr>
                <w:rFonts w:ascii="Times New Roman" w:hAnsi="Times New Roman"/>
              </w:rPr>
            </w:pPr>
          </w:p>
        </w:tc>
      </w:tr>
      <w:tr w14:paraId="4ADAE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jc w:val="center"/>
        </w:trPr>
        <w:tc>
          <w:tcPr>
            <w:tcW w:w="1441" w:type="dxa"/>
            <w:noWrap w:val="0"/>
            <w:vAlign w:val="center"/>
          </w:tcPr>
          <w:p w14:paraId="792B1FDA">
            <w:pPr>
              <w:pStyle w:val="214"/>
              <w:rPr>
                <w:rFonts w:ascii="Times New Roman" w:hAnsi="Times New Roman"/>
              </w:rPr>
            </w:pPr>
            <w:r>
              <w:rPr>
                <w:rFonts w:ascii="Times New Roman" w:hAnsi="Times New Roman"/>
              </w:rPr>
              <w:t>保留1</w:t>
            </w:r>
          </w:p>
        </w:tc>
        <w:tc>
          <w:tcPr>
            <w:tcW w:w="961" w:type="dxa"/>
            <w:vMerge w:val="continue"/>
            <w:noWrap w:val="0"/>
            <w:vAlign w:val="center"/>
          </w:tcPr>
          <w:p w14:paraId="4BEF15D2">
            <w:pPr>
              <w:pStyle w:val="214"/>
              <w:rPr>
                <w:rFonts w:ascii="Times New Roman" w:hAnsi="Times New Roman"/>
              </w:rPr>
            </w:pPr>
          </w:p>
        </w:tc>
        <w:tc>
          <w:tcPr>
            <w:tcW w:w="1206" w:type="dxa"/>
            <w:noWrap w:val="0"/>
            <w:vAlign w:val="center"/>
          </w:tcPr>
          <w:p w14:paraId="211DB930">
            <w:pPr>
              <w:pStyle w:val="214"/>
              <w:rPr>
                <w:rFonts w:ascii="Times New Roman" w:hAnsi="Times New Roman"/>
              </w:rPr>
            </w:pPr>
            <w:r>
              <w:rPr>
                <w:rFonts w:ascii="Times New Roman" w:hAnsi="Times New Roman"/>
              </w:rPr>
              <w:t>4-7</w:t>
            </w:r>
          </w:p>
        </w:tc>
        <w:tc>
          <w:tcPr>
            <w:tcW w:w="1463" w:type="dxa"/>
            <w:noWrap w:val="0"/>
            <w:vAlign w:val="center"/>
          </w:tcPr>
          <w:p w14:paraId="5DB34A5E">
            <w:pPr>
              <w:pStyle w:val="214"/>
              <w:rPr>
                <w:rFonts w:ascii="Times New Roman" w:hAnsi="Times New Roman"/>
              </w:rPr>
            </w:pPr>
            <w:r>
              <w:rPr>
                <w:rFonts w:ascii="Times New Roman" w:hAnsi="Times New Roman"/>
              </w:rPr>
              <w:t>4</w:t>
            </w:r>
          </w:p>
        </w:tc>
        <w:tc>
          <w:tcPr>
            <w:tcW w:w="2657" w:type="dxa"/>
            <w:noWrap w:val="0"/>
            <w:vAlign w:val="center"/>
          </w:tcPr>
          <w:p w14:paraId="4F708A46">
            <w:pPr>
              <w:pStyle w:val="214"/>
              <w:rPr>
                <w:rFonts w:ascii="Times New Roman" w:hAnsi="Times New Roman"/>
              </w:rPr>
            </w:pPr>
          </w:p>
        </w:tc>
      </w:tr>
      <w:tr w14:paraId="6439E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trHeight w:val="120" w:hRule="atLeast"/>
          <w:jc w:val="center"/>
        </w:trPr>
        <w:tc>
          <w:tcPr>
            <w:tcW w:w="1441" w:type="dxa"/>
            <w:noWrap w:val="0"/>
            <w:vAlign w:val="center"/>
          </w:tcPr>
          <w:p w14:paraId="7EBB13FD">
            <w:pPr>
              <w:pStyle w:val="214"/>
              <w:rPr>
                <w:rFonts w:ascii="Times New Roman" w:hAnsi="Times New Roman"/>
              </w:rPr>
            </w:pPr>
            <w:r>
              <w:rPr>
                <w:rFonts w:ascii="Times New Roman" w:hAnsi="Times New Roman"/>
              </w:rPr>
              <w:t>保留2</w:t>
            </w:r>
          </w:p>
        </w:tc>
        <w:tc>
          <w:tcPr>
            <w:tcW w:w="961" w:type="dxa"/>
            <w:vMerge w:val="restart"/>
            <w:tcBorders>
              <w:top w:val="single" w:color="auto" w:sz="4" w:space="0"/>
            </w:tcBorders>
            <w:noWrap w:val="0"/>
            <w:vAlign w:val="center"/>
          </w:tcPr>
          <w:p w14:paraId="05EBC8CB">
            <w:pPr>
              <w:pStyle w:val="214"/>
              <w:rPr>
                <w:rFonts w:ascii="Times New Roman" w:hAnsi="Times New Roman"/>
              </w:rPr>
            </w:pPr>
            <w:r>
              <w:rPr>
                <w:rFonts w:ascii="Times New Roman" w:hAnsi="Times New Roman"/>
              </w:rPr>
              <w:t>2</w:t>
            </w:r>
          </w:p>
        </w:tc>
        <w:tc>
          <w:tcPr>
            <w:tcW w:w="1206" w:type="dxa"/>
            <w:tcBorders>
              <w:top w:val="single" w:color="auto" w:sz="4" w:space="0"/>
              <w:bottom w:val="single" w:color="auto" w:sz="4" w:space="0"/>
            </w:tcBorders>
            <w:noWrap w:val="0"/>
            <w:vAlign w:val="center"/>
          </w:tcPr>
          <w:p w14:paraId="32C244FC">
            <w:pPr>
              <w:pStyle w:val="214"/>
              <w:rPr>
                <w:rFonts w:ascii="Times New Roman" w:hAnsi="Times New Roman"/>
              </w:rPr>
            </w:pPr>
            <w:r>
              <w:rPr>
                <w:rFonts w:ascii="Times New Roman" w:hAnsi="Times New Roman"/>
              </w:rPr>
              <w:t>0-3</w:t>
            </w:r>
          </w:p>
        </w:tc>
        <w:tc>
          <w:tcPr>
            <w:tcW w:w="1463" w:type="dxa"/>
            <w:noWrap w:val="0"/>
            <w:vAlign w:val="center"/>
          </w:tcPr>
          <w:p w14:paraId="43A60FA5">
            <w:pPr>
              <w:pStyle w:val="214"/>
              <w:rPr>
                <w:rFonts w:ascii="Times New Roman" w:hAnsi="Times New Roman"/>
              </w:rPr>
            </w:pPr>
            <w:r>
              <w:rPr>
                <w:rFonts w:ascii="Times New Roman" w:hAnsi="Times New Roman"/>
              </w:rPr>
              <w:t>4</w:t>
            </w:r>
          </w:p>
        </w:tc>
        <w:tc>
          <w:tcPr>
            <w:tcW w:w="2657" w:type="dxa"/>
            <w:noWrap w:val="0"/>
            <w:vAlign w:val="center"/>
          </w:tcPr>
          <w:p w14:paraId="0EF81BF4">
            <w:pPr>
              <w:pStyle w:val="214"/>
              <w:rPr>
                <w:rFonts w:ascii="Times New Roman" w:hAnsi="Times New Roman"/>
              </w:rPr>
            </w:pPr>
          </w:p>
        </w:tc>
      </w:tr>
      <w:tr w14:paraId="6E90A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trHeight w:val="170" w:hRule="atLeast"/>
          <w:jc w:val="center"/>
        </w:trPr>
        <w:tc>
          <w:tcPr>
            <w:tcW w:w="1441" w:type="dxa"/>
            <w:vMerge w:val="restart"/>
            <w:noWrap w:val="0"/>
            <w:vAlign w:val="center"/>
          </w:tcPr>
          <w:p w14:paraId="00AD115F">
            <w:pPr>
              <w:pStyle w:val="214"/>
              <w:rPr>
                <w:rFonts w:ascii="Times New Roman" w:hAnsi="Times New Roman"/>
              </w:rPr>
            </w:pPr>
            <w:r>
              <w:rPr>
                <w:rFonts w:ascii="Times New Roman" w:hAnsi="Times New Roman"/>
              </w:rPr>
              <w:t>数据长度</w:t>
            </w:r>
          </w:p>
        </w:tc>
        <w:tc>
          <w:tcPr>
            <w:tcW w:w="961" w:type="dxa"/>
            <w:vMerge w:val="continue"/>
            <w:tcBorders>
              <w:bottom w:val="single" w:color="auto" w:sz="4" w:space="0"/>
            </w:tcBorders>
            <w:noWrap w:val="0"/>
            <w:vAlign w:val="center"/>
          </w:tcPr>
          <w:p w14:paraId="3CBC726F">
            <w:pPr>
              <w:pStyle w:val="214"/>
              <w:rPr>
                <w:rFonts w:ascii="Times New Roman" w:hAnsi="Times New Roman"/>
              </w:rPr>
            </w:pPr>
          </w:p>
        </w:tc>
        <w:tc>
          <w:tcPr>
            <w:tcW w:w="1206" w:type="dxa"/>
            <w:tcBorders>
              <w:top w:val="single" w:color="auto" w:sz="4" w:space="0"/>
              <w:bottom w:val="single" w:color="auto" w:sz="4" w:space="0"/>
            </w:tcBorders>
            <w:noWrap w:val="0"/>
            <w:vAlign w:val="center"/>
          </w:tcPr>
          <w:p w14:paraId="5057B5CE">
            <w:pPr>
              <w:pStyle w:val="214"/>
              <w:rPr>
                <w:rFonts w:ascii="Times New Roman" w:hAnsi="Times New Roman"/>
              </w:rPr>
            </w:pPr>
            <w:r>
              <w:rPr>
                <w:rFonts w:ascii="Times New Roman" w:hAnsi="Times New Roman"/>
              </w:rPr>
              <w:t>4-7</w:t>
            </w:r>
          </w:p>
        </w:tc>
        <w:tc>
          <w:tcPr>
            <w:tcW w:w="1463" w:type="dxa"/>
            <w:vMerge w:val="restart"/>
            <w:noWrap w:val="0"/>
            <w:vAlign w:val="center"/>
          </w:tcPr>
          <w:p w14:paraId="45C95C56">
            <w:pPr>
              <w:pStyle w:val="214"/>
              <w:rPr>
                <w:rFonts w:ascii="Times New Roman" w:hAnsi="Times New Roman"/>
              </w:rPr>
            </w:pPr>
            <w:r>
              <w:rPr>
                <w:rFonts w:ascii="Times New Roman" w:hAnsi="Times New Roman"/>
              </w:rPr>
              <w:t>12</w:t>
            </w:r>
          </w:p>
        </w:tc>
        <w:tc>
          <w:tcPr>
            <w:tcW w:w="2657" w:type="dxa"/>
            <w:vMerge w:val="restart"/>
            <w:noWrap w:val="0"/>
            <w:vAlign w:val="center"/>
          </w:tcPr>
          <w:p w14:paraId="1D7624D0">
            <w:pPr>
              <w:pStyle w:val="214"/>
              <w:jc w:val="both"/>
              <w:rPr>
                <w:rFonts w:ascii="Times New Roman" w:hAnsi="Times New Roman"/>
              </w:rPr>
            </w:pPr>
            <w:r>
              <w:rPr>
                <w:rFonts w:hint="eastAsia" w:ascii="Times New Roman" w:hAnsi="Times New Roman"/>
              </w:rPr>
              <w:t>实际数据(DATA)域的长度</w:t>
            </w:r>
          </w:p>
        </w:tc>
      </w:tr>
      <w:tr w14:paraId="0F159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trHeight w:val="132" w:hRule="atLeast"/>
          <w:jc w:val="center"/>
        </w:trPr>
        <w:tc>
          <w:tcPr>
            <w:tcW w:w="1441" w:type="dxa"/>
            <w:vMerge w:val="continue"/>
            <w:noWrap w:val="0"/>
            <w:vAlign w:val="top"/>
          </w:tcPr>
          <w:p w14:paraId="1E86A636">
            <w:pPr>
              <w:pStyle w:val="214"/>
              <w:rPr>
                <w:rFonts w:ascii="Times New Roman" w:hAnsi="Times New Roman"/>
              </w:rPr>
            </w:pPr>
          </w:p>
        </w:tc>
        <w:tc>
          <w:tcPr>
            <w:tcW w:w="961" w:type="dxa"/>
            <w:tcBorders>
              <w:top w:val="single" w:color="auto" w:sz="4" w:space="0"/>
              <w:bottom w:val="single" w:color="auto" w:sz="4" w:space="0"/>
            </w:tcBorders>
            <w:noWrap w:val="0"/>
            <w:vAlign w:val="top"/>
          </w:tcPr>
          <w:p w14:paraId="5E06C031">
            <w:pPr>
              <w:pStyle w:val="214"/>
              <w:rPr>
                <w:rFonts w:ascii="Times New Roman" w:hAnsi="Times New Roman"/>
              </w:rPr>
            </w:pPr>
            <w:r>
              <w:rPr>
                <w:rFonts w:ascii="Times New Roman" w:hAnsi="Times New Roman"/>
              </w:rPr>
              <w:t>3</w:t>
            </w:r>
          </w:p>
        </w:tc>
        <w:tc>
          <w:tcPr>
            <w:tcW w:w="1206" w:type="dxa"/>
            <w:tcBorders>
              <w:top w:val="single" w:color="auto" w:sz="4" w:space="0"/>
              <w:bottom w:val="single" w:color="auto" w:sz="4" w:space="0"/>
            </w:tcBorders>
            <w:noWrap w:val="0"/>
            <w:vAlign w:val="top"/>
          </w:tcPr>
          <w:p w14:paraId="5D1A50C9">
            <w:pPr>
              <w:pStyle w:val="214"/>
              <w:rPr>
                <w:rFonts w:ascii="Times New Roman" w:hAnsi="Times New Roman"/>
              </w:rPr>
            </w:pPr>
            <w:r>
              <w:rPr>
                <w:rFonts w:ascii="Times New Roman" w:hAnsi="Times New Roman"/>
              </w:rPr>
              <w:t>0-7</w:t>
            </w:r>
          </w:p>
        </w:tc>
        <w:tc>
          <w:tcPr>
            <w:tcW w:w="1463" w:type="dxa"/>
            <w:vMerge w:val="continue"/>
            <w:noWrap w:val="0"/>
            <w:vAlign w:val="top"/>
          </w:tcPr>
          <w:p w14:paraId="24B0CFA2">
            <w:pPr>
              <w:pStyle w:val="214"/>
              <w:rPr>
                <w:rFonts w:ascii="Times New Roman" w:hAnsi="Times New Roman"/>
              </w:rPr>
            </w:pPr>
          </w:p>
        </w:tc>
        <w:tc>
          <w:tcPr>
            <w:tcW w:w="2657" w:type="dxa"/>
            <w:vMerge w:val="continue"/>
            <w:noWrap w:val="0"/>
            <w:vAlign w:val="top"/>
          </w:tcPr>
          <w:p w14:paraId="05517C61">
            <w:pPr>
              <w:pStyle w:val="214"/>
              <w:rPr>
                <w:rFonts w:ascii="Times New Roman" w:hAnsi="Times New Roman"/>
              </w:rPr>
            </w:pPr>
          </w:p>
        </w:tc>
      </w:tr>
    </w:tbl>
    <w:p w14:paraId="5B754417">
      <w:pPr>
        <w:pStyle w:val="38"/>
        <w:rPr>
          <w:rFonts w:hint="eastAsia" w:ascii="Times New Roman"/>
        </w:rPr>
      </w:pPr>
    </w:p>
    <w:bookmarkEnd w:id="702"/>
    <w:bookmarkEnd w:id="703"/>
    <w:bookmarkEnd w:id="704"/>
    <w:bookmarkEnd w:id="705"/>
    <w:bookmarkEnd w:id="706"/>
    <w:bookmarkEnd w:id="707"/>
    <w:bookmarkEnd w:id="708"/>
    <w:bookmarkEnd w:id="709"/>
    <w:bookmarkEnd w:id="710"/>
    <w:bookmarkEnd w:id="711"/>
    <w:bookmarkEnd w:id="712"/>
    <w:p w14:paraId="05BD2834">
      <w:pPr>
        <w:pStyle w:val="74"/>
        <w:spacing w:before="156" w:after="156"/>
        <w:rPr>
          <w:rFonts w:ascii="Times New Roman"/>
        </w:rPr>
      </w:pPr>
      <w:bookmarkStart w:id="737" w:name="_Toc405476640"/>
      <w:bookmarkStart w:id="738" w:name="_Toc402982896"/>
      <w:bookmarkStart w:id="739" w:name="_Toc409125964"/>
      <w:bookmarkStart w:id="740" w:name="_Toc400798906"/>
      <w:bookmarkStart w:id="741" w:name="_Toc408859743"/>
      <w:bookmarkStart w:id="742" w:name="_Toc399757278"/>
      <w:bookmarkStart w:id="743" w:name="_Toc402983828"/>
      <w:bookmarkStart w:id="744" w:name="_Toc402983362"/>
      <w:bookmarkStart w:id="745" w:name="_Toc399228817"/>
      <w:bookmarkStart w:id="746" w:name="_Toc399259234"/>
      <w:bookmarkStart w:id="747" w:name="_Toc403570115"/>
      <w:bookmarkStart w:id="748" w:name="_Toc403585299"/>
      <w:r>
        <w:rPr>
          <w:rFonts w:ascii="Times New Roman"/>
        </w:rPr>
        <w:t>校时报文传输流程</w:t>
      </w:r>
      <w:bookmarkEnd w:id="737"/>
      <w:bookmarkEnd w:id="738"/>
      <w:bookmarkEnd w:id="739"/>
      <w:bookmarkEnd w:id="740"/>
      <w:bookmarkEnd w:id="741"/>
      <w:bookmarkEnd w:id="742"/>
      <w:bookmarkEnd w:id="743"/>
      <w:bookmarkEnd w:id="744"/>
      <w:bookmarkEnd w:id="745"/>
      <w:bookmarkEnd w:id="746"/>
      <w:bookmarkEnd w:id="747"/>
      <w:bookmarkEnd w:id="748"/>
    </w:p>
    <w:p w14:paraId="24BE865C">
      <w:pPr>
        <w:pStyle w:val="38"/>
        <w:rPr>
          <w:rFonts w:hint="eastAsia" w:ascii="Times New Roman"/>
        </w:rPr>
      </w:pPr>
      <w:r>
        <w:rPr>
          <w:rFonts w:ascii="Times New Roman"/>
        </w:rPr>
        <w:t>校时报文传输流程应符合图</w:t>
      </w:r>
      <w:r>
        <w:rPr>
          <w:rFonts w:hint="eastAsia" w:ascii="Times New Roman"/>
        </w:rPr>
        <w:t>1</w:t>
      </w:r>
      <w:r>
        <w:rPr>
          <w:rFonts w:ascii="Times New Roman"/>
        </w:rPr>
        <w:t>6要求。</w:t>
      </w:r>
    </w:p>
    <w:p w14:paraId="347CE5D7">
      <w:pPr>
        <w:pStyle w:val="38"/>
        <w:jc w:val="left"/>
        <w:rPr>
          <w:rFonts w:ascii="Times New Roman"/>
        </w:rPr>
      </w:pPr>
    </w:p>
    <w:p w14:paraId="057800DA">
      <w:pPr>
        <w:pStyle w:val="175"/>
        <w:ind w:firstLine="0" w:firstLineChars="0"/>
        <w:jc w:val="center"/>
        <w:rPr>
          <w:rFonts w:ascii="Times New Roman" w:hAnsi="Times New Roman"/>
        </w:rPr>
      </w:pPr>
      <w:r>
        <w:rPr>
          <w:rFonts w:ascii="Times New Roman" w:hAnsi="Times New Roman"/>
        </w:rPr>
        <w:object>
          <v:shape id="_x0000_i1040" o:spt="75" type="#_x0000_t75" style="height:122.3pt;width:126.8pt;" o:ole="t" filled="f" o:preferrelative="t" stroked="f" coordsize="21600,21600">
            <v:path/>
            <v:fill on="f" focussize="0,0"/>
            <v:stroke on="f"/>
            <v:imagedata r:id="rId43" o:title=""/>
            <o:lock v:ext="edit" aspectratio="t"/>
            <w10:wrap type="none"/>
            <w10:anchorlock/>
          </v:shape>
          <o:OLEObject Type="Embed" ProgID="Visio.Drawing.11" ShapeID="_x0000_i1040" DrawAspect="Content" ObjectID="_1468075740" r:id="rId42">
            <o:LockedField>false</o:LockedField>
          </o:OLEObject>
        </w:object>
      </w:r>
    </w:p>
    <w:p w14:paraId="53FA47DA">
      <w:pPr>
        <w:pStyle w:val="156"/>
        <w:rPr>
          <w:rFonts w:ascii="Times New Roman"/>
        </w:rPr>
      </w:pPr>
      <w:bookmarkStart w:id="749" w:name="_Toc402983072"/>
      <w:bookmarkStart w:id="750" w:name="_Toc403585475"/>
      <w:bookmarkStart w:id="751" w:name="_Toc399757486"/>
      <w:bookmarkStart w:id="752" w:name="_Toc400799088"/>
      <w:bookmarkStart w:id="753" w:name="_Toc399259452"/>
      <w:bookmarkStart w:id="754" w:name="_Toc399229239"/>
      <w:bookmarkStart w:id="755" w:name="_Toc405476828"/>
      <w:bookmarkStart w:id="756" w:name="_Toc408860102"/>
      <w:bookmarkStart w:id="757" w:name="_Toc403570516"/>
      <w:bookmarkStart w:id="758" w:name="_Toc402984004"/>
      <w:bookmarkStart w:id="759" w:name="_Toc402983538"/>
      <w:bookmarkStart w:id="760" w:name="_Ref398978427"/>
      <w:r>
        <w:rPr>
          <w:rFonts w:ascii="Times New Roman"/>
        </w:rPr>
        <w:t>校时报文传输流程</w:t>
      </w:r>
      <w:bookmarkEnd w:id="749"/>
      <w:bookmarkEnd w:id="750"/>
      <w:bookmarkEnd w:id="751"/>
      <w:bookmarkEnd w:id="752"/>
      <w:bookmarkEnd w:id="753"/>
      <w:bookmarkEnd w:id="754"/>
      <w:bookmarkEnd w:id="755"/>
      <w:bookmarkEnd w:id="756"/>
      <w:bookmarkEnd w:id="757"/>
      <w:bookmarkEnd w:id="758"/>
      <w:bookmarkEnd w:id="759"/>
      <w:bookmarkEnd w:id="760"/>
    </w:p>
    <w:p w14:paraId="745B8C1D">
      <w:pPr>
        <w:pStyle w:val="70"/>
        <w:rPr>
          <w:rFonts w:ascii="Times New Roman"/>
        </w:rPr>
      </w:pPr>
      <w:bookmarkStart w:id="761" w:name="_Toc461041458"/>
      <w:bookmarkStart w:id="762" w:name="_Toc403570116"/>
      <w:bookmarkStart w:id="763" w:name="_Toc403585300"/>
      <w:bookmarkStart w:id="764" w:name="_Toc402983829"/>
      <w:bookmarkStart w:id="765" w:name="_Toc399228818"/>
      <w:bookmarkStart w:id="766" w:name="_Toc402983363"/>
      <w:bookmarkStart w:id="767" w:name="_Toc399259235"/>
      <w:bookmarkStart w:id="768" w:name="_Toc405476641"/>
      <w:bookmarkStart w:id="769" w:name="_Toc402982897"/>
      <w:bookmarkStart w:id="770" w:name="_Toc409125965"/>
      <w:bookmarkStart w:id="771" w:name="_Toc399757279"/>
      <w:bookmarkStart w:id="772" w:name="_Toc400798907"/>
      <w:bookmarkStart w:id="773" w:name="_Toc408859744"/>
      <w:r>
        <w:rPr>
          <w:rFonts w:ascii="Times New Roman"/>
        </w:rPr>
        <w:t>事件报文</w:t>
      </w:r>
      <w:bookmarkEnd w:id="761"/>
      <w:bookmarkEnd w:id="762"/>
      <w:bookmarkEnd w:id="763"/>
      <w:bookmarkEnd w:id="764"/>
      <w:bookmarkEnd w:id="765"/>
      <w:bookmarkEnd w:id="766"/>
      <w:bookmarkEnd w:id="767"/>
      <w:bookmarkEnd w:id="768"/>
      <w:bookmarkEnd w:id="769"/>
      <w:bookmarkEnd w:id="770"/>
      <w:bookmarkEnd w:id="771"/>
      <w:bookmarkEnd w:id="772"/>
      <w:bookmarkEnd w:id="773"/>
    </w:p>
    <w:p w14:paraId="32D7C7E1">
      <w:pPr>
        <w:pStyle w:val="74"/>
        <w:spacing w:before="156" w:after="156"/>
        <w:rPr>
          <w:rFonts w:ascii="Times New Roman"/>
        </w:rPr>
      </w:pPr>
      <w:bookmarkStart w:id="774" w:name="_Toc403570117"/>
      <w:bookmarkStart w:id="775" w:name="_Toc403585301"/>
      <w:bookmarkStart w:id="776" w:name="_Toc409125966"/>
      <w:bookmarkStart w:id="777" w:name="_Toc405476642"/>
      <w:bookmarkStart w:id="778" w:name="_Toc408859745"/>
      <w:r>
        <w:rPr>
          <w:rFonts w:ascii="Times New Roman"/>
        </w:rPr>
        <w:t>报文格式</w:t>
      </w:r>
      <w:bookmarkEnd w:id="774"/>
      <w:bookmarkEnd w:id="775"/>
      <w:bookmarkEnd w:id="776"/>
      <w:bookmarkEnd w:id="777"/>
      <w:bookmarkEnd w:id="778"/>
    </w:p>
    <w:p w14:paraId="61732FDB">
      <w:pPr>
        <w:pStyle w:val="79"/>
        <w:spacing w:before="156" w:after="156"/>
        <w:rPr>
          <w:rFonts w:hint="eastAsia" w:ascii="Times New Roman"/>
        </w:rPr>
      </w:pPr>
      <w:bookmarkStart w:id="779" w:name="_Toc403585302"/>
      <w:bookmarkStart w:id="780" w:name="_Toc399757281"/>
      <w:bookmarkStart w:id="781" w:name="_Toc403570118"/>
      <w:bookmarkStart w:id="782" w:name="_Toc400798909"/>
      <w:bookmarkStart w:id="783" w:name="_Toc402983831"/>
      <w:bookmarkStart w:id="784" w:name="_Toc402983365"/>
      <w:bookmarkStart w:id="785" w:name="_Toc399228820"/>
      <w:bookmarkStart w:id="786" w:name="_Toc408859746"/>
      <w:bookmarkStart w:id="787" w:name="_Toc399259237"/>
      <w:bookmarkStart w:id="788" w:name="_Toc405476643"/>
      <w:bookmarkStart w:id="789" w:name="_Toc402982899"/>
      <w:r>
        <w:rPr>
          <w:rFonts w:hint="eastAsia" w:ascii="Times New Roman"/>
        </w:rPr>
        <w:t>事件报文格式</w:t>
      </w:r>
    </w:p>
    <w:p w14:paraId="1373B47F">
      <w:pPr>
        <w:pStyle w:val="38"/>
        <w:rPr>
          <w:rFonts w:ascii="Times New Roman"/>
        </w:rPr>
      </w:pPr>
      <w:r>
        <w:rPr>
          <w:rFonts w:hint="eastAsia" w:ascii="Times New Roman"/>
        </w:rPr>
        <w:t>STA事件上报分为电能表事件、停复电事件和即装即采事件，所有事件报文格式相同，数据</w:t>
      </w:r>
      <w:del w:id="78" w:author="作者">
        <w:r>
          <w:rPr>
            <w:rFonts w:hint="eastAsia" w:ascii="Times New Roman"/>
          </w:rPr>
          <w:delText>（DATA）</w:delText>
        </w:r>
      </w:del>
      <w:r>
        <w:rPr>
          <w:rFonts w:hint="eastAsia" w:ascii="Times New Roman"/>
        </w:rPr>
        <w:t>域内容不同</w:t>
      </w:r>
      <w:r>
        <w:rPr>
          <w:rFonts w:ascii="Times New Roman"/>
        </w:rPr>
        <w:t>。事件报文的上行格式和下行格式</w:t>
      </w:r>
      <w:del w:id="79" w:author="作者">
        <w:r>
          <w:rPr>
            <w:rFonts w:hint="eastAsia" w:ascii="Times New Roman"/>
          </w:rPr>
          <w:delText>一样</w:delText>
        </w:r>
      </w:del>
      <w:ins w:id="80" w:author="作者">
        <w:r>
          <w:rPr>
            <w:rFonts w:hint="eastAsia" w:ascii="Times New Roman"/>
          </w:rPr>
          <w:t>相同</w:t>
        </w:r>
      </w:ins>
      <w:r>
        <w:rPr>
          <w:rFonts w:hint="eastAsia" w:ascii="Times New Roman"/>
        </w:rPr>
        <w:t>，</w:t>
      </w:r>
      <w:r>
        <w:rPr>
          <w:rFonts w:ascii="Times New Roman"/>
        </w:rPr>
        <w:t>STA将</w:t>
      </w:r>
      <w:ins w:id="81" w:author="作者">
        <w:r>
          <w:rPr>
            <w:rFonts w:ascii="Times New Roman"/>
          </w:rPr>
          <w:t>应</w:t>
        </w:r>
      </w:ins>
      <w:r>
        <w:rPr>
          <w:rFonts w:ascii="Times New Roman"/>
        </w:rPr>
        <w:t>事件</w:t>
      </w:r>
      <w:r>
        <w:rPr>
          <w:rFonts w:hint="eastAsia" w:ascii="Times New Roman"/>
        </w:rPr>
        <w:t>内容</w:t>
      </w:r>
      <w:r>
        <w:rPr>
          <w:rFonts w:ascii="Times New Roman"/>
        </w:rPr>
        <w:t>主动上报给CCO，CCO应答确认或缓冲区满下行报文给STA，CCO再将事件上报给终端。</w:t>
      </w:r>
    </w:p>
    <w:p w14:paraId="4B05A03C">
      <w:pPr>
        <w:pStyle w:val="38"/>
        <w:rPr>
          <w:rFonts w:hint="eastAsia" w:ascii="Times New Roman"/>
        </w:rPr>
      </w:pPr>
      <w:r>
        <w:rPr>
          <w:rFonts w:hint="eastAsia" w:ascii="Times New Roman"/>
        </w:rPr>
        <w:t>事件</w:t>
      </w:r>
      <w:r>
        <w:rPr>
          <w:rFonts w:ascii="Times New Roman"/>
        </w:rPr>
        <w:t>报文应符合图1</w:t>
      </w:r>
      <w:r>
        <w:rPr>
          <w:rFonts w:hint="eastAsia" w:ascii="Times New Roman"/>
        </w:rPr>
        <w:t>7</w:t>
      </w:r>
      <w:r>
        <w:rPr>
          <w:rFonts w:ascii="Times New Roman"/>
        </w:rPr>
        <w:t>格式要求。</w:t>
      </w:r>
    </w:p>
    <w:p w14:paraId="7A059EDD">
      <w:pPr>
        <w:pStyle w:val="38"/>
        <w:rPr>
          <w:rFonts w:ascii="Times New Roman"/>
        </w:rPr>
      </w:pPr>
    </w:p>
    <w:p w14:paraId="582552AB">
      <w:pPr>
        <w:pStyle w:val="175"/>
        <w:ind w:firstLine="0" w:firstLineChars="0"/>
        <w:jc w:val="center"/>
        <w:rPr>
          <w:rFonts w:ascii="Times New Roman" w:hAnsi="Times New Roman"/>
        </w:rPr>
      </w:pPr>
      <w:r>
        <w:rPr>
          <w:rFonts w:ascii="Times New Roman" w:hAnsi="Times New Roman"/>
        </w:rPr>
        <w:object>
          <v:shape id="_x0000_i1041" o:spt="75" type="#_x0000_t75" style="height:99pt;width:466.5pt;" o:ole="t" filled="f" o:preferrelative="t" stroked="f" coordsize="21600,21600">
            <v:path/>
            <v:fill on="f" focussize="0,0"/>
            <v:stroke on="f"/>
            <v:imagedata r:id="rId45" o:title=""/>
            <o:lock v:ext="edit" aspectratio="t"/>
            <w10:wrap type="none"/>
            <w10:anchorlock/>
          </v:shape>
          <o:OLEObject Type="Embed" ProgID="Visio.Drawing.11" ShapeID="_x0000_i1041" DrawAspect="Content" ObjectID="_1468075741" r:id="rId44">
            <o:LockedField>false</o:LockedField>
          </o:OLEObject>
        </w:object>
      </w:r>
    </w:p>
    <w:p w14:paraId="1AA8C135">
      <w:pPr>
        <w:pStyle w:val="156"/>
        <w:rPr>
          <w:rFonts w:ascii="Times New Roman"/>
        </w:rPr>
      </w:pPr>
      <w:bookmarkStart w:id="790" w:name="_Toc402984005"/>
      <w:bookmarkStart w:id="791" w:name="_Toc399757487"/>
      <w:bookmarkStart w:id="792" w:name="_Toc400799089"/>
      <w:bookmarkStart w:id="793" w:name="_Toc403570517"/>
      <w:bookmarkStart w:id="794" w:name="_Ref398978482"/>
      <w:bookmarkStart w:id="795" w:name="_Toc402983539"/>
      <w:bookmarkStart w:id="796" w:name="_Toc402983073"/>
      <w:bookmarkStart w:id="797" w:name="_Toc408860103"/>
      <w:bookmarkStart w:id="798" w:name="_Toc403585476"/>
      <w:bookmarkStart w:id="799" w:name="_Toc399229240"/>
      <w:bookmarkStart w:id="800" w:name="_Toc399259453"/>
      <w:bookmarkStart w:id="801" w:name="_Toc405476829"/>
      <w:r>
        <w:rPr>
          <w:rFonts w:ascii="Times New Roman"/>
        </w:rPr>
        <w:t>事件报文格式</w:t>
      </w:r>
      <w:bookmarkEnd w:id="790"/>
      <w:bookmarkEnd w:id="791"/>
      <w:bookmarkEnd w:id="792"/>
      <w:bookmarkEnd w:id="793"/>
      <w:bookmarkEnd w:id="794"/>
      <w:bookmarkEnd w:id="795"/>
      <w:bookmarkEnd w:id="796"/>
      <w:bookmarkEnd w:id="797"/>
      <w:bookmarkEnd w:id="798"/>
      <w:bookmarkEnd w:id="799"/>
      <w:bookmarkEnd w:id="800"/>
      <w:bookmarkEnd w:id="801"/>
    </w:p>
    <w:p w14:paraId="4EE6A314">
      <w:pPr>
        <w:pStyle w:val="38"/>
        <w:rPr>
          <w:rFonts w:ascii="Times New Roman"/>
        </w:rPr>
      </w:pPr>
      <w:r>
        <w:rPr>
          <w:rFonts w:ascii="Times New Roman"/>
        </w:rPr>
        <w:t>事件报文数据格式的字段应符合表1</w:t>
      </w:r>
      <w:r>
        <w:rPr>
          <w:rFonts w:hint="eastAsia" w:ascii="Times New Roman"/>
        </w:rPr>
        <w:t>0</w:t>
      </w:r>
      <w:r>
        <w:rPr>
          <w:rFonts w:ascii="Times New Roman"/>
        </w:rPr>
        <w:t>要求。</w:t>
      </w:r>
    </w:p>
    <w:p w14:paraId="04855332">
      <w:pPr>
        <w:pStyle w:val="154"/>
        <w:ind w:left="0"/>
        <w:rPr>
          <w:rFonts w:ascii="Times New Roman"/>
        </w:rPr>
      </w:pPr>
      <w:bookmarkStart w:id="802" w:name="_Toc402984080"/>
      <w:bookmarkStart w:id="803" w:name="_Toc402983614"/>
      <w:bookmarkStart w:id="804" w:name="_Ref398978499"/>
      <w:bookmarkStart w:id="805" w:name="_Toc403570591"/>
      <w:bookmarkStart w:id="806" w:name="_Toc399259549"/>
      <w:bookmarkStart w:id="807" w:name="_Toc399229342"/>
      <w:bookmarkStart w:id="808" w:name="_Toc405022477"/>
      <w:bookmarkStart w:id="809" w:name="_Toc408860174"/>
      <w:bookmarkStart w:id="810" w:name="_Toc402540062"/>
      <w:bookmarkStart w:id="811" w:name="_Toc405476899"/>
      <w:bookmarkStart w:id="812" w:name="_Toc399757579"/>
      <w:bookmarkStart w:id="813" w:name="_Toc402983148"/>
      <w:r>
        <w:rPr>
          <w:rFonts w:ascii="Times New Roman"/>
        </w:rPr>
        <w:t>事件报文格式说明</w:t>
      </w:r>
      <w:bookmarkEnd w:id="802"/>
      <w:bookmarkEnd w:id="803"/>
      <w:bookmarkEnd w:id="804"/>
      <w:bookmarkEnd w:id="805"/>
      <w:bookmarkEnd w:id="806"/>
      <w:bookmarkEnd w:id="807"/>
      <w:bookmarkEnd w:id="808"/>
      <w:bookmarkEnd w:id="809"/>
      <w:bookmarkEnd w:id="810"/>
      <w:bookmarkEnd w:id="811"/>
      <w:bookmarkEnd w:id="812"/>
      <w:bookmarkEnd w:id="81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1275"/>
        <w:gridCol w:w="1602"/>
        <w:gridCol w:w="1705"/>
        <w:gridCol w:w="1705"/>
      </w:tblGrid>
      <w:tr w14:paraId="42889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center"/>
          </w:tcPr>
          <w:p w14:paraId="4CA9A563">
            <w:pPr>
              <w:pStyle w:val="214"/>
              <w:rPr>
                <w:rFonts w:ascii="Times New Roman" w:hAnsi="Times New Roman"/>
              </w:rPr>
            </w:pPr>
            <w:r>
              <w:rPr>
                <w:rFonts w:ascii="Times New Roman" w:hAnsi="Times New Roman"/>
              </w:rPr>
              <w:t>域</w:t>
            </w:r>
          </w:p>
        </w:tc>
        <w:tc>
          <w:tcPr>
            <w:tcW w:w="1275" w:type="dxa"/>
            <w:noWrap w:val="0"/>
            <w:vAlign w:val="center"/>
          </w:tcPr>
          <w:p w14:paraId="7175669D">
            <w:pPr>
              <w:pStyle w:val="214"/>
              <w:rPr>
                <w:rFonts w:ascii="Times New Roman" w:hAnsi="Times New Roman"/>
              </w:rPr>
            </w:pPr>
            <w:r>
              <w:rPr>
                <w:rFonts w:ascii="Times New Roman" w:hAnsi="Times New Roman"/>
              </w:rPr>
              <w:t>字节号</w:t>
            </w:r>
          </w:p>
        </w:tc>
        <w:tc>
          <w:tcPr>
            <w:tcW w:w="1602" w:type="dxa"/>
            <w:noWrap w:val="0"/>
            <w:vAlign w:val="center"/>
          </w:tcPr>
          <w:p w14:paraId="59803494">
            <w:pPr>
              <w:pStyle w:val="214"/>
              <w:rPr>
                <w:rFonts w:ascii="Times New Roman" w:hAnsi="Times New Roman"/>
              </w:rPr>
            </w:pPr>
            <w:r>
              <w:rPr>
                <w:rFonts w:ascii="Times New Roman" w:hAnsi="Times New Roman"/>
              </w:rPr>
              <w:t>比特位</w:t>
            </w:r>
          </w:p>
        </w:tc>
        <w:tc>
          <w:tcPr>
            <w:tcW w:w="1705" w:type="dxa"/>
            <w:noWrap w:val="0"/>
            <w:vAlign w:val="center"/>
          </w:tcPr>
          <w:p w14:paraId="00574F44">
            <w:pPr>
              <w:pStyle w:val="214"/>
              <w:rPr>
                <w:rFonts w:ascii="Times New Roman" w:hAnsi="Times New Roman"/>
              </w:rPr>
            </w:pPr>
            <w:r>
              <w:rPr>
                <w:rFonts w:ascii="Times New Roman" w:hAnsi="Times New Roman"/>
              </w:rPr>
              <w:t>域大小(比特)</w:t>
            </w:r>
          </w:p>
        </w:tc>
        <w:tc>
          <w:tcPr>
            <w:tcW w:w="1705" w:type="dxa"/>
            <w:noWrap w:val="0"/>
            <w:vAlign w:val="center"/>
          </w:tcPr>
          <w:p w14:paraId="6256E8F7">
            <w:pPr>
              <w:pStyle w:val="214"/>
              <w:rPr>
                <w:rFonts w:hint="eastAsia" w:ascii="Times New Roman" w:hAnsi="Times New Roman"/>
              </w:rPr>
            </w:pPr>
            <w:r>
              <w:rPr>
                <w:rFonts w:hint="eastAsia" w:ascii="Times New Roman" w:hAnsi="Times New Roman"/>
              </w:rPr>
              <w:t>含义</w:t>
            </w:r>
          </w:p>
        </w:tc>
      </w:tr>
      <w:tr w14:paraId="75805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center"/>
          </w:tcPr>
          <w:p w14:paraId="03C4FA2A">
            <w:pPr>
              <w:pStyle w:val="214"/>
              <w:rPr>
                <w:rFonts w:ascii="Times New Roman" w:hAnsi="Times New Roman"/>
              </w:rPr>
            </w:pPr>
            <w:r>
              <w:rPr>
                <w:rFonts w:ascii="Times New Roman" w:hAnsi="Times New Roman"/>
              </w:rPr>
              <w:t>协议版本号</w:t>
            </w:r>
          </w:p>
        </w:tc>
        <w:tc>
          <w:tcPr>
            <w:tcW w:w="1275" w:type="dxa"/>
            <w:vMerge w:val="restart"/>
            <w:noWrap w:val="0"/>
            <w:vAlign w:val="center"/>
          </w:tcPr>
          <w:p w14:paraId="2CFD8D50">
            <w:pPr>
              <w:pStyle w:val="214"/>
              <w:rPr>
                <w:rFonts w:ascii="Times New Roman" w:hAnsi="Times New Roman"/>
              </w:rPr>
            </w:pPr>
            <w:r>
              <w:rPr>
                <w:rFonts w:ascii="Times New Roman" w:hAnsi="Times New Roman"/>
              </w:rPr>
              <w:t>0</w:t>
            </w:r>
          </w:p>
        </w:tc>
        <w:tc>
          <w:tcPr>
            <w:tcW w:w="1602" w:type="dxa"/>
            <w:noWrap w:val="0"/>
            <w:vAlign w:val="center"/>
          </w:tcPr>
          <w:p w14:paraId="52D935E2">
            <w:pPr>
              <w:pStyle w:val="214"/>
              <w:rPr>
                <w:rFonts w:ascii="Times New Roman" w:hAnsi="Times New Roman"/>
              </w:rPr>
            </w:pPr>
            <w:r>
              <w:rPr>
                <w:rFonts w:ascii="Times New Roman" w:hAnsi="Times New Roman"/>
              </w:rPr>
              <w:t>0-5</w:t>
            </w:r>
          </w:p>
        </w:tc>
        <w:tc>
          <w:tcPr>
            <w:tcW w:w="1705" w:type="dxa"/>
            <w:noWrap w:val="0"/>
            <w:vAlign w:val="center"/>
          </w:tcPr>
          <w:p w14:paraId="554A14FB">
            <w:pPr>
              <w:pStyle w:val="214"/>
              <w:rPr>
                <w:rFonts w:ascii="Times New Roman" w:hAnsi="Times New Roman"/>
              </w:rPr>
            </w:pPr>
            <w:r>
              <w:rPr>
                <w:rFonts w:ascii="Times New Roman" w:hAnsi="Times New Roman"/>
              </w:rPr>
              <w:t>6</w:t>
            </w:r>
          </w:p>
        </w:tc>
        <w:tc>
          <w:tcPr>
            <w:tcW w:w="1705" w:type="dxa"/>
            <w:noWrap w:val="0"/>
            <w:vAlign w:val="center"/>
          </w:tcPr>
          <w:p w14:paraId="1C941B1B">
            <w:r>
              <w:t>固定为1</w:t>
            </w:r>
            <w:r>
              <w:rPr>
                <w:rFonts w:hint="eastAsia"/>
              </w:rPr>
              <w:t>。</w:t>
            </w:r>
          </w:p>
        </w:tc>
      </w:tr>
      <w:tr w14:paraId="1517B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80" w:hRule="atLeast"/>
          <w:jc w:val="center"/>
        </w:trPr>
        <w:tc>
          <w:tcPr>
            <w:tcW w:w="2235" w:type="dxa"/>
            <w:vMerge w:val="restart"/>
            <w:noWrap w:val="0"/>
            <w:vAlign w:val="center"/>
          </w:tcPr>
          <w:p w14:paraId="287B3E0B">
            <w:pPr>
              <w:pStyle w:val="214"/>
              <w:rPr>
                <w:rFonts w:ascii="Times New Roman" w:hAnsi="Times New Roman"/>
              </w:rPr>
            </w:pPr>
            <w:r>
              <w:rPr>
                <w:rFonts w:ascii="Times New Roman" w:hAnsi="Times New Roman"/>
              </w:rPr>
              <w:t>报文头长度</w:t>
            </w:r>
          </w:p>
        </w:tc>
        <w:tc>
          <w:tcPr>
            <w:tcW w:w="1275" w:type="dxa"/>
            <w:vMerge w:val="continue"/>
            <w:tcBorders>
              <w:bottom w:val="single" w:color="auto" w:sz="4" w:space="0"/>
            </w:tcBorders>
            <w:noWrap w:val="0"/>
            <w:vAlign w:val="center"/>
          </w:tcPr>
          <w:p w14:paraId="775A9394">
            <w:pPr>
              <w:pStyle w:val="214"/>
              <w:rPr>
                <w:rFonts w:ascii="Times New Roman" w:hAnsi="Times New Roman"/>
              </w:rPr>
            </w:pPr>
          </w:p>
        </w:tc>
        <w:tc>
          <w:tcPr>
            <w:tcW w:w="1602" w:type="dxa"/>
            <w:tcBorders>
              <w:bottom w:val="single" w:color="auto" w:sz="4" w:space="0"/>
            </w:tcBorders>
            <w:noWrap w:val="0"/>
            <w:vAlign w:val="center"/>
          </w:tcPr>
          <w:p w14:paraId="7034CBD8">
            <w:pPr>
              <w:pStyle w:val="214"/>
              <w:rPr>
                <w:rFonts w:ascii="Times New Roman" w:hAnsi="Times New Roman"/>
              </w:rPr>
            </w:pPr>
            <w:r>
              <w:rPr>
                <w:rFonts w:ascii="Times New Roman" w:hAnsi="Times New Roman"/>
              </w:rPr>
              <w:t>6-7</w:t>
            </w:r>
          </w:p>
        </w:tc>
        <w:tc>
          <w:tcPr>
            <w:tcW w:w="1705" w:type="dxa"/>
            <w:vMerge w:val="restart"/>
            <w:noWrap w:val="0"/>
            <w:vAlign w:val="center"/>
          </w:tcPr>
          <w:p w14:paraId="76F2A2C7">
            <w:pPr>
              <w:pStyle w:val="214"/>
              <w:rPr>
                <w:rFonts w:ascii="Times New Roman" w:hAnsi="Times New Roman"/>
              </w:rPr>
            </w:pPr>
            <w:r>
              <w:rPr>
                <w:rFonts w:ascii="Times New Roman" w:hAnsi="Times New Roman"/>
              </w:rPr>
              <w:t>6</w:t>
            </w:r>
          </w:p>
        </w:tc>
        <w:tc>
          <w:tcPr>
            <w:tcW w:w="1705" w:type="dxa"/>
            <w:vMerge w:val="restart"/>
            <w:noWrap w:val="0"/>
            <w:vAlign w:val="center"/>
          </w:tcPr>
          <w:p w14:paraId="5138DA6F">
            <w:pPr>
              <w:jc w:val="left"/>
            </w:pPr>
            <w:r>
              <w:t>报文头（除数据（DATA）长度外）的长度</w:t>
            </w:r>
            <w:r>
              <w:rPr>
                <w:rFonts w:hint="eastAsia"/>
              </w:rPr>
              <w:t>。</w:t>
            </w:r>
          </w:p>
        </w:tc>
      </w:tr>
      <w:tr w14:paraId="0AF04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30" w:hRule="atLeast"/>
          <w:jc w:val="center"/>
        </w:trPr>
        <w:tc>
          <w:tcPr>
            <w:tcW w:w="2235" w:type="dxa"/>
            <w:vMerge w:val="continue"/>
            <w:noWrap w:val="0"/>
            <w:vAlign w:val="center"/>
          </w:tcPr>
          <w:p w14:paraId="5BC417EB">
            <w:pPr>
              <w:pStyle w:val="214"/>
              <w:rPr>
                <w:rFonts w:ascii="Times New Roman" w:hAnsi="Times New Roman"/>
              </w:rPr>
            </w:pPr>
          </w:p>
        </w:tc>
        <w:tc>
          <w:tcPr>
            <w:tcW w:w="1275" w:type="dxa"/>
            <w:vMerge w:val="restart"/>
            <w:tcBorders>
              <w:top w:val="single" w:color="auto" w:sz="4" w:space="0"/>
              <w:right w:val="single" w:color="auto" w:sz="4" w:space="0"/>
            </w:tcBorders>
            <w:noWrap w:val="0"/>
            <w:vAlign w:val="center"/>
          </w:tcPr>
          <w:p w14:paraId="79010425">
            <w:pPr>
              <w:pStyle w:val="214"/>
              <w:rPr>
                <w:rFonts w:ascii="Times New Roman" w:hAnsi="Times New Roman"/>
              </w:rPr>
            </w:pPr>
            <w:r>
              <w:rPr>
                <w:rFonts w:ascii="Times New Roman" w:hAnsi="Times New Roman"/>
              </w:rPr>
              <w:t>1</w:t>
            </w:r>
          </w:p>
        </w:tc>
        <w:tc>
          <w:tcPr>
            <w:tcW w:w="1602" w:type="dxa"/>
            <w:tcBorders>
              <w:top w:val="single" w:color="auto" w:sz="4" w:space="0"/>
              <w:left w:val="single" w:color="auto" w:sz="4" w:space="0"/>
            </w:tcBorders>
            <w:noWrap w:val="0"/>
            <w:vAlign w:val="center"/>
          </w:tcPr>
          <w:p w14:paraId="200EDA46">
            <w:pPr>
              <w:pStyle w:val="214"/>
              <w:rPr>
                <w:rFonts w:ascii="Times New Roman" w:hAnsi="Times New Roman"/>
              </w:rPr>
            </w:pPr>
            <w:r>
              <w:rPr>
                <w:rFonts w:ascii="Times New Roman" w:hAnsi="Times New Roman"/>
              </w:rPr>
              <w:t>0-3</w:t>
            </w:r>
          </w:p>
        </w:tc>
        <w:tc>
          <w:tcPr>
            <w:tcW w:w="1705" w:type="dxa"/>
            <w:vMerge w:val="continue"/>
            <w:noWrap w:val="0"/>
            <w:vAlign w:val="center"/>
          </w:tcPr>
          <w:p w14:paraId="2DFD8FF8">
            <w:pPr>
              <w:pStyle w:val="214"/>
              <w:rPr>
                <w:rFonts w:ascii="Times New Roman" w:hAnsi="Times New Roman"/>
              </w:rPr>
            </w:pPr>
          </w:p>
        </w:tc>
        <w:tc>
          <w:tcPr>
            <w:tcW w:w="1705" w:type="dxa"/>
            <w:vMerge w:val="continue"/>
            <w:noWrap w:val="0"/>
            <w:vAlign w:val="center"/>
          </w:tcPr>
          <w:p w14:paraId="516E38CF">
            <w:pPr>
              <w:jc w:val="left"/>
            </w:pPr>
          </w:p>
        </w:tc>
      </w:tr>
      <w:tr w14:paraId="4989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center"/>
          </w:tcPr>
          <w:p w14:paraId="13AB4F2A">
            <w:pPr>
              <w:pStyle w:val="214"/>
              <w:rPr>
                <w:rFonts w:ascii="Times New Roman" w:hAnsi="Times New Roman"/>
              </w:rPr>
            </w:pPr>
            <w:r>
              <w:rPr>
                <w:rFonts w:ascii="Times New Roman" w:hAnsi="Times New Roman"/>
              </w:rPr>
              <w:t>方向位</w:t>
            </w:r>
          </w:p>
        </w:tc>
        <w:tc>
          <w:tcPr>
            <w:tcW w:w="1275" w:type="dxa"/>
            <w:vMerge w:val="continue"/>
            <w:tcBorders>
              <w:right w:val="single" w:color="auto" w:sz="4" w:space="0"/>
            </w:tcBorders>
            <w:noWrap w:val="0"/>
            <w:vAlign w:val="center"/>
          </w:tcPr>
          <w:p w14:paraId="2733E127">
            <w:pPr>
              <w:pStyle w:val="214"/>
              <w:rPr>
                <w:rFonts w:ascii="Times New Roman" w:hAnsi="Times New Roman"/>
              </w:rPr>
            </w:pPr>
          </w:p>
        </w:tc>
        <w:tc>
          <w:tcPr>
            <w:tcW w:w="1602" w:type="dxa"/>
            <w:tcBorders>
              <w:left w:val="single" w:color="auto" w:sz="4" w:space="0"/>
            </w:tcBorders>
            <w:noWrap w:val="0"/>
            <w:vAlign w:val="center"/>
          </w:tcPr>
          <w:p w14:paraId="347D4374">
            <w:pPr>
              <w:pStyle w:val="214"/>
              <w:rPr>
                <w:rFonts w:ascii="Times New Roman" w:hAnsi="Times New Roman"/>
              </w:rPr>
            </w:pPr>
            <w:r>
              <w:rPr>
                <w:rFonts w:ascii="Times New Roman" w:hAnsi="Times New Roman"/>
              </w:rPr>
              <w:t>4</w:t>
            </w:r>
          </w:p>
        </w:tc>
        <w:tc>
          <w:tcPr>
            <w:tcW w:w="1705" w:type="dxa"/>
            <w:noWrap w:val="0"/>
            <w:vAlign w:val="center"/>
          </w:tcPr>
          <w:p w14:paraId="13C9C30A">
            <w:pPr>
              <w:pStyle w:val="214"/>
              <w:rPr>
                <w:rFonts w:ascii="Times New Roman" w:hAnsi="Times New Roman"/>
              </w:rPr>
            </w:pPr>
            <w:r>
              <w:rPr>
                <w:rFonts w:ascii="Times New Roman" w:hAnsi="Times New Roman"/>
              </w:rPr>
              <w:t>1</w:t>
            </w:r>
          </w:p>
        </w:tc>
        <w:tc>
          <w:tcPr>
            <w:tcW w:w="1705" w:type="dxa"/>
            <w:noWrap w:val="0"/>
            <w:vAlign w:val="center"/>
          </w:tcPr>
          <w:p w14:paraId="35E0B8DB">
            <w:pPr>
              <w:pStyle w:val="214"/>
              <w:jc w:val="left"/>
              <w:rPr>
                <w:rFonts w:hint="eastAsia" w:ascii="Times New Roman" w:hAnsi="Times New Roman"/>
              </w:rPr>
            </w:pPr>
            <w:r>
              <w:rPr>
                <w:rFonts w:hint="eastAsia" w:ascii="Times New Roman" w:hAnsi="Times New Roman"/>
              </w:rPr>
              <w:t>0：下行，</w:t>
            </w:r>
          </w:p>
          <w:p w14:paraId="34AFECA1">
            <w:pPr>
              <w:jc w:val="left"/>
            </w:pPr>
            <w:r>
              <w:rPr>
                <w:rFonts w:hint="eastAsia"/>
              </w:rPr>
              <w:t>1：上行。</w:t>
            </w:r>
          </w:p>
        </w:tc>
      </w:tr>
      <w:tr w14:paraId="6B1DD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84" w:hRule="atLeast"/>
          <w:jc w:val="center"/>
        </w:trPr>
        <w:tc>
          <w:tcPr>
            <w:tcW w:w="2235" w:type="dxa"/>
            <w:tcBorders>
              <w:bottom w:val="single" w:color="auto" w:sz="4" w:space="0"/>
            </w:tcBorders>
            <w:noWrap w:val="0"/>
            <w:vAlign w:val="center"/>
          </w:tcPr>
          <w:p w14:paraId="2CC6A17B">
            <w:pPr>
              <w:pStyle w:val="214"/>
              <w:rPr>
                <w:rFonts w:ascii="Times New Roman" w:hAnsi="Times New Roman"/>
              </w:rPr>
            </w:pPr>
            <w:r>
              <w:rPr>
                <w:rFonts w:ascii="Times New Roman" w:hAnsi="Times New Roman"/>
              </w:rPr>
              <w:t>启动位</w:t>
            </w:r>
          </w:p>
        </w:tc>
        <w:tc>
          <w:tcPr>
            <w:tcW w:w="1275" w:type="dxa"/>
            <w:vMerge w:val="continue"/>
            <w:tcBorders>
              <w:right w:val="single" w:color="auto" w:sz="4" w:space="0"/>
            </w:tcBorders>
            <w:noWrap w:val="0"/>
            <w:vAlign w:val="center"/>
          </w:tcPr>
          <w:p w14:paraId="721CBC8D">
            <w:pPr>
              <w:pStyle w:val="214"/>
              <w:rPr>
                <w:rFonts w:ascii="Times New Roman" w:hAnsi="Times New Roman"/>
              </w:rPr>
            </w:pPr>
          </w:p>
        </w:tc>
        <w:tc>
          <w:tcPr>
            <w:tcW w:w="1602" w:type="dxa"/>
            <w:tcBorders>
              <w:left w:val="single" w:color="auto" w:sz="4" w:space="0"/>
              <w:bottom w:val="single" w:color="auto" w:sz="4" w:space="0"/>
            </w:tcBorders>
            <w:noWrap w:val="0"/>
            <w:vAlign w:val="center"/>
          </w:tcPr>
          <w:p w14:paraId="1D58BECC">
            <w:pPr>
              <w:pStyle w:val="214"/>
              <w:rPr>
                <w:rFonts w:ascii="Times New Roman" w:hAnsi="Times New Roman"/>
              </w:rPr>
            </w:pPr>
            <w:r>
              <w:rPr>
                <w:rFonts w:ascii="Times New Roman" w:hAnsi="Times New Roman"/>
              </w:rPr>
              <w:t>5</w:t>
            </w:r>
          </w:p>
        </w:tc>
        <w:tc>
          <w:tcPr>
            <w:tcW w:w="1705" w:type="dxa"/>
            <w:tcBorders>
              <w:bottom w:val="single" w:color="auto" w:sz="4" w:space="0"/>
            </w:tcBorders>
            <w:noWrap w:val="0"/>
            <w:vAlign w:val="center"/>
          </w:tcPr>
          <w:p w14:paraId="641CF10B">
            <w:pPr>
              <w:pStyle w:val="214"/>
              <w:rPr>
                <w:rFonts w:ascii="Times New Roman" w:hAnsi="Times New Roman"/>
              </w:rPr>
            </w:pPr>
            <w:r>
              <w:rPr>
                <w:rFonts w:ascii="Times New Roman" w:hAnsi="Times New Roman"/>
              </w:rPr>
              <w:t>1</w:t>
            </w:r>
          </w:p>
        </w:tc>
        <w:tc>
          <w:tcPr>
            <w:tcW w:w="1705" w:type="dxa"/>
            <w:tcBorders>
              <w:bottom w:val="single" w:color="auto" w:sz="4" w:space="0"/>
            </w:tcBorders>
            <w:noWrap w:val="0"/>
            <w:vAlign w:val="center"/>
          </w:tcPr>
          <w:p w14:paraId="33B172A1">
            <w:pPr>
              <w:pStyle w:val="214"/>
              <w:jc w:val="left"/>
              <w:rPr>
                <w:rFonts w:hint="eastAsia" w:ascii="Times New Roman" w:hAnsi="Times New Roman"/>
              </w:rPr>
            </w:pPr>
            <w:r>
              <w:rPr>
                <w:rFonts w:hint="eastAsia" w:ascii="Times New Roman" w:hAnsi="Times New Roman"/>
              </w:rPr>
              <w:t>0：来自从动站，</w:t>
            </w:r>
          </w:p>
          <w:p w14:paraId="6C414CC7">
            <w:pPr>
              <w:jc w:val="left"/>
            </w:pPr>
            <w:r>
              <w:rPr>
                <w:rFonts w:hint="eastAsia"/>
              </w:rPr>
              <w:t>1：来自启动站。</w:t>
            </w:r>
          </w:p>
        </w:tc>
      </w:tr>
      <w:tr w14:paraId="27539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72" w:hRule="atLeast"/>
          <w:jc w:val="center"/>
        </w:trPr>
        <w:tc>
          <w:tcPr>
            <w:tcW w:w="2235" w:type="dxa"/>
            <w:vMerge w:val="restart"/>
            <w:tcBorders>
              <w:top w:val="single" w:color="auto" w:sz="4" w:space="0"/>
            </w:tcBorders>
            <w:noWrap w:val="0"/>
            <w:vAlign w:val="center"/>
          </w:tcPr>
          <w:p w14:paraId="3B69897D">
            <w:pPr>
              <w:pStyle w:val="214"/>
              <w:rPr>
                <w:rFonts w:ascii="Times New Roman" w:hAnsi="Times New Roman"/>
              </w:rPr>
            </w:pPr>
            <w:r>
              <w:rPr>
                <w:rFonts w:ascii="Times New Roman" w:hAnsi="Times New Roman"/>
              </w:rPr>
              <w:t>功能码</w:t>
            </w:r>
          </w:p>
        </w:tc>
        <w:tc>
          <w:tcPr>
            <w:tcW w:w="1275" w:type="dxa"/>
            <w:vMerge w:val="continue"/>
            <w:tcBorders>
              <w:bottom w:val="single" w:color="auto" w:sz="4" w:space="0"/>
              <w:right w:val="single" w:color="auto" w:sz="4" w:space="0"/>
            </w:tcBorders>
            <w:noWrap w:val="0"/>
            <w:vAlign w:val="center"/>
          </w:tcPr>
          <w:p w14:paraId="5505210E">
            <w:pPr>
              <w:pStyle w:val="214"/>
              <w:rPr>
                <w:rFonts w:ascii="Times New Roman" w:hAnsi="Times New Roman"/>
              </w:rPr>
            </w:pPr>
          </w:p>
        </w:tc>
        <w:tc>
          <w:tcPr>
            <w:tcW w:w="1602" w:type="dxa"/>
            <w:tcBorders>
              <w:top w:val="single" w:color="auto" w:sz="4" w:space="0"/>
              <w:left w:val="single" w:color="auto" w:sz="4" w:space="0"/>
              <w:bottom w:val="single" w:color="auto" w:sz="4" w:space="0"/>
            </w:tcBorders>
            <w:noWrap w:val="0"/>
            <w:vAlign w:val="center"/>
          </w:tcPr>
          <w:p w14:paraId="21B86000">
            <w:pPr>
              <w:pStyle w:val="214"/>
              <w:rPr>
                <w:rFonts w:ascii="Times New Roman" w:hAnsi="Times New Roman"/>
              </w:rPr>
            </w:pPr>
            <w:r>
              <w:rPr>
                <w:rFonts w:ascii="Times New Roman" w:hAnsi="Times New Roman"/>
              </w:rPr>
              <w:t>6-7</w:t>
            </w:r>
          </w:p>
        </w:tc>
        <w:tc>
          <w:tcPr>
            <w:tcW w:w="1705" w:type="dxa"/>
            <w:vMerge w:val="restart"/>
            <w:tcBorders>
              <w:top w:val="single" w:color="auto" w:sz="4" w:space="0"/>
            </w:tcBorders>
            <w:noWrap w:val="0"/>
            <w:vAlign w:val="center"/>
          </w:tcPr>
          <w:p w14:paraId="408521F7">
            <w:pPr>
              <w:pStyle w:val="214"/>
              <w:rPr>
                <w:rFonts w:ascii="Times New Roman" w:hAnsi="Times New Roman"/>
              </w:rPr>
            </w:pPr>
            <w:r>
              <w:rPr>
                <w:rFonts w:ascii="Times New Roman" w:hAnsi="Times New Roman"/>
              </w:rPr>
              <w:t>6</w:t>
            </w:r>
          </w:p>
        </w:tc>
        <w:tc>
          <w:tcPr>
            <w:tcW w:w="1705" w:type="dxa"/>
            <w:vMerge w:val="restart"/>
            <w:tcBorders>
              <w:top w:val="single" w:color="auto" w:sz="4" w:space="0"/>
            </w:tcBorders>
            <w:noWrap w:val="0"/>
            <w:vAlign w:val="center"/>
          </w:tcPr>
          <w:p w14:paraId="42EA6B6E">
            <w:pPr>
              <w:jc w:val="left"/>
            </w:pPr>
            <w:r>
              <w:rPr>
                <w:rFonts w:hint="eastAsia"/>
              </w:rPr>
              <w:t>应按表11功能码含义执行。</w:t>
            </w:r>
          </w:p>
        </w:tc>
      </w:tr>
      <w:tr w14:paraId="5C8E9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312" w:hRule="atLeast"/>
          <w:jc w:val="center"/>
        </w:trPr>
        <w:tc>
          <w:tcPr>
            <w:tcW w:w="2235" w:type="dxa"/>
            <w:vMerge w:val="continue"/>
            <w:tcBorders>
              <w:bottom w:val="single" w:color="auto" w:sz="4" w:space="0"/>
            </w:tcBorders>
            <w:noWrap w:val="0"/>
            <w:vAlign w:val="center"/>
          </w:tcPr>
          <w:p w14:paraId="75C8D6D5">
            <w:pPr>
              <w:pStyle w:val="214"/>
              <w:rPr>
                <w:rFonts w:ascii="Times New Roman" w:hAnsi="Times New Roman"/>
              </w:rPr>
            </w:pPr>
          </w:p>
        </w:tc>
        <w:tc>
          <w:tcPr>
            <w:tcW w:w="1275" w:type="dxa"/>
            <w:vMerge w:val="restart"/>
            <w:tcBorders>
              <w:top w:val="single" w:color="auto" w:sz="4" w:space="0"/>
              <w:right w:val="single" w:color="auto" w:sz="4" w:space="0"/>
            </w:tcBorders>
            <w:noWrap w:val="0"/>
            <w:vAlign w:val="center"/>
          </w:tcPr>
          <w:p w14:paraId="7E1C9F9F">
            <w:pPr>
              <w:pStyle w:val="214"/>
              <w:rPr>
                <w:rFonts w:ascii="Times New Roman" w:hAnsi="Times New Roman"/>
              </w:rPr>
            </w:pPr>
            <w:r>
              <w:rPr>
                <w:rFonts w:ascii="Times New Roman" w:hAnsi="Times New Roman"/>
              </w:rPr>
              <w:t>2</w:t>
            </w:r>
          </w:p>
        </w:tc>
        <w:tc>
          <w:tcPr>
            <w:tcW w:w="1602" w:type="dxa"/>
            <w:tcBorders>
              <w:top w:val="single" w:color="auto" w:sz="4" w:space="0"/>
              <w:left w:val="single" w:color="auto" w:sz="4" w:space="0"/>
              <w:bottom w:val="single" w:color="auto" w:sz="4" w:space="0"/>
            </w:tcBorders>
            <w:noWrap w:val="0"/>
            <w:vAlign w:val="center"/>
          </w:tcPr>
          <w:p w14:paraId="72DA2020">
            <w:pPr>
              <w:pStyle w:val="214"/>
              <w:rPr>
                <w:rFonts w:ascii="Times New Roman" w:hAnsi="Times New Roman"/>
              </w:rPr>
            </w:pPr>
            <w:r>
              <w:rPr>
                <w:rFonts w:ascii="Times New Roman" w:hAnsi="Times New Roman"/>
              </w:rPr>
              <w:t>0-3</w:t>
            </w:r>
          </w:p>
        </w:tc>
        <w:tc>
          <w:tcPr>
            <w:tcW w:w="1705" w:type="dxa"/>
            <w:vMerge w:val="continue"/>
            <w:tcBorders>
              <w:bottom w:val="single" w:color="auto" w:sz="4" w:space="0"/>
            </w:tcBorders>
            <w:noWrap w:val="0"/>
            <w:vAlign w:val="center"/>
          </w:tcPr>
          <w:p w14:paraId="69CB6F38">
            <w:pPr>
              <w:pStyle w:val="214"/>
              <w:rPr>
                <w:rFonts w:ascii="Times New Roman" w:hAnsi="Times New Roman"/>
              </w:rPr>
            </w:pPr>
          </w:p>
        </w:tc>
        <w:tc>
          <w:tcPr>
            <w:tcW w:w="1705" w:type="dxa"/>
            <w:vMerge w:val="continue"/>
            <w:tcBorders>
              <w:bottom w:val="single" w:color="auto" w:sz="4" w:space="0"/>
            </w:tcBorders>
            <w:noWrap w:val="0"/>
            <w:vAlign w:val="center"/>
          </w:tcPr>
          <w:p w14:paraId="0D748671">
            <w:pPr>
              <w:jc w:val="left"/>
            </w:pPr>
          </w:p>
        </w:tc>
      </w:tr>
      <w:tr w14:paraId="64365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95" w:hRule="atLeast"/>
          <w:jc w:val="center"/>
        </w:trPr>
        <w:tc>
          <w:tcPr>
            <w:tcW w:w="2235" w:type="dxa"/>
            <w:vMerge w:val="restart"/>
            <w:tcBorders>
              <w:top w:val="single" w:color="auto" w:sz="4" w:space="0"/>
            </w:tcBorders>
            <w:noWrap w:val="0"/>
            <w:vAlign w:val="center"/>
          </w:tcPr>
          <w:p w14:paraId="5348A076">
            <w:pPr>
              <w:pStyle w:val="214"/>
              <w:rPr>
                <w:rFonts w:ascii="Times New Roman" w:hAnsi="Times New Roman"/>
              </w:rPr>
            </w:pPr>
            <w:r>
              <w:rPr>
                <w:rFonts w:ascii="Times New Roman" w:hAnsi="Times New Roman"/>
              </w:rPr>
              <w:t>转发数据长度</w:t>
            </w:r>
          </w:p>
        </w:tc>
        <w:tc>
          <w:tcPr>
            <w:tcW w:w="1275" w:type="dxa"/>
            <w:vMerge w:val="continue"/>
            <w:tcBorders>
              <w:bottom w:val="single" w:color="auto" w:sz="4" w:space="0"/>
              <w:right w:val="single" w:color="auto" w:sz="4" w:space="0"/>
            </w:tcBorders>
            <w:noWrap w:val="0"/>
            <w:vAlign w:val="center"/>
          </w:tcPr>
          <w:p w14:paraId="4A5ABFA9">
            <w:pPr>
              <w:pStyle w:val="214"/>
              <w:rPr>
                <w:rFonts w:ascii="Times New Roman" w:hAnsi="Times New Roman"/>
              </w:rPr>
            </w:pPr>
          </w:p>
        </w:tc>
        <w:tc>
          <w:tcPr>
            <w:tcW w:w="1602" w:type="dxa"/>
            <w:tcBorders>
              <w:top w:val="single" w:color="auto" w:sz="4" w:space="0"/>
              <w:left w:val="single" w:color="auto" w:sz="4" w:space="0"/>
              <w:bottom w:val="single" w:color="auto" w:sz="4" w:space="0"/>
            </w:tcBorders>
            <w:noWrap w:val="0"/>
            <w:vAlign w:val="center"/>
          </w:tcPr>
          <w:p w14:paraId="2676EC30">
            <w:pPr>
              <w:pStyle w:val="214"/>
              <w:rPr>
                <w:rFonts w:ascii="Times New Roman" w:hAnsi="Times New Roman"/>
              </w:rPr>
            </w:pPr>
            <w:r>
              <w:rPr>
                <w:rFonts w:ascii="Times New Roman" w:hAnsi="Times New Roman"/>
              </w:rPr>
              <w:t>4-7</w:t>
            </w:r>
          </w:p>
        </w:tc>
        <w:tc>
          <w:tcPr>
            <w:tcW w:w="1705" w:type="dxa"/>
            <w:vMerge w:val="restart"/>
            <w:tcBorders>
              <w:top w:val="single" w:color="auto" w:sz="4" w:space="0"/>
            </w:tcBorders>
            <w:noWrap w:val="0"/>
            <w:vAlign w:val="center"/>
          </w:tcPr>
          <w:p w14:paraId="384EF7EC">
            <w:pPr>
              <w:pStyle w:val="214"/>
              <w:rPr>
                <w:rFonts w:ascii="Times New Roman" w:hAnsi="Times New Roman"/>
              </w:rPr>
            </w:pPr>
            <w:r>
              <w:rPr>
                <w:rFonts w:ascii="Times New Roman" w:hAnsi="Times New Roman"/>
              </w:rPr>
              <w:t>12</w:t>
            </w:r>
          </w:p>
        </w:tc>
        <w:tc>
          <w:tcPr>
            <w:tcW w:w="1705" w:type="dxa"/>
            <w:vMerge w:val="restart"/>
            <w:tcBorders>
              <w:top w:val="single" w:color="auto" w:sz="4" w:space="0"/>
            </w:tcBorders>
            <w:noWrap w:val="0"/>
            <w:vAlign w:val="center"/>
          </w:tcPr>
          <w:p w14:paraId="72AA817D">
            <w:pPr>
              <w:jc w:val="left"/>
            </w:pPr>
            <w:r>
              <w:t>数据域的长度</w:t>
            </w:r>
          </w:p>
        </w:tc>
      </w:tr>
      <w:tr w14:paraId="3A0D7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15" w:hRule="atLeast"/>
          <w:jc w:val="center"/>
        </w:trPr>
        <w:tc>
          <w:tcPr>
            <w:tcW w:w="2235" w:type="dxa"/>
            <w:vMerge w:val="continue"/>
            <w:noWrap w:val="0"/>
            <w:vAlign w:val="center"/>
          </w:tcPr>
          <w:p w14:paraId="30EA9EA6">
            <w:pPr>
              <w:pStyle w:val="214"/>
              <w:rPr>
                <w:rFonts w:ascii="Times New Roman" w:hAnsi="Times New Roman"/>
              </w:rPr>
            </w:pPr>
          </w:p>
        </w:tc>
        <w:tc>
          <w:tcPr>
            <w:tcW w:w="1275" w:type="dxa"/>
            <w:tcBorders>
              <w:top w:val="single" w:color="auto" w:sz="4" w:space="0"/>
              <w:bottom w:val="single" w:color="auto" w:sz="4" w:space="0"/>
              <w:right w:val="single" w:color="auto" w:sz="4" w:space="0"/>
            </w:tcBorders>
            <w:noWrap w:val="0"/>
            <w:vAlign w:val="center"/>
          </w:tcPr>
          <w:p w14:paraId="6B004065">
            <w:pPr>
              <w:pStyle w:val="214"/>
              <w:rPr>
                <w:rFonts w:ascii="Times New Roman" w:hAnsi="Times New Roman"/>
              </w:rPr>
            </w:pPr>
            <w:r>
              <w:rPr>
                <w:rFonts w:ascii="Times New Roman" w:hAnsi="Times New Roman"/>
              </w:rPr>
              <w:t>3</w:t>
            </w:r>
          </w:p>
        </w:tc>
        <w:tc>
          <w:tcPr>
            <w:tcW w:w="1602" w:type="dxa"/>
            <w:tcBorders>
              <w:top w:val="single" w:color="auto" w:sz="4" w:space="0"/>
              <w:left w:val="single" w:color="auto" w:sz="4" w:space="0"/>
              <w:bottom w:val="single" w:color="auto" w:sz="4" w:space="0"/>
            </w:tcBorders>
            <w:noWrap w:val="0"/>
            <w:vAlign w:val="center"/>
          </w:tcPr>
          <w:p w14:paraId="1F6A0364">
            <w:pPr>
              <w:pStyle w:val="214"/>
              <w:rPr>
                <w:rFonts w:ascii="Times New Roman" w:hAnsi="Times New Roman"/>
              </w:rPr>
            </w:pPr>
            <w:r>
              <w:rPr>
                <w:rFonts w:ascii="Times New Roman" w:hAnsi="Times New Roman"/>
              </w:rPr>
              <w:t>0-7</w:t>
            </w:r>
          </w:p>
        </w:tc>
        <w:tc>
          <w:tcPr>
            <w:tcW w:w="1705" w:type="dxa"/>
            <w:vMerge w:val="continue"/>
            <w:tcBorders>
              <w:bottom w:val="single" w:color="auto" w:sz="4" w:space="0"/>
            </w:tcBorders>
            <w:noWrap w:val="0"/>
            <w:vAlign w:val="center"/>
          </w:tcPr>
          <w:p w14:paraId="14ADB7AE">
            <w:pPr>
              <w:pStyle w:val="214"/>
              <w:rPr>
                <w:rFonts w:ascii="Times New Roman" w:hAnsi="Times New Roman"/>
              </w:rPr>
            </w:pPr>
          </w:p>
        </w:tc>
        <w:tc>
          <w:tcPr>
            <w:tcW w:w="1705" w:type="dxa"/>
            <w:vMerge w:val="continue"/>
            <w:tcBorders>
              <w:bottom w:val="single" w:color="auto" w:sz="4" w:space="0"/>
            </w:tcBorders>
            <w:noWrap w:val="0"/>
            <w:vAlign w:val="center"/>
          </w:tcPr>
          <w:p w14:paraId="3E249051">
            <w:pPr>
              <w:jc w:val="left"/>
            </w:pPr>
          </w:p>
        </w:tc>
      </w:tr>
      <w:tr w14:paraId="117EC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20" w:hRule="atLeast"/>
          <w:jc w:val="center"/>
        </w:trPr>
        <w:tc>
          <w:tcPr>
            <w:tcW w:w="2235" w:type="dxa"/>
            <w:noWrap w:val="0"/>
            <w:vAlign w:val="center"/>
          </w:tcPr>
          <w:p w14:paraId="6DFCDDD6">
            <w:pPr>
              <w:pStyle w:val="214"/>
              <w:rPr>
                <w:rFonts w:ascii="Times New Roman" w:hAnsi="Times New Roman"/>
              </w:rPr>
            </w:pPr>
            <w:r>
              <w:rPr>
                <w:rFonts w:ascii="Times New Roman" w:hAnsi="Times New Roman"/>
              </w:rPr>
              <w:t>报文序号</w:t>
            </w:r>
          </w:p>
        </w:tc>
        <w:tc>
          <w:tcPr>
            <w:tcW w:w="1275" w:type="dxa"/>
            <w:tcBorders>
              <w:top w:val="single" w:color="auto" w:sz="4" w:space="0"/>
              <w:bottom w:val="single" w:color="auto" w:sz="4" w:space="0"/>
            </w:tcBorders>
            <w:noWrap w:val="0"/>
            <w:vAlign w:val="center"/>
          </w:tcPr>
          <w:p w14:paraId="30E5C378">
            <w:pPr>
              <w:pStyle w:val="214"/>
              <w:rPr>
                <w:rFonts w:ascii="Times New Roman" w:hAnsi="Times New Roman"/>
              </w:rPr>
            </w:pPr>
            <w:r>
              <w:rPr>
                <w:rFonts w:ascii="Times New Roman" w:hAnsi="Times New Roman"/>
              </w:rPr>
              <w:t>4-5</w:t>
            </w:r>
          </w:p>
        </w:tc>
        <w:tc>
          <w:tcPr>
            <w:tcW w:w="1602" w:type="dxa"/>
            <w:tcBorders>
              <w:top w:val="single" w:color="auto" w:sz="4" w:space="0"/>
              <w:bottom w:val="single" w:color="auto" w:sz="4" w:space="0"/>
            </w:tcBorders>
            <w:noWrap w:val="0"/>
            <w:vAlign w:val="center"/>
          </w:tcPr>
          <w:p w14:paraId="5B2CBAEF">
            <w:pPr>
              <w:pStyle w:val="214"/>
              <w:rPr>
                <w:rFonts w:ascii="Times New Roman" w:hAnsi="Times New Roman"/>
              </w:rPr>
            </w:pPr>
            <w:r>
              <w:rPr>
                <w:rFonts w:ascii="Times New Roman" w:hAnsi="Times New Roman"/>
              </w:rPr>
              <w:t>0-15</w:t>
            </w:r>
          </w:p>
        </w:tc>
        <w:tc>
          <w:tcPr>
            <w:tcW w:w="1705" w:type="dxa"/>
            <w:noWrap w:val="0"/>
            <w:vAlign w:val="center"/>
          </w:tcPr>
          <w:p w14:paraId="1D349B68">
            <w:pPr>
              <w:pStyle w:val="214"/>
              <w:rPr>
                <w:rFonts w:ascii="Times New Roman" w:hAnsi="Times New Roman"/>
              </w:rPr>
            </w:pPr>
            <w:r>
              <w:rPr>
                <w:rFonts w:ascii="Times New Roman" w:hAnsi="Times New Roman"/>
              </w:rPr>
              <w:t>16</w:t>
            </w:r>
          </w:p>
        </w:tc>
        <w:tc>
          <w:tcPr>
            <w:tcW w:w="1705" w:type="dxa"/>
            <w:noWrap w:val="0"/>
            <w:vAlign w:val="center"/>
          </w:tcPr>
          <w:p w14:paraId="6E75B169">
            <w:pPr>
              <w:jc w:val="left"/>
            </w:pPr>
            <w:r>
              <w:t>由STA分配，STA向CCO上报事件报文时，报文序号递增，重发时不增加</w:t>
            </w:r>
            <w:r>
              <w:rPr>
                <w:rFonts w:hint="eastAsia"/>
              </w:rPr>
              <w:t>，</w:t>
            </w:r>
            <w:r>
              <w:t>CCO应答时使用该序号返回。</w:t>
            </w:r>
          </w:p>
        </w:tc>
      </w:tr>
      <w:tr w14:paraId="73BB6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32" w:hRule="atLeast"/>
          <w:jc w:val="center"/>
        </w:trPr>
        <w:tc>
          <w:tcPr>
            <w:tcW w:w="2235" w:type="dxa"/>
            <w:noWrap w:val="0"/>
            <w:vAlign w:val="center"/>
          </w:tcPr>
          <w:p w14:paraId="17878104">
            <w:pPr>
              <w:pStyle w:val="214"/>
              <w:rPr>
                <w:rFonts w:ascii="Times New Roman" w:hAnsi="Times New Roman"/>
              </w:rPr>
            </w:pPr>
            <w:r>
              <w:rPr>
                <w:rFonts w:ascii="Times New Roman" w:hAnsi="Times New Roman"/>
              </w:rPr>
              <w:t>电能表地址</w:t>
            </w:r>
          </w:p>
        </w:tc>
        <w:tc>
          <w:tcPr>
            <w:tcW w:w="1275" w:type="dxa"/>
            <w:tcBorders>
              <w:top w:val="single" w:color="auto" w:sz="4" w:space="0"/>
              <w:bottom w:val="single" w:color="auto" w:sz="4" w:space="0"/>
            </w:tcBorders>
            <w:noWrap w:val="0"/>
            <w:vAlign w:val="center"/>
          </w:tcPr>
          <w:p w14:paraId="53D1EE98">
            <w:pPr>
              <w:pStyle w:val="214"/>
              <w:rPr>
                <w:rFonts w:ascii="Times New Roman" w:hAnsi="Times New Roman"/>
              </w:rPr>
            </w:pPr>
            <w:r>
              <w:rPr>
                <w:rFonts w:ascii="Times New Roman" w:hAnsi="Times New Roman"/>
              </w:rPr>
              <w:t>6-11</w:t>
            </w:r>
          </w:p>
        </w:tc>
        <w:tc>
          <w:tcPr>
            <w:tcW w:w="1602" w:type="dxa"/>
            <w:tcBorders>
              <w:top w:val="single" w:color="auto" w:sz="4" w:space="0"/>
              <w:bottom w:val="single" w:color="auto" w:sz="4" w:space="0"/>
            </w:tcBorders>
            <w:noWrap w:val="0"/>
            <w:vAlign w:val="center"/>
          </w:tcPr>
          <w:p w14:paraId="10EC347F">
            <w:pPr>
              <w:pStyle w:val="214"/>
              <w:rPr>
                <w:rFonts w:ascii="Times New Roman" w:hAnsi="Times New Roman"/>
              </w:rPr>
            </w:pPr>
            <w:r>
              <w:rPr>
                <w:rFonts w:ascii="Times New Roman" w:hAnsi="Times New Roman"/>
              </w:rPr>
              <w:t>0-7</w:t>
            </w:r>
          </w:p>
        </w:tc>
        <w:tc>
          <w:tcPr>
            <w:tcW w:w="1705" w:type="dxa"/>
            <w:noWrap w:val="0"/>
            <w:vAlign w:val="center"/>
          </w:tcPr>
          <w:p w14:paraId="3CADDD4A">
            <w:pPr>
              <w:pStyle w:val="214"/>
              <w:rPr>
                <w:rFonts w:ascii="Times New Roman" w:hAnsi="Times New Roman"/>
              </w:rPr>
            </w:pPr>
            <w:r>
              <w:rPr>
                <w:rFonts w:ascii="Times New Roman" w:hAnsi="Times New Roman"/>
              </w:rPr>
              <w:t>48</w:t>
            </w:r>
          </w:p>
        </w:tc>
        <w:tc>
          <w:tcPr>
            <w:tcW w:w="1705" w:type="dxa"/>
            <w:noWrap w:val="0"/>
            <w:vAlign w:val="center"/>
          </w:tcPr>
          <w:p w14:paraId="225AE779">
            <w:pPr>
              <w:jc w:val="left"/>
            </w:pPr>
            <w:r>
              <w:t>发生事件的电能表地址</w:t>
            </w:r>
            <w:r>
              <w:rPr>
                <w:rFonts w:hint="eastAsia"/>
              </w:rPr>
              <w:t>。</w:t>
            </w:r>
          </w:p>
        </w:tc>
      </w:tr>
    </w:tbl>
    <w:p w14:paraId="71A3A372">
      <w:pPr>
        <w:pStyle w:val="38"/>
        <w:rPr>
          <w:rFonts w:hint="eastAsia"/>
        </w:rPr>
      </w:pPr>
    </w:p>
    <w:bookmarkEnd w:id="779"/>
    <w:bookmarkEnd w:id="780"/>
    <w:bookmarkEnd w:id="781"/>
    <w:bookmarkEnd w:id="782"/>
    <w:bookmarkEnd w:id="783"/>
    <w:bookmarkEnd w:id="784"/>
    <w:bookmarkEnd w:id="785"/>
    <w:bookmarkEnd w:id="786"/>
    <w:bookmarkEnd w:id="787"/>
    <w:bookmarkEnd w:id="788"/>
    <w:bookmarkEnd w:id="789"/>
    <w:p w14:paraId="5899F0D9">
      <w:pPr>
        <w:pStyle w:val="38"/>
        <w:rPr>
          <w:rFonts w:ascii="Times New Roman"/>
        </w:rPr>
      </w:pPr>
      <w:r>
        <w:rPr>
          <w:rFonts w:ascii="Times New Roman"/>
        </w:rPr>
        <w:t>功能码具体取值应符合表1</w:t>
      </w:r>
      <w:r>
        <w:rPr>
          <w:rFonts w:hint="eastAsia" w:ascii="Times New Roman"/>
        </w:rPr>
        <w:t>1</w:t>
      </w:r>
      <w:r>
        <w:rPr>
          <w:rFonts w:ascii="Times New Roman"/>
        </w:rPr>
        <w:t>要求。</w:t>
      </w:r>
    </w:p>
    <w:p w14:paraId="572B14FC">
      <w:pPr>
        <w:pStyle w:val="154"/>
        <w:ind w:left="0"/>
        <w:rPr>
          <w:rFonts w:ascii="Times New Roman"/>
        </w:rPr>
      </w:pPr>
      <w:bookmarkStart w:id="814" w:name="_Toc405022480"/>
      <w:bookmarkStart w:id="815" w:name="_Ref398978679"/>
      <w:bookmarkStart w:id="816" w:name="_Toc402984083"/>
      <w:bookmarkStart w:id="817" w:name="_Toc403570594"/>
      <w:bookmarkStart w:id="818" w:name="_Toc399229345"/>
      <w:bookmarkStart w:id="819" w:name="_Toc402983151"/>
      <w:bookmarkStart w:id="820" w:name="_Toc402540065"/>
      <w:bookmarkStart w:id="821" w:name="_Toc408860177"/>
      <w:bookmarkStart w:id="822" w:name="_Toc405476902"/>
      <w:bookmarkStart w:id="823" w:name="_Toc399757582"/>
      <w:bookmarkStart w:id="824" w:name="_Toc399259552"/>
      <w:bookmarkStart w:id="825" w:name="_Toc402983617"/>
      <w:r>
        <w:rPr>
          <w:rFonts w:ascii="Times New Roman"/>
        </w:rPr>
        <w:t>功能码含义</w:t>
      </w:r>
      <w:bookmarkEnd w:id="814"/>
      <w:bookmarkEnd w:id="815"/>
      <w:bookmarkEnd w:id="816"/>
      <w:bookmarkEnd w:id="817"/>
      <w:bookmarkEnd w:id="818"/>
      <w:bookmarkEnd w:id="819"/>
      <w:bookmarkEnd w:id="820"/>
      <w:bookmarkEnd w:id="821"/>
      <w:bookmarkEnd w:id="822"/>
      <w:bookmarkEnd w:id="823"/>
      <w:bookmarkEnd w:id="824"/>
      <w:bookmarkEnd w:id="82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8"/>
        <w:gridCol w:w="2207"/>
        <w:gridCol w:w="1903"/>
      </w:tblGrid>
      <w:tr w14:paraId="4344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163C5E8F">
            <w:pPr>
              <w:pStyle w:val="214"/>
              <w:rPr>
                <w:rFonts w:ascii="Times New Roman" w:hAnsi="Times New Roman"/>
              </w:rPr>
            </w:pPr>
            <w:r>
              <w:rPr>
                <w:rFonts w:ascii="Times New Roman" w:hAnsi="Times New Roman"/>
              </w:rPr>
              <w:t>功能码含义</w:t>
            </w:r>
          </w:p>
        </w:tc>
        <w:tc>
          <w:tcPr>
            <w:tcW w:w="2207" w:type="dxa"/>
            <w:noWrap w:val="0"/>
            <w:vAlign w:val="top"/>
          </w:tcPr>
          <w:p w14:paraId="5B23C42F">
            <w:pPr>
              <w:pStyle w:val="214"/>
              <w:rPr>
                <w:rFonts w:ascii="Times New Roman" w:hAnsi="Times New Roman"/>
              </w:rPr>
            </w:pPr>
            <w:r>
              <w:rPr>
                <w:rFonts w:ascii="Times New Roman" w:hAnsi="Times New Roman"/>
              </w:rPr>
              <w:t>功能码的值</w:t>
            </w:r>
          </w:p>
        </w:tc>
        <w:tc>
          <w:tcPr>
            <w:tcW w:w="1903" w:type="dxa"/>
            <w:noWrap w:val="0"/>
            <w:vAlign w:val="top"/>
          </w:tcPr>
          <w:p w14:paraId="2D7598ED">
            <w:pPr>
              <w:pStyle w:val="214"/>
              <w:rPr>
                <w:rFonts w:ascii="Times New Roman" w:hAnsi="Times New Roman"/>
              </w:rPr>
            </w:pPr>
            <w:r>
              <w:rPr>
                <w:rFonts w:ascii="Times New Roman" w:hAnsi="Times New Roman"/>
              </w:rPr>
              <w:t>方向位</w:t>
            </w:r>
          </w:p>
        </w:tc>
      </w:tr>
      <w:tr w14:paraId="5C97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1C6698FB">
            <w:pPr>
              <w:pStyle w:val="214"/>
              <w:rPr>
                <w:rFonts w:ascii="Times New Roman" w:hAnsi="Times New Roman"/>
              </w:rPr>
            </w:pPr>
            <w:r>
              <w:rPr>
                <w:rFonts w:ascii="Times New Roman" w:hAnsi="Times New Roman"/>
              </w:rPr>
              <w:t>CCO应答确认给STA</w:t>
            </w:r>
          </w:p>
        </w:tc>
        <w:tc>
          <w:tcPr>
            <w:tcW w:w="2207" w:type="dxa"/>
            <w:noWrap w:val="0"/>
            <w:vAlign w:val="top"/>
          </w:tcPr>
          <w:p w14:paraId="505C9293">
            <w:pPr>
              <w:pStyle w:val="214"/>
              <w:rPr>
                <w:rFonts w:ascii="Times New Roman" w:hAnsi="Times New Roman"/>
              </w:rPr>
            </w:pPr>
            <w:r>
              <w:rPr>
                <w:rFonts w:ascii="Times New Roman" w:hAnsi="Times New Roman"/>
              </w:rPr>
              <w:t>1</w:t>
            </w:r>
          </w:p>
        </w:tc>
        <w:tc>
          <w:tcPr>
            <w:tcW w:w="1903" w:type="dxa"/>
            <w:noWrap w:val="0"/>
            <w:vAlign w:val="top"/>
          </w:tcPr>
          <w:p w14:paraId="2C6A5764">
            <w:pPr>
              <w:pStyle w:val="214"/>
              <w:rPr>
                <w:rFonts w:ascii="Times New Roman" w:hAnsi="Times New Roman"/>
              </w:rPr>
            </w:pPr>
            <w:r>
              <w:rPr>
                <w:rFonts w:ascii="Times New Roman" w:hAnsi="Times New Roman"/>
              </w:rPr>
              <w:t>下行</w:t>
            </w:r>
          </w:p>
        </w:tc>
      </w:tr>
      <w:tr w14:paraId="0B15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4C8711CC">
            <w:pPr>
              <w:pStyle w:val="214"/>
              <w:rPr>
                <w:rFonts w:ascii="Times New Roman" w:hAnsi="Times New Roman"/>
              </w:rPr>
            </w:pPr>
            <w:r>
              <w:rPr>
                <w:rFonts w:ascii="Times New Roman" w:hAnsi="Times New Roman"/>
              </w:rPr>
              <w:t>CCO下发允许事件主动上报给STA</w:t>
            </w:r>
          </w:p>
        </w:tc>
        <w:tc>
          <w:tcPr>
            <w:tcW w:w="2207" w:type="dxa"/>
            <w:noWrap w:val="0"/>
            <w:vAlign w:val="top"/>
          </w:tcPr>
          <w:p w14:paraId="2001AE29">
            <w:pPr>
              <w:pStyle w:val="214"/>
              <w:rPr>
                <w:rFonts w:ascii="Times New Roman" w:hAnsi="Times New Roman"/>
              </w:rPr>
            </w:pPr>
            <w:r>
              <w:rPr>
                <w:rFonts w:ascii="Times New Roman" w:hAnsi="Times New Roman"/>
              </w:rPr>
              <w:t>2</w:t>
            </w:r>
          </w:p>
        </w:tc>
        <w:tc>
          <w:tcPr>
            <w:tcW w:w="1903" w:type="dxa"/>
            <w:noWrap w:val="0"/>
            <w:vAlign w:val="top"/>
          </w:tcPr>
          <w:p w14:paraId="04077113">
            <w:pPr>
              <w:pStyle w:val="214"/>
              <w:rPr>
                <w:rFonts w:ascii="Times New Roman" w:hAnsi="Times New Roman"/>
              </w:rPr>
            </w:pPr>
            <w:r>
              <w:rPr>
                <w:rFonts w:ascii="Times New Roman" w:hAnsi="Times New Roman"/>
              </w:rPr>
              <w:t>下行</w:t>
            </w:r>
          </w:p>
        </w:tc>
      </w:tr>
      <w:tr w14:paraId="6029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4C054AAE">
            <w:pPr>
              <w:pStyle w:val="214"/>
              <w:rPr>
                <w:rFonts w:ascii="Times New Roman" w:hAnsi="Times New Roman"/>
              </w:rPr>
            </w:pPr>
            <w:r>
              <w:rPr>
                <w:rFonts w:ascii="Times New Roman" w:hAnsi="Times New Roman"/>
              </w:rPr>
              <w:t>CCO下发禁止事件主动上报给STA</w:t>
            </w:r>
          </w:p>
        </w:tc>
        <w:tc>
          <w:tcPr>
            <w:tcW w:w="2207" w:type="dxa"/>
            <w:noWrap w:val="0"/>
            <w:vAlign w:val="top"/>
          </w:tcPr>
          <w:p w14:paraId="6A901EDD">
            <w:pPr>
              <w:pStyle w:val="214"/>
              <w:rPr>
                <w:rFonts w:ascii="Times New Roman" w:hAnsi="Times New Roman"/>
              </w:rPr>
            </w:pPr>
            <w:r>
              <w:rPr>
                <w:rFonts w:ascii="Times New Roman" w:hAnsi="Times New Roman"/>
              </w:rPr>
              <w:t>3</w:t>
            </w:r>
          </w:p>
        </w:tc>
        <w:tc>
          <w:tcPr>
            <w:tcW w:w="1903" w:type="dxa"/>
            <w:noWrap w:val="0"/>
            <w:vAlign w:val="top"/>
          </w:tcPr>
          <w:p w14:paraId="7207AA29">
            <w:pPr>
              <w:pStyle w:val="214"/>
              <w:rPr>
                <w:rFonts w:ascii="Times New Roman" w:hAnsi="Times New Roman"/>
              </w:rPr>
            </w:pPr>
            <w:r>
              <w:rPr>
                <w:rFonts w:ascii="Times New Roman" w:hAnsi="Times New Roman"/>
              </w:rPr>
              <w:t>下行</w:t>
            </w:r>
          </w:p>
        </w:tc>
      </w:tr>
      <w:tr w14:paraId="6AF7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1EA0823D">
            <w:pPr>
              <w:pStyle w:val="214"/>
              <w:rPr>
                <w:rFonts w:ascii="Times New Roman" w:hAnsi="Times New Roman"/>
              </w:rPr>
            </w:pPr>
            <w:r>
              <w:rPr>
                <w:rFonts w:ascii="Times New Roman" w:hAnsi="Times New Roman"/>
              </w:rPr>
              <w:t>CCO应答事件缓存区满给STA</w:t>
            </w:r>
          </w:p>
        </w:tc>
        <w:tc>
          <w:tcPr>
            <w:tcW w:w="2207" w:type="dxa"/>
            <w:noWrap w:val="0"/>
            <w:vAlign w:val="top"/>
          </w:tcPr>
          <w:p w14:paraId="6B196CE8">
            <w:pPr>
              <w:pStyle w:val="214"/>
              <w:rPr>
                <w:rFonts w:ascii="Times New Roman" w:hAnsi="Times New Roman"/>
              </w:rPr>
            </w:pPr>
            <w:r>
              <w:rPr>
                <w:rFonts w:ascii="Times New Roman" w:hAnsi="Times New Roman"/>
              </w:rPr>
              <w:t>4</w:t>
            </w:r>
          </w:p>
        </w:tc>
        <w:tc>
          <w:tcPr>
            <w:tcW w:w="1903" w:type="dxa"/>
            <w:noWrap w:val="0"/>
            <w:vAlign w:val="top"/>
          </w:tcPr>
          <w:p w14:paraId="666DF7ED">
            <w:pPr>
              <w:pStyle w:val="214"/>
              <w:rPr>
                <w:rFonts w:ascii="Times New Roman" w:hAnsi="Times New Roman"/>
              </w:rPr>
            </w:pPr>
            <w:r>
              <w:rPr>
                <w:rFonts w:ascii="Times New Roman" w:hAnsi="Times New Roman"/>
              </w:rPr>
              <w:t>下行</w:t>
            </w:r>
          </w:p>
        </w:tc>
      </w:tr>
      <w:tr w14:paraId="5BCB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2C4A5D08">
            <w:pPr>
              <w:pStyle w:val="214"/>
              <w:rPr>
                <w:rFonts w:ascii="Times New Roman" w:hAnsi="Times New Roman"/>
              </w:rPr>
            </w:pPr>
            <w:r>
              <w:rPr>
                <w:rFonts w:ascii="Times New Roman" w:hAnsi="Times New Roman"/>
              </w:rPr>
              <w:t>STA主动上报事件给CCO</w:t>
            </w:r>
            <w:r>
              <w:rPr>
                <w:rFonts w:hint="eastAsia" w:ascii="Times New Roman" w:hAnsi="Times New Roman"/>
              </w:rPr>
              <w:t>（电表触发）</w:t>
            </w:r>
          </w:p>
        </w:tc>
        <w:tc>
          <w:tcPr>
            <w:tcW w:w="2207" w:type="dxa"/>
            <w:noWrap w:val="0"/>
            <w:vAlign w:val="top"/>
          </w:tcPr>
          <w:p w14:paraId="333E3B30">
            <w:pPr>
              <w:pStyle w:val="214"/>
              <w:rPr>
                <w:rFonts w:ascii="Times New Roman" w:hAnsi="Times New Roman"/>
              </w:rPr>
            </w:pPr>
            <w:r>
              <w:rPr>
                <w:rFonts w:ascii="Times New Roman" w:hAnsi="Times New Roman"/>
              </w:rPr>
              <w:t>1</w:t>
            </w:r>
          </w:p>
        </w:tc>
        <w:tc>
          <w:tcPr>
            <w:tcW w:w="1903" w:type="dxa"/>
            <w:noWrap w:val="0"/>
            <w:vAlign w:val="top"/>
          </w:tcPr>
          <w:p w14:paraId="0CA372B7">
            <w:pPr>
              <w:pStyle w:val="214"/>
              <w:rPr>
                <w:rFonts w:ascii="Times New Roman" w:hAnsi="Times New Roman"/>
              </w:rPr>
            </w:pPr>
            <w:r>
              <w:rPr>
                <w:rFonts w:ascii="Times New Roman" w:hAnsi="Times New Roman"/>
              </w:rPr>
              <w:t>上行</w:t>
            </w:r>
          </w:p>
        </w:tc>
      </w:tr>
      <w:tr w14:paraId="6444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4A14FEB3">
            <w:pPr>
              <w:pStyle w:val="214"/>
              <w:rPr>
                <w:rFonts w:ascii="Times New Roman" w:hAnsi="Times New Roman"/>
              </w:rPr>
            </w:pPr>
            <w:r>
              <w:rPr>
                <w:rFonts w:ascii="Times New Roman" w:hAnsi="Times New Roman"/>
              </w:rPr>
              <w:t>STA主动上报事件给CCO</w:t>
            </w:r>
            <w:r>
              <w:rPr>
                <w:rFonts w:hint="eastAsia" w:ascii="Times New Roman" w:hAnsi="Times New Roman"/>
              </w:rPr>
              <w:t>（模块触发）</w:t>
            </w:r>
          </w:p>
        </w:tc>
        <w:tc>
          <w:tcPr>
            <w:tcW w:w="2207" w:type="dxa"/>
            <w:noWrap w:val="0"/>
            <w:vAlign w:val="top"/>
          </w:tcPr>
          <w:p w14:paraId="3562786E">
            <w:pPr>
              <w:pStyle w:val="214"/>
              <w:rPr>
                <w:rFonts w:ascii="Times New Roman" w:hAnsi="Times New Roman"/>
              </w:rPr>
            </w:pPr>
            <w:r>
              <w:rPr>
                <w:rFonts w:hint="eastAsia" w:ascii="Times New Roman" w:hAnsi="Times New Roman"/>
              </w:rPr>
              <w:t>2</w:t>
            </w:r>
          </w:p>
        </w:tc>
        <w:tc>
          <w:tcPr>
            <w:tcW w:w="1903" w:type="dxa"/>
            <w:noWrap w:val="0"/>
            <w:vAlign w:val="top"/>
          </w:tcPr>
          <w:p w14:paraId="3A826B9F">
            <w:pPr>
              <w:pStyle w:val="214"/>
              <w:rPr>
                <w:rFonts w:ascii="Times New Roman" w:hAnsi="Times New Roman"/>
              </w:rPr>
            </w:pPr>
            <w:r>
              <w:rPr>
                <w:rFonts w:ascii="Times New Roman" w:hAnsi="Times New Roman"/>
              </w:rPr>
              <w:t>上行</w:t>
            </w:r>
          </w:p>
        </w:tc>
      </w:tr>
      <w:tr w14:paraId="71C1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828" w:type="dxa"/>
            <w:noWrap w:val="0"/>
            <w:vAlign w:val="top"/>
          </w:tcPr>
          <w:p w14:paraId="03184A64">
            <w:pPr>
              <w:pStyle w:val="214"/>
              <w:rPr>
                <w:rFonts w:ascii="Times New Roman" w:hAnsi="Times New Roman"/>
              </w:rPr>
            </w:pPr>
            <w:r>
              <w:rPr>
                <w:rFonts w:ascii="Times New Roman" w:hAnsi="Times New Roman"/>
              </w:rPr>
              <w:t>STA主动上报事件给CCO</w:t>
            </w:r>
            <w:r>
              <w:rPr>
                <w:rFonts w:hint="eastAsia" w:ascii="Times New Roman" w:hAnsi="Times New Roman"/>
              </w:rPr>
              <w:t>（采集器触发）</w:t>
            </w:r>
          </w:p>
        </w:tc>
        <w:tc>
          <w:tcPr>
            <w:tcW w:w="2207" w:type="dxa"/>
            <w:noWrap w:val="0"/>
            <w:vAlign w:val="top"/>
          </w:tcPr>
          <w:p w14:paraId="4C61CF1B">
            <w:pPr>
              <w:pStyle w:val="214"/>
              <w:rPr>
                <w:rFonts w:hint="eastAsia" w:ascii="Times New Roman" w:hAnsi="Times New Roman"/>
              </w:rPr>
            </w:pPr>
            <w:r>
              <w:rPr>
                <w:rFonts w:hint="eastAsia" w:ascii="Times New Roman" w:hAnsi="Times New Roman"/>
              </w:rPr>
              <w:t>3</w:t>
            </w:r>
          </w:p>
        </w:tc>
        <w:tc>
          <w:tcPr>
            <w:tcW w:w="1903" w:type="dxa"/>
            <w:noWrap w:val="0"/>
            <w:vAlign w:val="top"/>
          </w:tcPr>
          <w:p w14:paraId="34F3638F">
            <w:pPr>
              <w:pStyle w:val="214"/>
              <w:rPr>
                <w:rFonts w:ascii="Times New Roman" w:hAnsi="Times New Roman"/>
              </w:rPr>
            </w:pPr>
            <w:r>
              <w:rPr>
                <w:rFonts w:ascii="Times New Roman" w:hAnsi="Times New Roman"/>
              </w:rPr>
              <w:t>上行</w:t>
            </w:r>
          </w:p>
        </w:tc>
      </w:tr>
    </w:tbl>
    <w:p w14:paraId="5EB9C91A">
      <w:pPr>
        <w:pStyle w:val="38"/>
        <w:rPr>
          <w:rFonts w:hint="eastAsia" w:ascii="Times New Roman"/>
        </w:rPr>
      </w:pPr>
      <w:bookmarkStart w:id="826" w:name="_Toc399757286"/>
      <w:bookmarkStart w:id="827" w:name="_Toc402982904"/>
      <w:bookmarkStart w:id="828" w:name="_Toc403570123"/>
      <w:bookmarkStart w:id="829" w:name="_Toc405476648"/>
      <w:bookmarkStart w:id="830" w:name="_Toc402983370"/>
      <w:bookmarkStart w:id="831" w:name="_Toc400798914"/>
      <w:bookmarkStart w:id="832" w:name="_Toc403585307"/>
      <w:bookmarkStart w:id="833" w:name="_Toc399259242"/>
      <w:bookmarkStart w:id="834" w:name="_Toc402983836"/>
      <w:bookmarkStart w:id="835" w:name="_Toc408859751"/>
      <w:bookmarkStart w:id="836" w:name="_Toc399228825"/>
    </w:p>
    <w:bookmarkEnd w:id="826"/>
    <w:bookmarkEnd w:id="827"/>
    <w:bookmarkEnd w:id="828"/>
    <w:bookmarkEnd w:id="829"/>
    <w:bookmarkEnd w:id="830"/>
    <w:bookmarkEnd w:id="831"/>
    <w:bookmarkEnd w:id="832"/>
    <w:bookmarkEnd w:id="833"/>
    <w:bookmarkEnd w:id="834"/>
    <w:bookmarkEnd w:id="835"/>
    <w:bookmarkEnd w:id="836"/>
    <w:p w14:paraId="307C35B6">
      <w:pPr>
        <w:pStyle w:val="79"/>
        <w:spacing w:before="156" w:after="156"/>
        <w:rPr>
          <w:rFonts w:ascii="Times New Roman"/>
        </w:rPr>
      </w:pPr>
      <w:bookmarkStart w:id="837" w:name="_Toc399757289"/>
      <w:bookmarkStart w:id="838" w:name="_Toc405476651"/>
      <w:bookmarkStart w:id="839" w:name="_Toc403585310"/>
      <w:bookmarkStart w:id="840" w:name="_Toc402983839"/>
      <w:bookmarkStart w:id="841" w:name="_Toc402983373"/>
      <w:bookmarkStart w:id="842" w:name="_Toc399259245"/>
      <w:bookmarkStart w:id="843" w:name="_Toc408859754"/>
      <w:bookmarkStart w:id="844" w:name="_Toc400798917"/>
      <w:bookmarkStart w:id="845" w:name="_Toc402982907"/>
      <w:bookmarkStart w:id="846" w:name="_Toc399228828"/>
      <w:bookmarkStart w:id="847" w:name="_Toc403570126"/>
      <w:r>
        <w:rPr>
          <w:rFonts w:hint="eastAsia" w:ascii="Times New Roman"/>
        </w:rPr>
        <w:t>电能表事件</w:t>
      </w:r>
      <w:r>
        <w:rPr>
          <w:rFonts w:ascii="Times New Roman"/>
        </w:rPr>
        <w:t>数据</w:t>
      </w:r>
      <w:del w:id="82" w:author="作者">
        <w:r>
          <w:rPr>
            <w:rFonts w:ascii="Times New Roman"/>
          </w:rPr>
          <w:delText>（DATA）</w:delText>
        </w:r>
        <w:bookmarkEnd w:id="837"/>
        <w:bookmarkEnd w:id="838"/>
        <w:bookmarkEnd w:id="839"/>
        <w:bookmarkEnd w:id="840"/>
        <w:bookmarkEnd w:id="841"/>
        <w:bookmarkEnd w:id="842"/>
        <w:bookmarkEnd w:id="843"/>
        <w:bookmarkEnd w:id="844"/>
        <w:bookmarkEnd w:id="845"/>
        <w:bookmarkEnd w:id="846"/>
        <w:bookmarkEnd w:id="847"/>
      </w:del>
    </w:p>
    <w:p w14:paraId="2F7AA339">
      <w:pPr>
        <w:pStyle w:val="38"/>
        <w:rPr>
          <w:rFonts w:ascii="Times New Roman"/>
        </w:rPr>
      </w:pPr>
      <w:r>
        <w:rPr>
          <w:rFonts w:hint="eastAsia" w:ascii="Times New Roman"/>
        </w:rPr>
        <w:t>电表触发的事件</w:t>
      </w:r>
      <w:r>
        <w:rPr>
          <w:rFonts w:ascii="Times New Roman"/>
        </w:rPr>
        <w:t>上行报文中的数据是</w:t>
      </w:r>
      <w:r>
        <w:rPr>
          <w:rFonts w:hint="eastAsia" w:ascii="Times New Roman"/>
        </w:rPr>
        <w:t>应用报文</w:t>
      </w:r>
      <w:r>
        <w:rPr>
          <w:rFonts w:ascii="Times New Roman"/>
        </w:rPr>
        <w:t>中电能表应答的主动上报事件状态字报文。</w:t>
      </w:r>
    </w:p>
    <w:p w14:paraId="2207ACE9">
      <w:pPr>
        <w:pStyle w:val="79"/>
        <w:spacing w:before="156" w:after="156"/>
        <w:rPr>
          <w:rFonts w:hint="eastAsia" w:ascii="Times New Roman"/>
        </w:rPr>
      </w:pPr>
      <w:r>
        <w:rPr>
          <w:rFonts w:hint="eastAsia" w:ascii="Times New Roman"/>
        </w:rPr>
        <w:t>停复电事件数据</w:t>
      </w:r>
      <w:del w:id="83" w:author="作者">
        <w:r>
          <w:rPr>
            <w:rFonts w:ascii="Times New Roman"/>
          </w:rPr>
          <w:delText>（DATA）</w:delText>
        </w:r>
      </w:del>
    </w:p>
    <w:p w14:paraId="7919036B">
      <w:pPr>
        <w:pStyle w:val="38"/>
        <w:rPr>
          <w:rFonts w:ascii="Times New Roman"/>
        </w:rPr>
      </w:pPr>
      <w:r>
        <w:rPr>
          <w:rFonts w:ascii="Times New Roman"/>
        </w:rPr>
        <w:t xml:space="preserve">对于 STA </w:t>
      </w:r>
      <w:r>
        <w:rPr>
          <w:rFonts w:hint="eastAsia" w:ascii="Times New Roman"/>
        </w:rPr>
        <w:t>停复电</w:t>
      </w:r>
      <w:r>
        <w:rPr>
          <w:rFonts w:ascii="Times New Roman"/>
        </w:rPr>
        <w:t>上报事件，报文扩展分别支持位图和地址方式的停</w:t>
      </w:r>
      <w:ins w:id="84" w:author="作者">
        <w:r>
          <w:rPr>
            <w:rFonts w:ascii="Times New Roman"/>
          </w:rPr>
          <w:t>电和</w:t>
        </w:r>
      </w:ins>
      <w:r>
        <w:rPr>
          <w:rFonts w:ascii="Times New Roman"/>
        </w:rPr>
        <w:t>上电上报。</w:t>
      </w:r>
    </w:p>
    <w:p w14:paraId="6F80D54D">
      <w:pPr>
        <w:pStyle w:val="38"/>
        <w:rPr>
          <w:rFonts w:hint="eastAsia" w:ascii="Times New Roman"/>
        </w:rPr>
      </w:pPr>
      <w:r>
        <w:rPr>
          <w:rFonts w:ascii="Times New Roman"/>
        </w:rPr>
        <w:t>对于</w:t>
      </w:r>
      <w:r>
        <w:rPr>
          <w:rFonts w:hint="eastAsia" w:ascii="Times New Roman"/>
        </w:rPr>
        <w:t>电表</w:t>
      </w:r>
      <w:r>
        <w:rPr>
          <w:rFonts w:ascii="Times New Roman"/>
        </w:rPr>
        <w:t>停电事件上报，</w:t>
      </w:r>
      <w:r>
        <w:rPr>
          <w:rFonts w:hint="eastAsia" w:ascii="Times New Roman"/>
        </w:rPr>
        <w:t>宜</w:t>
      </w:r>
      <w:r>
        <w:rPr>
          <w:rFonts w:ascii="Times New Roman"/>
        </w:rPr>
        <w:t>采用位图方式，采集器下电表的停电事件上报</w:t>
      </w:r>
      <w:r>
        <w:rPr>
          <w:rFonts w:hint="eastAsia" w:ascii="Times New Roman"/>
        </w:rPr>
        <w:t>，应采</w:t>
      </w:r>
      <w:r>
        <w:rPr>
          <w:rFonts w:ascii="Times New Roman"/>
        </w:rPr>
        <w:t>用地址方式</w:t>
      </w:r>
      <w:r>
        <w:rPr>
          <w:rFonts w:hint="eastAsia" w:ascii="Times New Roman"/>
        </w:rPr>
        <w:t>。</w:t>
      </w:r>
    </w:p>
    <w:p w14:paraId="213FEE88">
      <w:pPr>
        <w:pStyle w:val="38"/>
        <w:rPr>
          <w:rFonts w:ascii="Times New Roman"/>
        </w:rPr>
      </w:pPr>
      <w:r>
        <w:rPr>
          <w:rFonts w:ascii="Times New Roman"/>
        </w:rPr>
        <w:t>位图方式数据字段应符合表1</w:t>
      </w:r>
      <w:r>
        <w:rPr>
          <w:rFonts w:hint="eastAsia" w:ascii="Times New Roman"/>
        </w:rPr>
        <w:t>2</w:t>
      </w:r>
      <w:r>
        <w:rPr>
          <w:rFonts w:ascii="Times New Roman"/>
        </w:rPr>
        <w:t>要求。</w:t>
      </w:r>
    </w:p>
    <w:p w14:paraId="545103D1">
      <w:pPr>
        <w:pStyle w:val="154"/>
        <w:ind w:left="0"/>
        <w:rPr>
          <w:rFonts w:ascii="Times New Roman"/>
        </w:rPr>
      </w:pPr>
      <w:r>
        <w:rPr>
          <w:rFonts w:ascii="Times New Roman"/>
        </w:rPr>
        <w:t>位图方式数据域定义</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52"/>
        <w:gridCol w:w="851"/>
        <w:gridCol w:w="850"/>
        <w:gridCol w:w="1701"/>
        <w:gridCol w:w="3268"/>
      </w:tblGrid>
      <w:tr w14:paraId="2889D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52" w:type="dxa"/>
            <w:noWrap w:val="0"/>
            <w:vAlign w:val="top"/>
          </w:tcPr>
          <w:p w14:paraId="3361C86E">
            <w:pPr>
              <w:pStyle w:val="214"/>
              <w:rPr>
                <w:rFonts w:ascii="Times New Roman" w:hAnsi="Times New Roman"/>
              </w:rPr>
            </w:pPr>
            <w:r>
              <w:rPr>
                <w:rFonts w:ascii="Times New Roman" w:hAnsi="Times New Roman"/>
              </w:rPr>
              <w:t>数据子域</w:t>
            </w:r>
          </w:p>
        </w:tc>
        <w:tc>
          <w:tcPr>
            <w:tcW w:w="851" w:type="dxa"/>
            <w:noWrap w:val="0"/>
            <w:vAlign w:val="top"/>
          </w:tcPr>
          <w:p w14:paraId="6EBA7864">
            <w:pPr>
              <w:pStyle w:val="214"/>
              <w:rPr>
                <w:rFonts w:ascii="Times New Roman" w:hAnsi="Times New Roman"/>
              </w:rPr>
            </w:pPr>
            <w:r>
              <w:rPr>
                <w:rFonts w:ascii="Times New Roman" w:hAnsi="Times New Roman"/>
              </w:rPr>
              <w:t>字节号</w:t>
            </w:r>
          </w:p>
        </w:tc>
        <w:tc>
          <w:tcPr>
            <w:tcW w:w="850" w:type="dxa"/>
            <w:noWrap w:val="0"/>
            <w:vAlign w:val="top"/>
          </w:tcPr>
          <w:p w14:paraId="2C93410D">
            <w:pPr>
              <w:pStyle w:val="214"/>
              <w:rPr>
                <w:rFonts w:ascii="Times New Roman" w:hAnsi="Times New Roman"/>
              </w:rPr>
            </w:pPr>
            <w:r>
              <w:rPr>
                <w:rFonts w:ascii="Times New Roman" w:hAnsi="Times New Roman"/>
              </w:rPr>
              <w:t>比特位</w:t>
            </w:r>
          </w:p>
        </w:tc>
        <w:tc>
          <w:tcPr>
            <w:tcW w:w="1701" w:type="dxa"/>
            <w:noWrap w:val="0"/>
            <w:vAlign w:val="top"/>
          </w:tcPr>
          <w:p w14:paraId="3236A388">
            <w:pPr>
              <w:pStyle w:val="214"/>
              <w:rPr>
                <w:rFonts w:ascii="Times New Roman" w:hAnsi="Times New Roman"/>
              </w:rPr>
            </w:pPr>
            <w:r>
              <w:rPr>
                <w:rFonts w:ascii="Times New Roman" w:hAnsi="Times New Roman"/>
              </w:rPr>
              <w:t>域大小(比特)</w:t>
            </w:r>
          </w:p>
        </w:tc>
        <w:tc>
          <w:tcPr>
            <w:tcW w:w="3268" w:type="dxa"/>
            <w:noWrap w:val="0"/>
            <w:vAlign w:val="top"/>
          </w:tcPr>
          <w:p w14:paraId="73004854">
            <w:pPr>
              <w:pStyle w:val="214"/>
              <w:rPr>
                <w:rFonts w:ascii="Times New Roman" w:hAnsi="Times New Roman"/>
              </w:rPr>
            </w:pPr>
            <w:r>
              <w:rPr>
                <w:rFonts w:ascii="Times New Roman" w:hAnsi="Times New Roman"/>
              </w:rPr>
              <w:t>取值</w:t>
            </w:r>
          </w:p>
        </w:tc>
      </w:tr>
      <w:tr w14:paraId="445AC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52" w:type="dxa"/>
            <w:noWrap w:val="0"/>
            <w:vAlign w:val="top"/>
          </w:tcPr>
          <w:p w14:paraId="782271E9">
            <w:pPr>
              <w:pStyle w:val="214"/>
              <w:rPr>
                <w:rFonts w:ascii="Times New Roman" w:hAnsi="Times New Roman"/>
              </w:rPr>
            </w:pPr>
            <w:r>
              <w:rPr>
                <w:rFonts w:ascii="Times New Roman" w:hAnsi="Times New Roman"/>
              </w:rPr>
              <w:t>STA上报事件类型</w:t>
            </w:r>
          </w:p>
        </w:tc>
        <w:tc>
          <w:tcPr>
            <w:tcW w:w="851" w:type="dxa"/>
            <w:noWrap w:val="0"/>
            <w:vAlign w:val="top"/>
          </w:tcPr>
          <w:p w14:paraId="46EF3217">
            <w:pPr>
              <w:pStyle w:val="214"/>
              <w:rPr>
                <w:rFonts w:ascii="Times New Roman" w:hAnsi="Times New Roman"/>
              </w:rPr>
            </w:pPr>
            <w:r>
              <w:rPr>
                <w:rFonts w:ascii="Times New Roman" w:hAnsi="Times New Roman"/>
              </w:rPr>
              <w:t>12</w:t>
            </w:r>
          </w:p>
        </w:tc>
        <w:tc>
          <w:tcPr>
            <w:tcW w:w="850" w:type="dxa"/>
            <w:noWrap w:val="0"/>
            <w:vAlign w:val="top"/>
          </w:tcPr>
          <w:p w14:paraId="61FDBF35">
            <w:pPr>
              <w:pStyle w:val="214"/>
              <w:rPr>
                <w:rFonts w:ascii="Times New Roman" w:hAnsi="Times New Roman"/>
              </w:rPr>
            </w:pPr>
            <w:r>
              <w:rPr>
                <w:rFonts w:ascii="Times New Roman" w:hAnsi="Times New Roman"/>
              </w:rPr>
              <w:t>0-7</w:t>
            </w:r>
          </w:p>
        </w:tc>
        <w:tc>
          <w:tcPr>
            <w:tcW w:w="1701" w:type="dxa"/>
            <w:noWrap w:val="0"/>
            <w:vAlign w:val="top"/>
          </w:tcPr>
          <w:p w14:paraId="33DE6B8F">
            <w:pPr>
              <w:pStyle w:val="214"/>
              <w:rPr>
                <w:rFonts w:ascii="Times New Roman" w:hAnsi="Times New Roman"/>
              </w:rPr>
            </w:pPr>
            <w:r>
              <w:rPr>
                <w:rFonts w:ascii="Times New Roman" w:hAnsi="Times New Roman"/>
              </w:rPr>
              <w:t>8</w:t>
            </w:r>
          </w:p>
        </w:tc>
        <w:tc>
          <w:tcPr>
            <w:tcW w:w="3268" w:type="dxa"/>
            <w:noWrap w:val="0"/>
            <w:vAlign w:val="top"/>
          </w:tcPr>
          <w:p w14:paraId="2D9B97AA">
            <w:pPr>
              <w:pStyle w:val="214"/>
              <w:jc w:val="both"/>
              <w:rPr>
                <w:rFonts w:ascii="Times New Roman" w:hAnsi="Times New Roman"/>
              </w:rPr>
            </w:pPr>
            <w:r>
              <w:rPr>
                <w:rFonts w:hint="eastAsia" w:ascii="Times New Roman" w:hAnsi="Times New Roman"/>
              </w:rPr>
              <w:t>1：代表停电事件（位图）；</w:t>
            </w:r>
          </w:p>
          <w:p w14:paraId="5269A3CE">
            <w:pPr>
              <w:pStyle w:val="214"/>
              <w:jc w:val="both"/>
              <w:rPr>
                <w:rFonts w:hint="eastAsia" w:ascii="Times New Roman" w:hAnsi="Times New Roman"/>
              </w:rPr>
            </w:pPr>
            <w:r>
              <w:rPr>
                <w:rFonts w:hint="eastAsia" w:ascii="Times New Roman" w:hAnsi="Times New Roman"/>
              </w:rPr>
              <w:t>2：代表上电事件（位图）</w:t>
            </w:r>
          </w:p>
        </w:tc>
      </w:tr>
      <w:tr w14:paraId="03F7C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52" w:type="dxa"/>
            <w:noWrap w:val="0"/>
            <w:vAlign w:val="top"/>
          </w:tcPr>
          <w:p w14:paraId="7EE34EBE">
            <w:pPr>
              <w:pStyle w:val="214"/>
              <w:rPr>
                <w:rFonts w:ascii="Times New Roman" w:hAnsi="Times New Roman"/>
              </w:rPr>
            </w:pPr>
            <w:r>
              <w:rPr>
                <w:rFonts w:ascii="Times New Roman" w:hAnsi="Times New Roman"/>
              </w:rPr>
              <w:t>发生事件站点起始TEI</w:t>
            </w:r>
          </w:p>
        </w:tc>
        <w:tc>
          <w:tcPr>
            <w:tcW w:w="851" w:type="dxa"/>
            <w:noWrap w:val="0"/>
            <w:vAlign w:val="top"/>
          </w:tcPr>
          <w:p w14:paraId="043DC62E">
            <w:pPr>
              <w:pStyle w:val="214"/>
              <w:rPr>
                <w:rFonts w:ascii="Times New Roman" w:hAnsi="Times New Roman"/>
              </w:rPr>
            </w:pPr>
            <w:r>
              <w:rPr>
                <w:rFonts w:ascii="Times New Roman" w:hAnsi="Times New Roman"/>
              </w:rPr>
              <w:t>13</w:t>
            </w:r>
            <w:r>
              <w:rPr>
                <w:rFonts w:hint="eastAsia" w:ascii="Times New Roman" w:hAnsi="Times New Roman"/>
              </w:rPr>
              <w:t>-</w:t>
            </w:r>
            <w:r>
              <w:rPr>
                <w:rFonts w:ascii="Times New Roman" w:hAnsi="Times New Roman"/>
              </w:rPr>
              <w:t>14</w:t>
            </w:r>
          </w:p>
        </w:tc>
        <w:tc>
          <w:tcPr>
            <w:tcW w:w="850" w:type="dxa"/>
            <w:noWrap w:val="0"/>
            <w:vAlign w:val="top"/>
          </w:tcPr>
          <w:p w14:paraId="45F23133">
            <w:pPr>
              <w:pStyle w:val="214"/>
              <w:rPr>
                <w:rFonts w:ascii="Times New Roman" w:hAnsi="Times New Roman"/>
              </w:rPr>
            </w:pPr>
            <w:r>
              <w:rPr>
                <w:rFonts w:ascii="Times New Roman" w:hAnsi="Times New Roman"/>
              </w:rPr>
              <w:t>0-7</w:t>
            </w:r>
          </w:p>
        </w:tc>
        <w:tc>
          <w:tcPr>
            <w:tcW w:w="1701" w:type="dxa"/>
            <w:noWrap w:val="0"/>
            <w:vAlign w:val="top"/>
          </w:tcPr>
          <w:p w14:paraId="0623C938">
            <w:pPr>
              <w:pStyle w:val="214"/>
              <w:rPr>
                <w:rFonts w:ascii="Times New Roman" w:hAnsi="Times New Roman"/>
              </w:rPr>
            </w:pPr>
            <w:r>
              <w:rPr>
                <w:rFonts w:hint="eastAsia" w:ascii="Times New Roman" w:hAnsi="Times New Roman"/>
              </w:rPr>
              <w:t>1</w:t>
            </w:r>
            <w:r>
              <w:rPr>
                <w:rFonts w:ascii="Times New Roman" w:hAnsi="Times New Roman"/>
              </w:rPr>
              <w:t>6</w:t>
            </w:r>
          </w:p>
        </w:tc>
        <w:tc>
          <w:tcPr>
            <w:tcW w:w="3268" w:type="dxa"/>
            <w:noWrap w:val="0"/>
            <w:vAlign w:val="top"/>
          </w:tcPr>
          <w:p w14:paraId="56DF3CC2">
            <w:pPr>
              <w:pStyle w:val="214"/>
              <w:jc w:val="both"/>
              <w:rPr>
                <w:rFonts w:hint="eastAsia" w:ascii="Times New Roman" w:hAnsi="Times New Roman"/>
              </w:rPr>
            </w:pPr>
            <w:r>
              <w:rPr>
                <w:rFonts w:hint="eastAsia" w:ascii="Times New Roman" w:hAnsi="Times New Roman"/>
              </w:rPr>
              <w:t>TEI</w:t>
            </w:r>
          </w:p>
        </w:tc>
      </w:tr>
      <w:tr w14:paraId="32E60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852" w:type="dxa"/>
            <w:noWrap w:val="0"/>
            <w:vAlign w:val="top"/>
          </w:tcPr>
          <w:p w14:paraId="53CDAE31">
            <w:pPr>
              <w:pStyle w:val="214"/>
              <w:rPr>
                <w:rFonts w:ascii="Times New Roman" w:hAnsi="Times New Roman"/>
              </w:rPr>
            </w:pPr>
            <w:r>
              <w:rPr>
                <w:rFonts w:ascii="Times New Roman" w:hAnsi="Times New Roman"/>
              </w:rPr>
              <w:t>发生事件的节点位图</w:t>
            </w:r>
          </w:p>
        </w:tc>
        <w:tc>
          <w:tcPr>
            <w:tcW w:w="851" w:type="dxa"/>
            <w:noWrap w:val="0"/>
            <w:vAlign w:val="top"/>
          </w:tcPr>
          <w:p w14:paraId="5882AB32">
            <w:pPr>
              <w:pStyle w:val="214"/>
              <w:rPr>
                <w:rFonts w:ascii="Times New Roman" w:hAnsi="Times New Roman"/>
              </w:rPr>
            </w:pPr>
            <w:r>
              <w:rPr>
                <w:rFonts w:ascii="Times New Roman" w:hAnsi="Times New Roman"/>
              </w:rPr>
              <w:t>可变长</w:t>
            </w:r>
          </w:p>
        </w:tc>
        <w:tc>
          <w:tcPr>
            <w:tcW w:w="850" w:type="dxa"/>
            <w:noWrap w:val="0"/>
            <w:vAlign w:val="top"/>
          </w:tcPr>
          <w:p w14:paraId="1DF2A8AA">
            <w:pPr>
              <w:pStyle w:val="214"/>
              <w:rPr>
                <w:rFonts w:ascii="Times New Roman" w:hAnsi="Times New Roman"/>
              </w:rPr>
            </w:pPr>
            <w:r>
              <w:rPr>
                <w:rFonts w:ascii="Times New Roman" w:hAnsi="Times New Roman"/>
              </w:rPr>
              <w:t>0-7</w:t>
            </w:r>
          </w:p>
        </w:tc>
        <w:tc>
          <w:tcPr>
            <w:tcW w:w="1701" w:type="dxa"/>
            <w:noWrap w:val="0"/>
            <w:vAlign w:val="top"/>
          </w:tcPr>
          <w:p w14:paraId="63F2B97C">
            <w:pPr>
              <w:pStyle w:val="214"/>
              <w:rPr>
                <w:rFonts w:ascii="Times New Roman" w:hAnsi="Times New Roman"/>
              </w:rPr>
            </w:pPr>
            <w:r>
              <w:rPr>
                <w:rFonts w:ascii="Times New Roman" w:hAnsi="Times New Roman"/>
              </w:rPr>
              <w:t>可变长</w:t>
            </w:r>
          </w:p>
        </w:tc>
        <w:tc>
          <w:tcPr>
            <w:tcW w:w="3268" w:type="dxa"/>
            <w:noWrap w:val="0"/>
            <w:vAlign w:val="top"/>
          </w:tcPr>
          <w:p w14:paraId="65D71D6E">
            <w:pPr>
              <w:pStyle w:val="214"/>
              <w:jc w:val="left"/>
              <w:rPr>
                <w:rFonts w:hint="eastAsia" w:ascii="Times New Roman" w:hAnsi="Times New Roman"/>
              </w:rPr>
            </w:pPr>
            <w:r>
              <w:rPr>
                <w:rFonts w:ascii="Times New Roman" w:hAnsi="Times New Roman"/>
              </w:rPr>
              <w:t>对应的位置</w:t>
            </w:r>
            <w:r>
              <w:rPr>
                <w:rFonts w:hint="eastAsia" w:ascii="Times New Roman" w:hAnsi="Times New Roman"/>
              </w:rPr>
              <w:t>1</w:t>
            </w:r>
            <w:r>
              <w:rPr>
                <w:rFonts w:ascii="Times New Roman" w:hAnsi="Times New Roman"/>
              </w:rPr>
              <w:t>，标志该位对应的 TEI节点发生了该事件，第 1 个 bit代表起始 TEI，后续依次类推</w:t>
            </w:r>
            <w:r>
              <w:rPr>
                <w:rFonts w:hint="eastAsia" w:ascii="Times New Roman" w:hAnsi="Times New Roman"/>
              </w:rPr>
              <w:t>。</w:t>
            </w:r>
          </w:p>
        </w:tc>
      </w:tr>
    </w:tbl>
    <w:p w14:paraId="13D1EA85">
      <w:pPr>
        <w:pStyle w:val="38"/>
        <w:rPr>
          <w:rFonts w:hint="eastAsia"/>
        </w:rPr>
      </w:pPr>
    </w:p>
    <w:p w14:paraId="74AC0D76">
      <w:pPr>
        <w:pStyle w:val="38"/>
        <w:rPr>
          <w:rFonts w:hint="eastAsia" w:ascii="Times New Roman"/>
        </w:rPr>
      </w:pPr>
      <w:r>
        <w:rPr>
          <w:rFonts w:hint="eastAsia" w:ascii="Times New Roman"/>
        </w:rPr>
        <w:t>地址</w:t>
      </w:r>
      <w:r>
        <w:rPr>
          <w:rFonts w:ascii="Times New Roman"/>
        </w:rPr>
        <w:t>方式数据字段应符合表1</w:t>
      </w:r>
      <w:r>
        <w:rPr>
          <w:rFonts w:hint="eastAsia" w:ascii="Times New Roman"/>
        </w:rPr>
        <w:t>3</w:t>
      </w:r>
      <w:r>
        <w:rPr>
          <w:rFonts w:ascii="Times New Roman"/>
        </w:rPr>
        <w:t>要求</w:t>
      </w:r>
      <w:r>
        <w:rPr>
          <w:rFonts w:hint="eastAsia" w:ascii="Times New Roman"/>
        </w:rPr>
        <w:t>。</w:t>
      </w:r>
    </w:p>
    <w:p w14:paraId="671BD56F">
      <w:pPr>
        <w:pStyle w:val="154"/>
        <w:ind w:left="0"/>
        <w:rPr>
          <w:rFonts w:ascii="Times New Roman"/>
        </w:rPr>
      </w:pPr>
      <w:r>
        <w:rPr>
          <w:rFonts w:ascii="Times New Roman"/>
        </w:rPr>
        <w:t>地址方式数据域定义</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6"/>
        <w:gridCol w:w="1134"/>
        <w:gridCol w:w="1134"/>
        <w:gridCol w:w="1559"/>
        <w:gridCol w:w="2559"/>
      </w:tblGrid>
      <w:tr w14:paraId="6C26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136" w:type="dxa"/>
            <w:noWrap w:val="0"/>
            <w:vAlign w:val="top"/>
          </w:tcPr>
          <w:p w14:paraId="31904DFF">
            <w:pPr>
              <w:pStyle w:val="214"/>
              <w:rPr>
                <w:rFonts w:ascii="Times New Roman" w:hAnsi="Times New Roman"/>
              </w:rPr>
            </w:pPr>
            <w:r>
              <w:rPr>
                <w:rFonts w:ascii="Times New Roman" w:hAnsi="Times New Roman"/>
              </w:rPr>
              <w:t>数据子域</w:t>
            </w:r>
          </w:p>
        </w:tc>
        <w:tc>
          <w:tcPr>
            <w:tcW w:w="1134" w:type="dxa"/>
            <w:noWrap w:val="0"/>
            <w:vAlign w:val="top"/>
          </w:tcPr>
          <w:p w14:paraId="24A7C051">
            <w:pPr>
              <w:pStyle w:val="214"/>
              <w:rPr>
                <w:rFonts w:ascii="Times New Roman" w:hAnsi="Times New Roman"/>
              </w:rPr>
            </w:pPr>
            <w:r>
              <w:rPr>
                <w:rFonts w:ascii="Times New Roman" w:hAnsi="Times New Roman"/>
              </w:rPr>
              <w:t>字节号</w:t>
            </w:r>
          </w:p>
        </w:tc>
        <w:tc>
          <w:tcPr>
            <w:tcW w:w="1134" w:type="dxa"/>
            <w:noWrap w:val="0"/>
            <w:vAlign w:val="top"/>
          </w:tcPr>
          <w:p w14:paraId="1B2A9278">
            <w:pPr>
              <w:pStyle w:val="214"/>
              <w:rPr>
                <w:rFonts w:ascii="Times New Roman" w:hAnsi="Times New Roman"/>
              </w:rPr>
            </w:pPr>
            <w:r>
              <w:rPr>
                <w:rFonts w:ascii="Times New Roman" w:hAnsi="Times New Roman"/>
              </w:rPr>
              <w:t>比特位</w:t>
            </w:r>
          </w:p>
        </w:tc>
        <w:tc>
          <w:tcPr>
            <w:tcW w:w="1559" w:type="dxa"/>
            <w:noWrap w:val="0"/>
            <w:vAlign w:val="top"/>
          </w:tcPr>
          <w:p w14:paraId="6CA63D66">
            <w:pPr>
              <w:pStyle w:val="214"/>
              <w:rPr>
                <w:rFonts w:ascii="Times New Roman" w:hAnsi="Times New Roman"/>
              </w:rPr>
            </w:pPr>
            <w:r>
              <w:rPr>
                <w:rFonts w:ascii="Times New Roman" w:hAnsi="Times New Roman"/>
              </w:rPr>
              <w:t>域大小(比特)</w:t>
            </w:r>
          </w:p>
        </w:tc>
        <w:tc>
          <w:tcPr>
            <w:tcW w:w="2559" w:type="dxa"/>
            <w:noWrap w:val="0"/>
            <w:vAlign w:val="top"/>
          </w:tcPr>
          <w:p w14:paraId="2D709446">
            <w:pPr>
              <w:pStyle w:val="214"/>
              <w:rPr>
                <w:rFonts w:ascii="Times New Roman" w:hAnsi="Times New Roman"/>
              </w:rPr>
            </w:pPr>
            <w:r>
              <w:rPr>
                <w:rFonts w:ascii="Times New Roman" w:hAnsi="Times New Roman"/>
              </w:rPr>
              <w:t>取值</w:t>
            </w:r>
          </w:p>
        </w:tc>
      </w:tr>
      <w:tr w14:paraId="1AE65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136" w:type="dxa"/>
            <w:noWrap w:val="0"/>
            <w:vAlign w:val="top"/>
          </w:tcPr>
          <w:p w14:paraId="576EE003">
            <w:pPr>
              <w:pStyle w:val="214"/>
              <w:rPr>
                <w:rFonts w:ascii="Times New Roman" w:hAnsi="Times New Roman"/>
              </w:rPr>
            </w:pPr>
            <w:r>
              <w:rPr>
                <w:rFonts w:ascii="Times New Roman" w:hAnsi="Times New Roman"/>
              </w:rPr>
              <w:t>STA上报事件类型</w:t>
            </w:r>
          </w:p>
        </w:tc>
        <w:tc>
          <w:tcPr>
            <w:tcW w:w="1134" w:type="dxa"/>
            <w:noWrap w:val="0"/>
            <w:vAlign w:val="top"/>
          </w:tcPr>
          <w:p w14:paraId="0AA65582">
            <w:pPr>
              <w:pStyle w:val="214"/>
              <w:rPr>
                <w:rFonts w:ascii="Times New Roman" w:hAnsi="Times New Roman"/>
              </w:rPr>
            </w:pPr>
            <w:r>
              <w:rPr>
                <w:rFonts w:ascii="Times New Roman" w:hAnsi="Times New Roman"/>
              </w:rPr>
              <w:t>12</w:t>
            </w:r>
          </w:p>
        </w:tc>
        <w:tc>
          <w:tcPr>
            <w:tcW w:w="1134" w:type="dxa"/>
            <w:noWrap w:val="0"/>
            <w:vAlign w:val="top"/>
          </w:tcPr>
          <w:p w14:paraId="1149B726">
            <w:pPr>
              <w:pStyle w:val="214"/>
              <w:rPr>
                <w:rFonts w:ascii="Times New Roman" w:hAnsi="Times New Roman"/>
              </w:rPr>
            </w:pPr>
            <w:r>
              <w:rPr>
                <w:rFonts w:ascii="Times New Roman" w:hAnsi="Times New Roman"/>
              </w:rPr>
              <w:t>0-7</w:t>
            </w:r>
          </w:p>
        </w:tc>
        <w:tc>
          <w:tcPr>
            <w:tcW w:w="1559" w:type="dxa"/>
            <w:noWrap w:val="0"/>
            <w:vAlign w:val="top"/>
          </w:tcPr>
          <w:p w14:paraId="66507E34">
            <w:pPr>
              <w:pStyle w:val="214"/>
              <w:rPr>
                <w:rFonts w:ascii="Times New Roman" w:hAnsi="Times New Roman"/>
              </w:rPr>
            </w:pPr>
            <w:r>
              <w:rPr>
                <w:rFonts w:ascii="Times New Roman" w:hAnsi="Times New Roman"/>
              </w:rPr>
              <w:t>8</w:t>
            </w:r>
          </w:p>
        </w:tc>
        <w:tc>
          <w:tcPr>
            <w:tcW w:w="2559" w:type="dxa"/>
            <w:noWrap w:val="0"/>
            <w:vAlign w:val="top"/>
          </w:tcPr>
          <w:p w14:paraId="55BD65CE">
            <w:pPr>
              <w:pStyle w:val="214"/>
              <w:rPr>
                <w:rFonts w:ascii="Times New Roman" w:hAnsi="Times New Roman"/>
              </w:rPr>
            </w:pPr>
            <w:r>
              <w:rPr>
                <w:rFonts w:ascii="Times New Roman" w:hAnsi="Times New Roman"/>
              </w:rPr>
              <w:t>3</w:t>
            </w:r>
            <w:r>
              <w:rPr>
                <w:rFonts w:hint="eastAsia" w:ascii="Times New Roman" w:hAnsi="Times New Roman"/>
              </w:rPr>
              <w:t>：代表停电事件（地址）；</w:t>
            </w:r>
          </w:p>
          <w:p w14:paraId="523D75E2">
            <w:pPr>
              <w:pStyle w:val="214"/>
              <w:rPr>
                <w:rFonts w:hint="eastAsia" w:ascii="Times New Roman" w:hAnsi="Times New Roman"/>
              </w:rPr>
            </w:pPr>
            <w:r>
              <w:rPr>
                <w:rFonts w:hint="eastAsia" w:ascii="Times New Roman" w:hAnsi="Times New Roman"/>
              </w:rPr>
              <w:t>4：代表上电事件（地址）</w:t>
            </w:r>
          </w:p>
        </w:tc>
      </w:tr>
      <w:tr w14:paraId="44E58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136" w:type="dxa"/>
            <w:noWrap w:val="0"/>
            <w:vAlign w:val="top"/>
          </w:tcPr>
          <w:p w14:paraId="753A5449">
            <w:pPr>
              <w:pStyle w:val="214"/>
              <w:rPr>
                <w:rFonts w:hint="eastAsia" w:ascii="Times New Roman" w:hAnsi="Times New Roman"/>
              </w:rPr>
            </w:pPr>
            <w:r>
              <w:rPr>
                <w:rFonts w:ascii="Times New Roman" w:hAnsi="Times New Roman"/>
              </w:rPr>
              <w:t>发生事件</w:t>
            </w:r>
            <w:r>
              <w:rPr>
                <w:rFonts w:hint="eastAsia" w:ascii="Times New Roman" w:hAnsi="Times New Roman"/>
              </w:rPr>
              <w:t>的</w:t>
            </w:r>
            <w:r>
              <w:rPr>
                <w:rFonts w:ascii="Times New Roman" w:hAnsi="Times New Roman"/>
              </w:rPr>
              <w:t>电表个数</w:t>
            </w:r>
          </w:p>
        </w:tc>
        <w:tc>
          <w:tcPr>
            <w:tcW w:w="1134" w:type="dxa"/>
            <w:tcBorders>
              <w:top w:val="single" w:color="auto" w:sz="4" w:space="0"/>
              <w:right w:val="single" w:color="auto" w:sz="4" w:space="0"/>
            </w:tcBorders>
            <w:noWrap w:val="0"/>
            <w:vAlign w:val="top"/>
          </w:tcPr>
          <w:p w14:paraId="42DC5574">
            <w:pPr>
              <w:pStyle w:val="214"/>
              <w:rPr>
                <w:rFonts w:ascii="Times New Roman" w:hAnsi="Times New Roman"/>
              </w:rPr>
            </w:pPr>
            <w:r>
              <w:rPr>
                <w:rFonts w:ascii="Times New Roman" w:hAnsi="Times New Roman"/>
              </w:rPr>
              <w:t>13</w:t>
            </w:r>
            <w:r>
              <w:rPr>
                <w:rFonts w:hint="eastAsia" w:ascii="Times New Roman" w:hAnsi="Times New Roman"/>
              </w:rPr>
              <w:t>-</w:t>
            </w:r>
            <w:r>
              <w:rPr>
                <w:rFonts w:ascii="Times New Roman" w:hAnsi="Times New Roman"/>
              </w:rPr>
              <w:t>14</w:t>
            </w:r>
          </w:p>
        </w:tc>
        <w:tc>
          <w:tcPr>
            <w:tcW w:w="1134" w:type="dxa"/>
            <w:tcBorders>
              <w:top w:val="single" w:color="auto" w:sz="4" w:space="0"/>
              <w:left w:val="single" w:color="auto" w:sz="4" w:space="0"/>
            </w:tcBorders>
            <w:noWrap w:val="0"/>
            <w:vAlign w:val="top"/>
          </w:tcPr>
          <w:p w14:paraId="2A0DEEEE">
            <w:pPr>
              <w:pStyle w:val="214"/>
              <w:rPr>
                <w:rFonts w:ascii="Times New Roman" w:hAnsi="Times New Roman"/>
              </w:rPr>
            </w:pPr>
            <w:r>
              <w:rPr>
                <w:rFonts w:ascii="Times New Roman" w:hAnsi="Times New Roman"/>
              </w:rPr>
              <w:t>0-7</w:t>
            </w:r>
          </w:p>
        </w:tc>
        <w:tc>
          <w:tcPr>
            <w:tcW w:w="1559" w:type="dxa"/>
            <w:noWrap w:val="0"/>
            <w:vAlign w:val="top"/>
          </w:tcPr>
          <w:p w14:paraId="554AFD02">
            <w:pPr>
              <w:pStyle w:val="214"/>
              <w:rPr>
                <w:rFonts w:ascii="Times New Roman" w:hAnsi="Times New Roman"/>
              </w:rPr>
            </w:pPr>
            <w:r>
              <w:rPr>
                <w:rFonts w:hint="eastAsia" w:ascii="Times New Roman" w:hAnsi="Times New Roman"/>
              </w:rPr>
              <w:t>1</w:t>
            </w:r>
            <w:r>
              <w:rPr>
                <w:rFonts w:ascii="Times New Roman" w:hAnsi="Times New Roman"/>
              </w:rPr>
              <w:t>6</w:t>
            </w:r>
          </w:p>
        </w:tc>
        <w:tc>
          <w:tcPr>
            <w:tcW w:w="2559" w:type="dxa"/>
            <w:noWrap w:val="0"/>
            <w:vAlign w:val="top"/>
          </w:tcPr>
          <w:p w14:paraId="5CAD6F5A">
            <w:pPr>
              <w:pStyle w:val="214"/>
              <w:jc w:val="both"/>
              <w:rPr>
                <w:rFonts w:hint="eastAsia" w:ascii="Times New Roman" w:hAnsi="Times New Roman"/>
              </w:rPr>
            </w:pPr>
            <w:r>
              <w:rPr>
                <w:rFonts w:hint="eastAsia" w:ascii="Times New Roman" w:hAnsi="Times New Roman"/>
              </w:rPr>
              <w:t>发生事件电表个数</w:t>
            </w:r>
          </w:p>
        </w:tc>
      </w:tr>
      <w:tr w14:paraId="50123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136" w:type="dxa"/>
            <w:noWrap w:val="0"/>
            <w:vAlign w:val="top"/>
          </w:tcPr>
          <w:p w14:paraId="2C5D8F73">
            <w:pPr>
              <w:pStyle w:val="214"/>
              <w:rPr>
                <w:rFonts w:ascii="Times New Roman" w:hAnsi="Times New Roman"/>
              </w:rPr>
            </w:pPr>
            <w:r>
              <w:rPr>
                <w:rFonts w:ascii="Times New Roman" w:hAnsi="Times New Roman"/>
              </w:rPr>
              <w:t>发生事件的第</w:t>
            </w:r>
            <w:r>
              <w:rPr>
                <w:rFonts w:hint="eastAsia" w:ascii="Times New Roman" w:hAnsi="Times New Roman"/>
              </w:rPr>
              <w:t>1只电表地址</w:t>
            </w:r>
          </w:p>
        </w:tc>
        <w:tc>
          <w:tcPr>
            <w:tcW w:w="1134" w:type="dxa"/>
            <w:tcBorders>
              <w:top w:val="single" w:color="auto" w:sz="4" w:space="0"/>
              <w:right w:val="single" w:color="auto" w:sz="4" w:space="0"/>
            </w:tcBorders>
            <w:noWrap w:val="0"/>
            <w:vAlign w:val="top"/>
          </w:tcPr>
          <w:p w14:paraId="64DC10C8">
            <w:pPr>
              <w:pStyle w:val="214"/>
              <w:rPr>
                <w:rFonts w:ascii="Times New Roman" w:hAnsi="Times New Roman"/>
              </w:rPr>
            </w:pPr>
            <w:r>
              <w:rPr>
                <w:rFonts w:hint="eastAsia" w:ascii="Times New Roman" w:hAnsi="Times New Roman"/>
              </w:rPr>
              <w:t>1</w:t>
            </w:r>
            <w:r>
              <w:rPr>
                <w:rFonts w:ascii="Times New Roman" w:hAnsi="Times New Roman"/>
              </w:rPr>
              <w:t>5</w:t>
            </w:r>
            <w:r>
              <w:rPr>
                <w:rFonts w:hint="eastAsia" w:ascii="Times New Roman" w:hAnsi="Times New Roman"/>
              </w:rPr>
              <w:t>-</w:t>
            </w:r>
            <w:r>
              <w:rPr>
                <w:rFonts w:ascii="Times New Roman" w:hAnsi="Times New Roman"/>
              </w:rPr>
              <w:t>20</w:t>
            </w:r>
          </w:p>
        </w:tc>
        <w:tc>
          <w:tcPr>
            <w:tcW w:w="1134" w:type="dxa"/>
            <w:tcBorders>
              <w:top w:val="single" w:color="auto" w:sz="4" w:space="0"/>
              <w:left w:val="single" w:color="auto" w:sz="4" w:space="0"/>
            </w:tcBorders>
            <w:noWrap w:val="0"/>
            <w:vAlign w:val="top"/>
          </w:tcPr>
          <w:p w14:paraId="548FEC56">
            <w:pPr>
              <w:pStyle w:val="214"/>
              <w:rPr>
                <w:rFonts w:ascii="Times New Roman" w:hAnsi="Times New Roman"/>
              </w:rPr>
            </w:pPr>
            <w:r>
              <w:rPr>
                <w:rFonts w:hint="eastAsia" w:ascii="Times New Roman" w:hAnsi="Times New Roman"/>
              </w:rPr>
              <w:t>0-</w:t>
            </w:r>
            <w:r>
              <w:rPr>
                <w:rFonts w:ascii="Times New Roman" w:hAnsi="Times New Roman"/>
              </w:rPr>
              <w:t>7</w:t>
            </w:r>
          </w:p>
        </w:tc>
        <w:tc>
          <w:tcPr>
            <w:tcW w:w="1559" w:type="dxa"/>
            <w:noWrap w:val="0"/>
            <w:vAlign w:val="top"/>
          </w:tcPr>
          <w:p w14:paraId="4B02AA10">
            <w:pPr>
              <w:pStyle w:val="214"/>
              <w:rPr>
                <w:rFonts w:hint="eastAsia" w:ascii="Times New Roman" w:hAnsi="Times New Roman"/>
              </w:rPr>
            </w:pPr>
            <w:r>
              <w:rPr>
                <w:rFonts w:hint="eastAsia" w:ascii="Times New Roman" w:hAnsi="Times New Roman"/>
              </w:rPr>
              <w:t>4</w:t>
            </w:r>
            <w:r>
              <w:rPr>
                <w:rFonts w:ascii="Times New Roman" w:hAnsi="Times New Roman"/>
              </w:rPr>
              <w:t>8</w:t>
            </w:r>
          </w:p>
        </w:tc>
        <w:tc>
          <w:tcPr>
            <w:tcW w:w="2559" w:type="dxa"/>
            <w:noWrap w:val="0"/>
            <w:vAlign w:val="top"/>
          </w:tcPr>
          <w:p w14:paraId="17D23B07">
            <w:pPr>
              <w:pStyle w:val="214"/>
              <w:jc w:val="both"/>
              <w:rPr>
                <w:rFonts w:hint="eastAsia" w:ascii="Times New Roman" w:hAnsi="Times New Roman"/>
              </w:rPr>
            </w:pPr>
            <w:r>
              <w:rPr>
                <w:rFonts w:hint="eastAsia" w:ascii="Times New Roman" w:hAnsi="Times New Roman"/>
              </w:rPr>
              <w:t>发生事件的电表地址</w:t>
            </w:r>
          </w:p>
        </w:tc>
      </w:tr>
      <w:tr w14:paraId="7C7B8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136" w:type="dxa"/>
            <w:noWrap w:val="0"/>
            <w:vAlign w:val="top"/>
          </w:tcPr>
          <w:p w14:paraId="01D22488">
            <w:pPr>
              <w:pStyle w:val="214"/>
              <w:rPr>
                <w:rFonts w:ascii="Times New Roman" w:hAnsi="Times New Roman"/>
              </w:rPr>
            </w:pPr>
            <w:r>
              <w:rPr>
                <w:rFonts w:hint="eastAsia" w:ascii="Times New Roman" w:hAnsi="Times New Roman"/>
              </w:rPr>
              <w:t>发生事件的第1只电表带电状态</w:t>
            </w:r>
          </w:p>
        </w:tc>
        <w:tc>
          <w:tcPr>
            <w:tcW w:w="1134" w:type="dxa"/>
            <w:tcBorders>
              <w:top w:val="single" w:color="auto" w:sz="4" w:space="0"/>
              <w:right w:val="single" w:color="auto" w:sz="4" w:space="0"/>
            </w:tcBorders>
            <w:noWrap w:val="0"/>
            <w:vAlign w:val="top"/>
          </w:tcPr>
          <w:p w14:paraId="2F486C66">
            <w:pPr>
              <w:pStyle w:val="214"/>
              <w:rPr>
                <w:rFonts w:hint="eastAsia" w:ascii="Times New Roman" w:hAnsi="Times New Roman"/>
              </w:rPr>
            </w:pPr>
            <w:r>
              <w:rPr>
                <w:rFonts w:hint="eastAsia" w:ascii="Times New Roman" w:hAnsi="Times New Roman"/>
              </w:rPr>
              <w:t>2</w:t>
            </w:r>
            <w:r>
              <w:rPr>
                <w:rFonts w:ascii="Times New Roman" w:hAnsi="Times New Roman"/>
              </w:rPr>
              <w:t>1</w:t>
            </w:r>
          </w:p>
        </w:tc>
        <w:tc>
          <w:tcPr>
            <w:tcW w:w="1134" w:type="dxa"/>
            <w:tcBorders>
              <w:top w:val="single" w:color="auto" w:sz="4" w:space="0"/>
              <w:left w:val="single" w:color="auto" w:sz="4" w:space="0"/>
            </w:tcBorders>
            <w:noWrap w:val="0"/>
            <w:vAlign w:val="top"/>
          </w:tcPr>
          <w:p w14:paraId="2391A48E">
            <w:pPr>
              <w:pStyle w:val="214"/>
              <w:rPr>
                <w:rFonts w:hint="eastAsia" w:ascii="Times New Roman" w:hAnsi="Times New Roman"/>
              </w:rPr>
            </w:pPr>
            <w:r>
              <w:rPr>
                <w:rFonts w:hint="eastAsia" w:ascii="Times New Roman" w:hAnsi="Times New Roman"/>
              </w:rPr>
              <w:t>0-</w:t>
            </w:r>
            <w:r>
              <w:rPr>
                <w:rFonts w:ascii="Times New Roman" w:hAnsi="Times New Roman"/>
              </w:rPr>
              <w:t>7</w:t>
            </w:r>
          </w:p>
        </w:tc>
        <w:tc>
          <w:tcPr>
            <w:tcW w:w="1559" w:type="dxa"/>
            <w:noWrap w:val="0"/>
            <w:vAlign w:val="top"/>
          </w:tcPr>
          <w:p w14:paraId="6419CCBA">
            <w:pPr>
              <w:pStyle w:val="214"/>
              <w:rPr>
                <w:rFonts w:hint="eastAsia" w:ascii="Times New Roman" w:hAnsi="Times New Roman"/>
              </w:rPr>
            </w:pPr>
            <w:r>
              <w:rPr>
                <w:rFonts w:hint="eastAsia" w:ascii="Times New Roman" w:hAnsi="Times New Roman"/>
              </w:rPr>
              <w:t>8</w:t>
            </w:r>
          </w:p>
        </w:tc>
        <w:tc>
          <w:tcPr>
            <w:tcW w:w="2559" w:type="dxa"/>
            <w:noWrap w:val="0"/>
            <w:vAlign w:val="top"/>
          </w:tcPr>
          <w:p w14:paraId="620B9941">
            <w:pPr>
              <w:pStyle w:val="214"/>
              <w:jc w:val="both"/>
              <w:rPr>
                <w:rFonts w:hint="eastAsia" w:ascii="Times New Roman" w:hAnsi="Times New Roman"/>
              </w:rPr>
            </w:pPr>
            <w:r>
              <w:rPr>
                <w:rFonts w:hint="eastAsia" w:ascii="Times New Roman" w:hAnsi="Times New Roman"/>
              </w:rPr>
              <w:t>0：停电</w:t>
            </w:r>
            <w:r>
              <w:rPr>
                <w:rFonts w:ascii="Times New Roman" w:hAnsi="Times New Roman"/>
              </w:rPr>
              <w:br w:type="textWrapping"/>
            </w:r>
            <w:r>
              <w:rPr>
                <w:rFonts w:hint="eastAsia" w:ascii="Times New Roman" w:hAnsi="Times New Roman"/>
              </w:rPr>
              <w:t>1：未停电</w:t>
            </w:r>
          </w:p>
        </w:tc>
      </w:tr>
      <w:tr w14:paraId="6E4F5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136" w:type="dxa"/>
            <w:noWrap w:val="0"/>
            <w:vAlign w:val="top"/>
          </w:tcPr>
          <w:p w14:paraId="27711936">
            <w:pPr>
              <w:pStyle w:val="214"/>
              <w:rPr>
                <w:rFonts w:hint="eastAsia" w:ascii="Times New Roman" w:hAnsi="Times New Roman"/>
              </w:rPr>
            </w:pPr>
            <w:r>
              <w:rPr>
                <w:rFonts w:ascii="Times New Roman" w:hAnsi="Times New Roman"/>
              </w:rPr>
              <w:t>……</w:t>
            </w:r>
          </w:p>
        </w:tc>
        <w:tc>
          <w:tcPr>
            <w:tcW w:w="1134" w:type="dxa"/>
            <w:tcBorders>
              <w:top w:val="single" w:color="auto" w:sz="4" w:space="0"/>
              <w:right w:val="single" w:color="auto" w:sz="4" w:space="0"/>
            </w:tcBorders>
            <w:noWrap w:val="0"/>
            <w:vAlign w:val="top"/>
          </w:tcPr>
          <w:p w14:paraId="7DED795B">
            <w:pPr>
              <w:pStyle w:val="214"/>
              <w:rPr>
                <w:rFonts w:hint="eastAsia" w:ascii="Times New Roman" w:hAnsi="Times New Roman"/>
              </w:rPr>
            </w:pPr>
          </w:p>
        </w:tc>
        <w:tc>
          <w:tcPr>
            <w:tcW w:w="1134" w:type="dxa"/>
            <w:tcBorders>
              <w:top w:val="single" w:color="auto" w:sz="4" w:space="0"/>
              <w:left w:val="single" w:color="auto" w:sz="4" w:space="0"/>
            </w:tcBorders>
            <w:noWrap w:val="0"/>
            <w:vAlign w:val="top"/>
          </w:tcPr>
          <w:p w14:paraId="51FDECCE">
            <w:pPr>
              <w:pStyle w:val="214"/>
              <w:rPr>
                <w:rFonts w:hint="eastAsia" w:ascii="Times New Roman" w:hAnsi="Times New Roman"/>
              </w:rPr>
            </w:pPr>
          </w:p>
        </w:tc>
        <w:tc>
          <w:tcPr>
            <w:tcW w:w="1559" w:type="dxa"/>
            <w:noWrap w:val="0"/>
            <w:vAlign w:val="top"/>
          </w:tcPr>
          <w:p w14:paraId="390ACF83">
            <w:pPr>
              <w:pStyle w:val="214"/>
              <w:rPr>
                <w:rFonts w:hint="eastAsia" w:ascii="Times New Roman" w:hAnsi="Times New Roman"/>
              </w:rPr>
            </w:pPr>
          </w:p>
        </w:tc>
        <w:tc>
          <w:tcPr>
            <w:tcW w:w="2559" w:type="dxa"/>
            <w:noWrap w:val="0"/>
            <w:vAlign w:val="top"/>
          </w:tcPr>
          <w:p w14:paraId="09882498">
            <w:pPr>
              <w:pStyle w:val="214"/>
              <w:rPr>
                <w:rFonts w:hint="eastAsia" w:ascii="Times New Roman" w:hAnsi="Times New Roman"/>
              </w:rPr>
            </w:pPr>
          </w:p>
        </w:tc>
      </w:tr>
      <w:tr w14:paraId="15FB4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136" w:type="dxa"/>
            <w:noWrap w:val="0"/>
            <w:vAlign w:val="top"/>
          </w:tcPr>
          <w:p w14:paraId="71BBCA66">
            <w:pPr>
              <w:pStyle w:val="214"/>
              <w:rPr>
                <w:rFonts w:ascii="Times New Roman" w:hAnsi="Times New Roman"/>
              </w:rPr>
            </w:pPr>
            <w:r>
              <w:rPr>
                <w:rFonts w:ascii="Times New Roman" w:hAnsi="Times New Roman"/>
              </w:rPr>
              <w:t>发生事件的第N</w:t>
            </w:r>
            <w:r>
              <w:rPr>
                <w:rFonts w:hint="eastAsia" w:ascii="Times New Roman" w:hAnsi="Times New Roman"/>
              </w:rPr>
              <w:t>只电表地址</w:t>
            </w:r>
          </w:p>
        </w:tc>
        <w:tc>
          <w:tcPr>
            <w:tcW w:w="1134" w:type="dxa"/>
            <w:tcBorders>
              <w:top w:val="single" w:color="auto" w:sz="4" w:space="0"/>
              <w:right w:val="single" w:color="auto" w:sz="4" w:space="0"/>
            </w:tcBorders>
            <w:noWrap w:val="0"/>
            <w:vAlign w:val="top"/>
          </w:tcPr>
          <w:p w14:paraId="1BFCA91A">
            <w:pPr>
              <w:pStyle w:val="214"/>
              <w:rPr>
                <w:rFonts w:ascii="Times New Roman" w:hAnsi="Times New Roman"/>
              </w:rPr>
            </w:pPr>
            <w:r>
              <w:rPr>
                <w:rFonts w:hint="eastAsia" w:ascii="Times New Roman" w:hAnsi="Times New Roman"/>
              </w:rPr>
              <w:t>2</w:t>
            </w:r>
            <w:r>
              <w:rPr>
                <w:rFonts w:ascii="Times New Roman" w:hAnsi="Times New Roman"/>
              </w:rPr>
              <w:t>1</w:t>
            </w:r>
            <w:r>
              <w:rPr>
                <w:rFonts w:hint="eastAsia" w:ascii="Times New Roman" w:hAnsi="Times New Roman"/>
              </w:rPr>
              <w:t>+</w:t>
            </w:r>
            <w:r>
              <w:rPr>
                <w:rFonts w:ascii="Times New Roman" w:hAnsi="Times New Roman"/>
              </w:rPr>
              <w:t>7</w:t>
            </w:r>
            <w:r>
              <w:rPr>
                <w:rFonts w:hint="eastAsia" w:ascii="Times New Roman" w:hAnsi="Times New Roman"/>
              </w:rPr>
              <w:t>*（</w:t>
            </w:r>
            <w:r>
              <w:rPr>
                <w:rFonts w:ascii="Times New Roman" w:hAnsi="Times New Roman"/>
              </w:rPr>
              <w:t>N</w:t>
            </w:r>
            <w:r>
              <w:rPr>
                <w:rFonts w:hint="eastAsia" w:ascii="Times New Roman" w:hAnsi="Times New Roman"/>
              </w:rPr>
              <w:t>-</w:t>
            </w:r>
            <w:r>
              <w:rPr>
                <w:rFonts w:ascii="Times New Roman" w:hAnsi="Times New Roman"/>
              </w:rPr>
              <w:t>1</w:t>
            </w:r>
            <w:r>
              <w:rPr>
                <w:rFonts w:hint="eastAsia" w:ascii="Times New Roman" w:hAnsi="Times New Roman"/>
              </w:rPr>
              <w:t>）</w:t>
            </w:r>
          </w:p>
        </w:tc>
        <w:tc>
          <w:tcPr>
            <w:tcW w:w="1134" w:type="dxa"/>
            <w:tcBorders>
              <w:top w:val="single" w:color="auto" w:sz="4" w:space="0"/>
              <w:left w:val="single" w:color="auto" w:sz="4" w:space="0"/>
            </w:tcBorders>
            <w:noWrap w:val="0"/>
            <w:vAlign w:val="top"/>
          </w:tcPr>
          <w:p w14:paraId="27FC05BC">
            <w:pPr>
              <w:pStyle w:val="214"/>
              <w:rPr>
                <w:rFonts w:ascii="Times New Roman" w:hAnsi="Times New Roman"/>
              </w:rPr>
            </w:pPr>
            <w:r>
              <w:rPr>
                <w:rFonts w:hint="eastAsia" w:ascii="Times New Roman" w:hAnsi="Times New Roman"/>
              </w:rPr>
              <w:t>0-</w:t>
            </w:r>
            <w:r>
              <w:rPr>
                <w:rFonts w:ascii="Times New Roman" w:hAnsi="Times New Roman"/>
              </w:rPr>
              <w:t>7</w:t>
            </w:r>
          </w:p>
        </w:tc>
        <w:tc>
          <w:tcPr>
            <w:tcW w:w="1559" w:type="dxa"/>
            <w:noWrap w:val="0"/>
            <w:vAlign w:val="top"/>
          </w:tcPr>
          <w:p w14:paraId="66F253D7">
            <w:pPr>
              <w:pStyle w:val="214"/>
              <w:rPr>
                <w:rFonts w:hint="eastAsia" w:ascii="Times New Roman" w:hAnsi="Times New Roman"/>
              </w:rPr>
            </w:pPr>
            <w:r>
              <w:rPr>
                <w:rFonts w:hint="eastAsia" w:ascii="Times New Roman" w:hAnsi="Times New Roman"/>
              </w:rPr>
              <w:t>4</w:t>
            </w:r>
            <w:r>
              <w:rPr>
                <w:rFonts w:ascii="Times New Roman" w:hAnsi="Times New Roman"/>
              </w:rPr>
              <w:t>8</w:t>
            </w:r>
          </w:p>
        </w:tc>
        <w:tc>
          <w:tcPr>
            <w:tcW w:w="2559" w:type="dxa"/>
            <w:noWrap w:val="0"/>
            <w:vAlign w:val="top"/>
          </w:tcPr>
          <w:p w14:paraId="312B374D">
            <w:pPr>
              <w:pStyle w:val="214"/>
              <w:jc w:val="both"/>
              <w:rPr>
                <w:rFonts w:hint="eastAsia" w:ascii="Times New Roman" w:hAnsi="Times New Roman"/>
              </w:rPr>
            </w:pPr>
            <w:r>
              <w:rPr>
                <w:rFonts w:hint="eastAsia" w:ascii="Times New Roman" w:hAnsi="Times New Roman"/>
              </w:rPr>
              <w:t>发生事件的电表地址</w:t>
            </w:r>
          </w:p>
        </w:tc>
      </w:tr>
      <w:tr w14:paraId="422FE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0" w:hRule="atLeast"/>
          <w:jc w:val="center"/>
        </w:trPr>
        <w:tc>
          <w:tcPr>
            <w:tcW w:w="2136" w:type="dxa"/>
            <w:noWrap w:val="0"/>
            <w:vAlign w:val="top"/>
          </w:tcPr>
          <w:p w14:paraId="53B4FB02">
            <w:pPr>
              <w:pStyle w:val="214"/>
              <w:rPr>
                <w:rFonts w:ascii="Times New Roman" w:hAnsi="Times New Roman"/>
              </w:rPr>
            </w:pPr>
            <w:r>
              <w:rPr>
                <w:rFonts w:hint="eastAsia" w:ascii="Times New Roman" w:hAnsi="Times New Roman"/>
              </w:rPr>
              <w:t>发生事件的第</w:t>
            </w:r>
            <w:r>
              <w:rPr>
                <w:rFonts w:ascii="Times New Roman" w:hAnsi="Times New Roman"/>
              </w:rPr>
              <w:t>N</w:t>
            </w:r>
            <w:r>
              <w:rPr>
                <w:rFonts w:hint="eastAsia" w:ascii="Times New Roman" w:hAnsi="Times New Roman"/>
              </w:rPr>
              <w:t>只电表带电状态</w:t>
            </w:r>
          </w:p>
        </w:tc>
        <w:tc>
          <w:tcPr>
            <w:tcW w:w="1134" w:type="dxa"/>
            <w:tcBorders>
              <w:top w:val="single" w:color="auto" w:sz="4" w:space="0"/>
              <w:right w:val="single" w:color="auto" w:sz="4" w:space="0"/>
            </w:tcBorders>
            <w:noWrap w:val="0"/>
            <w:vAlign w:val="top"/>
          </w:tcPr>
          <w:p w14:paraId="769CEAA3">
            <w:pPr>
              <w:pStyle w:val="214"/>
              <w:rPr>
                <w:rFonts w:hint="eastAsia" w:ascii="Times New Roman" w:hAnsi="Times New Roman"/>
              </w:rPr>
            </w:pPr>
            <w:r>
              <w:rPr>
                <w:rFonts w:hint="eastAsia" w:ascii="Times New Roman" w:hAnsi="Times New Roman"/>
              </w:rPr>
              <w:t>2</w:t>
            </w:r>
            <w:r>
              <w:rPr>
                <w:rFonts w:ascii="Times New Roman" w:hAnsi="Times New Roman"/>
              </w:rPr>
              <w:t>1</w:t>
            </w:r>
            <w:r>
              <w:rPr>
                <w:rFonts w:hint="eastAsia" w:ascii="Times New Roman" w:hAnsi="Times New Roman"/>
              </w:rPr>
              <w:t>+</w:t>
            </w:r>
            <w:r>
              <w:rPr>
                <w:rFonts w:ascii="Times New Roman" w:hAnsi="Times New Roman"/>
              </w:rPr>
              <w:t>7</w:t>
            </w:r>
            <w:r>
              <w:rPr>
                <w:rFonts w:hint="eastAsia" w:ascii="Times New Roman" w:hAnsi="Times New Roman"/>
              </w:rPr>
              <w:t>*（</w:t>
            </w:r>
            <w:r>
              <w:rPr>
                <w:rFonts w:ascii="Times New Roman" w:hAnsi="Times New Roman"/>
              </w:rPr>
              <w:t>N</w:t>
            </w: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 xml:space="preserve"> 6</w:t>
            </w:r>
          </w:p>
        </w:tc>
        <w:tc>
          <w:tcPr>
            <w:tcW w:w="1134" w:type="dxa"/>
            <w:tcBorders>
              <w:top w:val="single" w:color="auto" w:sz="4" w:space="0"/>
              <w:left w:val="single" w:color="auto" w:sz="4" w:space="0"/>
            </w:tcBorders>
            <w:noWrap w:val="0"/>
            <w:vAlign w:val="top"/>
          </w:tcPr>
          <w:p w14:paraId="29EA00BA">
            <w:pPr>
              <w:pStyle w:val="214"/>
              <w:rPr>
                <w:rFonts w:hint="eastAsia" w:ascii="Times New Roman" w:hAnsi="Times New Roman"/>
              </w:rPr>
            </w:pPr>
            <w:r>
              <w:rPr>
                <w:rFonts w:hint="eastAsia" w:ascii="Times New Roman" w:hAnsi="Times New Roman"/>
              </w:rPr>
              <w:t>0-</w:t>
            </w:r>
            <w:r>
              <w:rPr>
                <w:rFonts w:ascii="Times New Roman" w:hAnsi="Times New Roman"/>
              </w:rPr>
              <w:t>7</w:t>
            </w:r>
          </w:p>
        </w:tc>
        <w:tc>
          <w:tcPr>
            <w:tcW w:w="1559" w:type="dxa"/>
            <w:noWrap w:val="0"/>
            <w:vAlign w:val="top"/>
          </w:tcPr>
          <w:p w14:paraId="549FD9CD">
            <w:pPr>
              <w:pStyle w:val="214"/>
              <w:rPr>
                <w:rFonts w:hint="eastAsia" w:ascii="Times New Roman" w:hAnsi="Times New Roman"/>
              </w:rPr>
            </w:pPr>
            <w:r>
              <w:rPr>
                <w:rFonts w:hint="eastAsia" w:ascii="Times New Roman" w:hAnsi="Times New Roman"/>
              </w:rPr>
              <w:t>8</w:t>
            </w:r>
          </w:p>
        </w:tc>
        <w:tc>
          <w:tcPr>
            <w:tcW w:w="2559" w:type="dxa"/>
            <w:noWrap w:val="0"/>
            <w:vAlign w:val="top"/>
          </w:tcPr>
          <w:p w14:paraId="503DEF66">
            <w:pPr>
              <w:pStyle w:val="214"/>
              <w:jc w:val="both"/>
              <w:rPr>
                <w:rFonts w:hint="eastAsia" w:ascii="Times New Roman" w:hAnsi="Times New Roman"/>
              </w:rPr>
            </w:pPr>
            <w:r>
              <w:rPr>
                <w:rFonts w:hint="eastAsia" w:ascii="Times New Roman" w:hAnsi="Times New Roman"/>
              </w:rPr>
              <w:t>0：停电</w:t>
            </w:r>
            <w:r>
              <w:rPr>
                <w:rFonts w:ascii="Times New Roman" w:hAnsi="Times New Roman"/>
              </w:rPr>
              <w:br w:type="textWrapping"/>
            </w:r>
            <w:r>
              <w:rPr>
                <w:rFonts w:hint="eastAsia" w:ascii="Times New Roman" w:hAnsi="Times New Roman"/>
              </w:rPr>
              <w:t>1：未停电</w:t>
            </w:r>
          </w:p>
        </w:tc>
      </w:tr>
    </w:tbl>
    <w:p w14:paraId="1989C7D9">
      <w:pPr>
        <w:pStyle w:val="79"/>
        <w:spacing w:before="156" w:after="156"/>
        <w:rPr>
          <w:rFonts w:hint="eastAsia" w:ascii="Times New Roman"/>
        </w:rPr>
      </w:pPr>
      <w:r>
        <w:rPr>
          <w:rFonts w:hint="eastAsia" w:ascii="Times New Roman"/>
        </w:rPr>
        <w:t>即装即采数据</w:t>
      </w:r>
      <w:r>
        <w:rPr>
          <w:rFonts w:ascii="Times New Roman"/>
        </w:rPr>
        <w:t>（DATA）</w:t>
      </w:r>
    </w:p>
    <w:p w14:paraId="4F4050F7">
      <w:pPr>
        <w:pStyle w:val="38"/>
      </w:pPr>
      <w:r>
        <w:rPr>
          <w:rFonts w:hint="eastAsia"/>
        </w:rPr>
        <w:t>即装即采事件上报的数据内容为STA模块装接设备下挂的所有设备信息，数据</w:t>
      </w:r>
      <w:r>
        <w:t>字段应符合表1</w:t>
      </w:r>
      <w:r>
        <w:rPr>
          <w:rFonts w:hint="eastAsia"/>
        </w:rPr>
        <w:t>4</w:t>
      </w:r>
      <w:r>
        <w:t>要求。</w:t>
      </w:r>
    </w:p>
    <w:p w14:paraId="60E31366">
      <w:pPr>
        <w:pStyle w:val="154"/>
        <w:ind w:left="0"/>
        <w:rPr>
          <w:rFonts w:hint="eastAsia" w:ascii="Times New Roman"/>
        </w:rPr>
      </w:pPr>
      <w:r>
        <w:rPr>
          <w:rFonts w:hint="eastAsia" w:ascii="Times New Roman"/>
        </w:rPr>
        <w:t>即装即采事件数据内容</w:t>
      </w:r>
    </w:p>
    <w:tbl>
      <w:tblPr>
        <w:tblStyle w:val="52"/>
        <w:tblW w:w="9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5"/>
        <w:gridCol w:w="1824"/>
        <w:gridCol w:w="1688"/>
        <w:gridCol w:w="1756"/>
        <w:gridCol w:w="2333"/>
      </w:tblGrid>
      <w:tr w14:paraId="3180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37" w:hRule="exact"/>
          <w:jc w:val="center"/>
        </w:trPr>
        <w:tc>
          <w:tcPr>
            <w:tcW w:w="2275" w:type="dxa"/>
            <w:noWrap w:val="0"/>
            <w:vAlign w:val="center"/>
          </w:tcPr>
          <w:p w14:paraId="161CDE1E">
            <w:pPr>
              <w:pStyle w:val="214"/>
            </w:pPr>
            <w:r>
              <w:rPr>
                <w:rFonts w:hint="eastAsia"/>
              </w:rPr>
              <w:t>数据子域</w:t>
            </w:r>
          </w:p>
        </w:tc>
        <w:tc>
          <w:tcPr>
            <w:tcW w:w="1824" w:type="dxa"/>
            <w:noWrap w:val="0"/>
            <w:vAlign w:val="center"/>
          </w:tcPr>
          <w:p w14:paraId="21D73DC4">
            <w:pPr>
              <w:pStyle w:val="214"/>
              <w:rPr>
                <w:rFonts w:hint="eastAsia"/>
              </w:rPr>
            </w:pPr>
            <w:r>
              <w:rPr>
                <w:rFonts w:hint="eastAsia"/>
              </w:rPr>
              <w:t>字节号</w:t>
            </w:r>
          </w:p>
        </w:tc>
        <w:tc>
          <w:tcPr>
            <w:tcW w:w="1688" w:type="dxa"/>
            <w:noWrap w:val="0"/>
            <w:vAlign w:val="center"/>
          </w:tcPr>
          <w:p w14:paraId="08B84412">
            <w:pPr>
              <w:pStyle w:val="214"/>
            </w:pPr>
            <w:r>
              <w:rPr>
                <w:rFonts w:hint="eastAsia"/>
              </w:rPr>
              <w:t>比特位</w:t>
            </w:r>
          </w:p>
        </w:tc>
        <w:tc>
          <w:tcPr>
            <w:tcW w:w="1756" w:type="dxa"/>
            <w:noWrap w:val="0"/>
            <w:vAlign w:val="center"/>
          </w:tcPr>
          <w:p w14:paraId="6F285098">
            <w:pPr>
              <w:pStyle w:val="214"/>
            </w:pPr>
            <w:r>
              <w:rPr>
                <w:rFonts w:hint="eastAsia"/>
              </w:rPr>
              <w:t>域大小（比特）</w:t>
            </w:r>
          </w:p>
        </w:tc>
        <w:tc>
          <w:tcPr>
            <w:tcW w:w="2333" w:type="dxa"/>
            <w:noWrap w:val="0"/>
            <w:vAlign w:val="center"/>
          </w:tcPr>
          <w:p w14:paraId="39937C27">
            <w:pPr>
              <w:pStyle w:val="214"/>
            </w:pPr>
            <w:r>
              <w:rPr>
                <w:rFonts w:hint="eastAsia"/>
              </w:rPr>
              <w:t>取值</w:t>
            </w:r>
          </w:p>
        </w:tc>
      </w:tr>
      <w:tr w14:paraId="29F0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37" w:hRule="exact"/>
          <w:jc w:val="center"/>
        </w:trPr>
        <w:tc>
          <w:tcPr>
            <w:tcW w:w="2275" w:type="dxa"/>
            <w:noWrap w:val="0"/>
            <w:vAlign w:val="center"/>
          </w:tcPr>
          <w:p w14:paraId="1787321A">
            <w:pPr>
              <w:pStyle w:val="214"/>
            </w:pPr>
            <w:r>
              <w:rPr>
                <w:rFonts w:hint="eastAsia"/>
              </w:rPr>
              <w:t>S</w:t>
            </w:r>
            <w:r>
              <w:t>TA</w:t>
            </w:r>
            <w:r>
              <w:rPr>
                <w:rFonts w:hint="eastAsia"/>
              </w:rPr>
              <w:t>上报事件类型</w:t>
            </w:r>
          </w:p>
        </w:tc>
        <w:tc>
          <w:tcPr>
            <w:tcW w:w="1824" w:type="dxa"/>
            <w:noWrap w:val="0"/>
            <w:vAlign w:val="center"/>
          </w:tcPr>
          <w:p w14:paraId="74D01356">
            <w:pPr>
              <w:pStyle w:val="214"/>
            </w:pPr>
            <w:r>
              <w:rPr>
                <w:rFonts w:hint="eastAsia"/>
              </w:rPr>
              <w:t>12</w:t>
            </w:r>
          </w:p>
        </w:tc>
        <w:tc>
          <w:tcPr>
            <w:tcW w:w="1688" w:type="dxa"/>
            <w:noWrap w:val="0"/>
            <w:vAlign w:val="center"/>
          </w:tcPr>
          <w:p w14:paraId="4DE5197E">
            <w:pPr>
              <w:pStyle w:val="214"/>
              <w:rPr>
                <w:rFonts w:hint="eastAsia"/>
              </w:rPr>
            </w:pPr>
            <w:r>
              <w:rPr>
                <w:rFonts w:hint="eastAsia"/>
              </w:rPr>
              <w:t>0-7</w:t>
            </w:r>
          </w:p>
        </w:tc>
        <w:tc>
          <w:tcPr>
            <w:tcW w:w="1756" w:type="dxa"/>
            <w:noWrap w:val="0"/>
            <w:vAlign w:val="center"/>
          </w:tcPr>
          <w:p w14:paraId="0ABFCDDC">
            <w:pPr>
              <w:pStyle w:val="214"/>
            </w:pPr>
            <w:r>
              <w:rPr>
                <w:rFonts w:hint="eastAsia"/>
              </w:rPr>
              <w:t>8</w:t>
            </w:r>
          </w:p>
        </w:tc>
        <w:tc>
          <w:tcPr>
            <w:tcW w:w="2333" w:type="dxa"/>
            <w:noWrap w:val="0"/>
            <w:vAlign w:val="center"/>
          </w:tcPr>
          <w:p w14:paraId="631E1EDD">
            <w:pPr>
              <w:pStyle w:val="214"/>
              <w:jc w:val="both"/>
            </w:pPr>
            <w:r>
              <w:rPr>
                <w:rFonts w:hint="eastAsia"/>
              </w:rPr>
              <w:t>0x33：代表设备信息</w:t>
            </w:r>
          </w:p>
        </w:tc>
      </w:tr>
      <w:tr w14:paraId="1996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37" w:hRule="exact"/>
          <w:jc w:val="center"/>
        </w:trPr>
        <w:tc>
          <w:tcPr>
            <w:tcW w:w="2275" w:type="dxa"/>
            <w:noWrap w:val="0"/>
            <w:vAlign w:val="center"/>
          </w:tcPr>
          <w:p w14:paraId="1869BCCC">
            <w:pPr>
              <w:pStyle w:val="214"/>
            </w:pPr>
            <w:r>
              <w:rPr>
                <w:rFonts w:hint="eastAsia"/>
              </w:rPr>
              <w:t>设备地址</w:t>
            </w:r>
          </w:p>
        </w:tc>
        <w:tc>
          <w:tcPr>
            <w:tcW w:w="1824" w:type="dxa"/>
            <w:noWrap w:val="0"/>
            <w:vAlign w:val="center"/>
          </w:tcPr>
          <w:p w14:paraId="3B855599">
            <w:pPr>
              <w:pStyle w:val="214"/>
            </w:pPr>
            <w:r>
              <w:rPr>
                <w:rFonts w:hint="eastAsia"/>
              </w:rPr>
              <w:t>13-18</w:t>
            </w:r>
          </w:p>
        </w:tc>
        <w:tc>
          <w:tcPr>
            <w:tcW w:w="1688" w:type="dxa"/>
            <w:noWrap w:val="0"/>
            <w:vAlign w:val="center"/>
          </w:tcPr>
          <w:p w14:paraId="28F760F3">
            <w:pPr>
              <w:pStyle w:val="214"/>
            </w:pPr>
            <w:r>
              <w:rPr>
                <w:rFonts w:hint="eastAsia"/>
              </w:rPr>
              <w:t>0-47</w:t>
            </w:r>
          </w:p>
        </w:tc>
        <w:tc>
          <w:tcPr>
            <w:tcW w:w="1756" w:type="dxa"/>
            <w:noWrap w:val="0"/>
            <w:vAlign w:val="center"/>
          </w:tcPr>
          <w:p w14:paraId="58ECF9FE">
            <w:pPr>
              <w:pStyle w:val="214"/>
            </w:pPr>
            <w:r>
              <w:rPr>
                <w:rFonts w:hint="eastAsia"/>
              </w:rPr>
              <w:t>48</w:t>
            </w:r>
          </w:p>
        </w:tc>
        <w:tc>
          <w:tcPr>
            <w:tcW w:w="2333" w:type="dxa"/>
            <w:noWrap w:val="0"/>
            <w:vAlign w:val="center"/>
          </w:tcPr>
          <w:p w14:paraId="1FD8C798">
            <w:pPr>
              <w:pStyle w:val="214"/>
              <w:jc w:val="both"/>
            </w:pPr>
            <w:r>
              <w:rPr>
                <w:rFonts w:hint="eastAsia"/>
              </w:rPr>
              <w:t>S</w:t>
            </w:r>
            <w:r>
              <w:t>TA</w:t>
            </w:r>
            <w:r>
              <w:rPr>
                <w:rFonts w:hint="eastAsia"/>
              </w:rPr>
              <w:t>模块通信地址</w:t>
            </w:r>
          </w:p>
        </w:tc>
      </w:tr>
      <w:tr w14:paraId="6851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1196" w:hRule="exact"/>
          <w:jc w:val="center"/>
        </w:trPr>
        <w:tc>
          <w:tcPr>
            <w:tcW w:w="2275" w:type="dxa"/>
            <w:noWrap w:val="0"/>
            <w:vAlign w:val="center"/>
          </w:tcPr>
          <w:p w14:paraId="13670030">
            <w:pPr>
              <w:pStyle w:val="214"/>
              <w:rPr>
                <w:rFonts w:ascii="Times New Roman" w:hAnsi="Times New Roman"/>
              </w:rPr>
            </w:pPr>
            <w:r>
              <w:rPr>
                <w:rFonts w:hint="eastAsia" w:ascii="Times New Roman" w:hAnsi="Times New Roman"/>
              </w:rPr>
              <w:t>设备通信协议类型</w:t>
            </w:r>
          </w:p>
        </w:tc>
        <w:tc>
          <w:tcPr>
            <w:tcW w:w="1824" w:type="dxa"/>
            <w:noWrap w:val="0"/>
            <w:vAlign w:val="center"/>
          </w:tcPr>
          <w:p w14:paraId="30F308C6">
            <w:pPr>
              <w:pStyle w:val="214"/>
              <w:rPr>
                <w:rFonts w:ascii="Times New Roman" w:hAnsi="Times New Roman"/>
              </w:rPr>
            </w:pPr>
            <w:r>
              <w:rPr>
                <w:rFonts w:hint="eastAsia" w:ascii="Times New Roman" w:hAnsi="Times New Roman"/>
              </w:rPr>
              <w:t>19</w:t>
            </w:r>
          </w:p>
        </w:tc>
        <w:tc>
          <w:tcPr>
            <w:tcW w:w="1688" w:type="dxa"/>
            <w:noWrap w:val="0"/>
            <w:vAlign w:val="center"/>
          </w:tcPr>
          <w:p w14:paraId="01DA511C">
            <w:pPr>
              <w:pStyle w:val="214"/>
              <w:rPr>
                <w:rFonts w:ascii="Times New Roman" w:hAnsi="Times New Roman"/>
              </w:rPr>
            </w:pPr>
            <w:r>
              <w:rPr>
                <w:rFonts w:hint="eastAsia" w:ascii="Times New Roman" w:hAnsi="Times New Roman"/>
              </w:rPr>
              <w:t>0-7</w:t>
            </w:r>
          </w:p>
        </w:tc>
        <w:tc>
          <w:tcPr>
            <w:tcW w:w="1756" w:type="dxa"/>
            <w:noWrap w:val="0"/>
            <w:vAlign w:val="center"/>
          </w:tcPr>
          <w:p w14:paraId="25093AF3">
            <w:pPr>
              <w:pStyle w:val="214"/>
              <w:rPr>
                <w:rFonts w:ascii="Times New Roman" w:hAnsi="Times New Roman"/>
              </w:rPr>
            </w:pPr>
            <w:r>
              <w:rPr>
                <w:rFonts w:hint="eastAsia" w:ascii="Times New Roman" w:hAnsi="Times New Roman"/>
              </w:rPr>
              <w:t>8</w:t>
            </w:r>
          </w:p>
        </w:tc>
        <w:tc>
          <w:tcPr>
            <w:tcW w:w="2333" w:type="dxa"/>
            <w:noWrap w:val="0"/>
            <w:vAlign w:val="center"/>
          </w:tcPr>
          <w:p w14:paraId="422BDBB8">
            <w:pPr>
              <w:pStyle w:val="214"/>
              <w:jc w:val="both"/>
              <w:rPr>
                <w:rFonts w:ascii="Times New Roman" w:hAnsi="Times New Roman"/>
              </w:rPr>
            </w:pPr>
            <w:r>
              <w:rPr>
                <w:rFonts w:hint="eastAsia" w:ascii="Times New Roman" w:hAnsi="Times New Roman"/>
              </w:rPr>
              <w:t>00H：透明传输</w:t>
            </w:r>
            <w:r>
              <w:rPr>
                <w:rFonts w:ascii="Times New Roman" w:hAnsi="Times New Roman"/>
              </w:rPr>
              <w:br w:type="textWrapping"/>
            </w:r>
            <w:r>
              <w:rPr>
                <w:rFonts w:hint="eastAsia" w:ascii="Times New Roman" w:hAnsi="Times New Roman"/>
              </w:rPr>
              <w:t>02H：DL/T645-2007</w:t>
            </w:r>
            <w:r>
              <w:rPr>
                <w:rFonts w:ascii="Times New Roman" w:hAnsi="Times New Roman"/>
              </w:rPr>
              <w:br w:type="textWrapping"/>
            </w:r>
            <w:r>
              <w:rPr>
                <w:rFonts w:hint="eastAsia" w:ascii="Times New Roman" w:hAnsi="Times New Roman"/>
              </w:rPr>
              <w:t>03H：DL/T698.45</w:t>
            </w:r>
            <w:r>
              <w:rPr>
                <w:rFonts w:ascii="Times New Roman" w:hAnsi="Times New Roman"/>
              </w:rPr>
              <w:br w:type="textWrapping"/>
            </w:r>
            <w:r>
              <w:rPr>
                <w:rFonts w:hint="eastAsia" w:ascii="Times New Roman" w:hAnsi="Times New Roman"/>
              </w:rPr>
              <w:t>其他：保留</w:t>
            </w:r>
          </w:p>
        </w:tc>
      </w:tr>
      <w:tr w14:paraId="3111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37" w:hRule="exact"/>
          <w:jc w:val="center"/>
        </w:trPr>
        <w:tc>
          <w:tcPr>
            <w:tcW w:w="2275" w:type="dxa"/>
            <w:noWrap w:val="0"/>
            <w:vAlign w:val="center"/>
          </w:tcPr>
          <w:p w14:paraId="54BB6708">
            <w:pPr>
              <w:pStyle w:val="214"/>
              <w:rPr>
                <w:rFonts w:ascii="Times New Roman" w:hAnsi="Times New Roman"/>
              </w:rPr>
            </w:pPr>
            <w:r>
              <w:rPr>
                <w:rFonts w:hint="eastAsia" w:ascii="Times New Roman" w:hAnsi="Times New Roman"/>
              </w:rPr>
              <w:t>设备描述符长度</w:t>
            </w:r>
          </w:p>
        </w:tc>
        <w:tc>
          <w:tcPr>
            <w:tcW w:w="1824" w:type="dxa"/>
            <w:noWrap w:val="0"/>
            <w:vAlign w:val="center"/>
          </w:tcPr>
          <w:p w14:paraId="2A8F1A30">
            <w:pPr>
              <w:pStyle w:val="214"/>
              <w:rPr>
                <w:rFonts w:ascii="Times New Roman" w:hAnsi="Times New Roman"/>
              </w:rPr>
            </w:pPr>
            <w:r>
              <w:rPr>
                <w:rFonts w:hint="eastAsia" w:ascii="Times New Roman" w:hAnsi="Times New Roman"/>
              </w:rPr>
              <w:t>20</w:t>
            </w:r>
          </w:p>
        </w:tc>
        <w:tc>
          <w:tcPr>
            <w:tcW w:w="1688" w:type="dxa"/>
            <w:noWrap w:val="0"/>
            <w:vAlign w:val="center"/>
          </w:tcPr>
          <w:p w14:paraId="738A82BC">
            <w:pPr>
              <w:pStyle w:val="214"/>
              <w:rPr>
                <w:rFonts w:hint="eastAsia" w:ascii="Times New Roman" w:hAnsi="Times New Roman"/>
              </w:rPr>
            </w:pPr>
            <w:r>
              <w:rPr>
                <w:rFonts w:hint="eastAsia" w:ascii="Times New Roman" w:hAnsi="Times New Roman"/>
              </w:rPr>
              <w:t>0-7</w:t>
            </w:r>
          </w:p>
        </w:tc>
        <w:tc>
          <w:tcPr>
            <w:tcW w:w="1756" w:type="dxa"/>
            <w:noWrap w:val="0"/>
            <w:vAlign w:val="center"/>
          </w:tcPr>
          <w:p w14:paraId="464815CB">
            <w:pPr>
              <w:pStyle w:val="214"/>
              <w:rPr>
                <w:rFonts w:ascii="Times New Roman" w:hAnsi="Times New Roman"/>
              </w:rPr>
            </w:pPr>
            <w:r>
              <w:rPr>
                <w:rFonts w:hint="eastAsia" w:ascii="Times New Roman" w:hAnsi="Times New Roman"/>
              </w:rPr>
              <w:t>8</w:t>
            </w:r>
          </w:p>
        </w:tc>
        <w:tc>
          <w:tcPr>
            <w:tcW w:w="2333" w:type="dxa"/>
            <w:noWrap w:val="0"/>
            <w:vAlign w:val="center"/>
          </w:tcPr>
          <w:p w14:paraId="75D39F36">
            <w:pPr>
              <w:pStyle w:val="214"/>
              <w:jc w:val="both"/>
              <w:rPr>
                <w:rFonts w:ascii="Times New Roman" w:hAnsi="Times New Roman"/>
              </w:rPr>
            </w:pPr>
            <w:r>
              <w:rPr>
                <w:rFonts w:hint="eastAsia" w:ascii="Times New Roman" w:hAnsi="Times New Roman"/>
              </w:rPr>
              <w:t>设备描述符长度N</w:t>
            </w:r>
          </w:p>
        </w:tc>
      </w:tr>
      <w:tr w14:paraId="0991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71" w:hRule="exact"/>
          <w:jc w:val="center"/>
        </w:trPr>
        <w:tc>
          <w:tcPr>
            <w:tcW w:w="2275" w:type="dxa"/>
            <w:noWrap w:val="0"/>
            <w:vAlign w:val="center"/>
          </w:tcPr>
          <w:p w14:paraId="375E41E4">
            <w:pPr>
              <w:pStyle w:val="214"/>
              <w:rPr>
                <w:rFonts w:ascii="Times New Roman" w:hAnsi="Times New Roman"/>
              </w:rPr>
            </w:pPr>
            <w:r>
              <w:rPr>
                <w:rFonts w:hint="eastAsia" w:ascii="Times New Roman" w:hAnsi="Times New Roman"/>
              </w:rPr>
              <w:t>设备描述符</w:t>
            </w:r>
          </w:p>
        </w:tc>
        <w:tc>
          <w:tcPr>
            <w:tcW w:w="1824" w:type="dxa"/>
            <w:noWrap w:val="0"/>
            <w:vAlign w:val="center"/>
          </w:tcPr>
          <w:p w14:paraId="7B9DE782">
            <w:pPr>
              <w:pStyle w:val="214"/>
              <w:rPr>
                <w:rFonts w:ascii="Times New Roman" w:hAnsi="Times New Roman"/>
              </w:rPr>
            </w:pPr>
            <w:r>
              <w:rPr>
                <w:rFonts w:hint="eastAsia" w:ascii="Times New Roman" w:hAnsi="Times New Roman"/>
              </w:rPr>
              <w:t>21</w:t>
            </w:r>
          </w:p>
        </w:tc>
        <w:tc>
          <w:tcPr>
            <w:tcW w:w="1688" w:type="dxa"/>
            <w:noWrap w:val="0"/>
            <w:vAlign w:val="center"/>
          </w:tcPr>
          <w:p w14:paraId="6AFC92EA">
            <w:pPr>
              <w:pStyle w:val="214"/>
              <w:rPr>
                <w:rFonts w:ascii="Times New Roman" w:hAnsi="Times New Roman"/>
              </w:rPr>
            </w:pPr>
            <w:r>
              <w:rPr>
                <w:rFonts w:hint="eastAsia" w:ascii="Times New Roman" w:hAnsi="Times New Roman"/>
              </w:rPr>
              <w:t>0-7</w:t>
            </w:r>
          </w:p>
        </w:tc>
        <w:tc>
          <w:tcPr>
            <w:tcW w:w="1756" w:type="dxa"/>
            <w:noWrap w:val="0"/>
            <w:vAlign w:val="center"/>
          </w:tcPr>
          <w:p w14:paraId="2D20F5FF">
            <w:pPr>
              <w:pStyle w:val="214"/>
              <w:rPr>
                <w:rFonts w:ascii="Times New Roman" w:hAnsi="Times New Roman"/>
              </w:rPr>
            </w:pPr>
            <w:r>
              <w:rPr>
                <w:rFonts w:hint="eastAsia" w:ascii="Times New Roman" w:hAnsi="Times New Roman"/>
              </w:rPr>
              <w:t>8*N</w:t>
            </w:r>
          </w:p>
        </w:tc>
        <w:tc>
          <w:tcPr>
            <w:tcW w:w="2333" w:type="dxa"/>
            <w:noWrap w:val="0"/>
            <w:vAlign w:val="center"/>
          </w:tcPr>
          <w:p w14:paraId="16F79A3A">
            <w:pPr>
              <w:pStyle w:val="214"/>
              <w:jc w:val="both"/>
              <w:rPr>
                <w:rFonts w:ascii="Times New Roman" w:hAnsi="Times New Roman"/>
              </w:rPr>
            </w:pPr>
            <w:r>
              <w:rPr>
                <w:rFonts w:hint="eastAsia" w:ascii="Times New Roman" w:hAnsi="Times New Roman"/>
              </w:rPr>
              <w:t>设备描述符，格式为ASCII</w:t>
            </w:r>
          </w:p>
        </w:tc>
      </w:tr>
      <w:tr w14:paraId="0E95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84" w:hRule="exact"/>
          <w:jc w:val="center"/>
        </w:trPr>
        <w:tc>
          <w:tcPr>
            <w:tcW w:w="2275" w:type="dxa"/>
            <w:noWrap w:val="0"/>
            <w:vAlign w:val="center"/>
          </w:tcPr>
          <w:p w14:paraId="39A44B8C">
            <w:pPr>
              <w:pStyle w:val="214"/>
            </w:pPr>
            <w:r>
              <w:rPr>
                <w:rFonts w:hint="eastAsia"/>
              </w:rPr>
              <w:t>下挂设备数量M</w:t>
            </w:r>
          </w:p>
        </w:tc>
        <w:tc>
          <w:tcPr>
            <w:tcW w:w="1824" w:type="dxa"/>
            <w:noWrap w:val="0"/>
            <w:vAlign w:val="center"/>
          </w:tcPr>
          <w:p w14:paraId="119C0799">
            <w:pPr>
              <w:pStyle w:val="214"/>
            </w:pPr>
            <w:r>
              <w:rPr>
                <w:rFonts w:hint="eastAsia"/>
              </w:rPr>
              <w:t>21+N</w:t>
            </w:r>
          </w:p>
        </w:tc>
        <w:tc>
          <w:tcPr>
            <w:tcW w:w="1688" w:type="dxa"/>
            <w:noWrap w:val="0"/>
            <w:vAlign w:val="center"/>
          </w:tcPr>
          <w:p w14:paraId="00D58377">
            <w:pPr>
              <w:pStyle w:val="214"/>
              <w:rPr>
                <w:rFonts w:hint="eastAsia" w:ascii="Times New Roman" w:hAnsi="Times New Roman"/>
              </w:rPr>
            </w:pPr>
            <w:r>
              <w:rPr>
                <w:rFonts w:hint="eastAsia" w:ascii="Times New Roman" w:hAnsi="Times New Roman"/>
              </w:rPr>
              <w:t>0-7</w:t>
            </w:r>
          </w:p>
        </w:tc>
        <w:tc>
          <w:tcPr>
            <w:tcW w:w="1756" w:type="dxa"/>
            <w:noWrap w:val="0"/>
            <w:vAlign w:val="center"/>
          </w:tcPr>
          <w:p w14:paraId="31CBD387">
            <w:pPr>
              <w:pStyle w:val="214"/>
            </w:pPr>
            <w:r>
              <w:rPr>
                <w:rFonts w:hint="eastAsia"/>
              </w:rPr>
              <w:t>8</w:t>
            </w:r>
          </w:p>
        </w:tc>
        <w:tc>
          <w:tcPr>
            <w:tcW w:w="2333" w:type="dxa"/>
            <w:noWrap w:val="0"/>
            <w:vAlign w:val="center"/>
          </w:tcPr>
          <w:p w14:paraId="5AC33EDD">
            <w:pPr>
              <w:pStyle w:val="214"/>
              <w:jc w:val="both"/>
            </w:pPr>
            <w:r>
              <w:rPr>
                <w:rFonts w:hint="eastAsia"/>
              </w:rPr>
              <w:t>下挂设备数量不应超过32</w:t>
            </w:r>
          </w:p>
        </w:tc>
      </w:tr>
      <w:tr w14:paraId="4ADF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645" w:hRule="exact"/>
          <w:jc w:val="center"/>
        </w:trPr>
        <w:tc>
          <w:tcPr>
            <w:tcW w:w="2275" w:type="dxa"/>
            <w:noWrap w:val="0"/>
            <w:vAlign w:val="center"/>
          </w:tcPr>
          <w:p w14:paraId="775F8367">
            <w:pPr>
              <w:pStyle w:val="214"/>
            </w:pPr>
            <w:r>
              <w:rPr>
                <w:rFonts w:hint="eastAsia"/>
              </w:rPr>
              <w:t>下挂设备1通信地址长度</w:t>
            </w:r>
          </w:p>
        </w:tc>
        <w:tc>
          <w:tcPr>
            <w:tcW w:w="1824" w:type="dxa"/>
            <w:noWrap w:val="0"/>
            <w:vAlign w:val="center"/>
          </w:tcPr>
          <w:p w14:paraId="40744799">
            <w:pPr>
              <w:pStyle w:val="214"/>
            </w:pPr>
            <w:r>
              <w:rPr>
                <w:rFonts w:hint="eastAsia"/>
              </w:rPr>
              <w:t>21+N+1</w:t>
            </w:r>
          </w:p>
        </w:tc>
        <w:tc>
          <w:tcPr>
            <w:tcW w:w="1688" w:type="dxa"/>
            <w:noWrap w:val="0"/>
            <w:vAlign w:val="center"/>
          </w:tcPr>
          <w:p w14:paraId="22212CC0">
            <w:pPr>
              <w:pStyle w:val="214"/>
              <w:rPr>
                <w:rFonts w:hint="eastAsia"/>
              </w:rPr>
            </w:pPr>
            <w:r>
              <w:rPr>
                <w:rFonts w:hint="eastAsia" w:ascii="Times New Roman" w:hAnsi="Times New Roman"/>
              </w:rPr>
              <w:t>0-7</w:t>
            </w:r>
          </w:p>
        </w:tc>
        <w:tc>
          <w:tcPr>
            <w:tcW w:w="1756" w:type="dxa"/>
            <w:noWrap w:val="0"/>
            <w:vAlign w:val="center"/>
          </w:tcPr>
          <w:p w14:paraId="25D206C7">
            <w:pPr>
              <w:pStyle w:val="214"/>
            </w:pPr>
            <w:r>
              <w:rPr>
                <w:rFonts w:hint="eastAsia"/>
              </w:rPr>
              <w:t>8</w:t>
            </w:r>
          </w:p>
        </w:tc>
        <w:tc>
          <w:tcPr>
            <w:tcW w:w="2333" w:type="dxa"/>
            <w:noWrap w:val="0"/>
            <w:vAlign w:val="center"/>
          </w:tcPr>
          <w:p w14:paraId="5330890B">
            <w:pPr>
              <w:pStyle w:val="214"/>
              <w:jc w:val="both"/>
            </w:pPr>
            <w:r>
              <w:rPr>
                <w:rFonts w:hint="eastAsia"/>
              </w:rPr>
              <w:t>下挂设备通信地址长度N1</w:t>
            </w:r>
          </w:p>
        </w:tc>
      </w:tr>
      <w:tr w14:paraId="412F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56" w:hRule="exact"/>
          <w:jc w:val="center"/>
        </w:trPr>
        <w:tc>
          <w:tcPr>
            <w:tcW w:w="2275" w:type="dxa"/>
            <w:noWrap w:val="0"/>
            <w:vAlign w:val="center"/>
          </w:tcPr>
          <w:p w14:paraId="1B417A5C">
            <w:pPr>
              <w:pStyle w:val="214"/>
            </w:pPr>
            <w:r>
              <w:rPr>
                <w:rFonts w:hint="eastAsia"/>
              </w:rPr>
              <w:t>下挂设备1通信地址</w:t>
            </w:r>
          </w:p>
        </w:tc>
        <w:tc>
          <w:tcPr>
            <w:tcW w:w="1824" w:type="dxa"/>
            <w:noWrap w:val="0"/>
            <w:vAlign w:val="center"/>
          </w:tcPr>
          <w:p w14:paraId="2DD72869">
            <w:pPr>
              <w:pStyle w:val="214"/>
            </w:pPr>
            <w:r>
              <w:rPr>
                <w:rFonts w:hint="eastAsia"/>
              </w:rPr>
              <w:t>21+N+2</w:t>
            </w:r>
          </w:p>
        </w:tc>
        <w:tc>
          <w:tcPr>
            <w:tcW w:w="1688" w:type="dxa"/>
            <w:noWrap w:val="0"/>
            <w:vAlign w:val="center"/>
          </w:tcPr>
          <w:p w14:paraId="179CA9AB">
            <w:pPr>
              <w:pStyle w:val="214"/>
              <w:rPr>
                <w:rFonts w:ascii="Times New Roman" w:hAnsi="Times New Roman"/>
              </w:rPr>
            </w:pPr>
            <w:r>
              <w:rPr>
                <w:rFonts w:hint="eastAsia" w:ascii="Times New Roman" w:hAnsi="Times New Roman"/>
              </w:rPr>
              <w:t>0-7</w:t>
            </w:r>
          </w:p>
        </w:tc>
        <w:tc>
          <w:tcPr>
            <w:tcW w:w="1756" w:type="dxa"/>
            <w:noWrap w:val="0"/>
            <w:vAlign w:val="center"/>
          </w:tcPr>
          <w:p w14:paraId="48C56048">
            <w:pPr>
              <w:pStyle w:val="214"/>
            </w:pPr>
            <w:r>
              <w:rPr>
                <w:rFonts w:hint="eastAsia"/>
              </w:rPr>
              <w:t>8*N1</w:t>
            </w:r>
          </w:p>
        </w:tc>
        <w:tc>
          <w:tcPr>
            <w:tcW w:w="2333" w:type="dxa"/>
            <w:noWrap w:val="0"/>
            <w:vAlign w:val="center"/>
          </w:tcPr>
          <w:p w14:paraId="7AD15CF4">
            <w:pPr>
              <w:pStyle w:val="214"/>
              <w:jc w:val="both"/>
            </w:pPr>
            <w:r>
              <w:rPr>
                <w:rFonts w:hint="eastAsia"/>
              </w:rPr>
              <w:t>下挂设备通信地址，N1由下挂设备通信地址长度决定</w:t>
            </w:r>
          </w:p>
        </w:tc>
      </w:tr>
      <w:tr w14:paraId="1160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838" w:hRule="exact"/>
          <w:jc w:val="center"/>
        </w:trPr>
        <w:tc>
          <w:tcPr>
            <w:tcW w:w="2275" w:type="dxa"/>
            <w:noWrap w:val="0"/>
            <w:vAlign w:val="center"/>
          </w:tcPr>
          <w:p w14:paraId="4981AC6D">
            <w:pPr>
              <w:pStyle w:val="214"/>
            </w:pPr>
            <w:r>
              <w:rPr>
                <w:rFonts w:hint="eastAsia"/>
              </w:rPr>
              <w:t>下挂设备1设备描述符长度</w:t>
            </w:r>
          </w:p>
        </w:tc>
        <w:tc>
          <w:tcPr>
            <w:tcW w:w="1824" w:type="dxa"/>
            <w:noWrap w:val="0"/>
            <w:vAlign w:val="center"/>
          </w:tcPr>
          <w:p w14:paraId="06D608F2">
            <w:pPr>
              <w:pStyle w:val="214"/>
            </w:pPr>
            <w:r>
              <w:rPr>
                <w:rFonts w:hint="eastAsia"/>
              </w:rPr>
              <w:t>21+N+(2+N1)</w:t>
            </w:r>
          </w:p>
        </w:tc>
        <w:tc>
          <w:tcPr>
            <w:tcW w:w="1688" w:type="dxa"/>
            <w:noWrap w:val="0"/>
            <w:vAlign w:val="center"/>
          </w:tcPr>
          <w:p w14:paraId="7B568373">
            <w:pPr>
              <w:pStyle w:val="214"/>
              <w:rPr>
                <w:rFonts w:ascii="Times New Roman" w:hAnsi="Times New Roman"/>
              </w:rPr>
            </w:pPr>
            <w:r>
              <w:rPr>
                <w:rFonts w:hint="eastAsia" w:ascii="Times New Roman" w:hAnsi="Times New Roman"/>
              </w:rPr>
              <w:t>0-7</w:t>
            </w:r>
          </w:p>
        </w:tc>
        <w:tc>
          <w:tcPr>
            <w:tcW w:w="1756" w:type="dxa"/>
            <w:noWrap w:val="0"/>
            <w:vAlign w:val="center"/>
          </w:tcPr>
          <w:p w14:paraId="5E1427E4">
            <w:pPr>
              <w:pStyle w:val="214"/>
            </w:pPr>
            <w:r>
              <w:rPr>
                <w:rFonts w:hint="eastAsia"/>
              </w:rPr>
              <w:t>8</w:t>
            </w:r>
          </w:p>
        </w:tc>
        <w:tc>
          <w:tcPr>
            <w:tcW w:w="2333" w:type="dxa"/>
            <w:noWrap w:val="0"/>
            <w:vAlign w:val="center"/>
          </w:tcPr>
          <w:p w14:paraId="6FC82A0B">
            <w:pPr>
              <w:pStyle w:val="214"/>
              <w:jc w:val="both"/>
            </w:pPr>
            <w:r>
              <w:rPr>
                <w:rFonts w:hint="eastAsia"/>
              </w:rPr>
              <w:t>下挂设备描述符长度N2</w:t>
            </w:r>
          </w:p>
        </w:tc>
      </w:tr>
      <w:tr w14:paraId="5625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783" w:hRule="exact"/>
          <w:jc w:val="center"/>
        </w:trPr>
        <w:tc>
          <w:tcPr>
            <w:tcW w:w="2275" w:type="dxa"/>
            <w:noWrap w:val="0"/>
            <w:vAlign w:val="center"/>
          </w:tcPr>
          <w:p w14:paraId="40841DE6">
            <w:pPr>
              <w:pStyle w:val="214"/>
            </w:pPr>
            <w:r>
              <w:rPr>
                <w:rFonts w:hint="eastAsia"/>
              </w:rPr>
              <w:t>下挂设备1设备描述符</w:t>
            </w:r>
          </w:p>
        </w:tc>
        <w:tc>
          <w:tcPr>
            <w:tcW w:w="1824" w:type="dxa"/>
            <w:noWrap w:val="0"/>
            <w:vAlign w:val="center"/>
          </w:tcPr>
          <w:p w14:paraId="7A94D79F">
            <w:pPr>
              <w:pStyle w:val="214"/>
            </w:pPr>
            <w:r>
              <w:rPr>
                <w:rFonts w:hint="eastAsia"/>
              </w:rPr>
              <w:t>21+N+(3+N1)</w:t>
            </w:r>
          </w:p>
        </w:tc>
        <w:tc>
          <w:tcPr>
            <w:tcW w:w="1688" w:type="dxa"/>
            <w:noWrap w:val="0"/>
            <w:vAlign w:val="center"/>
          </w:tcPr>
          <w:p w14:paraId="49E3E4BF">
            <w:pPr>
              <w:pStyle w:val="214"/>
              <w:rPr>
                <w:rFonts w:ascii="Times New Roman" w:hAnsi="Times New Roman"/>
              </w:rPr>
            </w:pPr>
            <w:r>
              <w:rPr>
                <w:rFonts w:hint="eastAsia" w:ascii="Times New Roman" w:hAnsi="Times New Roman"/>
              </w:rPr>
              <w:t>0-7</w:t>
            </w:r>
          </w:p>
        </w:tc>
        <w:tc>
          <w:tcPr>
            <w:tcW w:w="1756" w:type="dxa"/>
            <w:noWrap w:val="0"/>
            <w:vAlign w:val="center"/>
          </w:tcPr>
          <w:p w14:paraId="42912292">
            <w:pPr>
              <w:pStyle w:val="214"/>
            </w:pPr>
            <w:r>
              <w:rPr>
                <w:rFonts w:hint="eastAsia"/>
              </w:rPr>
              <w:t>8*N2</w:t>
            </w:r>
          </w:p>
        </w:tc>
        <w:tc>
          <w:tcPr>
            <w:tcW w:w="2333" w:type="dxa"/>
            <w:noWrap w:val="0"/>
            <w:vAlign w:val="center"/>
          </w:tcPr>
          <w:p w14:paraId="4BE272D3">
            <w:pPr>
              <w:pStyle w:val="214"/>
              <w:jc w:val="both"/>
            </w:pPr>
            <w:r>
              <w:rPr>
                <w:rFonts w:hint="eastAsia"/>
              </w:rPr>
              <w:t>下挂设备描述符</w:t>
            </w:r>
            <w:r>
              <w:rPr>
                <w:rFonts w:hint="eastAsia" w:ascii="Times New Roman" w:hAnsi="Times New Roman"/>
              </w:rPr>
              <w:t>，格式为ASCII</w:t>
            </w:r>
          </w:p>
        </w:tc>
      </w:tr>
      <w:tr w14:paraId="1B19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876" w:hRule="exact"/>
          <w:jc w:val="center"/>
        </w:trPr>
        <w:tc>
          <w:tcPr>
            <w:tcW w:w="2275" w:type="dxa"/>
            <w:noWrap w:val="0"/>
            <w:vAlign w:val="center"/>
          </w:tcPr>
          <w:p w14:paraId="09690A89">
            <w:pPr>
              <w:pStyle w:val="214"/>
            </w:pPr>
            <w:r>
              <w:rPr>
                <w:rFonts w:hint="eastAsia"/>
              </w:rPr>
              <w:t>下挂设备1通信协议类型</w:t>
            </w:r>
          </w:p>
        </w:tc>
        <w:tc>
          <w:tcPr>
            <w:tcW w:w="1824" w:type="dxa"/>
            <w:noWrap w:val="0"/>
            <w:vAlign w:val="center"/>
          </w:tcPr>
          <w:p w14:paraId="3AF6786D">
            <w:pPr>
              <w:pStyle w:val="214"/>
            </w:pPr>
            <w:r>
              <w:rPr>
                <w:rFonts w:hint="eastAsia"/>
              </w:rPr>
              <w:t>21+N+(3+N1+N2)</w:t>
            </w:r>
          </w:p>
        </w:tc>
        <w:tc>
          <w:tcPr>
            <w:tcW w:w="1688" w:type="dxa"/>
            <w:noWrap w:val="0"/>
            <w:vAlign w:val="center"/>
          </w:tcPr>
          <w:p w14:paraId="41B4E30F">
            <w:pPr>
              <w:pStyle w:val="214"/>
              <w:rPr>
                <w:rFonts w:hint="eastAsia" w:ascii="Times New Roman" w:hAnsi="Times New Roman"/>
              </w:rPr>
            </w:pPr>
            <w:r>
              <w:rPr>
                <w:rFonts w:hint="eastAsia" w:ascii="Times New Roman" w:hAnsi="Times New Roman"/>
              </w:rPr>
              <w:t>0-7</w:t>
            </w:r>
          </w:p>
        </w:tc>
        <w:tc>
          <w:tcPr>
            <w:tcW w:w="1756" w:type="dxa"/>
            <w:noWrap w:val="0"/>
            <w:vAlign w:val="center"/>
          </w:tcPr>
          <w:p w14:paraId="699BF257">
            <w:pPr>
              <w:pStyle w:val="214"/>
            </w:pPr>
            <w:r>
              <w:rPr>
                <w:rFonts w:hint="eastAsia"/>
              </w:rPr>
              <w:t>8</w:t>
            </w:r>
          </w:p>
        </w:tc>
        <w:tc>
          <w:tcPr>
            <w:tcW w:w="2333" w:type="dxa"/>
            <w:noWrap w:val="0"/>
            <w:vAlign w:val="center"/>
          </w:tcPr>
          <w:p w14:paraId="0D0A2890">
            <w:pPr>
              <w:pStyle w:val="214"/>
              <w:jc w:val="both"/>
            </w:pPr>
            <w:r>
              <w:rPr>
                <w:rFonts w:hint="eastAsia"/>
              </w:rPr>
              <w:t>02H：D</w:t>
            </w:r>
            <w:r>
              <w:t>L/T645-2007</w:t>
            </w:r>
            <w:r>
              <w:br w:type="textWrapping"/>
            </w:r>
            <w:r>
              <w:rPr>
                <w:rFonts w:hint="eastAsia"/>
              </w:rPr>
              <w:t>03</w:t>
            </w:r>
            <w:r>
              <w:t>H</w:t>
            </w:r>
            <w:r>
              <w:rPr>
                <w:rFonts w:hint="eastAsia"/>
              </w:rPr>
              <w:t>：为D</w:t>
            </w:r>
            <w:r>
              <w:t>L/T698</w:t>
            </w:r>
            <w:r>
              <w:rPr>
                <w:rFonts w:hint="eastAsia"/>
              </w:rPr>
              <w:t>.</w:t>
            </w:r>
            <w:r>
              <w:t>45</w:t>
            </w:r>
          </w:p>
        </w:tc>
      </w:tr>
      <w:tr w14:paraId="3348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37" w:hRule="exact"/>
          <w:jc w:val="center"/>
        </w:trPr>
        <w:tc>
          <w:tcPr>
            <w:tcW w:w="2275" w:type="dxa"/>
            <w:noWrap w:val="0"/>
            <w:vAlign w:val="center"/>
          </w:tcPr>
          <w:p w14:paraId="404E969E">
            <w:pPr>
              <w:pStyle w:val="214"/>
            </w:pPr>
            <w:r>
              <w:t>……</w:t>
            </w:r>
          </w:p>
        </w:tc>
        <w:tc>
          <w:tcPr>
            <w:tcW w:w="1824" w:type="dxa"/>
            <w:noWrap w:val="0"/>
            <w:vAlign w:val="center"/>
          </w:tcPr>
          <w:p w14:paraId="5186ECAC">
            <w:pPr>
              <w:pStyle w:val="214"/>
            </w:pPr>
          </w:p>
        </w:tc>
        <w:tc>
          <w:tcPr>
            <w:tcW w:w="1688" w:type="dxa"/>
            <w:noWrap w:val="0"/>
            <w:vAlign w:val="center"/>
          </w:tcPr>
          <w:p w14:paraId="71DAB6E4">
            <w:pPr>
              <w:pStyle w:val="214"/>
            </w:pPr>
          </w:p>
        </w:tc>
        <w:tc>
          <w:tcPr>
            <w:tcW w:w="1756" w:type="dxa"/>
            <w:noWrap w:val="0"/>
            <w:vAlign w:val="center"/>
          </w:tcPr>
          <w:p w14:paraId="68FB001F">
            <w:pPr>
              <w:pStyle w:val="214"/>
            </w:pPr>
          </w:p>
        </w:tc>
        <w:tc>
          <w:tcPr>
            <w:tcW w:w="2333" w:type="dxa"/>
            <w:noWrap w:val="0"/>
            <w:vAlign w:val="center"/>
          </w:tcPr>
          <w:p w14:paraId="24077211">
            <w:pPr>
              <w:pStyle w:val="214"/>
            </w:pPr>
            <w:r>
              <w:t>……</w:t>
            </w:r>
          </w:p>
        </w:tc>
      </w:tr>
      <w:tr w14:paraId="35FE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65" w:hRule="exact"/>
          <w:jc w:val="center"/>
        </w:trPr>
        <w:tc>
          <w:tcPr>
            <w:tcW w:w="2275" w:type="dxa"/>
            <w:noWrap w:val="0"/>
            <w:vAlign w:val="center"/>
          </w:tcPr>
          <w:p w14:paraId="735B5AA4">
            <w:pPr>
              <w:pStyle w:val="214"/>
            </w:pPr>
            <w:r>
              <w:rPr>
                <w:rFonts w:hint="eastAsia"/>
              </w:rPr>
              <w:t>下挂设备M通信地址长度</w:t>
            </w:r>
          </w:p>
        </w:tc>
        <w:tc>
          <w:tcPr>
            <w:tcW w:w="1824" w:type="dxa"/>
            <w:noWrap w:val="0"/>
            <w:vAlign w:val="center"/>
          </w:tcPr>
          <w:p w14:paraId="4995180D">
            <w:pPr>
              <w:pStyle w:val="214"/>
            </w:pPr>
            <w:r>
              <w:rPr>
                <w:rFonts w:hint="eastAsia"/>
              </w:rPr>
              <w:t>21+N+(3+N1+N2)*M+1</w:t>
            </w:r>
          </w:p>
        </w:tc>
        <w:tc>
          <w:tcPr>
            <w:tcW w:w="1688" w:type="dxa"/>
            <w:noWrap w:val="0"/>
            <w:vAlign w:val="center"/>
          </w:tcPr>
          <w:p w14:paraId="725008E2">
            <w:pPr>
              <w:pStyle w:val="214"/>
              <w:rPr>
                <w:rFonts w:ascii="Times New Roman" w:hAnsi="Times New Roman"/>
              </w:rPr>
            </w:pPr>
            <w:r>
              <w:rPr>
                <w:rFonts w:hint="eastAsia" w:ascii="Times New Roman" w:hAnsi="Times New Roman"/>
              </w:rPr>
              <w:t>0-7</w:t>
            </w:r>
          </w:p>
        </w:tc>
        <w:tc>
          <w:tcPr>
            <w:tcW w:w="1756" w:type="dxa"/>
            <w:noWrap w:val="0"/>
            <w:vAlign w:val="center"/>
          </w:tcPr>
          <w:p w14:paraId="5AC07376">
            <w:pPr>
              <w:pStyle w:val="214"/>
            </w:pPr>
            <w:r>
              <w:rPr>
                <w:rFonts w:hint="eastAsia"/>
              </w:rPr>
              <w:t>8</w:t>
            </w:r>
          </w:p>
        </w:tc>
        <w:tc>
          <w:tcPr>
            <w:tcW w:w="2333" w:type="dxa"/>
            <w:noWrap w:val="0"/>
            <w:vAlign w:val="center"/>
          </w:tcPr>
          <w:p w14:paraId="7794086D">
            <w:pPr>
              <w:pStyle w:val="214"/>
              <w:jc w:val="both"/>
            </w:pPr>
            <w:r>
              <w:rPr>
                <w:rFonts w:hint="eastAsia"/>
              </w:rPr>
              <w:t>下挂设备通信地址长度N1</w:t>
            </w:r>
          </w:p>
        </w:tc>
      </w:tr>
      <w:tr w14:paraId="7BEE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72" w:hRule="exact"/>
          <w:jc w:val="center"/>
        </w:trPr>
        <w:tc>
          <w:tcPr>
            <w:tcW w:w="2275" w:type="dxa"/>
            <w:noWrap w:val="0"/>
            <w:vAlign w:val="center"/>
          </w:tcPr>
          <w:p w14:paraId="0C028CFE">
            <w:pPr>
              <w:pStyle w:val="214"/>
            </w:pPr>
            <w:r>
              <w:rPr>
                <w:rFonts w:hint="eastAsia"/>
              </w:rPr>
              <w:t>下挂设备M通信地址</w:t>
            </w:r>
          </w:p>
        </w:tc>
        <w:tc>
          <w:tcPr>
            <w:tcW w:w="1824" w:type="dxa"/>
            <w:noWrap w:val="0"/>
            <w:vAlign w:val="center"/>
          </w:tcPr>
          <w:p w14:paraId="41ECFE36">
            <w:pPr>
              <w:pStyle w:val="214"/>
            </w:pPr>
            <w:r>
              <w:rPr>
                <w:rFonts w:hint="eastAsia"/>
              </w:rPr>
              <w:t>21+(3+N+N1+N2)*M+2</w:t>
            </w:r>
          </w:p>
        </w:tc>
        <w:tc>
          <w:tcPr>
            <w:tcW w:w="1688" w:type="dxa"/>
            <w:noWrap w:val="0"/>
            <w:vAlign w:val="center"/>
          </w:tcPr>
          <w:p w14:paraId="375137E7">
            <w:pPr>
              <w:pStyle w:val="214"/>
              <w:rPr>
                <w:rFonts w:ascii="Times New Roman" w:hAnsi="Times New Roman"/>
              </w:rPr>
            </w:pPr>
            <w:r>
              <w:rPr>
                <w:rFonts w:hint="eastAsia" w:ascii="Times New Roman" w:hAnsi="Times New Roman"/>
              </w:rPr>
              <w:t>0-7</w:t>
            </w:r>
          </w:p>
        </w:tc>
        <w:tc>
          <w:tcPr>
            <w:tcW w:w="1756" w:type="dxa"/>
            <w:noWrap w:val="0"/>
            <w:vAlign w:val="center"/>
          </w:tcPr>
          <w:p w14:paraId="34593A99">
            <w:pPr>
              <w:pStyle w:val="214"/>
            </w:pPr>
            <w:r>
              <w:rPr>
                <w:rFonts w:hint="eastAsia"/>
              </w:rPr>
              <w:t>8*N1</w:t>
            </w:r>
          </w:p>
        </w:tc>
        <w:tc>
          <w:tcPr>
            <w:tcW w:w="2333" w:type="dxa"/>
            <w:noWrap w:val="0"/>
            <w:vAlign w:val="center"/>
          </w:tcPr>
          <w:p w14:paraId="154568A4">
            <w:pPr>
              <w:pStyle w:val="214"/>
              <w:jc w:val="both"/>
            </w:pPr>
            <w:r>
              <w:rPr>
                <w:rFonts w:hint="eastAsia"/>
              </w:rPr>
              <w:t>下挂设备通信地址，N1由下挂设备通信地址长度决定</w:t>
            </w:r>
          </w:p>
        </w:tc>
      </w:tr>
      <w:tr w14:paraId="3F64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19" w:hRule="exact"/>
          <w:jc w:val="center"/>
        </w:trPr>
        <w:tc>
          <w:tcPr>
            <w:tcW w:w="2275" w:type="dxa"/>
            <w:noWrap w:val="0"/>
            <w:vAlign w:val="center"/>
          </w:tcPr>
          <w:p w14:paraId="7A4E1B19">
            <w:pPr>
              <w:pStyle w:val="214"/>
            </w:pPr>
            <w:r>
              <w:rPr>
                <w:rFonts w:hint="eastAsia"/>
              </w:rPr>
              <w:t>下挂设备M设备描述符长度</w:t>
            </w:r>
          </w:p>
        </w:tc>
        <w:tc>
          <w:tcPr>
            <w:tcW w:w="1824" w:type="dxa"/>
            <w:noWrap w:val="0"/>
            <w:vAlign w:val="center"/>
          </w:tcPr>
          <w:p w14:paraId="0AC105BF">
            <w:pPr>
              <w:pStyle w:val="214"/>
            </w:pPr>
            <w:r>
              <w:rPr>
                <w:rFonts w:hint="eastAsia"/>
              </w:rPr>
              <w:t>21+(3+N+N1+N2)*M+(2+N)</w:t>
            </w:r>
          </w:p>
        </w:tc>
        <w:tc>
          <w:tcPr>
            <w:tcW w:w="1688" w:type="dxa"/>
            <w:noWrap w:val="0"/>
            <w:vAlign w:val="center"/>
          </w:tcPr>
          <w:p w14:paraId="28749A8E">
            <w:pPr>
              <w:pStyle w:val="214"/>
              <w:rPr>
                <w:rFonts w:hint="eastAsia" w:ascii="Times New Roman" w:hAnsi="Times New Roman"/>
              </w:rPr>
            </w:pPr>
            <w:r>
              <w:rPr>
                <w:rFonts w:hint="eastAsia" w:ascii="Times New Roman" w:hAnsi="Times New Roman"/>
              </w:rPr>
              <w:t>0-7</w:t>
            </w:r>
          </w:p>
        </w:tc>
        <w:tc>
          <w:tcPr>
            <w:tcW w:w="1756" w:type="dxa"/>
            <w:noWrap w:val="0"/>
            <w:vAlign w:val="center"/>
          </w:tcPr>
          <w:p w14:paraId="2D36DF3F">
            <w:pPr>
              <w:pStyle w:val="214"/>
            </w:pPr>
            <w:r>
              <w:rPr>
                <w:rFonts w:hint="eastAsia"/>
              </w:rPr>
              <w:t>8</w:t>
            </w:r>
          </w:p>
        </w:tc>
        <w:tc>
          <w:tcPr>
            <w:tcW w:w="2333" w:type="dxa"/>
            <w:noWrap w:val="0"/>
            <w:vAlign w:val="center"/>
          </w:tcPr>
          <w:p w14:paraId="73AC9253">
            <w:pPr>
              <w:pStyle w:val="214"/>
              <w:jc w:val="both"/>
            </w:pPr>
            <w:r>
              <w:rPr>
                <w:rFonts w:hint="eastAsia"/>
              </w:rPr>
              <w:t>下挂设备描述符长度N2</w:t>
            </w:r>
          </w:p>
        </w:tc>
      </w:tr>
      <w:tr w14:paraId="489A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1006" w:hRule="exact"/>
          <w:jc w:val="center"/>
        </w:trPr>
        <w:tc>
          <w:tcPr>
            <w:tcW w:w="2275" w:type="dxa"/>
            <w:noWrap w:val="0"/>
            <w:vAlign w:val="center"/>
          </w:tcPr>
          <w:p w14:paraId="25CA4065">
            <w:pPr>
              <w:pStyle w:val="214"/>
            </w:pPr>
            <w:r>
              <w:rPr>
                <w:rFonts w:hint="eastAsia"/>
              </w:rPr>
              <w:t>下挂设备M设备描述符</w:t>
            </w:r>
          </w:p>
        </w:tc>
        <w:tc>
          <w:tcPr>
            <w:tcW w:w="1824" w:type="dxa"/>
            <w:noWrap w:val="0"/>
            <w:vAlign w:val="center"/>
          </w:tcPr>
          <w:p w14:paraId="40610E17">
            <w:pPr>
              <w:pStyle w:val="214"/>
              <w:rPr>
                <w:rFonts w:hint="eastAsia"/>
              </w:rPr>
            </w:pPr>
            <w:r>
              <w:rPr>
                <w:rFonts w:hint="eastAsia"/>
              </w:rPr>
              <w:t>21+(3+N+N1+N2)*M+(2+N1+N2)</w:t>
            </w:r>
          </w:p>
        </w:tc>
        <w:tc>
          <w:tcPr>
            <w:tcW w:w="1688" w:type="dxa"/>
            <w:noWrap w:val="0"/>
            <w:vAlign w:val="center"/>
          </w:tcPr>
          <w:p w14:paraId="44CB920D">
            <w:pPr>
              <w:pStyle w:val="214"/>
              <w:rPr>
                <w:rFonts w:ascii="Times New Roman" w:hAnsi="Times New Roman"/>
              </w:rPr>
            </w:pPr>
            <w:r>
              <w:rPr>
                <w:rFonts w:hint="eastAsia" w:ascii="Times New Roman" w:hAnsi="Times New Roman"/>
              </w:rPr>
              <w:t>0-7</w:t>
            </w:r>
          </w:p>
        </w:tc>
        <w:tc>
          <w:tcPr>
            <w:tcW w:w="1756" w:type="dxa"/>
            <w:noWrap w:val="0"/>
            <w:vAlign w:val="center"/>
          </w:tcPr>
          <w:p w14:paraId="0DD78BDC">
            <w:pPr>
              <w:pStyle w:val="214"/>
            </w:pPr>
            <w:r>
              <w:rPr>
                <w:rFonts w:hint="eastAsia"/>
              </w:rPr>
              <w:t>8*N2</w:t>
            </w:r>
          </w:p>
        </w:tc>
        <w:tc>
          <w:tcPr>
            <w:tcW w:w="2333" w:type="dxa"/>
            <w:noWrap w:val="0"/>
            <w:vAlign w:val="center"/>
          </w:tcPr>
          <w:p w14:paraId="3709EFD3">
            <w:pPr>
              <w:pStyle w:val="214"/>
              <w:jc w:val="both"/>
            </w:pPr>
            <w:r>
              <w:rPr>
                <w:rFonts w:hint="eastAsia"/>
              </w:rPr>
              <w:t>下挂设备描述符</w:t>
            </w:r>
            <w:r>
              <w:rPr>
                <w:rFonts w:hint="eastAsia" w:ascii="Times New Roman" w:hAnsi="Times New Roman"/>
              </w:rPr>
              <w:t>，格式为ASCII</w:t>
            </w:r>
          </w:p>
        </w:tc>
      </w:tr>
      <w:tr w14:paraId="7D9D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898" w:hRule="exact"/>
          <w:jc w:val="center"/>
        </w:trPr>
        <w:tc>
          <w:tcPr>
            <w:tcW w:w="2275" w:type="dxa"/>
            <w:noWrap w:val="0"/>
            <w:vAlign w:val="center"/>
          </w:tcPr>
          <w:p w14:paraId="24ADF9C9">
            <w:pPr>
              <w:pStyle w:val="214"/>
            </w:pPr>
            <w:r>
              <w:rPr>
                <w:rFonts w:hint="eastAsia"/>
              </w:rPr>
              <w:t>下挂设备</w:t>
            </w:r>
            <w:r>
              <w:t>M</w:t>
            </w:r>
            <w:r>
              <w:rPr>
                <w:rFonts w:hint="eastAsia"/>
              </w:rPr>
              <w:t>通信协议类型</w:t>
            </w:r>
          </w:p>
        </w:tc>
        <w:tc>
          <w:tcPr>
            <w:tcW w:w="1824" w:type="dxa"/>
            <w:noWrap w:val="0"/>
            <w:vAlign w:val="center"/>
          </w:tcPr>
          <w:p w14:paraId="0BB64D66">
            <w:pPr>
              <w:pStyle w:val="214"/>
              <w:rPr>
                <w:rFonts w:hint="eastAsia"/>
              </w:rPr>
            </w:pPr>
            <w:r>
              <w:rPr>
                <w:rFonts w:hint="eastAsia"/>
              </w:rPr>
              <w:t>21+N+(3+N1+N2)*M+(3+N1+N2)</w:t>
            </w:r>
          </w:p>
        </w:tc>
        <w:tc>
          <w:tcPr>
            <w:tcW w:w="1688" w:type="dxa"/>
            <w:noWrap w:val="0"/>
            <w:vAlign w:val="center"/>
          </w:tcPr>
          <w:p w14:paraId="1243EC95">
            <w:pPr>
              <w:pStyle w:val="214"/>
              <w:rPr>
                <w:rFonts w:hint="eastAsia" w:ascii="Times New Roman" w:hAnsi="Times New Roman"/>
              </w:rPr>
            </w:pPr>
            <w:r>
              <w:rPr>
                <w:rFonts w:hint="eastAsia" w:ascii="Times New Roman" w:hAnsi="Times New Roman"/>
              </w:rPr>
              <w:t>0-7</w:t>
            </w:r>
          </w:p>
        </w:tc>
        <w:tc>
          <w:tcPr>
            <w:tcW w:w="1756" w:type="dxa"/>
            <w:noWrap w:val="0"/>
            <w:vAlign w:val="center"/>
          </w:tcPr>
          <w:p w14:paraId="009A876A">
            <w:pPr>
              <w:pStyle w:val="214"/>
            </w:pPr>
            <w:r>
              <w:rPr>
                <w:rFonts w:hint="eastAsia"/>
              </w:rPr>
              <w:t>8</w:t>
            </w:r>
          </w:p>
        </w:tc>
        <w:tc>
          <w:tcPr>
            <w:tcW w:w="2333" w:type="dxa"/>
            <w:noWrap w:val="0"/>
            <w:vAlign w:val="center"/>
          </w:tcPr>
          <w:p w14:paraId="687B70AE">
            <w:pPr>
              <w:pStyle w:val="214"/>
              <w:jc w:val="both"/>
            </w:pPr>
            <w:r>
              <w:rPr>
                <w:rFonts w:hint="eastAsia"/>
              </w:rPr>
              <w:t>02H：D</w:t>
            </w:r>
            <w:r>
              <w:t>L/T645-2007</w:t>
            </w:r>
            <w:r>
              <w:br w:type="textWrapping"/>
            </w:r>
            <w:r>
              <w:rPr>
                <w:rFonts w:hint="eastAsia"/>
              </w:rPr>
              <w:t>03</w:t>
            </w:r>
            <w:r>
              <w:t>H</w:t>
            </w:r>
            <w:r>
              <w:rPr>
                <w:rFonts w:hint="eastAsia"/>
              </w:rPr>
              <w:t>：为D</w:t>
            </w:r>
            <w:r>
              <w:t>L/T698</w:t>
            </w:r>
            <w:r>
              <w:rPr>
                <w:rFonts w:hint="eastAsia"/>
              </w:rPr>
              <w:t>.</w:t>
            </w:r>
            <w:r>
              <w:t>45</w:t>
            </w:r>
          </w:p>
        </w:tc>
      </w:tr>
    </w:tbl>
    <w:p w14:paraId="40461443">
      <w:pPr>
        <w:pStyle w:val="38"/>
        <w:ind w:firstLine="0" w:firstLineChars="0"/>
        <w:jc w:val="left"/>
        <w:rPr>
          <w:rFonts w:hint="eastAsia" w:ascii="Times New Roman"/>
        </w:rPr>
      </w:pPr>
    </w:p>
    <w:p w14:paraId="6D35D21B">
      <w:pPr>
        <w:pStyle w:val="38"/>
        <w:jc w:val="left"/>
        <w:rPr>
          <w:rFonts w:hint="eastAsia" w:ascii="Times New Roman"/>
        </w:rPr>
      </w:pPr>
      <w:r>
        <w:rPr>
          <w:rFonts w:hint="eastAsia" w:ascii="Times New Roman"/>
        </w:rPr>
        <w:t>不同设备的设备描述符不</w:t>
      </w:r>
      <w:r>
        <w:rPr>
          <w:rFonts w:ascii="Times New Roman"/>
        </w:rPr>
        <w:t>应符合表1</w:t>
      </w:r>
      <w:r>
        <w:rPr>
          <w:rFonts w:hint="eastAsia" w:ascii="Times New Roman"/>
        </w:rPr>
        <w:t>5</w:t>
      </w:r>
      <w:r>
        <w:rPr>
          <w:rFonts w:ascii="Times New Roman"/>
        </w:rPr>
        <w:t>要求</w:t>
      </w:r>
      <w:r>
        <w:rPr>
          <w:rFonts w:hint="eastAsia" w:ascii="Times New Roman"/>
        </w:rPr>
        <w:t>。</w:t>
      </w:r>
    </w:p>
    <w:p w14:paraId="18967279">
      <w:pPr>
        <w:pStyle w:val="154"/>
        <w:ind w:left="0"/>
        <w:rPr>
          <w:rFonts w:hint="eastAsia" w:ascii="Times New Roman"/>
        </w:rPr>
      </w:pPr>
      <w:r>
        <w:rPr>
          <w:rFonts w:hint="eastAsia" w:ascii="Times New Roman"/>
        </w:rPr>
        <w:t>设备描述符与设备对应关系</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1417"/>
        <w:gridCol w:w="6095"/>
      </w:tblGrid>
      <w:tr w14:paraId="3632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7D1EE4EC">
            <w:pPr>
              <w:pStyle w:val="214"/>
            </w:pPr>
            <w:r>
              <w:rPr>
                <w:rFonts w:hint="eastAsia"/>
              </w:rPr>
              <w:t>设备类型</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085619A8">
            <w:pPr>
              <w:pStyle w:val="214"/>
            </w:pPr>
            <w:r>
              <w:rPr>
                <w:rFonts w:hint="eastAsia"/>
              </w:rPr>
              <w:t>设备描述符(4036)</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15AC2493">
            <w:pPr>
              <w:pStyle w:val="214"/>
            </w:pPr>
            <w:r>
              <w:rPr>
                <w:rFonts w:hint="eastAsia"/>
              </w:rPr>
              <w:t>备注</w:t>
            </w:r>
          </w:p>
        </w:tc>
      </w:tr>
      <w:tr w14:paraId="33E8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6FADD3A0">
            <w:pPr>
              <w:pStyle w:val="214"/>
            </w:pPr>
            <w:r>
              <w:rPr>
                <w:rFonts w:hint="eastAsia"/>
              </w:rPr>
              <w:t>13/20版单相电能表</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6807F3C2">
            <w:pPr>
              <w:pStyle w:val="214"/>
            </w:pPr>
            <w:r>
              <w:rPr>
                <w:rFonts w:hint="eastAsia"/>
              </w:rPr>
              <w:t>DDZYXXX、DDZYXXXC-Z</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19E87375">
            <w:pPr>
              <w:pStyle w:val="214"/>
              <w:jc w:val="left"/>
            </w:pPr>
            <w:r>
              <w:rPr>
                <w:rFonts w:hint="eastAsia"/>
              </w:rPr>
              <w:t>前4个字符固定为“DDZY”，集中器可判断此4字符识别设备类型，其它部分不用判断，其它说明：XXX为厂家型号编号，为3位或4位数字，不同厂家编号不同，C表示为本地费控表，“-Z”表示载波模块表。</w:t>
            </w:r>
          </w:p>
        </w:tc>
      </w:tr>
      <w:tr w14:paraId="2DE3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2B4B98AF">
            <w:pPr>
              <w:pStyle w:val="214"/>
            </w:pPr>
            <w:r>
              <w:rPr>
                <w:rFonts w:hint="eastAsia"/>
              </w:rPr>
              <w:t>13/20版三相电能表</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39B32EE5">
            <w:pPr>
              <w:pStyle w:val="214"/>
            </w:pPr>
            <w:r>
              <w:rPr>
                <w:rFonts w:hint="eastAsia"/>
              </w:rPr>
              <w:t>DTZYXXX、DTZYXXXC-Z</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11CD05D5">
            <w:pPr>
              <w:pStyle w:val="214"/>
              <w:jc w:val="left"/>
            </w:pPr>
            <w:r>
              <w:rPr>
                <w:rFonts w:hint="eastAsia"/>
              </w:rPr>
              <w:t>前4个字符固定为“DTZY”，集中器可判断此4字符，其它说明同2013版单相智能电能表。</w:t>
            </w:r>
          </w:p>
        </w:tc>
      </w:tr>
      <w:tr w14:paraId="382E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2CBE1F4D">
            <w:pPr>
              <w:pStyle w:val="214"/>
            </w:pPr>
            <w:r>
              <w:rPr>
                <w:rFonts w:hint="eastAsia"/>
              </w:rPr>
              <w:t>导轨式电能表</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443A12E4">
            <w:pPr>
              <w:pStyle w:val="214"/>
            </w:pPr>
            <w:r>
              <w:rPr>
                <w:rFonts w:hint="eastAsia"/>
              </w:rPr>
              <w:t>DTSUXXX-D</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09470D94">
            <w:pPr>
              <w:pStyle w:val="214"/>
              <w:jc w:val="left"/>
            </w:pPr>
            <w:r>
              <w:rPr>
                <w:rFonts w:hint="eastAsia"/>
              </w:rPr>
              <w:t>前4个字符固定为“DTSU”，集中器可判断此4字符，“-D”表示双模模块，其它说明同2013版单相智能电能表。</w:t>
            </w:r>
          </w:p>
        </w:tc>
      </w:tr>
      <w:tr w14:paraId="2D16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1B1A2F2A">
            <w:pPr>
              <w:pStyle w:val="214"/>
            </w:pPr>
            <w:r>
              <w:rPr>
                <w:rFonts w:hint="eastAsia"/>
              </w:rPr>
              <w:t>直流表</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228D6145">
            <w:pPr>
              <w:pStyle w:val="214"/>
            </w:pPr>
            <w:r>
              <w:rPr>
                <w:rFonts w:hint="eastAsia"/>
              </w:rPr>
              <w:t>DJSXXX、DJSFXXX</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70127118">
            <w:pPr>
              <w:pStyle w:val="214"/>
              <w:jc w:val="left"/>
            </w:pPr>
            <w:r>
              <w:rPr>
                <w:rFonts w:hint="eastAsia"/>
              </w:rPr>
              <w:t>前3个字符固定为“DJS”，集中器可判断此3字符，“F”表示复费率，其它说明同2013版单相智能电能表。</w:t>
            </w:r>
          </w:p>
        </w:tc>
      </w:tr>
      <w:tr w14:paraId="0C52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16B23C38">
            <w:pPr>
              <w:pStyle w:val="214"/>
            </w:pPr>
            <w:r>
              <w:rPr>
                <w:rFonts w:hint="eastAsia"/>
              </w:rPr>
              <w:t>量测开关</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7B1B24DA">
            <w:pPr>
              <w:pStyle w:val="214"/>
            </w:pPr>
            <w:r>
              <w:rPr>
                <w:rFonts w:hint="eastAsia"/>
              </w:rPr>
              <w:t>LKTXXXZ-D</w:t>
            </w:r>
          </w:p>
          <w:p w14:paraId="2DF8B43D">
            <w:pPr>
              <w:pStyle w:val="214"/>
            </w:pPr>
            <w:r>
              <w:rPr>
                <w:rFonts w:hint="eastAsia"/>
              </w:rPr>
              <w:t>LKTXXXC-D</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5313F269">
            <w:pPr>
              <w:pStyle w:val="214"/>
              <w:jc w:val="left"/>
            </w:pPr>
            <w:r>
              <w:rPr>
                <w:rFonts w:hint="eastAsia"/>
              </w:rPr>
              <w:t>前3个字符固定为“LKT”，集中器可判断此3字符识别设备类型，XXX为厂家型号编号，不同厂家编号不同，“Z”表示正插型，“C”表示侧插型，“-D”表示双模模块。</w:t>
            </w:r>
          </w:p>
        </w:tc>
      </w:tr>
      <w:tr w14:paraId="02C8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3B1732B4">
            <w:pPr>
              <w:pStyle w:val="214"/>
            </w:pPr>
            <w:r>
              <w:rPr>
                <w:rFonts w:hint="eastAsia"/>
              </w:rPr>
              <w:t>分布式电源接入单元</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52A030AC">
            <w:pPr>
              <w:pStyle w:val="214"/>
            </w:pPr>
            <w:r>
              <w:rPr>
                <w:rFonts w:hint="eastAsia"/>
              </w:rPr>
              <w:t>DFDL33-XXX</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13993DC0">
            <w:pPr>
              <w:pStyle w:val="214"/>
              <w:jc w:val="left"/>
            </w:pPr>
            <w:r>
              <w:rPr>
                <w:rFonts w:hint="eastAsia"/>
              </w:rPr>
              <w:t>前4个字符固定为“DFDL”，集中器可判断此4字符，其它部分不用判断，其它说明：33表示可接入3路逆变器，温度级别C3级，XXX为厂家型号编号，为3位或4位数字，不同厂家编号不同。</w:t>
            </w:r>
          </w:p>
        </w:tc>
      </w:tr>
      <w:tr w14:paraId="5B7D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35814673">
            <w:pPr>
              <w:pStyle w:val="214"/>
            </w:pPr>
            <w:r>
              <w:rPr>
                <w:rFonts w:hint="eastAsia"/>
              </w:rPr>
              <w:t>充电桩计费控制单元</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22D4905F">
            <w:pPr>
              <w:pStyle w:val="214"/>
              <w:rPr>
                <w:highlight w:val="yellow"/>
              </w:rPr>
            </w:pPr>
            <w:r>
              <w:rPr>
                <w:rFonts w:hint="eastAsia"/>
              </w:rPr>
              <w:t>EVBC-XXX</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61A9C833">
            <w:pPr>
              <w:pStyle w:val="214"/>
              <w:jc w:val="left"/>
              <w:rPr>
                <w:highlight w:val="yellow"/>
              </w:rPr>
            </w:pPr>
            <w:r>
              <w:rPr>
                <w:rFonts w:hint="eastAsia"/>
              </w:rPr>
              <w:t>导轨表厂家代码，XXX 为厂家型号编号，为 3位或4 位数字，不同厂家编号不同。</w:t>
            </w:r>
          </w:p>
        </w:tc>
      </w:tr>
      <w:tr w14:paraId="42A8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411" w:type="dxa"/>
            <w:tcBorders>
              <w:top w:val="single" w:color="auto" w:sz="4" w:space="0"/>
              <w:left w:val="single" w:color="auto" w:sz="4" w:space="0"/>
              <w:bottom w:val="single" w:color="auto" w:sz="4" w:space="0"/>
              <w:right w:val="single" w:color="auto" w:sz="4" w:space="0"/>
            </w:tcBorders>
            <w:noWrap w:val="0"/>
            <w:vAlign w:val="top"/>
          </w:tcPr>
          <w:p w14:paraId="45BAED77">
            <w:pPr>
              <w:pStyle w:val="214"/>
            </w:pPr>
            <w:r>
              <w:rPr>
                <w:rFonts w:hint="eastAsia"/>
              </w:rPr>
              <w:t>充电桩充电控制模块</w:t>
            </w:r>
          </w:p>
        </w:tc>
        <w:tc>
          <w:tcPr>
            <w:tcW w:w="1417" w:type="dxa"/>
            <w:tcBorders>
              <w:top w:val="single" w:color="auto" w:sz="4" w:space="0"/>
              <w:left w:val="single" w:color="auto" w:sz="4" w:space="0"/>
              <w:bottom w:val="single" w:color="auto" w:sz="4" w:space="0"/>
              <w:right w:val="single" w:color="auto" w:sz="4" w:space="0"/>
            </w:tcBorders>
            <w:noWrap w:val="0"/>
            <w:vAlign w:val="top"/>
          </w:tcPr>
          <w:p w14:paraId="3AAC7120">
            <w:pPr>
              <w:pStyle w:val="214"/>
              <w:rPr>
                <w:highlight w:val="yellow"/>
              </w:rPr>
            </w:pPr>
            <w:r>
              <w:rPr>
                <w:rFonts w:hint="eastAsia"/>
              </w:rPr>
              <w:t>EVCC-XXX</w:t>
            </w:r>
          </w:p>
        </w:tc>
        <w:tc>
          <w:tcPr>
            <w:tcW w:w="6095" w:type="dxa"/>
            <w:tcBorders>
              <w:top w:val="single" w:color="auto" w:sz="4" w:space="0"/>
              <w:left w:val="single" w:color="auto" w:sz="4" w:space="0"/>
              <w:bottom w:val="single" w:color="auto" w:sz="4" w:space="0"/>
              <w:right w:val="single" w:color="auto" w:sz="4" w:space="0"/>
            </w:tcBorders>
            <w:noWrap w:val="0"/>
            <w:vAlign w:val="top"/>
          </w:tcPr>
          <w:p w14:paraId="4038353A">
            <w:pPr>
              <w:pStyle w:val="214"/>
              <w:jc w:val="left"/>
              <w:rPr>
                <w:highlight w:val="yellow"/>
              </w:rPr>
            </w:pPr>
            <w:r>
              <w:rPr>
                <w:rFonts w:hint="eastAsia"/>
              </w:rPr>
              <w:t>导轨表厂家代码，XXX 为厂家型号编号，为 3位或4 位数字，不同厂家编号不同。</w:t>
            </w:r>
          </w:p>
        </w:tc>
      </w:tr>
    </w:tbl>
    <w:p w14:paraId="561EC6E8">
      <w:pPr>
        <w:pStyle w:val="38"/>
        <w:rPr>
          <w:rFonts w:hint="eastAsia" w:ascii="Times New Roman"/>
        </w:rPr>
      </w:pPr>
    </w:p>
    <w:p w14:paraId="68B44577">
      <w:pPr>
        <w:pStyle w:val="74"/>
        <w:spacing w:before="156" w:after="156"/>
        <w:rPr>
          <w:rFonts w:ascii="Times New Roman"/>
        </w:rPr>
      </w:pPr>
      <w:bookmarkStart w:id="848" w:name="_Toc403585311"/>
      <w:bookmarkStart w:id="849" w:name="_Toc400798918"/>
      <w:bookmarkStart w:id="850" w:name="_Toc409125967"/>
      <w:bookmarkStart w:id="851" w:name="_Toc399259246"/>
      <w:bookmarkStart w:id="852" w:name="_Toc403570127"/>
      <w:bookmarkStart w:id="853" w:name="_Toc408859755"/>
      <w:bookmarkStart w:id="854" w:name="_Toc402983374"/>
      <w:bookmarkStart w:id="855" w:name="_Toc399757290"/>
      <w:bookmarkStart w:id="856" w:name="_Toc405476652"/>
      <w:bookmarkStart w:id="857" w:name="_Toc402982908"/>
      <w:bookmarkStart w:id="858" w:name="_Toc399228829"/>
      <w:bookmarkStart w:id="859" w:name="_Toc402983840"/>
      <w:r>
        <w:rPr>
          <w:rFonts w:ascii="Times New Roman"/>
        </w:rPr>
        <w:t>事件报文传输流程</w:t>
      </w:r>
      <w:bookmarkEnd w:id="848"/>
      <w:bookmarkEnd w:id="849"/>
      <w:bookmarkEnd w:id="850"/>
      <w:bookmarkEnd w:id="851"/>
      <w:bookmarkEnd w:id="852"/>
      <w:bookmarkEnd w:id="853"/>
      <w:bookmarkEnd w:id="854"/>
      <w:bookmarkEnd w:id="855"/>
      <w:bookmarkEnd w:id="856"/>
      <w:bookmarkEnd w:id="857"/>
      <w:bookmarkEnd w:id="858"/>
      <w:bookmarkEnd w:id="859"/>
    </w:p>
    <w:p w14:paraId="28142102">
      <w:pPr>
        <w:pStyle w:val="38"/>
        <w:rPr>
          <w:rFonts w:ascii="Times New Roman"/>
        </w:rPr>
      </w:pPr>
      <w:r>
        <w:rPr>
          <w:rFonts w:ascii="Times New Roman"/>
        </w:rPr>
        <w:t>STA将事件状态字主动上报给CCO，CCO能够处理时，应答确认，CCO缓冲区满时，应答缓冲区满给STA。</w:t>
      </w:r>
    </w:p>
    <w:p w14:paraId="3F9E5219">
      <w:pPr>
        <w:pStyle w:val="38"/>
        <w:jc w:val="left"/>
        <w:rPr>
          <w:rFonts w:hint="eastAsia" w:ascii="Times New Roman"/>
        </w:rPr>
      </w:pPr>
      <w:r>
        <w:rPr>
          <w:rFonts w:ascii="Times New Roman"/>
        </w:rPr>
        <w:t>事件报文传输流程应符合图</w:t>
      </w:r>
      <w:r>
        <w:rPr>
          <w:rFonts w:hint="eastAsia" w:ascii="Times New Roman"/>
        </w:rPr>
        <w:t>18</w:t>
      </w:r>
      <w:r>
        <w:rPr>
          <w:rFonts w:ascii="Times New Roman"/>
        </w:rPr>
        <w:t>要求</w:t>
      </w:r>
      <w:r>
        <w:rPr>
          <w:rFonts w:hint="eastAsia" w:ascii="Times New Roman"/>
        </w:rPr>
        <w:t>。</w:t>
      </w:r>
    </w:p>
    <w:p w14:paraId="48CE873B">
      <w:pPr>
        <w:pStyle w:val="38"/>
        <w:jc w:val="left"/>
        <w:rPr>
          <w:rFonts w:ascii="Times New Roman"/>
        </w:rPr>
      </w:pPr>
    </w:p>
    <w:p w14:paraId="7AD5C62B">
      <w:pPr>
        <w:pStyle w:val="175"/>
        <w:ind w:firstLine="0" w:firstLineChars="0"/>
        <w:jc w:val="center"/>
        <w:rPr>
          <w:rFonts w:ascii="Times New Roman" w:hAnsi="Times New Roman"/>
        </w:rPr>
      </w:pPr>
      <w:r>
        <w:rPr>
          <w:rFonts w:ascii="Times New Roman" w:hAnsi="Times New Roman"/>
        </w:rPr>
        <w:object>
          <v:shape id="_x0000_i1042" o:spt="75" type="#_x0000_t75" style="height:144.75pt;width:133.45pt;" o:ole="t" filled="f" o:preferrelative="t" stroked="f" coordsize="21600,21600">
            <v:path/>
            <v:fill on="f" focussize="0,0"/>
            <v:stroke on="f"/>
            <v:imagedata r:id="rId47" o:title=""/>
            <o:lock v:ext="edit" aspectratio="t"/>
            <w10:wrap type="none"/>
            <w10:anchorlock/>
          </v:shape>
          <o:OLEObject Type="Embed" ProgID="Visio.Drawing.11" ShapeID="_x0000_i1042" DrawAspect="Content" ObjectID="_1468075742" r:id="rId46">
            <o:LockedField>false</o:LockedField>
          </o:OLEObject>
        </w:object>
      </w:r>
    </w:p>
    <w:p w14:paraId="666ED241">
      <w:pPr>
        <w:pStyle w:val="156"/>
        <w:rPr>
          <w:rFonts w:ascii="Times New Roman"/>
        </w:rPr>
      </w:pPr>
      <w:bookmarkStart w:id="860" w:name="_Toc408860104"/>
      <w:bookmarkStart w:id="861" w:name="_Ref398978707"/>
      <w:bookmarkStart w:id="862" w:name="_Toc400799090"/>
      <w:bookmarkStart w:id="863" w:name="_Toc399757488"/>
      <w:bookmarkStart w:id="864" w:name="_Toc403585477"/>
      <w:bookmarkStart w:id="865" w:name="_Toc399229241"/>
      <w:bookmarkStart w:id="866" w:name="_Toc402983540"/>
      <w:bookmarkStart w:id="867" w:name="_Toc405476830"/>
      <w:bookmarkStart w:id="868" w:name="_Toc403570518"/>
      <w:bookmarkStart w:id="869" w:name="_Toc402983074"/>
      <w:bookmarkStart w:id="870" w:name="_Toc402984006"/>
      <w:bookmarkStart w:id="871" w:name="_Toc399259454"/>
      <w:r>
        <w:rPr>
          <w:rFonts w:ascii="Times New Roman"/>
        </w:rPr>
        <w:t>事件报文传输流程</w:t>
      </w:r>
      <w:bookmarkEnd w:id="860"/>
      <w:bookmarkEnd w:id="861"/>
      <w:bookmarkEnd w:id="862"/>
      <w:bookmarkEnd w:id="863"/>
      <w:bookmarkEnd w:id="864"/>
      <w:bookmarkEnd w:id="865"/>
      <w:bookmarkEnd w:id="866"/>
      <w:bookmarkEnd w:id="867"/>
      <w:bookmarkEnd w:id="868"/>
      <w:bookmarkEnd w:id="869"/>
      <w:bookmarkEnd w:id="870"/>
      <w:bookmarkEnd w:id="871"/>
    </w:p>
    <w:p w14:paraId="0275794D">
      <w:pPr>
        <w:pStyle w:val="74"/>
        <w:spacing w:before="156" w:after="156"/>
        <w:rPr>
          <w:rFonts w:ascii="Times New Roman"/>
        </w:rPr>
      </w:pPr>
      <w:ins w:id="85" w:author="作者">
        <w:r>
          <w:rPr>
            <w:rFonts w:ascii="Times New Roman"/>
          </w:rPr>
          <w:t>即</w:t>
        </w:r>
      </w:ins>
      <w:del w:id="86" w:author="作者">
        <w:r>
          <w:rPr>
            <w:rFonts w:hint="eastAsia" w:ascii="Times New Roman"/>
          </w:rPr>
          <w:delText>集</w:delText>
        </w:r>
      </w:del>
      <w:r>
        <w:rPr>
          <w:rFonts w:hint="eastAsia" w:ascii="Times New Roman"/>
        </w:rPr>
        <w:t>装</w:t>
      </w:r>
      <w:del w:id="87" w:author="作者">
        <w:r>
          <w:rPr>
            <w:rFonts w:hint="eastAsia" w:ascii="Times New Roman"/>
          </w:rPr>
          <w:delText>集</w:delText>
        </w:r>
      </w:del>
      <w:ins w:id="88" w:author="作者">
        <w:r>
          <w:rPr>
            <w:rFonts w:hint="eastAsia" w:ascii="Times New Roman"/>
          </w:rPr>
          <w:t>即</w:t>
        </w:r>
      </w:ins>
      <w:r>
        <w:rPr>
          <w:rFonts w:hint="eastAsia" w:ascii="Times New Roman"/>
        </w:rPr>
        <w:t>采业务流程</w:t>
      </w:r>
    </w:p>
    <w:p w14:paraId="215C1701">
      <w:pPr>
        <w:pStyle w:val="38"/>
        <w:rPr>
          <w:ins w:id="89" w:author="作者" w:date=""/>
          <w:rFonts w:hint="eastAsia" w:ascii="Times New Roman"/>
        </w:rPr>
      </w:pPr>
      <w:ins w:id="90" w:author="作者">
        <w:r>
          <w:rPr>
            <w:rFonts w:ascii="Times New Roman"/>
          </w:rPr>
          <w:t>即装即采业务应符以下流程</w:t>
        </w:r>
      </w:ins>
      <w:ins w:id="91" w:author="作者">
        <w:r>
          <w:rPr>
            <w:rFonts w:hint="eastAsia" w:ascii="Times New Roman"/>
          </w:rPr>
          <w:t>：</w:t>
        </w:r>
      </w:ins>
    </w:p>
    <w:p w14:paraId="22DB0604">
      <w:pPr>
        <w:pStyle w:val="38"/>
        <w:rPr>
          <w:rFonts w:hint="eastAsia" w:ascii="Times New Roman"/>
        </w:rPr>
      </w:pPr>
      <w:del w:id="92" w:author="作者">
        <w:r>
          <w:rPr>
            <w:rFonts w:hint="eastAsia" w:ascii="Times New Roman"/>
          </w:rPr>
          <w:delText>（1</w:delText>
        </w:r>
      </w:del>
      <w:ins w:id="93" w:author="作者">
        <w:r>
          <w:rPr>
            <w:rFonts w:hint="eastAsia" w:ascii="Times New Roman"/>
          </w:rPr>
          <w:t>a</w:t>
        </w:r>
      </w:ins>
      <w:r>
        <w:rPr>
          <w:rFonts w:hint="eastAsia" w:ascii="Times New Roman"/>
        </w:rPr>
        <w:t>）CCO出厂默认关闭白名单</w:t>
      </w:r>
      <w:del w:id="94" w:author="作者">
        <w:r>
          <w:rPr>
            <w:rFonts w:hint="eastAsia" w:ascii="Times New Roman"/>
          </w:rPr>
          <w:delText>。</w:delText>
        </w:r>
      </w:del>
      <w:ins w:id="95" w:author="作者">
        <w:r>
          <w:rPr>
            <w:rFonts w:hint="eastAsia" w:ascii="Times New Roman"/>
          </w:rPr>
          <w:t>;</w:t>
        </w:r>
      </w:ins>
    </w:p>
    <w:p w14:paraId="0E41C2D9">
      <w:pPr>
        <w:pStyle w:val="38"/>
        <w:rPr>
          <w:rFonts w:hint="eastAsia" w:ascii="Times New Roman"/>
        </w:rPr>
      </w:pPr>
      <w:del w:id="96" w:author="作者">
        <w:r>
          <w:rPr>
            <w:rFonts w:hint="eastAsia" w:ascii="Times New Roman"/>
          </w:rPr>
          <w:delText>（2</w:delText>
        </w:r>
      </w:del>
      <w:ins w:id="97" w:author="作者">
        <w:r>
          <w:rPr>
            <w:rFonts w:hint="eastAsia" w:ascii="Times New Roman"/>
          </w:rPr>
          <w:t>b</w:t>
        </w:r>
      </w:ins>
      <w:r>
        <w:rPr>
          <w:rFonts w:hint="eastAsia" w:ascii="Times New Roman"/>
        </w:rPr>
        <w:t>）CCO上电后，等待STA入网</w:t>
      </w:r>
      <w:del w:id="98" w:author="作者">
        <w:r>
          <w:rPr>
            <w:rFonts w:hint="eastAsia" w:ascii="Times New Roman"/>
          </w:rPr>
          <w:delText>。</w:delText>
        </w:r>
      </w:del>
      <w:ins w:id="99" w:author="作者">
        <w:r>
          <w:rPr>
            <w:rFonts w:hint="eastAsia" w:ascii="Times New Roman"/>
          </w:rPr>
          <w:t>;</w:t>
        </w:r>
      </w:ins>
    </w:p>
    <w:p w14:paraId="3A2EBDB8">
      <w:pPr>
        <w:pStyle w:val="38"/>
        <w:rPr>
          <w:rFonts w:hint="eastAsia" w:ascii="Times New Roman"/>
        </w:rPr>
      </w:pPr>
      <w:del w:id="100" w:author="作者">
        <w:r>
          <w:rPr>
            <w:rFonts w:hint="eastAsia" w:ascii="Times New Roman"/>
          </w:rPr>
          <w:delText>（3</w:delText>
        </w:r>
      </w:del>
      <w:ins w:id="101" w:author="作者">
        <w:r>
          <w:rPr>
            <w:rFonts w:hint="eastAsia" w:ascii="Times New Roman"/>
          </w:rPr>
          <w:t>c</w:t>
        </w:r>
      </w:ins>
      <w:r>
        <w:rPr>
          <w:rFonts w:hint="eastAsia" w:ascii="Times New Roman"/>
        </w:rPr>
        <w:t>）STA入网成功后，主动上报末端接入设备信息（设备通信地址、设备通信协议类型、设备描述符）</w:t>
      </w:r>
      <w:del w:id="102" w:author="作者">
        <w:r>
          <w:rPr>
            <w:rFonts w:hint="eastAsia" w:ascii="Times New Roman"/>
          </w:rPr>
          <w:delText>。</w:delText>
        </w:r>
      </w:del>
      <w:ins w:id="103" w:author="作者">
        <w:r>
          <w:rPr>
            <w:rFonts w:hint="eastAsia" w:ascii="Times New Roman"/>
          </w:rPr>
          <w:t>;</w:t>
        </w:r>
      </w:ins>
    </w:p>
    <w:p w14:paraId="2D7CB056">
      <w:pPr>
        <w:pStyle w:val="38"/>
        <w:rPr>
          <w:rFonts w:hint="eastAsia" w:ascii="Times New Roman"/>
        </w:rPr>
      </w:pPr>
      <w:del w:id="104" w:author="作者">
        <w:r>
          <w:rPr>
            <w:rFonts w:hint="eastAsia" w:ascii="Times New Roman"/>
          </w:rPr>
          <w:delText>（4</w:delText>
        </w:r>
      </w:del>
      <w:ins w:id="105" w:author="作者">
        <w:r>
          <w:rPr>
            <w:rFonts w:hint="eastAsia" w:ascii="Times New Roman"/>
          </w:rPr>
          <w:t>d</w:t>
        </w:r>
      </w:ins>
      <w:r>
        <w:rPr>
          <w:rFonts w:hint="eastAsia" w:ascii="Times New Roman"/>
        </w:rPr>
        <w:t>）CCO收到上报的末端接入设备信息后，将信息上报给集中器，同时给STA应答确认。</w:t>
      </w:r>
    </w:p>
    <w:p w14:paraId="2B566E23">
      <w:pPr>
        <w:pStyle w:val="70"/>
        <w:rPr>
          <w:rFonts w:ascii="Times New Roman"/>
        </w:rPr>
      </w:pPr>
      <w:bookmarkStart w:id="872" w:name="_Toc461041459"/>
      <w:bookmarkStart w:id="873" w:name="_Toc403570128"/>
      <w:bookmarkStart w:id="874" w:name="_Toc399757291"/>
      <w:bookmarkStart w:id="875" w:name="_Toc399228830"/>
      <w:bookmarkStart w:id="876" w:name="_Toc399259247"/>
      <w:bookmarkStart w:id="877" w:name="_Toc400798919"/>
      <w:bookmarkStart w:id="878" w:name="_Toc408859756"/>
      <w:bookmarkStart w:id="879" w:name="_Toc402982909"/>
      <w:bookmarkStart w:id="880" w:name="_Toc409125968"/>
      <w:bookmarkStart w:id="881" w:name="_Toc402983375"/>
      <w:bookmarkStart w:id="882" w:name="_Toc402983841"/>
      <w:bookmarkStart w:id="883" w:name="_Toc405476653"/>
      <w:bookmarkStart w:id="884" w:name="_Toc403585312"/>
      <w:r>
        <w:rPr>
          <w:rFonts w:ascii="Times New Roman"/>
        </w:rPr>
        <w:t>通信测试命令报文</w:t>
      </w:r>
      <w:bookmarkEnd w:id="872"/>
      <w:bookmarkEnd w:id="873"/>
      <w:bookmarkEnd w:id="874"/>
      <w:bookmarkEnd w:id="875"/>
      <w:bookmarkEnd w:id="876"/>
      <w:bookmarkEnd w:id="877"/>
      <w:bookmarkEnd w:id="878"/>
      <w:bookmarkEnd w:id="879"/>
      <w:bookmarkEnd w:id="880"/>
      <w:bookmarkEnd w:id="881"/>
      <w:bookmarkEnd w:id="882"/>
      <w:bookmarkEnd w:id="883"/>
      <w:bookmarkEnd w:id="884"/>
      <w:bookmarkStart w:id="885" w:name="_Toc402983376"/>
      <w:bookmarkStart w:id="886" w:name="_Toc402983842"/>
      <w:bookmarkStart w:id="887" w:name="_Toc399259248"/>
      <w:bookmarkStart w:id="888" w:name="_Toc402982910"/>
      <w:bookmarkStart w:id="889" w:name="_Toc399228831"/>
      <w:bookmarkStart w:id="890" w:name="_Toc399757292"/>
      <w:bookmarkStart w:id="891" w:name="_Toc400798920"/>
      <w:bookmarkStart w:id="892" w:name="_Toc408859757"/>
      <w:bookmarkStart w:id="893" w:name="_Toc403585313"/>
      <w:bookmarkStart w:id="894" w:name="_Toc409125969"/>
      <w:bookmarkStart w:id="895" w:name="_Toc405476654"/>
      <w:bookmarkStart w:id="896" w:name="_Toc403570129"/>
      <w:r>
        <w:rPr>
          <w:rFonts w:ascii="Times New Roman"/>
        </w:rPr>
        <w:t>下行</w:t>
      </w:r>
      <w:bookmarkEnd w:id="885"/>
      <w:bookmarkEnd w:id="886"/>
      <w:bookmarkEnd w:id="887"/>
      <w:bookmarkEnd w:id="888"/>
      <w:bookmarkEnd w:id="889"/>
      <w:bookmarkEnd w:id="890"/>
      <w:bookmarkEnd w:id="891"/>
      <w:r>
        <w:rPr>
          <w:rFonts w:ascii="Times New Roman"/>
        </w:rPr>
        <w:t>报文格式</w:t>
      </w:r>
      <w:bookmarkEnd w:id="892"/>
      <w:bookmarkEnd w:id="893"/>
      <w:bookmarkEnd w:id="894"/>
      <w:bookmarkEnd w:id="895"/>
      <w:bookmarkEnd w:id="896"/>
    </w:p>
    <w:p w14:paraId="10F073E3">
      <w:pPr>
        <w:pStyle w:val="74"/>
        <w:spacing w:before="156" w:after="156"/>
        <w:outlineLvl w:val="3"/>
        <w:rPr>
          <w:rFonts w:hint="eastAsia" w:ascii="Times New Roman"/>
        </w:rPr>
        <w:pPrChange w:id="106" w:author="作者" w:date="">
          <w:pPr>
            <w:pStyle w:val="79"/>
            <w:numPr>
              <w:ilvl w:val="0"/>
              <w:numId w:val="0"/>
            </w:numPr>
            <w:spacing w:before="156" w:after="156"/>
            <w:outlineLvl w:val="3"/>
          </w:pPr>
        </w:pPrChange>
      </w:pPr>
      <w:del w:id="107" w:author="作者">
        <w:bookmarkStart w:id="897" w:name="_Toc399757293"/>
        <w:bookmarkStart w:id="898" w:name="_Toc408859758"/>
        <w:bookmarkStart w:id="899" w:name="_Toc402983843"/>
        <w:bookmarkStart w:id="900" w:name="_Toc402983377"/>
        <w:bookmarkStart w:id="901" w:name="_Toc403585314"/>
        <w:bookmarkStart w:id="902" w:name="_Toc399259249"/>
        <w:bookmarkStart w:id="903" w:name="_Toc399228832"/>
        <w:bookmarkStart w:id="904" w:name="_Toc403570130"/>
        <w:bookmarkStart w:id="905" w:name="_Toc405476655"/>
        <w:bookmarkStart w:id="906" w:name="_Toc402982911"/>
        <w:bookmarkStart w:id="907" w:name="_Toc400798921"/>
        <w:r>
          <w:rPr>
            <w:rFonts w:hint="eastAsia" w:ascii="Times New Roman" w:hAnsi="Times New Roman"/>
            <w:rPrChange w:id="108" w:author="作者" w:date="">
              <w:rPr>
                <w:rFonts w:hint="eastAsia" w:hAnsi="黑体"/>
              </w:rPr>
            </w:rPrChange>
          </w:rPr>
          <w:delText>5</w:delText>
        </w:r>
      </w:del>
      <w:del w:id="110" w:author="作者">
        <w:r>
          <w:rPr>
            <w:rFonts w:ascii="Times New Roman" w:hAnsi="Times New Roman"/>
            <w:rPrChange w:id="111" w:author="作者" w:date="">
              <w:rPr>
                <w:rFonts w:hAnsi="黑体"/>
              </w:rPr>
            </w:rPrChange>
          </w:rPr>
          <w:delText>.7.1</w:delText>
        </w:r>
      </w:del>
      <w:del w:id="113" w:author="作者">
        <w:r>
          <w:rPr>
            <w:rFonts w:ascii="Times New Roman"/>
          </w:rPr>
          <w:delText xml:space="preserve"> </w:delText>
        </w:r>
      </w:del>
      <w:r>
        <w:rPr>
          <w:rFonts w:hint="eastAsia" w:ascii="Times New Roman"/>
        </w:rPr>
        <w:t>通信测试命令下行报文格式</w:t>
      </w:r>
    </w:p>
    <w:p w14:paraId="297EC3E9">
      <w:pPr>
        <w:pStyle w:val="38"/>
        <w:rPr>
          <w:rFonts w:ascii="Times New Roman"/>
        </w:rPr>
      </w:pPr>
      <w:r>
        <w:rPr>
          <w:rFonts w:ascii="Times New Roman"/>
        </w:rPr>
        <w:t>CCO收到终端下发的通信测试报文后，</w:t>
      </w:r>
      <w:ins w:id="114" w:author="作者">
        <w:r>
          <w:rPr>
            <w:rFonts w:ascii="Times New Roman"/>
          </w:rPr>
          <w:t>应</w:t>
        </w:r>
      </w:ins>
      <w:r>
        <w:rPr>
          <w:rFonts w:ascii="Times New Roman"/>
        </w:rPr>
        <w:t>将报文中的测试数据发送给相应的STA，STA处理完成后不需要应答上行报文给CCO。</w:t>
      </w:r>
    </w:p>
    <w:p w14:paraId="12A78EC7">
      <w:pPr>
        <w:pStyle w:val="38"/>
        <w:jc w:val="left"/>
        <w:rPr>
          <w:rFonts w:hint="eastAsia" w:ascii="Times New Roman"/>
        </w:rPr>
      </w:pPr>
      <w:r>
        <w:rPr>
          <w:rFonts w:ascii="Times New Roman"/>
        </w:rPr>
        <w:t>通信测试下行报文符合图1</w:t>
      </w:r>
      <w:r>
        <w:rPr>
          <w:rFonts w:hint="eastAsia" w:ascii="Times New Roman"/>
        </w:rPr>
        <w:t>9</w:t>
      </w:r>
      <w:r>
        <w:rPr>
          <w:rFonts w:ascii="Times New Roman"/>
        </w:rPr>
        <w:t>格式要求。</w:t>
      </w:r>
    </w:p>
    <w:p w14:paraId="4BFFAAEE">
      <w:pPr>
        <w:pStyle w:val="38"/>
        <w:jc w:val="left"/>
        <w:rPr>
          <w:rFonts w:ascii="Times New Roman"/>
        </w:rPr>
      </w:pPr>
    </w:p>
    <w:p w14:paraId="5E1A7683">
      <w:pPr>
        <w:pStyle w:val="175"/>
        <w:ind w:firstLine="0" w:firstLineChars="0"/>
        <w:jc w:val="center"/>
        <w:rPr>
          <w:rFonts w:ascii="Times New Roman" w:hAnsi="Times New Roman"/>
        </w:rPr>
      </w:pPr>
      <w:r>
        <w:rPr>
          <w:rFonts w:ascii="Times New Roman" w:hAnsi="Times New Roman"/>
        </w:rPr>
        <w:object>
          <v:shape id="_x0000_i1079" o:spt="75" type="#_x0000_t75" style="height:112.45pt;width:414.6pt;" o:ole="t" filled="f" o:preferrelative="t" stroked="f" coordsize="21600,21600">
            <v:path/>
            <v:fill on="f" focussize="0,0"/>
            <v:stroke on="f"/>
            <v:imagedata r:id="rId49" o:title=""/>
            <o:lock v:ext="edit" aspectratio="t"/>
            <w10:wrap type="none"/>
            <w10:anchorlock/>
          </v:shape>
          <o:OLEObject Type="Embed" ProgID="Visio.Drawing.11" ShapeID="_x0000_i1079" DrawAspect="Content" ObjectID="_1468075743" r:id="rId48">
            <o:LockedField>false</o:LockedField>
          </o:OLEObject>
        </w:object>
      </w:r>
    </w:p>
    <w:p w14:paraId="64CE9783">
      <w:pPr>
        <w:pStyle w:val="156"/>
        <w:rPr>
          <w:rFonts w:ascii="Times New Roman"/>
        </w:rPr>
      </w:pPr>
      <w:bookmarkStart w:id="908" w:name="_Toc403585478"/>
      <w:bookmarkStart w:id="909" w:name="_Toc399229242"/>
      <w:bookmarkStart w:id="910" w:name="_Toc400799091"/>
      <w:bookmarkStart w:id="911" w:name="_Toc399259455"/>
      <w:bookmarkStart w:id="912" w:name="_Toc408860105"/>
      <w:bookmarkStart w:id="913" w:name="_Toc402983541"/>
      <w:bookmarkStart w:id="914" w:name="_Ref398978756"/>
      <w:bookmarkStart w:id="915" w:name="_Toc403570519"/>
      <w:bookmarkStart w:id="916" w:name="_Toc402983075"/>
      <w:bookmarkStart w:id="917" w:name="_Toc405476831"/>
      <w:bookmarkStart w:id="918" w:name="_Toc399757489"/>
      <w:bookmarkStart w:id="919" w:name="_Toc402984007"/>
      <w:r>
        <w:rPr>
          <w:rFonts w:ascii="Times New Roman"/>
        </w:rPr>
        <w:t>通信测试下行报文格式</w:t>
      </w:r>
      <w:bookmarkEnd w:id="908"/>
      <w:bookmarkEnd w:id="909"/>
      <w:bookmarkEnd w:id="910"/>
      <w:bookmarkEnd w:id="911"/>
      <w:bookmarkEnd w:id="912"/>
      <w:bookmarkEnd w:id="913"/>
      <w:bookmarkEnd w:id="914"/>
      <w:bookmarkEnd w:id="915"/>
      <w:bookmarkEnd w:id="916"/>
      <w:bookmarkEnd w:id="917"/>
      <w:bookmarkEnd w:id="918"/>
      <w:bookmarkEnd w:id="919"/>
    </w:p>
    <w:p w14:paraId="4DE4D178">
      <w:pPr>
        <w:pStyle w:val="38"/>
        <w:ind w:firstLine="0" w:firstLineChars="0"/>
        <w:rPr>
          <w:rFonts w:hint="eastAsia" w:ascii="Times New Roman"/>
        </w:rPr>
      </w:pPr>
      <w:r>
        <w:rPr>
          <w:rFonts w:ascii="Times New Roman"/>
        </w:rPr>
        <w:t>报文数据格式的字段应符合表1</w:t>
      </w:r>
      <w:r>
        <w:rPr>
          <w:rFonts w:hint="eastAsia" w:ascii="Times New Roman"/>
        </w:rPr>
        <w:t>6</w:t>
      </w:r>
      <w:r>
        <w:rPr>
          <w:rFonts w:ascii="Times New Roman"/>
        </w:rPr>
        <w:t>要求</w:t>
      </w:r>
      <w:r>
        <w:rPr>
          <w:rFonts w:hint="eastAsia" w:ascii="Times New Roman"/>
        </w:rPr>
        <w:t>。</w:t>
      </w:r>
    </w:p>
    <w:p w14:paraId="60F081A9">
      <w:pPr>
        <w:pStyle w:val="154"/>
        <w:ind w:left="0"/>
        <w:rPr>
          <w:rFonts w:ascii="Times New Roman"/>
        </w:rPr>
      </w:pPr>
      <w:bookmarkStart w:id="920" w:name="_Toc399259553"/>
      <w:bookmarkStart w:id="921" w:name="_Toc405476903"/>
      <w:bookmarkStart w:id="922" w:name="_Toc402984084"/>
      <w:bookmarkStart w:id="923" w:name="_Toc402983152"/>
      <w:bookmarkStart w:id="924" w:name="_Toc408860178"/>
      <w:bookmarkStart w:id="925" w:name="_Toc399229346"/>
      <w:bookmarkStart w:id="926" w:name="_Toc405022481"/>
      <w:bookmarkStart w:id="927" w:name="_Ref398978801"/>
      <w:bookmarkStart w:id="928" w:name="_Toc403570595"/>
      <w:bookmarkStart w:id="929" w:name="_Toc402983618"/>
      <w:bookmarkStart w:id="930" w:name="_Toc402540066"/>
      <w:bookmarkStart w:id="931" w:name="_Toc399757583"/>
      <w:r>
        <w:rPr>
          <w:rFonts w:ascii="Times New Roman"/>
        </w:rPr>
        <w:t>通信测试下行报文格式说明</w:t>
      </w:r>
      <w:bookmarkEnd w:id="920"/>
      <w:bookmarkEnd w:id="921"/>
      <w:bookmarkEnd w:id="922"/>
      <w:bookmarkEnd w:id="923"/>
      <w:bookmarkEnd w:id="924"/>
      <w:bookmarkEnd w:id="925"/>
      <w:bookmarkEnd w:id="926"/>
      <w:bookmarkEnd w:id="927"/>
      <w:bookmarkEnd w:id="928"/>
      <w:bookmarkEnd w:id="929"/>
      <w:bookmarkEnd w:id="930"/>
      <w:bookmarkEnd w:id="93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1275"/>
        <w:gridCol w:w="1602"/>
        <w:gridCol w:w="1573"/>
        <w:gridCol w:w="1970"/>
      </w:tblGrid>
      <w:tr w14:paraId="7EB14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top"/>
          </w:tcPr>
          <w:p w14:paraId="4C60B916">
            <w:pPr>
              <w:pStyle w:val="214"/>
              <w:rPr>
                <w:rFonts w:ascii="Times New Roman" w:hAnsi="Times New Roman"/>
              </w:rPr>
            </w:pPr>
            <w:r>
              <w:rPr>
                <w:rFonts w:ascii="Times New Roman" w:hAnsi="Times New Roman"/>
              </w:rPr>
              <w:t>域</w:t>
            </w:r>
          </w:p>
        </w:tc>
        <w:tc>
          <w:tcPr>
            <w:tcW w:w="1275" w:type="dxa"/>
            <w:noWrap w:val="0"/>
            <w:vAlign w:val="top"/>
          </w:tcPr>
          <w:p w14:paraId="39A5A278">
            <w:pPr>
              <w:pStyle w:val="214"/>
              <w:rPr>
                <w:rFonts w:ascii="Times New Roman" w:hAnsi="Times New Roman"/>
              </w:rPr>
            </w:pPr>
            <w:r>
              <w:rPr>
                <w:rFonts w:ascii="Times New Roman" w:hAnsi="Times New Roman"/>
              </w:rPr>
              <w:t>字节号</w:t>
            </w:r>
          </w:p>
        </w:tc>
        <w:tc>
          <w:tcPr>
            <w:tcW w:w="1602" w:type="dxa"/>
            <w:noWrap w:val="0"/>
            <w:vAlign w:val="top"/>
          </w:tcPr>
          <w:p w14:paraId="6CD36B2F">
            <w:pPr>
              <w:pStyle w:val="214"/>
              <w:rPr>
                <w:rFonts w:ascii="Times New Roman" w:hAnsi="Times New Roman"/>
              </w:rPr>
            </w:pPr>
            <w:r>
              <w:rPr>
                <w:rFonts w:ascii="Times New Roman" w:hAnsi="Times New Roman"/>
              </w:rPr>
              <w:t>比特位</w:t>
            </w:r>
          </w:p>
        </w:tc>
        <w:tc>
          <w:tcPr>
            <w:tcW w:w="1573" w:type="dxa"/>
            <w:noWrap w:val="0"/>
            <w:vAlign w:val="top"/>
          </w:tcPr>
          <w:p w14:paraId="68D2638D">
            <w:pPr>
              <w:pStyle w:val="214"/>
              <w:rPr>
                <w:rFonts w:ascii="Times New Roman" w:hAnsi="Times New Roman"/>
              </w:rPr>
            </w:pPr>
            <w:r>
              <w:rPr>
                <w:rFonts w:ascii="Times New Roman" w:hAnsi="Times New Roman"/>
              </w:rPr>
              <w:t>域大小(比特)</w:t>
            </w:r>
          </w:p>
        </w:tc>
        <w:tc>
          <w:tcPr>
            <w:tcW w:w="1970" w:type="dxa"/>
            <w:noWrap w:val="0"/>
            <w:vAlign w:val="top"/>
          </w:tcPr>
          <w:p w14:paraId="47A31527">
            <w:pPr>
              <w:pStyle w:val="214"/>
              <w:rPr>
                <w:rFonts w:hint="eastAsia" w:ascii="Times New Roman" w:hAnsi="Times New Roman"/>
              </w:rPr>
            </w:pPr>
            <w:r>
              <w:rPr>
                <w:rFonts w:hint="eastAsia" w:ascii="Times New Roman" w:hAnsi="Times New Roman"/>
              </w:rPr>
              <w:t>含义</w:t>
            </w:r>
          </w:p>
        </w:tc>
      </w:tr>
      <w:tr w14:paraId="723E2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top"/>
          </w:tcPr>
          <w:p w14:paraId="7385F82A">
            <w:pPr>
              <w:pStyle w:val="214"/>
              <w:rPr>
                <w:rFonts w:ascii="Times New Roman" w:hAnsi="Times New Roman"/>
              </w:rPr>
            </w:pPr>
            <w:r>
              <w:rPr>
                <w:rFonts w:ascii="Times New Roman" w:hAnsi="Times New Roman"/>
              </w:rPr>
              <w:t>协议版本号</w:t>
            </w:r>
          </w:p>
        </w:tc>
        <w:tc>
          <w:tcPr>
            <w:tcW w:w="1275" w:type="dxa"/>
            <w:noWrap w:val="0"/>
            <w:vAlign w:val="top"/>
          </w:tcPr>
          <w:p w14:paraId="4AB9D169">
            <w:pPr>
              <w:pStyle w:val="214"/>
              <w:rPr>
                <w:rFonts w:ascii="Times New Roman" w:hAnsi="Times New Roman"/>
              </w:rPr>
            </w:pPr>
            <w:r>
              <w:rPr>
                <w:rFonts w:ascii="Times New Roman" w:hAnsi="Times New Roman"/>
              </w:rPr>
              <w:t>0</w:t>
            </w:r>
          </w:p>
        </w:tc>
        <w:tc>
          <w:tcPr>
            <w:tcW w:w="1602" w:type="dxa"/>
            <w:noWrap w:val="0"/>
            <w:vAlign w:val="top"/>
          </w:tcPr>
          <w:p w14:paraId="3D86D98E">
            <w:pPr>
              <w:pStyle w:val="214"/>
              <w:rPr>
                <w:rFonts w:ascii="Times New Roman" w:hAnsi="Times New Roman"/>
              </w:rPr>
            </w:pPr>
            <w:r>
              <w:rPr>
                <w:rFonts w:ascii="Times New Roman" w:hAnsi="Times New Roman"/>
              </w:rPr>
              <w:t>0-5</w:t>
            </w:r>
          </w:p>
        </w:tc>
        <w:tc>
          <w:tcPr>
            <w:tcW w:w="1573" w:type="dxa"/>
            <w:noWrap w:val="0"/>
            <w:vAlign w:val="top"/>
          </w:tcPr>
          <w:p w14:paraId="1F3B6CAD">
            <w:pPr>
              <w:pStyle w:val="214"/>
              <w:rPr>
                <w:rFonts w:ascii="Times New Roman" w:hAnsi="Times New Roman"/>
              </w:rPr>
            </w:pPr>
            <w:r>
              <w:rPr>
                <w:rFonts w:ascii="Times New Roman" w:hAnsi="Times New Roman"/>
              </w:rPr>
              <w:t>6</w:t>
            </w:r>
          </w:p>
        </w:tc>
        <w:tc>
          <w:tcPr>
            <w:tcW w:w="1970" w:type="dxa"/>
            <w:noWrap w:val="0"/>
            <w:vAlign w:val="top"/>
          </w:tcPr>
          <w:p w14:paraId="6E59DD98">
            <w:pPr>
              <w:jc w:val="left"/>
            </w:pPr>
            <w:r>
              <w:t>固定为1</w:t>
            </w:r>
            <w:r>
              <w:rPr>
                <w:rFonts w:hint="eastAsia"/>
              </w:rPr>
              <w:t>。</w:t>
            </w:r>
          </w:p>
        </w:tc>
      </w:tr>
      <w:tr w14:paraId="694C7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80" w:hRule="atLeast"/>
          <w:jc w:val="center"/>
        </w:trPr>
        <w:tc>
          <w:tcPr>
            <w:tcW w:w="2235" w:type="dxa"/>
            <w:vMerge w:val="restart"/>
            <w:noWrap w:val="0"/>
            <w:vAlign w:val="top"/>
          </w:tcPr>
          <w:p w14:paraId="7BF19FDE">
            <w:pPr>
              <w:pStyle w:val="214"/>
              <w:rPr>
                <w:rFonts w:ascii="Times New Roman" w:hAnsi="Times New Roman"/>
              </w:rPr>
            </w:pPr>
            <w:r>
              <w:rPr>
                <w:rFonts w:ascii="Times New Roman" w:hAnsi="Times New Roman"/>
              </w:rPr>
              <w:t>报文头长度</w:t>
            </w:r>
          </w:p>
        </w:tc>
        <w:tc>
          <w:tcPr>
            <w:tcW w:w="1275" w:type="dxa"/>
            <w:tcBorders>
              <w:bottom w:val="single" w:color="auto" w:sz="4" w:space="0"/>
            </w:tcBorders>
            <w:noWrap w:val="0"/>
            <w:vAlign w:val="top"/>
          </w:tcPr>
          <w:p w14:paraId="71EBE4D4">
            <w:pPr>
              <w:pStyle w:val="214"/>
              <w:rPr>
                <w:rFonts w:ascii="Times New Roman" w:hAnsi="Times New Roman"/>
              </w:rPr>
            </w:pPr>
            <w:r>
              <w:rPr>
                <w:rFonts w:hint="eastAsia" w:ascii="Times New Roman" w:hAnsi="Times New Roman"/>
              </w:rPr>
              <w:t>0</w:t>
            </w:r>
          </w:p>
        </w:tc>
        <w:tc>
          <w:tcPr>
            <w:tcW w:w="1602" w:type="dxa"/>
            <w:tcBorders>
              <w:bottom w:val="single" w:color="auto" w:sz="4" w:space="0"/>
            </w:tcBorders>
            <w:noWrap w:val="0"/>
            <w:vAlign w:val="top"/>
          </w:tcPr>
          <w:p w14:paraId="4B085410">
            <w:pPr>
              <w:pStyle w:val="214"/>
              <w:rPr>
                <w:rFonts w:ascii="Times New Roman" w:hAnsi="Times New Roman"/>
              </w:rPr>
            </w:pPr>
            <w:r>
              <w:rPr>
                <w:rFonts w:ascii="Times New Roman" w:hAnsi="Times New Roman"/>
              </w:rPr>
              <w:t>6-7</w:t>
            </w:r>
          </w:p>
        </w:tc>
        <w:tc>
          <w:tcPr>
            <w:tcW w:w="1573" w:type="dxa"/>
            <w:vMerge w:val="restart"/>
            <w:noWrap w:val="0"/>
            <w:vAlign w:val="top"/>
          </w:tcPr>
          <w:p w14:paraId="08CD10BA">
            <w:pPr>
              <w:pStyle w:val="214"/>
              <w:rPr>
                <w:rFonts w:ascii="Times New Roman" w:hAnsi="Times New Roman"/>
              </w:rPr>
            </w:pPr>
            <w:r>
              <w:rPr>
                <w:rFonts w:ascii="Times New Roman" w:hAnsi="Times New Roman"/>
              </w:rPr>
              <w:t>6</w:t>
            </w:r>
          </w:p>
        </w:tc>
        <w:tc>
          <w:tcPr>
            <w:tcW w:w="1970" w:type="dxa"/>
            <w:vMerge w:val="restart"/>
            <w:noWrap w:val="0"/>
            <w:vAlign w:val="top"/>
          </w:tcPr>
          <w:p w14:paraId="32A1FD79">
            <w:pPr>
              <w:jc w:val="left"/>
            </w:pPr>
            <w:r>
              <w:t>报文头（除数据（DATA）长度外）的长度</w:t>
            </w:r>
            <w:r>
              <w:rPr>
                <w:rFonts w:hint="eastAsia"/>
              </w:rPr>
              <w:t>。</w:t>
            </w:r>
          </w:p>
        </w:tc>
      </w:tr>
      <w:tr w14:paraId="405B1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30" w:hRule="atLeast"/>
          <w:jc w:val="center"/>
        </w:trPr>
        <w:tc>
          <w:tcPr>
            <w:tcW w:w="2235" w:type="dxa"/>
            <w:vMerge w:val="continue"/>
            <w:noWrap w:val="0"/>
            <w:vAlign w:val="top"/>
          </w:tcPr>
          <w:p w14:paraId="55C1AAD9">
            <w:pPr>
              <w:pStyle w:val="214"/>
              <w:rPr>
                <w:rFonts w:ascii="Times New Roman" w:hAnsi="Times New Roman"/>
              </w:rPr>
            </w:pPr>
          </w:p>
        </w:tc>
        <w:tc>
          <w:tcPr>
            <w:tcW w:w="1275" w:type="dxa"/>
            <w:vMerge w:val="restart"/>
            <w:tcBorders>
              <w:top w:val="single" w:color="auto" w:sz="4" w:space="0"/>
            </w:tcBorders>
            <w:noWrap w:val="0"/>
            <w:vAlign w:val="top"/>
          </w:tcPr>
          <w:p w14:paraId="250C3CD1">
            <w:pPr>
              <w:pStyle w:val="214"/>
              <w:rPr>
                <w:rFonts w:ascii="Times New Roman" w:hAnsi="Times New Roman"/>
              </w:rPr>
            </w:pPr>
            <w:r>
              <w:rPr>
                <w:rFonts w:ascii="Times New Roman" w:hAnsi="Times New Roman"/>
              </w:rPr>
              <w:t>1</w:t>
            </w:r>
          </w:p>
        </w:tc>
        <w:tc>
          <w:tcPr>
            <w:tcW w:w="1602" w:type="dxa"/>
            <w:tcBorders>
              <w:top w:val="single" w:color="auto" w:sz="4" w:space="0"/>
            </w:tcBorders>
            <w:noWrap w:val="0"/>
            <w:vAlign w:val="top"/>
          </w:tcPr>
          <w:p w14:paraId="79B3321F">
            <w:pPr>
              <w:pStyle w:val="214"/>
              <w:rPr>
                <w:rFonts w:ascii="Times New Roman" w:hAnsi="Times New Roman"/>
              </w:rPr>
            </w:pPr>
            <w:r>
              <w:rPr>
                <w:rFonts w:ascii="Times New Roman" w:hAnsi="Times New Roman"/>
              </w:rPr>
              <w:t>0-3</w:t>
            </w:r>
          </w:p>
        </w:tc>
        <w:tc>
          <w:tcPr>
            <w:tcW w:w="1573" w:type="dxa"/>
            <w:vMerge w:val="continue"/>
            <w:noWrap w:val="0"/>
            <w:vAlign w:val="top"/>
          </w:tcPr>
          <w:p w14:paraId="4A96DA49">
            <w:pPr>
              <w:pStyle w:val="214"/>
              <w:rPr>
                <w:rFonts w:ascii="Times New Roman" w:hAnsi="Times New Roman"/>
              </w:rPr>
            </w:pPr>
          </w:p>
        </w:tc>
        <w:tc>
          <w:tcPr>
            <w:tcW w:w="1970" w:type="dxa"/>
            <w:vMerge w:val="continue"/>
            <w:noWrap w:val="0"/>
            <w:vAlign w:val="top"/>
          </w:tcPr>
          <w:p w14:paraId="7B4AB583">
            <w:pPr>
              <w:jc w:val="left"/>
            </w:pPr>
          </w:p>
        </w:tc>
      </w:tr>
      <w:tr w14:paraId="56283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top"/>
          </w:tcPr>
          <w:p w14:paraId="2E39BC95">
            <w:pPr>
              <w:pStyle w:val="214"/>
              <w:rPr>
                <w:rFonts w:ascii="Times New Roman" w:hAnsi="Times New Roman"/>
              </w:rPr>
            </w:pPr>
            <w:r>
              <w:rPr>
                <w:rFonts w:ascii="Times New Roman" w:hAnsi="Times New Roman"/>
              </w:rPr>
              <w:t>保留</w:t>
            </w:r>
          </w:p>
        </w:tc>
        <w:tc>
          <w:tcPr>
            <w:tcW w:w="1275" w:type="dxa"/>
            <w:vMerge w:val="continue"/>
            <w:noWrap w:val="0"/>
            <w:vAlign w:val="top"/>
          </w:tcPr>
          <w:p w14:paraId="12A6D70D">
            <w:pPr>
              <w:pStyle w:val="214"/>
              <w:rPr>
                <w:rFonts w:ascii="Times New Roman" w:hAnsi="Times New Roman"/>
              </w:rPr>
            </w:pPr>
          </w:p>
        </w:tc>
        <w:tc>
          <w:tcPr>
            <w:tcW w:w="1602" w:type="dxa"/>
            <w:noWrap w:val="0"/>
            <w:vAlign w:val="top"/>
          </w:tcPr>
          <w:p w14:paraId="07866A79">
            <w:pPr>
              <w:pStyle w:val="214"/>
              <w:rPr>
                <w:rFonts w:ascii="Times New Roman" w:hAnsi="Times New Roman"/>
              </w:rPr>
            </w:pPr>
            <w:r>
              <w:rPr>
                <w:rFonts w:ascii="Times New Roman" w:hAnsi="Times New Roman"/>
              </w:rPr>
              <w:t>4-7</w:t>
            </w:r>
          </w:p>
        </w:tc>
        <w:tc>
          <w:tcPr>
            <w:tcW w:w="1573" w:type="dxa"/>
            <w:noWrap w:val="0"/>
            <w:vAlign w:val="top"/>
          </w:tcPr>
          <w:p w14:paraId="1A5DA90A">
            <w:pPr>
              <w:pStyle w:val="214"/>
              <w:rPr>
                <w:rFonts w:ascii="Times New Roman" w:hAnsi="Times New Roman"/>
              </w:rPr>
            </w:pPr>
            <w:r>
              <w:rPr>
                <w:rFonts w:ascii="Times New Roman" w:hAnsi="Times New Roman"/>
              </w:rPr>
              <w:t>4</w:t>
            </w:r>
          </w:p>
        </w:tc>
        <w:tc>
          <w:tcPr>
            <w:tcW w:w="1970" w:type="dxa"/>
            <w:noWrap w:val="0"/>
            <w:vAlign w:val="top"/>
          </w:tcPr>
          <w:p w14:paraId="3CD97525">
            <w:pPr>
              <w:jc w:val="left"/>
            </w:pPr>
          </w:p>
        </w:tc>
      </w:tr>
      <w:tr w14:paraId="46EC0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jc w:val="center"/>
        </w:trPr>
        <w:tc>
          <w:tcPr>
            <w:tcW w:w="2235" w:type="dxa"/>
            <w:noWrap w:val="0"/>
            <w:vAlign w:val="top"/>
          </w:tcPr>
          <w:p w14:paraId="6DC4E4FC">
            <w:pPr>
              <w:pStyle w:val="214"/>
              <w:rPr>
                <w:rFonts w:ascii="Times New Roman" w:hAnsi="Times New Roman"/>
              </w:rPr>
            </w:pPr>
            <w:r>
              <w:rPr>
                <w:rFonts w:ascii="Times New Roman" w:hAnsi="Times New Roman"/>
              </w:rPr>
              <w:t>转发数据的规约类型</w:t>
            </w:r>
          </w:p>
        </w:tc>
        <w:tc>
          <w:tcPr>
            <w:tcW w:w="1275" w:type="dxa"/>
            <w:vMerge w:val="restart"/>
            <w:noWrap w:val="0"/>
            <w:vAlign w:val="top"/>
          </w:tcPr>
          <w:p w14:paraId="2500E4DB">
            <w:pPr>
              <w:pStyle w:val="214"/>
              <w:rPr>
                <w:rFonts w:ascii="Times New Roman" w:hAnsi="Times New Roman"/>
              </w:rPr>
            </w:pPr>
            <w:r>
              <w:rPr>
                <w:rFonts w:ascii="Times New Roman" w:hAnsi="Times New Roman"/>
              </w:rPr>
              <w:t>2</w:t>
            </w:r>
          </w:p>
        </w:tc>
        <w:tc>
          <w:tcPr>
            <w:tcW w:w="1602" w:type="dxa"/>
            <w:noWrap w:val="0"/>
            <w:vAlign w:val="top"/>
          </w:tcPr>
          <w:p w14:paraId="29D14644">
            <w:pPr>
              <w:pStyle w:val="214"/>
              <w:rPr>
                <w:rFonts w:ascii="Times New Roman" w:hAnsi="Times New Roman"/>
              </w:rPr>
            </w:pPr>
            <w:r>
              <w:rPr>
                <w:rFonts w:ascii="Times New Roman" w:hAnsi="Times New Roman"/>
              </w:rPr>
              <w:t>0-3</w:t>
            </w:r>
          </w:p>
        </w:tc>
        <w:tc>
          <w:tcPr>
            <w:tcW w:w="1573" w:type="dxa"/>
            <w:noWrap w:val="0"/>
            <w:vAlign w:val="top"/>
          </w:tcPr>
          <w:p w14:paraId="4E6D84FB">
            <w:pPr>
              <w:pStyle w:val="214"/>
              <w:rPr>
                <w:rFonts w:ascii="Times New Roman" w:hAnsi="Times New Roman"/>
              </w:rPr>
            </w:pPr>
            <w:r>
              <w:rPr>
                <w:rFonts w:ascii="Times New Roman" w:hAnsi="Times New Roman"/>
              </w:rPr>
              <w:t>4</w:t>
            </w:r>
          </w:p>
        </w:tc>
        <w:tc>
          <w:tcPr>
            <w:tcW w:w="1970" w:type="dxa"/>
            <w:noWrap w:val="0"/>
            <w:vAlign w:val="top"/>
          </w:tcPr>
          <w:p w14:paraId="07481404">
            <w:pPr>
              <w:pStyle w:val="214"/>
              <w:jc w:val="left"/>
              <w:rPr>
                <w:rFonts w:hint="eastAsia" w:ascii="Times New Roman" w:hAnsi="Times New Roman"/>
              </w:rPr>
            </w:pPr>
            <w:r>
              <w:rPr>
                <w:rFonts w:hint="eastAsia" w:ascii="Times New Roman" w:hAnsi="Times New Roman"/>
              </w:rPr>
              <w:t>0：透明传输，</w:t>
            </w:r>
          </w:p>
          <w:p w14:paraId="0CF9172B">
            <w:pPr>
              <w:pStyle w:val="214"/>
              <w:jc w:val="left"/>
              <w:rPr>
                <w:rFonts w:hint="eastAsia" w:ascii="Times New Roman" w:hAnsi="Times New Roman"/>
              </w:rPr>
            </w:pPr>
            <w:r>
              <w:rPr>
                <w:rFonts w:hint="eastAsia" w:ascii="Times New Roman" w:hAnsi="Times New Roman"/>
              </w:rPr>
              <w:t>1：</w:t>
            </w:r>
            <w:r>
              <w:rPr>
                <w:rFonts w:ascii="Times New Roman" w:hAnsi="Times New Roman"/>
              </w:rPr>
              <w:t>DL/T645</w:t>
            </w:r>
            <w:r>
              <w:rPr>
                <w:rFonts w:hint="eastAsia"/>
                <w:color w:val="000000"/>
              </w:rPr>
              <w:t>—</w:t>
            </w:r>
            <w:r>
              <w:rPr>
                <w:rFonts w:ascii="Times New Roman" w:hAnsi="Times New Roman"/>
              </w:rPr>
              <w:t>1997</w:t>
            </w:r>
            <w:r>
              <w:rPr>
                <w:rFonts w:hint="eastAsia" w:ascii="Times New Roman" w:hAnsi="Times New Roman"/>
              </w:rPr>
              <w:t>，</w:t>
            </w:r>
          </w:p>
          <w:p w14:paraId="7CE60A29">
            <w:pPr>
              <w:pStyle w:val="214"/>
              <w:jc w:val="left"/>
              <w:rPr>
                <w:rFonts w:hint="eastAsia" w:ascii="Times New Roman" w:hAnsi="Times New Roman"/>
              </w:rPr>
            </w:pPr>
            <w:r>
              <w:rPr>
                <w:rFonts w:hint="eastAsia" w:ascii="Times New Roman" w:hAnsi="Times New Roman"/>
              </w:rPr>
              <w:t>2：</w:t>
            </w:r>
            <w:r>
              <w:rPr>
                <w:rFonts w:ascii="Times New Roman" w:hAnsi="Times New Roman"/>
              </w:rPr>
              <w:t>DL/T645</w:t>
            </w:r>
            <w:r>
              <w:rPr>
                <w:rFonts w:hint="eastAsia"/>
                <w:color w:val="000000"/>
              </w:rPr>
              <w:t>—</w:t>
            </w:r>
            <w:r>
              <w:rPr>
                <w:rFonts w:ascii="Times New Roman" w:hAnsi="Times New Roman"/>
              </w:rPr>
              <w:t>2007</w:t>
            </w:r>
            <w:r>
              <w:rPr>
                <w:rFonts w:hint="eastAsia" w:ascii="Times New Roman" w:hAnsi="Times New Roman"/>
              </w:rPr>
              <w:t>，</w:t>
            </w:r>
          </w:p>
          <w:p w14:paraId="3A017F52">
            <w:pPr>
              <w:pStyle w:val="214"/>
              <w:jc w:val="left"/>
              <w:rPr>
                <w:rFonts w:hint="eastAsia" w:ascii="Times New Roman" w:hAnsi="Times New Roman"/>
              </w:rPr>
            </w:pPr>
            <w:r>
              <w:rPr>
                <w:rFonts w:hint="eastAsia" w:ascii="Times New Roman" w:hAnsi="Times New Roman"/>
              </w:rPr>
              <w:t>3：DLT698.45，</w:t>
            </w:r>
          </w:p>
          <w:p w14:paraId="01A8454E">
            <w:pPr>
              <w:jc w:val="left"/>
            </w:pPr>
            <w:r>
              <w:rPr>
                <w:rFonts w:hint="eastAsia"/>
              </w:rPr>
              <w:t>4</w:t>
            </w:r>
            <w:r>
              <w:t>-15</w:t>
            </w:r>
            <w:r>
              <w:rPr>
                <w:rFonts w:hint="eastAsia"/>
              </w:rPr>
              <w:t>：保留。</w:t>
            </w:r>
          </w:p>
        </w:tc>
      </w:tr>
      <w:tr w14:paraId="320DA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208" w:hRule="atLeast"/>
          <w:jc w:val="center"/>
        </w:trPr>
        <w:tc>
          <w:tcPr>
            <w:tcW w:w="2235" w:type="dxa"/>
            <w:vMerge w:val="restart"/>
            <w:noWrap w:val="0"/>
            <w:vAlign w:val="top"/>
          </w:tcPr>
          <w:p w14:paraId="7756B68A">
            <w:pPr>
              <w:pStyle w:val="214"/>
              <w:rPr>
                <w:rFonts w:ascii="Times New Roman" w:hAnsi="Times New Roman"/>
              </w:rPr>
            </w:pPr>
            <w:r>
              <w:rPr>
                <w:rFonts w:ascii="Times New Roman" w:hAnsi="Times New Roman"/>
              </w:rPr>
              <w:t>转发数据长度</w:t>
            </w:r>
          </w:p>
        </w:tc>
        <w:tc>
          <w:tcPr>
            <w:tcW w:w="1275" w:type="dxa"/>
            <w:vMerge w:val="continue"/>
            <w:tcBorders>
              <w:bottom w:val="single" w:color="auto" w:sz="4" w:space="0"/>
            </w:tcBorders>
            <w:noWrap w:val="0"/>
            <w:vAlign w:val="top"/>
          </w:tcPr>
          <w:p w14:paraId="3C530FD8">
            <w:pPr>
              <w:pStyle w:val="214"/>
              <w:rPr>
                <w:rFonts w:ascii="Times New Roman" w:hAnsi="Times New Roman"/>
              </w:rPr>
            </w:pPr>
          </w:p>
        </w:tc>
        <w:tc>
          <w:tcPr>
            <w:tcW w:w="1602" w:type="dxa"/>
            <w:tcBorders>
              <w:bottom w:val="single" w:color="auto" w:sz="4" w:space="0"/>
            </w:tcBorders>
            <w:noWrap w:val="0"/>
            <w:vAlign w:val="top"/>
          </w:tcPr>
          <w:p w14:paraId="6E46EAC6">
            <w:pPr>
              <w:pStyle w:val="214"/>
              <w:rPr>
                <w:rFonts w:ascii="Times New Roman" w:hAnsi="Times New Roman"/>
              </w:rPr>
            </w:pPr>
            <w:r>
              <w:rPr>
                <w:rFonts w:ascii="Times New Roman" w:hAnsi="Times New Roman"/>
              </w:rPr>
              <w:t>4-7</w:t>
            </w:r>
          </w:p>
        </w:tc>
        <w:tc>
          <w:tcPr>
            <w:tcW w:w="1573" w:type="dxa"/>
            <w:vMerge w:val="restart"/>
            <w:noWrap w:val="0"/>
            <w:vAlign w:val="top"/>
          </w:tcPr>
          <w:p w14:paraId="21D504E0">
            <w:pPr>
              <w:pStyle w:val="214"/>
              <w:rPr>
                <w:rFonts w:ascii="Times New Roman" w:hAnsi="Times New Roman"/>
              </w:rPr>
            </w:pPr>
            <w:r>
              <w:rPr>
                <w:rFonts w:ascii="Times New Roman" w:hAnsi="Times New Roman"/>
              </w:rPr>
              <w:t>12</w:t>
            </w:r>
          </w:p>
        </w:tc>
        <w:tc>
          <w:tcPr>
            <w:tcW w:w="1970" w:type="dxa"/>
            <w:vMerge w:val="restart"/>
            <w:noWrap w:val="0"/>
            <w:vAlign w:val="top"/>
          </w:tcPr>
          <w:p w14:paraId="243E4960">
            <w:pPr>
              <w:jc w:val="left"/>
            </w:pPr>
            <w:r>
              <w:t>实际数据（DATA）域的长度。</w:t>
            </w:r>
          </w:p>
        </w:tc>
      </w:tr>
      <w:tr w14:paraId="67C72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auto"/>
          <w:wAfter w:w="0" w:type="auto"/>
          <w:trHeight w:val="115" w:hRule="atLeast"/>
          <w:jc w:val="center"/>
        </w:trPr>
        <w:tc>
          <w:tcPr>
            <w:tcW w:w="2235" w:type="dxa"/>
            <w:vMerge w:val="continue"/>
            <w:noWrap w:val="0"/>
            <w:vAlign w:val="top"/>
          </w:tcPr>
          <w:p w14:paraId="4D90F4C9"/>
        </w:tc>
        <w:tc>
          <w:tcPr>
            <w:tcW w:w="1275" w:type="dxa"/>
            <w:tcBorders>
              <w:top w:val="single" w:color="auto" w:sz="4" w:space="0"/>
            </w:tcBorders>
            <w:noWrap w:val="0"/>
            <w:vAlign w:val="top"/>
          </w:tcPr>
          <w:p w14:paraId="6A834054">
            <w:pPr>
              <w:pStyle w:val="214"/>
              <w:rPr>
                <w:rFonts w:ascii="Times New Roman" w:hAnsi="Times New Roman"/>
              </w:rPr>
            </w:pPr>
            <w:r>
              <w:rPr>
                <w:rFonts w:ascii="Times New Roman" w:hAnsi="Times New Roman"/>
              </w:rPr>
              <w:t>3</w:t>
            </w:r>
          </w:p>
        </w:tc>
        <w:tc>
          <w:tcPr>
            <w:tcW w:w="1602" w:type="dxa"/>
            <w:tcBorders>
              <w:top w:val="single" w:color="auto" w:sz="4" w:space="0"/>
            </w:tcBorders>
            <w:noWrap w:val="0"/>
            <w:vAlign w:val="top"/>
          </w:tcPr>
          <w:p w14:paraId="7C2B7065">
            <w:pPr>
              <w:pStyle w:val="214"/>
              <w:rPr>
                <w:rFonts w:ascii="Times New Roman" w:hAnsi="Times New Roman"/>
              </w:rPr>
            </w:pPr>
            <w:r>
              <w:rPr>
                <w:rFonts w:ascii="Times New Roman" w:hAnsi="Times New Roman"/>
              </w:rPr>
              <w:t>0-7</w:t>
            </w:r>
          </w:p>
        </w:tc>
        <w:tc>
          <w:tcPr>
            <w:tcW w:w="1573" w:type="dxa"/>
            <w:vMerge w:val="continue"/>
            <w:noWrap w:val="0"/>
            <w:vAlign w:val="top"/>
          </w:tcPr>
          <w:p w14:paraId="10D1A1A1"/>
        </w:tc>
        <w:tc>
          <w:tcPr>
            <w:tcW w:w="1970" w:type="dxa"/>
            <w:vMerge w:val="continue"/>
            <w:noWrap w:val="0"/>
            <w:vAlign w:val="top"/>
          </w:tcPr>
          <w:p w14:paraId="16782340"/>
        </w:tc>
      </w:tr>
    </w:tbl>
    <w:p w14:paraId="463F0EA7">
      <w:pPr>
        <w:pStyle w:val="38"/>
        <w:rPr>
          <w:rFonts w:hint="eastAsia"/>
        </w:rPr>
      </w:pPr>
    </w:p>
    <w:bookmarkEnd w:id="897"/>
    <w:bookmarkEnd w:id="898"/>
    <w:bookmarkEnd w:id="899"/>
    <w:bookmarkEnd w:id="900"/>
    <w:bookmarkEnd w:id="901"/>
    <w:bookmarkEnd w:id="902"/>
    <w:bookmarkEnd w:id="903"/>
    <w:bookmarkEnd w:id="904"/>
    <w:bookmarkEnd w:id="905"/>
    <w:bookmarkEnd w:id="906"/>
    <w:bookmarkEnd w:id="907"/>
    <w:p w14:paraId="34FFD90A">
      <w:pPr>
        <w:pStyle w:val="74"/>
        <w:spacing w:before="156" w:after="156"/>
        <w:outlineLvl w:val="3"/>
        <w:rPr>
          <w:rFonts w:ascii="Times New Roman" w:hAnsi="Times New Roman"/>
          <w:rPrChange w:id="116" w:author="作者" w:date="">
            <w:rPr>
              <w:rFonts w:hAnsi="黑体"/>
            </w:rPr>
          </w:rPrChange>
        </w:rPr>
        <w:pPrChange w:id="115" w:author="作者" w:date="">
          <w:pPr>
            <w:pStyle w:val="79"/>
            <w:numPr>
              <w:ilvl w:val="0"/>
              <w:numId w:val="0"/>
            </w:numPr>
            <w:spacing w:before="156" w:after="156"/>
            <w:outlineLvl w:val="3"/>
          </w:pPr>
        </w:pPrChange>
      </w:pPr>
      <w:del w:id="117" w:author="作者">
        <w:bookmarkStart w:id="932" w:name="_Toc405476658"/>
        <w:bookmarkEnd w:id="932"/>
        <w:bookmarkStart w:id="933" w:name="_Toc405476657"/>
        <w:bookmarkEnd w:id="933"/>
        <w:bookmarkStart w:id="934" w:name="_Toc403585319"/>
        <w:bookmarkStart w:id="935" w:name="_Toc408859762"/>
        <w:bookmarkStart w:id="936" w:name="_Toc405476661"/>
        <w:bookmarkStart w:id="937" w:name="_Toc400798926"/>
        <w:bookmarkStart w:id="938" w:name="_Toc399228837"/>
        <w:bookmarkStart w:id="939" w:name="_Toc402982916"/>
        <w:bookmarkStart w:id="940" w:name="_Toc402983848"/>
        <w:bookmarkStart w:id="941" w:name="_Toc403570135"/>
        <w:bookmarkStart w:id="942" w:name="_Toc402983382"/>
        <w:bookmarkStart w:id="943" w:name="_Toc399757298"/>
        <w:bookmarkStart w:id="944" w:name="_Toc399259254"/>
        <w:r>
          <w:rPr>
            <w:rFonts w:hint="eastAsia" w:ascii="Times New Roman" w:hAnsi="Times New Roman"/>
            <w:rPrChange w:id="118" w:author="作者" w:date="">
              <w:rPr>
                <w:rFonts w:hint="eastAsia" w:hAnsi="黑体"/>
              </w:rPr>
            </w:rPrChange>
          </w:rPr>
          <w:delText>5</w:delText>
        </w:r>
      </w:del>
      <w:del w:id="120" w:author="作者">
        <w:r>
          <w:rPr>
            <w:rFonts w:ascii="Times New Roman" w:hAnsi="Times New Roman"/>
            <w:rPrChange w:id="121" w:author="作者" w:date="">
              <w:rPr>
                <w:rFonts w:hAnsi="黑体"/>
              </w:rPr>
            </w:rPrChange>
          </w:rPr>
          <w:delText>.7.</w:delText>
        </w:r>
      </w:del>
      <w:del w:id="123" w:author="作者">
        <w:r>
          <w:rPr>
            <w:rFonts w:hint="eastAsia" w:ascii="Times New Roman" w:hAnsi="Times New Roman"/>
            <w:rPrChange w:id="124" w:author="作者" w:date="">
              <w:rPr>
                <w:rFonts w:hint="eastAsia" w:hAnsi="黑体"/>
              </w:rPr>
            </w:rPrChange>
          </w:rPr>
          <w:delText>2</w:delText>
        </w:r>
      </w:del>
      <w:del w:id="126" w:author="作者">
        <w:r>
          <w:rPr>
            <w:rFonts w:ascii="Times New Roman" w:hAnsi="Times New Roman"/>
            <w:rPrChange w:id="127" w:author="作者" w:date="">
              <w:rPr>
                <w:rFonts w:hAnsi="黑体"/>
              </w:rPr>
            </w:rPrChange>
          </w:rPr>
          <w:delText xml:space="preserve"> </w:delText>
        </w:r>
      </w:del>
      <w:r>
        <w:rPr>
          <w:rFonts w:ascii="Times New Roman" w:hAnsi="Times New Roman"/>
          <w:rPrChange w:id="129" w:author="作者" w:date="">
            <w:rPr>
              <w:rFonts w:hAnsi="黑体"/>
            </w:rPr>
          </w:rPrChange>
        </w:rPr>
        <w:t>通信测试传输流程</w:t>
      </w:r>
      <w:bookmarkEnd w:id="934"/>
      <w:bookmarkEnd w:id="935"/>
      <w:bookmarkEnd w:id="936"/>
      <w:bookmarkEnd w:id="937"/>
      <w:bookmarkEnd w:id="938"/>
      <w:bookmarkEnd w:id="939"/>
      <w:bookmarkEnd w:id="940"/>
      <w:bookmarkEnd w:id="941"/>
      <w:bookmarkEnd w:id="942"/>
      <w:bookmarkEnd w:id="943"/>
      <w:bookmarkEnd w:id="944"/>
    </w:p>
    <w:p w14:paraId="31140D40">
      <w:pPr>
        <w:pStyle w:val="38"/>
        <w:rPr>
          <w:rFonts w:ascii="Times New Roman"/>
        </w:rPr>
      </w:pPr>
      <w:r>
        <w:rPr>
          <w:rFonts w:ascii="Times New Roman"/>
        </w:rPr>
        <w:t>CCO将通信测试报文发送给相应的STA，STA处理完成后不需要应答上行报文给CCO。</w:t>
      </w:r>
    </w:p>
    <w:p w14:paraId="363B43FC">
      <w:pPr>
        <w:pStyle w:val="38"/>
        <w:rPr>
          <w:rFonts w:hint="eastAsia" w:ascii="Times New Roman"/>
        </w:rPr>
      </w:pPr>
      <w:r>
        <w:rPr>
          <w:rFonts w:ascii="Times New Roman"/>
        </w:rPr>
        <w:t>通信测试传输流程应符合图</w:t>
      </w:r>
      <w:r>
        <w:rPr>
          <w:rFonts w:hint="eastAsia" w:ascii="Times New Roman"/>
        </w:rPr>
        <w:t>20</w:t>
      </w:r>
      <w:r>
        <w:rPr>
          <w:rFonts w:ascii="Times New Roman"/>
        </w:rPr>
        <w:t>要求。</w:t>
      </w:r>
    </w:p>
    <w:p w14:paraId="1D88CAE7">
      <w:pPr>
        <w:pStyle w:val="38"/>
        <w:rPr>
          <w:rFonts w:ascii="Times New Roman"/>
        </w:rPr>
      </w:pPr>
    </w:p>
    <w:p w14:paraId="1E571911">
      <w:pPr>
        <w:pStyle w:val="175"/>
        <w:ind w:firstLine="0" w:firstLineChars="0"/>
        <w:jc w:val="center"/>
        <w:rPr>
          <w:rFonts w:ascii="Times New Roman" w:hAnsi="Times New Roman"/>
        </w:rPr>
      </w:pPr>
      <w:r>
        <w:rPr>
          <w:rFonts w:ascii="Times New Roman" w:hAnsi="Times New Roman"/>
        </w:rPr>
        <w:object>
          <v:shape id="_x0000_i1080" o:spt="75" type="#_x0000_t75" style="height:122.3pt;width:126.8pt;" o:ole="t" filled="f" o:preferrelative="t" stroked="f" coordsize="21600,21600">
            <v:path/>
            <v:fill on="f" focussize="0,0"/>
            <v:stroke on="f"/>
            <v:imagedata r:id="rId51" o:title=""/>
            <o:lock v:ext="edit" aspectratio="t"/>
            <w10:wrap type="none"/>
            <w10:anchorlock/>
          </v:shape>
          <o:OLEObject Type="Embed" ProgID="Visio.Drawing.11" ShapeID="_x0000_i1080" DrawAspect="Content" ObjectID="_1468075744" r:id="rId50">
            <o:LockedField>false</o:LockedField>
          </o:OLEObject>
        </w:object>
      </w:r>
    </w:p>
    <w:p w14:paraId="6BEF2680">
      <w:pPr>
        <w:pStyle w:val="156"/>
        <w:rPr>
          <w:rFonts w:ascii="Times New Roman"/>
        </w:rPr>
      </w:pPr>
      <w:bookmarkStart w:id="945" w:name="_Toc402984008"/>
      <w:bookmarkStart w:id="946" w:name="_Toc405476832"/>
      <w:bookmarkStart w:id="947" w:name="_Toc402983076"/>
      <w:bookmarkStart w:id="948" w:name="_Toc399757490"/>
      <w:bookmarkStart w:id="949" w:name="_Toc403570520"/>
      <w:bookmarkStart w:id="950" w:name="_Toc400799092"/>
      <w:bookmarkStart w:id="951" w:name="_Ref398978866"/>
      <w:bookmarkStart w:id="952" w:name="_Toc402983542"/>
      <w:bookmarkStart w:id="953" w:name="_Toc403585479"/>
      <w:bookmarkStart w:id="954" w:name="_Toc408860106"/>
      <w:bookmarkStart w:id="955" w:name="_Toc399229243"/>
      <w:bookmarkStart w:id="956" w:name="_Toc399259456"/>
      <w:r>
        <w:rPr>
          <w:rFonts w:ascii="Times New Roman"/>
        </w:rPr>
        <w:t>通信测试传输流程</w:t>
      </w:r>
      <w:bookmarkEnd w:id="945"/>
      <w:bookmarkEnd w:id="946"/>
      <w:bookmarkEnd w:id="947"/>
      <w:bookmarkEnd w:id="948"/>
      <w:bookmarkEnd w:id="949"/>
      <w:bookmarkEnd w:id="950"/>
      <w:bookmarkEnd w:id="951"/>
      <w:bookmarkEnd w:id="952"/>
      <w:bookmarkEnd w:id="953"/>
      <w:bookmarkEnd w:id="954"/>
      <w:bookmarkEnd w:id="955"/>
      <w:bookmarkEnd w:id="956"/>
    </w:p>
    <w:p w14:paraId="6400110E">
      <w:pPr>
        <w:pStyle w:val="70"/>
        <w:rPr>
          <w:rFonts w:hint="eastAsia" w:ascii="Times New Roman"/>
        </w:rPr>
      </w:pPr>
      <w:bookmarkStart w:id="957" w:name="_Toc461041460"/>
      <w:r>
        <w:rPr>
          <w:rFonts w:hint="eastAsia" w:ascii="Times New Roman"/>
        </w:rPr>
        <w:t>确认/否认</w:t>
      </w:r>
      <w:bookmarkEnd w:id="957"/>
      <w:ins w:id="130" w:author="作者">
        <w:r>
          <w:rPr>
            <w:rFonts w:hint="eastAsia" w:hAnsi="黑体"/>
          </w:rPr>
          <w:t>报文</w:t>
        </w:r>
      </w:ins>
    </w:p>
    <w:p w14:paraId="52F45CB4">
      <w:pPr>
        <w:pStyle w:val="79"/>
        <w:numPr>
          <w:ilvl w:val="0"/>
          <w:numId w:val="0"/>
        </w:numPr>
        <w:spacing w:before="156" w:after="156"/>
        <w:outlineLvl w:val="3"/>
        <w:rPr>
          <w:del w:id="131" w:author="作者" w:date=""/>
          <w:rFonts w:hint="eastAsia" w:hAnsi="黑体"/>
        </w:rPr>
      </w:pPr>
      <w:del w:id="132" w:author="作者">
        <w:r>
          <w:rPr>
            <w:rFonts w:hint="eastAsia" w:hAnsi="黑体"/>
          </w:rPr>
          <w:delText>5</w:delText>
        </w:r>
      </w:del>
      <w:del w:id="133" w:author="作者">
        <w:r>
          <w:rPr>
            <w:rFonts w:hAnsi="黑体"/>
          </w:rPr>
          <w:delText xml:space="preserve">.8.1 </w:delText>
        </w:r>
      </w:del>
      <w:del w:id="134" w:author="作者">
        <w:r>
          <w:rPr>
            <w:rFonts w:hint="eastAsia" w:hAnsi="黑体"/>
          </w:rPr>
          <w:delText>确认/否认报文格式</w:delText>
        </w:r>
      </w:del>
    </w:p>
    <w:p w14:paraId="44F6F659">
      <w:pPr>
        <w:pStyle w:val="38"/>
      </w:pPr>
      <w:r>
        <w:rPr>
          <w:rFonts w:hint="eastAsia"/>
        </w:rPr>
        <w:t>确认/否认上下行报文格式相同。</w:t>
      </w:r>
    </w:p>
    <w:p w14:paraId="4FF55545">
      <w:pPr>
        <w:pStyle w:val="38"/>
        <w:rPr>
          <w:rFonts w:hint="eastAsia"/>
        </w:rPr>
      </w:pPr>
      <w:r>
        <w:rPr>
          <w:rFonts w:hint="eastAsia"/>
        </w:rPr>
        <w:t>报文格式</w:t>
      </w:r>
      <w:r>
        <w:rPr>
          <w:rFonts w:ascii="Times New Roman"/>
        </w:rPr>
        <w:t>应符合图</w:t>
      </w:r>
      <w:r>
        <w:rPr>
          <w:rFonts w:hint="eastAsia" w:ascii="Times New Roman"/>
        </w:rPr>
        <w:t>2</w:t>
      </w:r>
      <w:r>
        <w:rPr>
          <w:rFonts w:ascii="Times New Roman"/>
        </w:rPr>
        <w:t>1格式要求</w:t>
      </w:r>
      <w:r>
        <w:rPr>
          <w:rFonts w:hint="eastAsia"/>
        </w:rPr>
        <w:t>。</w:t>
      </w:r>
    </w:p>
    <w:p w14:paraId="31168ABA">
      <w:pPr>
        <w:pStyle w:val="38"/>
        <w:rPr>
          <w:rFonts w:hint="eastAsia"/>
        </w:rPr>
      </w:pPr>
    </w:p>
    <w:p w14:paraId="0A387FF7">
      <w:pPr>
        <w:pStyle w:val="38"/>
        <w:ind w:firstLine="0" w:firstLineChars="0"/>
        <w:jc w:val="center"/>
        <w:rPr>
          <w:rFonts w:hint="eastAsia"/>
        </w:rPr>
      </w:pPr>
      <w:r>
        <w:object>
          <v:shape id="_x0000_i1043" o:spt="75" type="#_x0000_t75" style="height:96.9pt;width:382.4pt;" o:ole="t" filled="f" stroked="f" coordsize="21600,21600">
            <v:path/>
            <v:fill on="f" focussize="0,0"/>
            <v:stroke on="f"/>
            <v:imagedata r:id="rId53" o:title=""/>
            <o:lock v:ext="edit" aspectratio="t"/>
            <w10:wrap type="none"/>
            <w10:anchorlock/>
          </v:shape>
          <o:OLEObject Type="Embed" ProgID="Visio.Drawing.11" ShapeID="_x0000_i1043" DrawAspect="Content" ObjectID="_1468075745" r:id="rId52">
            <o:LockedField>false</o:LockedField>
          </o:OLEObject>
        </w:object>
      </w:r>
    </w:p>
    <w:p w14:paraId="4D5C4763">
      <w:pPr>
        <w:pStyle w:val="156"/>
        <w:rPr>
          <w:rFonts w:ascii="Times New Roman"/>
        </w:rPr>
      </w:pPr>
      <w:bookmarkStart w:id="958" w:name="_Ref444881794"/>
      <w:r>
        <w:rPr>
          <w:rFonts w:hint="eastAsia" w:ascii="Times New Roman"/>
        </w:rPr>
        <w:t>确认/否认报文格式</w:t>
      </w:r>
      <w:bookmarkEnd w:id="958"/>
    </w:p>
    <w:p w14:paraId="306FE0B9">
      <w:pPr>
        <w:pStyle w:val="38"/>
        <w:rPr>
          <w:rFonts w:hint="eastAsia"/>
        </w:rPr>
      </w:pPr>
      <w:r>
        <w:rPr>
          <w:rFonts w:hint="eastAsia"/>
        </w:rPr>
        <w:t>确认/否认报文格式的字段</w:t>
      </w:r>
      <w:r>
        <w:t>应符合表1</w:t>
      </w:r>
      <w:r>
        <w:rPr>
          <w:rFonts w:hint="eastAsia"/>
        </w:rPr>
        <w:t>7</w:t>
      </w:r>
      <w:r>
        <w:t>要求</w:t>
      </w:r>
      <w:r>
        <w:rPr>
          <w:rFonts w:hint="eastAsia"/>
        </w:rPr>
        <w:t>。</w:t>
      </w:r>
    </w:p>
    <w:p w14:paraId="567F5585">
      <w:pPr>
        <w:pStyle w:val="154"/>
        <w:ind w:left="0"/>
        <w:rPr>
          <w:rFonts w:ascii="Times New Roman"/>
        </w:rPr>
      </w:pPr>
      <w:bookmarkStart w:id="959" w:name="_Ref444881811"/>
      <w:r>
        <w:rPr>
          <w:rFonts w:ascii="Times New Roman"/>
        </w:rPr>
        <w:t>抄表下行报文格式说明</w:t>
      </w:r>
      <w:bookmarkEnd w:id="959"/>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60"/>
        <w:gridCol w:w="850"/>
        <w:gridCol w:w="1602"/>
        <w:gridCol w:w="1705"/>
        <w:gridCol w:w="1705"/>
      </w:tblGrid>
      <w:tr w14:paraId="21982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60" w:type="dxa"/>
            <w:noWrap w:val="0"/>
            <w:vAlign w:val="center"/>
          </w:tcPr>
          <w:p w14:paraId="779AAEA2">
            <w:pPr>
              <w:pStyle w:val="214"/>
              <w:rPr>
                <w:rFonts w:ascii="Times New Roman" w:hAnsi="Times New Roman"/>
              </w:rPr>
            </w:pPr>
            <w:r>
              <w:rPr>
                <w:rFonts w:ascii="Times New Roman"/>
              </w:rPr>
              <w:t>域</w:t>
            </w:r>
          </w:p>
        </w:tc>
        <w:tc>
          <w:tcPr>
            <w:tcW w:w="850" w:type="dxa"/>
            <w:noWrap w:val="0"/>
            <w:vAlign w:val="center"/>
          </w:tcPr>
          <w:p w14:paraId="76C03823">
            <w:pPr>
              <w:pStyle w:val="214"/>
              <w:rPr>
                <w:rFonts w:ascii="Times New Roman" w:hAnsi="Times New Roman"/>
              </w:rPr>
            </w:pPr>
            <w:r>
              <w:rPr>
                <w:rFonts w:ascii="Times New Roman"/>
              </w:rPr>
              <w:t>字节号</w:t>
            </w:r>
          </w:p>
        </w:tc>
        <w:tc>
          <w:tcPr>
            <w:tcW w:w="1602" w:type="dxa"/>
            <w:noWrap w:val="0"/>
            <w:vAlign w:val="center"/>
          </w:tcPr>
          <w:p w14:paraId="333352CE">
            <w:pPr>
              <w:pStyle w:val="214"/>
              <w:rPr>
                <w:rFonts w:ascii="Times New Roman" w:hAnsi="Times New Roman"/>
              </w:rPr>
            </w:pPr>
            <w:r>
              <w:rPr>
                <w:rFonts w:ascii="Times New Roman"/>
              </w:rPr>
              <w:t>比特位</w:t>
            </w:r>
          </w:p>
        </w:tc>
        <w:tc>
          <w:tcPr>
            <w:tcW w:w="1705" w:type="dxa"/>
            <w:noWrap w:val="0"/>
            <w:vAlign w:val="center"/>
          </w:tcPr>
          <w:p w14:paraId="4249F36A">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1705" w:type="dxa"/>
            <w:noWrap w:val="0"/>
            <w:vAlign w:val="center"/>
          </w:tcPr>
          <w:p w14:paraId="4374579B">
            <w:pPr>
              <w:pStyle w:val="214"/>
              <w:rPr>
                <w:rFonts w:hint="eastAsia" w:ascii="Times New Roman"/>
              </w:rPr>
            </w:pPr>
            <w:r>
              <w:rPr>
                <w:rFonts w:hint="eastAsia" w:ascii="Times New Roman"/>
              </w:rPr>
              <w:t>含义</w:t>
            </w:r>
          </w:p>
        </w:tc>
      </w:tr>
      <w:tr w14:paraId="571C7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60" w:type="dxa"/>
            <w:noWrap w:val="0"/>
            <w:vAlign w:val="center"/>
          </w:tcPr>
          <w:p w14:paraId="140E83B8">
            <w:pPr>
              <w:pStyle w:val="214"/>
              <w:rPr>
                <w:rFonts w:ascii="Times New Roman" w:hAnsi="Times New Roman"/>
              </w:rPr>
            </w:pPr>
            <w:r>
              <w:rPr>
                <w:rFonts w:ascii="Times New Roman"/>
              </w:rPr>
              <w:t>协议版本号</w:t>
            </w:r>
          </w:p>
        </w:tc>
        <w:tc>
          <w:tcPr>
            <w:tcW w:w="850" w:type="dxa"/>
            <w:vMerge w:val="restart"/>
            <w:noWrap w:val="0"/>
            <w:vAlign w:val="center"/>
          </w:tcPr>
          <w:p w14:paraId="30BFD5CF">
            <w:pPr>
              <w:pStyle w:val="214"/>
              <w:rPr>
                <w:rFonts w:ascii="Times New Roman" w:hAnsi="Times New Roman"/>
              </w:rPr>
            </w:pPr>
            <w:r>
              <w:rPr>
                <w:rFonts w:ascii="Times New Roman" w:hAnsi="Times New Roman"/>
              </w:rPr>
              <w:t>0</w:t>
            </w:r>
          </w:p>
        </w:tc>
        <w:tc>
          <w:tcPr>
            <w:tcW w:w="1602" w:type="dxa"/>
            <w:noWrap w:val="0"/>
            <w:vAlign w:val="center"/>
          </w:tcPr>
          <w:p w14:paraId="662DC467">
            <w:pPr>
              <w:pStyle w:val="214"/>
              <w:rPr>
                <w:rFonts w:ascii="Times New Roman" w:hAnsi="Times New Roman"/>
              </w:rPr>
            </w:pPr>
            <w:r>
              <w:rPr>
                <w:rFonts w:ascii="Times New Roman" w:hAnsi="Times New Roman"/>
              </w:rPr>
              <w:t>0-5</w:t>
            </w:r>
          </w:p>
        </w:tc>
        <w:tc>
          <w:tcPr>
            <w:tcW w:w="1705" w:type="dxa"/>
            <w:noWrap w:val="0"/>
            <w:vAlign w:val="center"/>
          </w:tcPr>
          <w:p w14:paraId="4D40F20A">
            <w:pPr>
              <w:pStyle w:val="214"/>
              <w:rPr>
                <w:rFonts w:ascii="Times New Roman" w:hAnsi="Times New Roman"/>
              </w:rPr>
            </w:pPr>
            <w:r>
              <w:rPr>
                <w:rFonts w:ascii="Times New Roman" w:hAnsi="Times New Roman"/>
              </w:rPr>
              <w:t>6</w:t>
            </w:r>
          </w:p>
        </w:tc>
        <w:tc>
          <w:tcPr>
            <w:tcW w:w="1705" w:type="dxa"/>
            <w:noWrap w:val="0"/>
            <w:vAlign w:val="center"/>
          </w:tcPr>
          <w:p w14:paraId="437C0DBC">
            <w:pPr>
              <w:jc w:val="left"/>
            </w:pPr>
            <w:r>
              <w:t>固定为1</w:t>
            </w:r>
            <w:r>
              <w:rPr>
                <w:rFonts w:hint="eastAsia"/>
              </w:rPr>
              <w:t>。</w:t>
            </w:r>
          </w:p>
        </w:tc>
      </w:tr>
      <w:tr w14:paraId="4B83F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0" w:hRule="atLeast"/>
          <w:jc w:val="center"/>
        </w:trPr>
        <w:tc>
          <w:tcPr>
            <w:tcW w:w="2660" w:type="dxa"/>
            <w:vMerge w:val="restart"/>
            <w:noWrap w:val="0"/>
            <w:vAlign w:val="center"/>
          </w:tcPr>
          <w:p w14:paraId="71F2A6CD">
            <w:pPr>
              <w:pStyle w:val="214"/>
              <w:rPr>
                <w:rFonts w:ascii="Times New Roman" w:hAnsi="Times New Roman"/>
              </w:rPr>
            </w:pPr>
            <w:r>
              <w:rPr>
                <w:rFonts w:ascii="Times New Roman"/>
              </w:rPr>
              <w:t>报文头长度</w:t>
            </w:r>
          </w:p>
        </w:tc>
        <w:tc>
          <w:tcPr>
            <w:tcW w:w="850" w:type="dxa"/>
            <w:vMerge w:val="continue"/>
            <w:tcBorders>
              <w:bottom w:val="single" w:color="auto" w:sz="4" w:space="0"/>
            </w:tcBorders>
            <w:noWrap w:val="0"/>
            <w:vAlign w:val="center"/>
          </w:tcPr>
          <w:p w14:paraId="464F7B29">
            <w:pPr>
              <w:pStyle w:val="214"/>
              <w:rPr>
                <w:rFonts w:ascii="Times New Roman" w:hAnsi="Times New Roman"/>
              </w:rPr>
            </w:pPr>
          </w:p>
        </w:tc>
        <w:tc>
          <w:tcPr>
            <w:tcW w:w="1602" w:type="dxa"/>
            <w:tcBorders>
              <w:bottom w:val="single" w:color="auto" w:sz="4" w:space="0"/>
            </w:tcBorders>
            <w:noWrap w:val="0"/>
            <w:vAlign w:val="center"/>
          </w:tcPr>
          <w:p w14:paraId="11DE3936">
            <w:pPr>
              <w:pStyle w:val="214"/>
              <w:rPr>
                <w:rFonts w:ascii="Times New Roman" w:hAnsi="Times New Roman"/>
              </w:rPr>
            </w:pPr>
            <w:r>
              <w:rPr>
                <w:rFonts w:ascii="Times New Roman" w:hAnsi="Times New Roman"/>
              </w:rPr>
              <w:t>6-7</w:t>
            </w:r>
          </w:p>
        </w:tc>
        <w:tc>
          <w:tcPr>
            <w:tcW w:w="1705" w:type="dxa"/>
            <w:vMerge w:val="restart"/>
            <w:noWrap w:val="0"/>
            <w:vAlign w:val="center"/>
          </w:tcPr>
          <w:p w14:paraId="27D07E43">
            <w:pPr>
              <w:pStyle w:val="214"/>
              <w:rPr>
                <w:rFonts w:ascii="Times New Roman" w:hAnsi="Times New Roman"/>
              </w:rPr>
            </w:pPr>
            <w:r>
              <w:rPr>
                <w:rFonts w:ascii="Times New Roman" w:hAnsi="Times New Roman"/>
              </w:rPr>
              <w:t>6</w:t>
            </w:r>
          </w:p>
        </w:tc>
        <w:tc>
          <w:tcPr>
            <w:tcW w:w="1705" w:type="dxa"/>
            <w:vMerge w:val="restart"/>
            <w:noWrap w:val="0"/>
            <w:vAlign w:val="center"/>
          </w:tcPr>
          <w:p w14:paraId="5573846D">
            <w:pPr>
              <w:jc w:val="left"/>
              <w:rPr>
                <w:szCs w:val="21"/>
              </w:rPr>
            </w:pPr>
            <w:r>
              <w:t>报文头（除数据（DATA）长度外）的长度</w:t>
            </w:r>
            <w:r>
              <w:rPr>
                <w:rFonts w:hint="eastAsia"/>
              </w:rPr>
              <w:t>。</w:t>
            </w:r>
          </w:p>
        </w:tc>
      </w:tr>
      <w:tr w14:paraId="02CFC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2660" w:type="dxa"/>
            <w:vMerge w:val="continue"/>
            <w:noWrap w:val="0"/>
            <w:vAlign w:val="center"/>
          </w:tcPr>
          <w:p w14:paraId="792D9312">
            <w:pPr>
              <w:pStyle w:val="214"/>
              <w:rPr>
                <w:rFonts w:ascii="Times New Roman" w:hAnsi="Times New Roman"/>
              </w:rPr>
            </w:pPr>
          </w:p>
        </w:tc>
        <w:tc>
          <w:tcPr>
            <w:tcW w:w="850" w:type="dxa"/>
            <w:vMerge w:val="restart"/>
            <w:tcBorders>
              <w:top w:val="single" w:color="auto" w:sz="4" w:space="0"/>
            </w:tcBorders>
            <w:noWrap w:val="0"/>
            <w:vAlign w:val="center"/>
          </w:tcPr>
          <w:p w14:paraId="296CE1E2">
            <w:pPr>
              <w:pStyle w:val="214"/>
              <w:rPr>
                <w:rFonts w:ascii="Times New Roman" w:hAnsi="Times New Roman"/>
              </w:rPr>
            </w:pPr>
            <w:r>
              <w:rPr>
                <w:rFonts w:hint="eastAsia" w:ascii="Times New Roman" w:hAnsi="Times New Roman"/>
              </w:rPr>
              <w:t>1</w:t>
            </w:r>
          </w:p>
        </w:tc>
        <w:tc>
          <w:tcPr>
            <w:tcW w:w="1602" w:type="dxa"/>
            <w:tcBorders>
              <w:top w:val="single" w:color="auto" w:sz="4" w:space="0"/>
            </w:tcBorders>
            <w:noWrap w:val="0"/>
            <w:vAlign w:val="center"/>
          </w:tcPr>
          <w:p w14:paraId="61EB4C40">
            <w:pPr>
              <w:pStyle w:val="214"/>
              <w:rPr>
                <w:rFonts w:ascii="Times New Roman" w:hAnsi="Times New Roman"/>
              </w:rPr>
            </w:pPr>
            <w:r>
              <w:rPr>
                <w:rFonts w:ascii="Times New Roman" w:hAnsi="Times New Roman"/>
              </w:rPr>
              <w:t>0-3</w:t>
            </w:r>
          </w:p>
        </w:tc>
        <w:tc>
          <w:tcPr>
            <w:tcW w:w="1705" w:type="dxa"/>
            <w:vMerge w:val="continue"/>
            <w:noWrap w:val="0"/>
            <w:vAlign w:val="center"/>
          </w:tcPr>
          <w:p w14:paraId="37224A17">
            <w:pPr>
              <w:pStyle w:val="214"/>
              <w:rPr>
                <w:rFonts w:ascii="Times New Roman" w:hAnsi="Times New Roman"/>
              </w:rPr>
            </w:pPr>
          </w:p>
        </w:tc>
        <w:tc>
          <w:tcPr>
            <w:tcW w:w="1705" w:type="dxa"/>
            <w:vMerge w:val="continue"/>
            <w:noWrap w:val="0"/>
            <w:vAlign w:val="center"/>
          </w:tcPr>
          <w:p w14:paraId="4A1A0D1C">
            <w:pPr>
              <w:jc w:val="left"/>
            </w:pPr>
          </w:p>
        </w:tc>
      </w:tr>
      <w:tr w14:paraId="53008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60" w:type="dxa"/>
            <w:noWrap w:val="0"/>
            <w:vAlign w:val="center"/>
          </w:tcPr>
          <w:p w14:paraId="6CCA0CAE">
            <w:pPr>
              <w:pStyle w:val="214"/>
              <w:rPr>
                <w:rFonts w:ascii="Times New Roman" w:hAnsi="Times New Roman"/>
              </w:rPr>
            </w:pPr>
            <w:r>
              <w:rPr>
                <w:rFonts w:hint="eastAsia" w:ascii="Times New Roman"/>
              </w:rPr>
              <w:t>方向位</w:t>
            </w:r>
          </w:p>
        </w:tc>
        <w:tc>
          <w:tcPr>
            <w:tcW w:w="850" w:type="dxa"/>
            <w:vMerge w:val="continue"/>
            <w:noWrap w:val="0"/>
            <w:vAlign w:val="center"/>
          </w:tcPr>
          <w:p w14:paraId="76037CE0">
            <w:pPr>
              <w:pStyle w:val="214"/>
              <w:rPr>
                <w:rFonts w:ascii="Times New Roman" w:hAnsi="Times New Roman"/>
              </w:rPr>
            </w:pPr>
          </w:p>
        </w:tc>
        <w:tc>
          <w:tcPr>
            <w:tcW w:w="1602" w:type="dxa"/>
            <w:noWrap w:val="0"/>
            <w:vAlign w:val="center"/>
          </w:tcPr>
          <w:p w14:paraId="7DB5EE4B">
            <w:pPr>
              <w:pStyle w:val="214"/>
              <w:rPr>
                <w:rFonts w:ascii="Times New Roman" w:hAnsi="Times New Roman"/>
              </w:rPr>
            </w:pPr>
            <w:r>
              <w:rPr>
                <w:rFonts w:ascii="Times New Roman" w:hAnsi="Times New Roman"/>
              </w:rPr>
              <w:t>4</w:t>
            </w:r>
          </w:p>
        </w:tc>
        <w:tc>
          <w:tcPr>
            <w:tcW w:w="1705" w:type="dxa"/>
            <w:noWrap w:val="0"/>
            <w:vAlign w:val="center"/>
          </w:tcPr>
          <w:p w14:paraId="58A0B2A0">
            <w:pPr>
              <w:pStyle w:val="214"/>
              <w:rPr>
                <w:rFonts w:ascii="Times New Roman" w:hAnsi="Times New Roman"/>
              </w:rPr>
            </w:pPr>
            <w:r>
              <w:rPr>
                <w:rFonts w:hint="eastAsia" w:ascii="Times New Roman" w:hAnsi="Times New Roman"/>
              </w:rPr>
              <w:t>1</w:t>
            </w:r>
          </w:p>
        </w:tc>
        <w:tc>
          <w:tcPr>
            <w:tcW w:w="1705" w:type="dxa"/>
            <w:noWrap w:val="0"/>
            <w:vAlign w:val="center"/>
          </w:tcPr>
          <w:p w14:paraId="3DA4CEA3">
            <w:pPr>
              <w:pStyle w:val="214"/>
              <w:jc w:val="left"/>
              <w:rPr>
                <w:rFonts w:hint="eastAsia" w:ascii="Times New Roman" w:hAnsi="Times New Roman"/>
              </w:rPr>
            </w:pPr>
            <w:r>
              <w:rPr>
                <w:rFonts w:hint="eastAsia" w:ascii="Times New Roman" w:hAnsi="Times New Roman"/>
              </w:rPr>
              <w:t>0：下行，</w:t>
            </w:r>
          </w:p>
          <w:p w14:paraId="72883AE1">
            <w:pPr>
              <w:jc w:val="left"/>
              <w:rPr>
                <w:rFonts w:hint="eastAsia"/>
              </w:rPr>
            </w:pPr>
            <w:r>
              <w:rPr>
                <w:rFonts w:hint="eastAsia"/>
              </w:rPr>
              <w:t>1：上行。</w:t>
            </w:r>
          </w:p>
        </w:tc>
      </w:tr>
      <w:tr w14:paraId="37202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60" w:type="dxa"/>
            <w:noWrap w:val="0"/>
            <w:vAlign w:val="center"/>
          </w:tcPr>
          <w:p w14:paraId="02539F21">
            <w:pPr>
              <w:pStyle w:val="214"/>
              <w:rPr>
                <w:rFonts w:hint="eastAsia" w:ascii="Times New Roman"/>
              </w:rPr>
            </w:pPr>
            <w:r>
              <w:rPr>
                <w:rFonts w:hint="eastAsia" w:ascii="Times New Roman"/>
              </w:rPr>
              <w:t>确认位</w:t>
            </w:r>
          </w:p>
        </w:tc>
        <w:tc>
          <w:tcPr>
            <w:tcW w:w="850" w:type="dxa"/>
            <w:vMerge w:val="continue"/>
            <w:noWrap w:val="0"/>
            <w:vAlign w:val="center"/>
          </w:tcPr>
          <w:p w14:paraId="16FE9E3E">
            <w:pPr>
              <w:pStyle w:val="214"/>
              <w:rPr>
                <w:rFonts w:ascii="Times New Roman" w:hAnsi="Times New Roman"/>
              </w:rPr>
            </w:pPr>
          </w:p>
        </w:tc>
        <w:tc>
          <w:tcPr>
            <w:tcW w:w="1602" w:type="dxa"/>
            <w:noWrap w:val="0"/>
            <w:vAlign w:val="center"/>
          </w:tcPr>
          <w:p w14:paraId="40C9B2BE">
            <w:pPr>
              <w:pStyle w:val="214"/>
              <w:rPr>
                <w:rFonts w:ascii="Times New Roman" w:hAnsi="Times New Roman"/>
              </w:rPr>
            </w:pPr>
            <w:r>
              <w:rPr>
                <w:rFonts w:hint="eastAsia" w:ascii="Times New Roman" w:hAnsi="Times New Roman"/>
              </w:rPr>
              <w:t>5</w:t>
            </w:r>
          </w:p>
        </w:tc>
        <w:tc>
          <w:tcPr>
            <w:tcW w:w="1705" w:type="dxa"/>
            <w:noWrap w:val="0"/>
            <w:vAlign w:val="center"/>
          </w:tcPr>
          <w:p w14:paraId="3EDF8B1E">
            <w:pPr>
              <w:pStyle w:val="214"/>
              <w:rPr>
                <w:rFonts w:ascii="Times New Roman" w:hAnsi="Times New Roman"/>
              </w:rPr>
            </w:pPr>
            <w:r>
              <w:rPr>
                <w:rFonts w:hint="eastAsia" w:ascii="Times New Roman" w:hAnsi="Times New Roman"/>
              </w:rPr>
              <w:t>1</w:t>
            </w:r>
          </w:p>
        </w:tc>
        <w:tc>
          <w:tcPr>
            <w:tcW w:w="1705" w:type="dxa"/>
            <w:noWrap w:val="0"/>
            <w:vAlign w:val="center"/>
          </w:tcPr>
          <w:p w14:paraId="1CA9BA06">
            <w:pPr>
              <w:pStyle w:val="214"/>
              <w:jc w:val="left"/>
              <w:rPr>
                <w:rFonts w:hint="eastAsia" w:ascii="Times New Roman" w:hAnsi="Times New Roman"/>
              </w:rPr>
            </w:pPr>
            <w:r>
              <w:rPr>
                <w:rFonts w:hint="eastAsia" w:ascii="Times New Roman" w:hAnsi="Times New Roman"/>
              </w:rPr>
              <w:t>0：否认，</w:t>
            </w:r>
          </w:p>
          <w:p w14:paraId="2E600B68">
            <w:pPr>
              <w:jc w:val="left"/>
              <w:rPr>
                <w:rFonts w:hint="eastAsia"/>
              </w:rPr>
            </w:pPr>
            <w:r>
              <w:rPr>
                <w:rFonts w:hint="eastAsia"/>
              </w:rPr>
              <w:t>1：确认。</w:t>
            </w:r>
          </w:p>
        </w:tc>
      </w:tr>
      <w:tr w14:paraId="14920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60" w:type="dxa"/>
            <w:noWrap w:val="0"/>
            <w:vAlign w:val="center"/>
          </w:tcPr>
          <w:p w14:paraId="7C8A1539">
            <w:pPr>
              <w:pStyle w:val="214"/>
              <w:rPr>
                <w:rFonts w:hint="eastAsia" w:ascii="Times New Roman"/>
              </w:rPr>
            </w:pPr>
            <w:r>
              <w:rPr>
                <w:rFonts w:hint="eastAsia" w:ascii="Times New Roman"/>
              </w:rPr>
              <w:t>保留</w:t>
            </w:r>
          </w:p>
        </w:tc>
        <w:tc>
          <w:tcPr>
            <w:tcW w:w="850" w:type="dxa"/>
            <w:vMerge w:val="continue"/>
            <w:noWrap w:val="0"/>
            <w:vAlign w:val="center"/>
          </w:tcPr>
          <w:p w14:paraId="4EE3F293">
            <w:pPr>
              <w:pStyle w:val="214"/>
              <w:rPr>
                <w:rFonts w:ascii="Times New Roman" w:hAnsi="Times New Roman"/>
              </w:rPr>
            </w:pPr>
          </w:p>
        </w:tc>
        <w:tc>
          <w:tcPr>
            <w:tcW w:w="1602" w:type="dxa"/>
            <w:noWrap w:val="0"/>
            <w:vAlign w:val="center"/>
          </w:tcPr>
          <w:p w14:paraId="047E9042">
            <w:pPr>
              <w:pStyle w:val="214"/>
              <w:rPr>
                <w:rFonts w:ascii="Times New Roman" w:hAnsi="Times New Roman"/>
              </w:rPr>
            </w:pPr>
            <w:r>
              <w:rPr>
                <w:rFonts w:hint="eastAsia" w:ascii="Times New Roman" w:hAnsi="Times New Roman"/>
              </w:rPr>
              <w:t>6-7</w:t>
            </w:r>
          </w:p>
        </w:tc>
        <w:tc>
          <w:tcPr>
            <w:tcW w:w="1705" w:type="dxa"/>
            <w:noWrap w:val="0"/>
            <w:vAlign w:val="center"/>
          </w:tcPr>
          <w:p w14:paraId="41801C0E">
            <w:pPr>
              <w:pStyle w:val="214"/>
              <w:rPr>
                <w:rFonts w:ascii="Times New Roman" w:hAnsi="Times New Roman"/>
              </w:rPr>
            </w:pPr>
            <w:r>
              <w:rPr>
                <w:rFonts w:hint="eastAsia" w:ascii="Times New Roman" w:hAnsi="Times New Roman"/>
              </w:rPr>
              <w:t>2</w:t>
            </w:r>
          </w:p>
        </w:tc>
        <w:tc>
          <w:tcPr>
            <w:tcW w:w="1705" w:type="dxa"/>
            <w:noWrap w:val="0"/>
            <w:vAlign w:val="center"/>
          </w:tcPr>
          <w:p w14:paraId="73A34E0E">
            <w:pPr>
              <w:jc w:val="left"/>
              <w:rPr>
                <w:rFonts w:hint="eastAsia"/>
              </w:rPr>
            </w:pPr>
          </w:p>
        </w:tc>
      </w:tr>
      <w:tr w14:paraId="15B26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2660" w:type="dxa"/>
            <w:noWrap w:val="0"/>
            <w:vAlign w:val="center"/>
          </w:tcPr>
          <w:p w14:paraId="7B6B5726">
            <w:pPr>
              <w:pStyle w:val="214"/>
              <w:rPr>
                <w:rFonts w:ascii="Times New Roman" w:hAnsi="Times New Roman"/>
              </w:rPr>
            </w:pPr>
            <w:r>
              <w:rPr>
                <w:rFonts w:ascii="Times New Roman"/>
              </w:rPr>
              <w:t>报文序号</w:t>
            </w:r>
          </w:p>
        </w:tc>
        <w:tc>
          <w:tcPr>
            <w:tcW w:w="850" w:type="dxa"/>
            <w:tcBorders>
              <w:top w:val="single" w:color="auto" w:sz="4" w:space="0"/>
              <w:bottom w:val="single" w:color="auto" w:sz="4" w:space="0"/>
            </w:tcBorders>
            <w:noWrap w:val="0"/>
            <w:vAlign w:val="center"/>
          </w:tcPr>
          <w:p w14:paraId="7BB97C73">
            <w:pPr>
              <w:pStyle w:val="214"/>
              <w:rPr>
                <w:rFonts w:ascii="Times New Roman" w:hAnsi="Times New Roman"/>
              </w:rPr>
            </w:pPr>
            <w:r>
              <w:rPr>
                <w:rFonts w:hint="eastAsia" w:ascii="Times New Roman" w:hAnsi="Times New Roman"/>
              </w:rPr>
              <w:t>2</w:t>
            </w:r>
            <w:r>
              <w:rPr>
                <w:rFonts w:ascii="Times New Roman" w:hAnsi="Times New Roman"/>
              </w:rPr>
              <w:t>-</w:t>
            </w:r>
            <w:r>
              <w:rPr>
                <w:rFonts w:hint="eastAsia" w:ascii="Times New Roman" w:hAnsi="Times New Roman"/>
              </w:rPr>
              <w:t>3</w:t>
            </w:r>
          </w:p>
        </w:tc>
        <w:tc>
          <w:tcPr>
            <w:tcW w:w="1602" w:type="dxa"/>
            <w:tcBorders>
              <w:top w:val="single" w:color="auto" w:sz="4" w:space="0"/>
              <w:bottom w:val="single" w:color="auto" w:sz="4" w:space="0"/>
            </w:tcBorders>
            <w:noWrap w:val="0"/>
            <w:vAlign w:val="center"/>
          </w:tcPr>
          <w:p w14:paraId="6B3E7BA1">
            <w:pPr>
              <w:pStyle w:val="214"/>
              <w:rPr>
                <w:rFonts w:ascii="Times New Roman" w:hAnsi="Times New Roman"/>
              </w:rPr>
            </w:pPr>
            <w:r>
              <w:rPr>
                <w:rFonts w:ascii="Times New Roman" w:hAnsi="Times New Roman"/>
              </w:rPr>
              <w:t>0-15</w:t>
            </w:r>
          </w:p>
        </w:tc>
        <w:tc>
          <w:tcPr>
            <w:tcW w:w="1705" w:type="dxa"/>
            <w:noWrap w:val="0"/>
            <w:vAlign w:val="center"/>
          </w:tcPr>
          <w:p w14:paraId="17369F19">
            <w:pPr>
              <w:pStyle w:val="214"/>
              <w:rPr>
                <w:rFonts w:ascii="Times New Roman" w:hAnsi="Times New Roman"/>
              </w:rPr>
            </w:pPr>
            <w:r>
              <w:rPr>
                <w:rFonts w:ascii="Times New Roman" w:hAnsi="Times New Roman"/>
              </w:rPr>
              <w:t>16</w:t>
            </w:r>
          </w:p>
        </w:tc>
        <w:tc>
          <w:tcPr>
            <w:tcW w:w="1705" w:type="dxa"/>
            <w:noWrap w:val="0"/>
            <w:vAlign w:val="center"/>
          </w:tcPr>
          <w:p w14:paraId="6F613049">
            <w:pPr>
              <w:jc w:val="left"/>
            </w:pPr>
            <w:r>
              <w:rPr>
                <w:rFonts w:hint="eastAsia"/>
              </w:rPr>
              <w:t>CCO确认/否认帧</w:t>
            </w:r>
            <w:r>
              <w:t>应答时使用该序号返回</w:t>
            </w:r>
            <w:r>
              <w:rPr>
                <w:rFonts w:hint="eastAsia"/>
              </w:rPr>
              <w:t>。STA</w:t>
            </w:r>
            <w:r>
              <w:t>通过序号来判断接收到的</w:t>
            </w:r>
            <w:r>
              <w:rPr>
                <w:rFonts w:hint="eastAsia"/>
              </w:rPr>
              <w:t>确认/否认</w:t>
            </w:r>
            <w:r>
              <w:t>是否过期，即是否是</w:t>
            </w:r>
            <w:r>
              <w:rPr>
                <w:rFonts w:hint="eastAsia"/>
              </w:rPr>
              <w:t>上行报文所对应的确认/否认</w:t>
            </w:r>
            <w:r>
              <w:t>应答报文。</w:t>
            </w:r>
          </w:p>
        </w:tc>
      </w:tr>
    </w:tbl>
    <w:p w14:paraId="6E5E11F0">
      <w:pPr>
        <w:pStyle w:val="70"/>
        <w:rPr>
          <w:rFonts w:ascii="Times New Roman"/>
          <w:color w:val="000000"/>
        </w:rPr>
      </w:pPr>
      <w:bookmarkStart w:id="960" w:name="_Toc447790901"/>
      <w:bookmarkStart w:id="961" w:name="_Toc447794112"/>
      <w:bookmarkStart w:id="962" w:name="_Toc461041461"/>
      <w:r>
        <w:rPr>
          <w:rFonts w:hint="eastAsia" w:ascii="Times New Roman"/>
          <w:color w:val="000000"/>
        </w:rPr>
        <w:t>升级</w:t>
      </w:r>
      <w:r>
        <w:rPr>
          <w:rFonts w:ascii="Times New Roman"/>
          <w:color w:val="000000"/>
        </w:rPr>
        <w:t>报文</w:t>
      </w:r>
      <w:bookmarkEnd w:id="960"/>
      <w:bookmarkEnd w:id="961"/>
      <w:bookmarkEnd w:id="962"/>
    </w:p>
    <w:p w14:paraId="2C76442E">
      <w:pPr>
        <w:pStyle w:val="74"/>
        <w:spacing w:before="156" w:after="156"/>
        <w:rPr>
          <w:rFonts w:ascii="Times New Roman"/>
        </w:rPr>
      </w:pPr>
      <w:bookmarkStart w:id="963" w:name="_Toc447790902"/>
      <w:bookmarkStart w:id="964" w:name="_Toc447794113"/>
      <w:r>
        <w:rPr>
          <w:rFonts w:hint="eastAsia" w:ascii="Times New Roman"/>
        </w:rPr>
        <w:t>下行</w:t>
      </w:r>
      <w:r>
        <w:rPr>
          <w:rFonts w:ascii="Times New Roman"/>
        </w:rPr>
        <w:t>报文格式</w:t>
      </w:r>
      <w:bookmarkEnd w:id="963"/>
      <w:bookmarkEnd w:id="964"/>
    </w:p>
    <w:p w14:paraId="15E6961A">
      <w:pPr>
        <w:pStyle w:val="79"/>
        <w:spacing w:before="156" w:after="156"/>
      </w:pPr>
      <w:r>
        <w:rPr>
          <w:rFonts w:hint="eastAsia" w:ascii="Times New Roman"/>
        </w:rPr>
        <w:t>开始</w:t>
      </w:r>
      <w:r>
        <w:rPr>
          <w:rFonts w:ascii="Times New Roman"/>
        </w:rPr>
        <w:t>升级</w:t>
      </w:r>
    </w:p>
    <w:p w14:paraId="11DC69F8">
      <w:pPr>
        <w:pStyle w:val="38"/>
        <w:rPr>
          <w:rFonts w:ascii="Times New Roman"/>
        </w:rPr>
      </w:pPr>
      <w:r>
        <w:rPr>
          <w:rFonts w:hint="eastAsia" w:ascii="Times New Roman"/>
        </w:rPr>
        <w:t>CCO</w:t>
      </w:r>
      <w:r>
        <w:rPr>
          <w:rFonts w:ascii="Times New Roman"/>
        </w:rPr>
        <w:t>向STA发送的开始升级</w:t>
      </w:r>
      <w:r>
        <w:rPr>
          <w:rFonts w:hint="eastAsia" w:ascii="Times New Roman"/>
        </w:rPr>
        <w:t>下行</w:t>
      </w:r>
      <w:r>
        <w:rPr>
          <w:rFonts w:ascii="Times New Roman"/>
        </w:rPr>
        <w:t>报文应符合图</w:t>
      </w:r>
      <w:r>
        <w:rPr>
          <w:rFonts w:hint="eastAsia" w:ascii="Times New Roman"/>
        </w:rPr>
        <w:t>22</w:t>
      </w:r>
      <w:r>
        <w:rPr>
          <w:rFonts w:ascii="Times New Roman"/>
        </w:rPr>
        <w:t>格式要求。</w:t>
      </w:r>
    </w:p>
    <w:p w14:paraId="4E6F958E">
      <w:pPr>
        <w:pStyle w:val="38"/>
        <w:ind w:firstLine="0" w:firstLineChars="0"/>
        <w:jc w:val="center"/>
        <w:rPr>
          <w:rFonts w:ascii="Times New Roman"/>
        </w:rPr>
      </w:pPr>
      <w:r>
        <w:object>
          <v:shape id="_x0000_i1044" o:spt="75" type="#_x0000_t75" style="height:101.65pt;width:406.5pt;" o:ole="t" filled="f" o:preferrelative="t" stroked="f" coordsize="21600,21600">
            <v:path/>
            <v:fill on="f" focussize="0,0"/>
            <v:stroke on="f"/>
            <v:imagedata r:id="rId55" o:title=""/>
            <o:lock v:ext="edit" aspectratio="t"/>
            <w10:wrap type="none"/>
            <w10:anchorlock/>
          </v:shape>
          <o:OLEObject Type="Embed" ProgID="Visio.Drawing.11" ShapeID="_x0000_i1044" DrawAspect="Content" ObjectID="_1468075746" r:id="rId54">
            <o:LockedField>false</o:LockedField>
          </o:OLEObject>
        </w:object>
      </w:r>
    </w:p>
    <w:p w14:paraId="7FEC841A">
      <w:pPr>
        <w:pStyle w:val="156"/>
        <w:rPr>
          <w:rFonts w:ascii="Times New Roman"/>
        </w:rPr>
      </w:pPr>
      <w:bookmarkStart w:id="965" w:name="_Ref446596589"/>
      <w:r>
        <w:rPr>
          <w:rFonts w:hint="eastAsia" w:ascii="Times New Roman"/>
        </w:rPr>
        <w:t>开始升级</w:t>
      </w:r>
      <w:r>
        <w:rPr>
          <w:rFonts w:ascii="Times New Roman"/>
        </w:rPr>
        <w:t>下行</w:t>
      </w:r>
      <w:r>
        <w:rPr>
          <w:rFonts w:hint="eastAsia" w:ascii="Times New Roman"/>
        </w:rPr>
        <w:t>报文数据格式</w:t>
      </w:r>
      <w:bookmarkEnd w:id="965"/>
    </w:p>
    <w:p w14:paraId="198B2C63">
      <w:pPr>
        <w:pStyle w:val="38"/>
        <w:rPr>
          <w:rFonts w:ascii="Times New Roman"/>
        </w:rPr>
      </w:pPr>
      <w:r>
        <w:rPr>
          <w:rFonts w:hint="eastAsia" w:ascii="Times New Roman"/>
        </w:rPr>
        <w:t>开始</w:t>
      </w:r>
      <w:r>
        <w:rPr>
          <w:rFonts w:ascii="Times New Roman"/>
        </w:rPr>
        <w:t>升级下行报文</w:t>
      </w:r>
      <w:r>
        <w:rPr>
          <w:rFonts w:hint="eastAsia" w:ascii="Times New Roman"/>
        </w:rPr>
        <w:t>数据</w:t>
      </w:r>
      <w:r>
        <w:rPr>
          <w:rFonts w:ascii="Times New Roman"/>
        </w:rPr>
        <w:t>字段符</w:t>
      </w:r>
      <w:r>
        <w:rPr>
          <w:rFonts w:hint="eastAsia" w:ascii="Times New Roman"/>
        </w:rPr>
        <w:t>应</w:t>
      </w:r>
      <w:r>
        <w:rPr>
          <w:rFonts w:ascii="Times New Roman"/>
        </w:rPr>
        <w:t>合表1</w:t>
      </w:r>
      <w:r>
        <w:rPr>
          <w:rFonts w:hint="eastAsia" w:ascii="Times New Roman"/>
        </w:rPr>
        <w:t>8</w:t>
      </w:r>
      <w:r>
        <w:rPr>
          <w:rFonts w:ascii="Times New Roman"/>
        </w:rPr>
        <w:t>要求。</w:t>
      </w:r>
    </w:p>
    <w:p w14:paraId="045CE3C2">
      <w:pPr>
        <w:pStyle w:val="154"/>
        <w:ind w:left="0"/>
      </w:pPr>
      <w:bookmarkStart w:id="966" w:name="_Ref446596690"/>
      <w:r>
        <w:rPr>
          <w:rFonts w:hint="eastAsia"/>
        </w:rPr>
        <w:t>开始升级</w:t>
      </w:r>
      <w:r>
        <w:t>下行报文</w:t>
      </w:r>
      <w:r>
        <w:rPr>
          <w:rFonts w:hint="eastAsia"/>
        </w:rPr>
        <w:t>数据</w:t>
      </w:r>
      <w:r>
        <w:t>字段说明</w:t>
      </w:r>
      <w:bookmarkEnd w:id="966"/>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79"/>
        <w:gridCol w:w="959"/>
        <w:gridCol w:w="946"/>
        <w:gridCol w:w="1444"/>
        <w:gridCol w:w="4642"/>
      </w:tblGrid>
      <w:tr w14:paraId="73BBB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79" w:type="dxa"/>
            <w:noWrap w:val="0"/>
            <w:vAlign w:val="center"/>
          </w:tcPr>
          <w:p w14:paraId="0ED9732B">
            <w:pPr>
              <w:pStyle w:val="214"/>
              <w:rPr>
                <w:rFonts w:ascii="Times New Roman" w:hAnsi="Times New Roman"/>
              </w:rPr>
            </w:pPr>
            <w:r>
              <w:rPr>
                <w:rFonts w:ascii="Times New Roman"/>
              </w:rPr>
              <w:t>域</w:t>
            </w:r>
          </w:p>
        </w:tc>
        <w:tc>
          <w:tcPr>
            <w:tcW w:w="959" w:type="dxa"/>
            <w:noWrap w:val="0"/>
            <w:vAlign w:val="center"/>
          </w:tcPr>
          <w:p w14:paraId="19763E35">
            <w:pPr>
              <w:pStyle w:val="214"/>
              <w:rPr>
                <w:rFonts w:ascii="Times New Roman" w:hAnsi="Times New Roman"/>
              </w:rPr>
            </w:pPr>
            <w:r>
              <w:rPr>
                <w:rFonts w:ascii="Times New Roman"/>
              </w:rPr>
              <w:t>字节号</w:t>
            </w:r>
          </w:p>
        </w:tc>
        <w:tc>
          <w:tcPr>
            <w:tcW w:w="946" w:type="dxa"/>
            <w:noWrap w:val="0"/>
            <w:vAlign w:val="center"/>
          </w:tcPr>
          <w:p w14:paraId="54403344">
            <w:pPr>
              <w:pStyle w:val="214"/>
              <w:rPr>
                <w:rFonts w:ascii="Times New Roman" w:hAnsi="Times New Roman"/>
              </w:rPr>
            </w:pPr>
            <w:r>
              <w:rPr>
                <w:rFonts w:ascii="Times New Roman"/>
              </w:rPr>
              <w:t>比特位</w:t>
            </w:r>
          </w:p>
        </w:tc>
        <w:tc>
          <w:tcPr>
            <w:tcW w:w="1444" w:type="dxa"/>
            <w:noWrap w:val="0"/>
            <w:vAlign w:val="center"/>
          </w:tcPr>
          <w:p w14:paraId="088E1B33">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4642" w:type="dxa"/>
            <w:noWrap w:val="0"/>
            <w:vAlign w:val="top"/>
          </w:tcPr>
          <w:p w14:paraId="62B39BCE">
            <w:pPr>
              <w:pStyle w:val="214"/>
              <w:rPr>
                <w:rFonts w:hint="eastAsia" w:ascii="Times New Roman"/>
              </w:rPr>
            </w:pPr>
            <w:r>
              <w:rPr>
                <w:rFonts w:hint="eastAsia" w:ascii="Times New Roman"/>
              </w:rPr>
              <w:t>含义</w:t>
            </w:r>
          </w:p>
        </w:tc>
      </w:tr>
      <w:tr w14:paraId="1A168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noWrap w:val="0"/>
            <w:vAlign w:val="center"/>
          </w:tcPr>
          <w:p w14:paraId="799C9EF2">
            <w:pPr>
              <w:pStyle w:val="214"/>
              <w:rPr>
                <w:rFonts w:ascii="Times New Roman" w:hAnsi="Times New Roman"/>
              </w:rPr>
            </w:pPr>
            <w:r>
              <w:rPr>
                <w:rFonts w:hint="eastAsia" w:ascii="Times New Roman"/>
              </w:rPr>
              <w:t>协议</w:t>
            </w:r>
            <w:r>
              <w:rPr>
                <w:rFonts w:ascii="Times New Roman"/>
              </w:rPr>
              <w:t>版本号</w:t>
            </w:r>
          </w:p>
        </w:tc>
        <w:tc>
          <w:tcPr>
            <w:tcW w:w="959" w:type="dxa"/>
            <w:vMerge w:val="restart"/>
            <w:noWrap w:val="0"/>
            <w:vAlign w:val="center"/>
          </w:tcPr>
          <w:p w14:paraId="2469E333">
            <w:pPr>
              <w:pStyle w:val="214"/>
              <w:rPr>
                <w:rFonts w:ascii="Times New Roman" w:hAnsi="Times New Roman"/>
              </w:rPr>
            </w:pPr>
            <w:r>
              <w:rPr>
                <w:rFonts w:ascii="Times New Roman" w:hAnsi="Times New Roman"/>
              </w:rPr>
              <w:t>0</w:t>
            </w:r>
          </w:p>
        </w:tc>
        <w:tc>
          <w:tcPr>
            <w:tcW w:w="946" w:type="dxa"/>
            <w:noWrap w:val="0"/>
            <w:vAlign w:val="center"/>
          </w:tcPr>
          <w:p w14:paraId="134E416B">
            <w:pPr>
              <w:pStyle w:val="214"/>
              <w:rPr>
                <w:rFonts w:ascii="Times New Roman" w:hAnsi="Times New Roman"/>
              </w:rPr>
            </w:pPr>
            <w:r>
              <w:rPr>
                <w:rFonts w:ascii="Times New Roman" w:hAnsi="Times New Roman"/>
              </w:rPr>
              <w:t>0-5</w:t>
            </w:r>
          </w:p>
        </w:tc>
        <w:tc>
          <w:tcPr>
            <w:tcW w:w="1444" w:type="dxa"/>
            <w:noWrap w:val="0"/>
            <w:vAlign w:val="center"/>
          </w:tcPr>
          <w:p w14:paraId="3B135A4C">
            <w:pPr>
              <w:pStyle w:val="214"/>
              <w:rPr>
                <w:rFonts w:ascii="Times New Roman" w:hAnsi="Times New Roman"/>
              </w:rPr>
            </w:pPr>
            <w:r>
              <w:rPr>
                <w:rFonts w:ascii="Times New Roman" w:hAnsi="Times New Roman"/>
              </w:rPr>
              <w:t>6</w:t>
            </w:r>
          </w:p>
        </w:tc>
        <w:tc>
          <w:tcPr>
            <w:tcW w:w="4642" w:type="dxa"/>
            <w:noWrap w:val="0"/>
            <w:vAlign w:val="top"/>
          </w:tcPr>
          <w:p w14:paraId="76BA13F2">
            <w:pPr>
              <w:pStyle w:val="38"/>
              <w:tabs>
                <w:tab w:val="center" w:pos="426"/>
                <w:tab w:val="clear" w:pos="4201"/>
              </w:tabs>
              <w:ind w:firstLine="0" w:firstLineChars="0"/>
              <w:rPr>
                <w:rFonts w:hint="eastAsia" w:ascii="Times New Roman"/>
              </w:rPr>
            </w:pPr>
            <w:r>
              <w:rPr>
                <w:rFonts w:ascii="Times New Roman"/>
              </w:rPr>
              <w:t>指从CCO发送给STA的应用层数据的协议版本。本版本取值固定为1。</w:t>
            </w:r>
          </w:p>
        </w:tc>
      </w:tr>
      <w:tr w14:paraId="69801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vMerge w:val="restart"/>
            <w:noWrap w:val="0"/>
            <w:vAlign w:val="center"/>
          </w:tcPr>
          <w:p w14:paraId="046CC930">
            <w:pPr>
              <w:pStyle w:val="214"/>
              <w:rPr>
                <w:rFonts w:hint="eastAsia" w:ascii="Times New Roman"/>
              </w:rPr>
            </w:pPr>
            <w:r>
              <w:rPr>
                <w:rFonts w:hint="eastAsia" w:ascii="Times New Roman"/>
              </w:rPr>
              <w:t>报文头</w:t>
            </w:r>
            <w:r>
              <w:rPr>
                <w:rFonts w:ascii="Times New Roman"/>
              </w:rPr>
              <w:t>长度</w:t>
            </w:r>
          </w:p>
        </w:tc>
        <w:tc>
          <w:tcPr>
            <w:tcW w:w="959" w:type="dxa"/>
            <w:vMerge w:val="continue"/>
            <w:tcBorders>
              <w:bottom w:val="single" w:color="auto" w:sz="4" w:space="0"/>
            </w:tcBorders>
            <w:noWrap w:val="0"/>
            <w:vAlign w:val="center"/>
          </w:tcPr>
          <w:p w14:paraId="1B6FDD0F">
            <w:pPr>
              <w:pStyle w:val="214"/>
              <w:rPr>
                <w:rFonts w:ascii="Times New Roman" w:hAnsi="Times New Roman"/>
              </w:rPr>
            </w:pPr>
          </w:p>
        </w:tc>
        <w:tc>
          <w:tcPr>
            <w:tcW w:w="946" w:type="dxa"/>
            <w:noWrap w:val="0"/>
            <w:vAlign w:val="center"/>
          </w:tcPr>
          <w:p w14:paraId="74F234EA">
            <w:pPr>
              <w:pStyle w:val="214"/>
              <w:rPr>
                <w:rFonts w:ascii="Times New Roman" w:hAnsi="Times New Roman"/>
              </w:rPr>
            </w:pPr>
            <w:r>
              <w:rPr>
                <w:rFonts w:hint="eastAsia" w:ascii="Times New Roman" w:hAnsi="Times New Roman"/>
              </w:rPr>
              <w:t>6-7</w:t>
            </w:r>
          </w:p>
        </w:tc>
        <w:tc>
          <w:tcPr>
            <w:tcW w:w="1444" w:type="dxa"/>
            <w:vMerge w:val="restart"/>
            <w:noWrap w:val="0"/>
            <w:vAlign w:val="center"/>
          </w:tcPr>
          <w:p w14:paraId="1DF8C38A">
            <w:pPr>
              <w:pStyle w:val="214"/>
              <w:rPr>
                <w:rFonts w:ascii="Times New Roman" w:hAnsi="Times New Roman"/>
              </w:rPr>
            </w:pPr>
            <w:r>
              <w:rPr>
                <w:rFonts w:hint="eastAsia" w:ascii="Times New Roman" w:hAnsi="Times New Roman"/>
              </w:rPr>
              <w:t>6</w:t>
            </w:r>
          </w:p>
        </w:tc>
        <w:tc>
          <w:tcPr>
            <w:tcW w:w="4642" w:type="dxa"/>
            <w:vMerge w:val="restart"/>
            <w:noWrap w:val="0"/>
            <w:vAlign w:val="top"/>
          </w:tcPr>
          <w:p w14:paraId="44B33DAA">
            <w:pPr>
              <w:pStyle w:val="38"/>
              <w:tabs>
                <w:tab w:val="center" w:pos="426"/>
                <w:tab w:val="clear" w:pos="4201"/>
              </w:tabs>
              <w:ind w:firstLine="0" w:firstLineChars="0"/>
              <w:rPr>
                <w:rFonts w:hint="eastAsia" w:ascii="Times New Roman"/>
              </w:rPr>
            </w:pPr>
            <w:r>
              <w:rPr>
                <w:rFonts w:ascii="Times New Roman"/>
              </w:rPr>
              <w:t>由发送方给定，描述报文头（除数据域长度外）的长度，用于接收方从报文头偏移报文头长度找到数据域的位置。</w:t>
            </w:r>
          </w:p>
        </w:tc>
      </w:tr>
      <w:tr w14:paraId="73667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vMerge w:val="continue"/>
            <w:noWrap w:val="0"/>
            <w:vAlign w:val="center"/>
          </w:tcPr>
          <w:p w14:paraId="0D6F6AC3">
            <w:pPr>
              <w:pStyle w:val="214"/>
              <w:rPr>
                <w:rFonts w:hint="eastAsia" w:ascii="Times New Roman"/>
              </w:rPr>
            </w:pPr>
          </w:p>
        </w:tc>
        <w:tc>
          <w:tcPr>
            <w:tcW w:w="959" w:type="dxa"/>
            <w:vMerge w:val="restart"/>
            <w:tcBorders>
              <w:top w:val="single" w:color="auto" w:sz="4" w:space="0"/>
            </w:tcBorders>
            <w:noWrap w:val="0"/>
            <w:vAlign w:val="center"/>
          </w:tcPr>
          <w:p w14:paraId="7CBED881">
            <w:pPr>
              <w:pStyle w:val="214"/>
              <w:rPr>
                <w:rFonts w:ascii="Times New Roman" w:hAnsi="Times New Roman"/>
              </w:rPr>
            </w:pPr>
            <w:r>
              <w:rPr>
                <w:rFonts w:hint="eastAsia" w:ascii="Times New Roman" w:hAnsi="Times New Roman"/>
              </w:rPr>
              <w:t>1</w:t>
            </w:r>
          </w:p>
        </w:tc>
        <w:tc>
          <w:tcPr>
            <w:tcW w:w="946" w:type="dxa"/>
            <w:noWrap w:val="0"/>
            <w:vAlign w:val="center"/>
          </w:tcPr>
          <w:p w14:paraId="72FCA6D7">
            <w:pPr>
              <w:pStyle w:val="214"/>
              <w:rPr>
                <w:rFonts w:ascii="Times New Roman" w:hAnsi="Times New Roman"/>
              </w:rPr>
            </w:pPr>
            <w:r>
              <w:rPr>
                <w:rFonts w:hint="eastAsia" w:ascii="Times New Roman" w:hAnsi="Times New Roman"/>
              </w:rPr>
              <w:t>0</w:t>
            </w:r>
            <w:r>
              <w:rPr>
                <w:rFonts w:ascii="Times New Roman" w:hAnsi="Times New Roman"/>
              </w:rPr>
              <w:t>-3</w:t>
            </w:r>
          </w:p>
        </w:tc>
        <w:tc>
          <w:tcPr>
            <w:tcW w:w="1444" w:type="dxa"/>
            <w:vMerge w:val="continue"/>
            <w:noWrap w:val="0"/>
            <w:vAlign w:val="center"/>
          </w:tcPr>
          <w:p w14:paraId="4240C2F5">
            <w:pPr>
              <w:pStyle w:val="214"/>
              <w:rPr>
                <w:rFonts w:ascii="Times New Roman" w:hAnsi="Times New Roman"/>
              </w:rPr>
            </w:pPr>
          </w:p>
        </w:tc>
        <w:tc>
          <w:tcPr>
            <w:tcW w:w="4642" w:type="dxa"/>
            <w:vMerge w:val="continue"/>
            <w:noWrap w:val="0"/>
            <w:vAlign w:val="top"/>
          </w:tcPr>
          <w:p w14:paraId="13EE033C">
            <w:pPr>
              <w:pStyle w:val="214"/>
              <w:rPr>
                <w:rFonts w:ascii="Times New Roman" w:hAnsi="Times New Roman"/>
              </w:rPr>
            </w:pPr>
          </w:p>
        </w:tc>
      </w:tr>
      <w:tr w14:paraId="4063C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vMerge w:val="restart"/>
            <w:noWrap w:val="0"/>
            <w:vAlign w:val="center"/>
          </w:tcPr>
          <w:p w14:paraId="5823D9AA">
            <w:pPr>
              <w:pStyle w:val="214"/>
              <w:rPr>
                <w:rFonts w:hint="eastAsia" w:ascii="Times New Roman"/>
              </w:rPr>
            </w:pPr>
            <w:r>
              <w:rPr>
                <w:rFonts w:hint="eastAsia" w:ascii="Times New Roman"/>
              </w:rPr>
              <w:t>保留</w:t>
            </w:r>
          </w:p>
        </w:tc>
        <w:tc>
          <w:tcPr>
            <w:tcW w:w="959" w:type="dxa"/>
            <w:vMerge w:val="continue"/>
            <w:tcBorders>
              <w:bottom w:val="single" w:color="auto" w:sz="4" w:space="0"/>
            </w:tcBorders>
            <w:noWrap w:val="0"/>
            <w:vAlign w:val="center"/>
          </w:tcPr>
          <w:p w14:paraId="272BADF4">
            <w:pPr>
              <w:pStyle w:val="214"/>
              <w:rPr>
                <w:rFonts w:ascii="Times New Roman" w:hAnsi="Times New Roman"/>
              </w:rPr>
            </w:pPr>
          </w:p>
        </w:tc>
        <w:tc>
          <w:tcPr>
            <w:tcW w:w="946" w:type="dxa"/>
            <w:noWrap w:val="0"/>
            <w:vAlign w:val="center"/>
          </w:tcPr>
          <w:p w14:paraId="6A695569">
            <w:pPr>
              <w:pStyle w:val="214"/>
              <w:rPr>
                <w:rFonts w:ascii="Times New Roman" w:hAnsi="Times New Roman"/>
              </w:rPr>
            </w:pPr>
            <w:r>
              <w:rPr>
                <w:rFonts w:hint="eastAsia" w:ascii="Times New Roman" w:hAnsi="Times New Roman"/>
              </w:rPr>
              <w:t>4-7</w:t>
            </w:r>
          </w:p>
        </w:tc>
        <w:tc>
          <w:tcPr>
            <w:tcW w:w="1444" w:type="dxa"/>
            <w:noWrap w:val="0"/>
            <w:vAlign w:val="center"/>
          </w:tcPr>
          <w:p w14:paraId="6DAD9BA7">
            <w:pPr>
              <w:pStyle w:val="214"/>
              <w:rPr>
                <w:rFonts w:ascii="Times New Roman" w:hAnsi="Times New Roman"/>
              </w:rPr>
            </w:pPr>
            <w:r>
              <w:rPr>
                <w:rFonts w:hint="eastAsia" w:ascii="Times New Roman" w:hAnsi="Times New Roman"/>
              </w:rPr>
              <w:t>4</w:t>
            </w:r>
          </w:p>
        </w:tc>
        <w:tc>
          <w:tcPr>
            <w:tcW w:w="4642" w:type="dxa"/>
            <w:noWrap w:val="0"/>
            <w:vAlign w:val="top"/>
          </w:tcPr>
          <w:p w14:paraId="21993A8D">
            <w:pPr>
              <w:pStyle w:val="214"/>
              <w:rPr>
                <w:rFonts w:ascii="Times New Roman" w:hAnsi="Times New Roman"/>
              </w:rPr>
            </w:pPr>
          </w:p>
        </w:tc>
      </w:tr>
      <w:tr w14:paraId="69DCC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vMerge w:val="continue"/>
            <w:noWrap w:val="0"/>
            <w:vAlign w:val="center"/>
          </w:tcPr>
          <w:p w14:paraId="53B2ECB4">
            <w:pPr>
              <w:pStyle w:val="214"/>
              <w:rPr>
                <w:rFonts w:hint="eastAsia" w:ascii="Times New Roman"/>
              </w:rPr>
            </w:pPr>
          </w:p>
        </w:tc>
        <w:tc>
          <w:tcPr>
            <w:tcW w:w="959" w:type="dxa"/>
            <w:tcBorders>
              <w:bottom w:val="single" w:color="auto" w:sz="4" w:space="0"/>
            </w:tcBorders>
            <w:noWrap w:val="0"/>
            <w:vAlign w:val="center"/>
          </w:tcPr>
          <w:p w14:paraId="474AE6D3">
            <w:pPr>
              <w:pStyle w:val="214"/>
              <w:rPr>
                <w:rFonts w:ascii="Times New Roman" w:hAnsi="Times New Roman"/>
              </w:rPr>
            </w:pPr>
            <w:r>
              <w:rPr>
                <w:rFonts w:hint="eastAsia" w:ascii="Times New Roman" w:hAnsi="Times New Roman"/>
              </w:rPr>
              <w:t>2-3</w:t>
            </w:r>
          </w:p>
        </w:tc>
        <w:tc>
          <w:tcPr>
            <w:tcW w:w="946" w:type="dxa"/>
            <w:noWrap w:val="0"/>
            <w:vAlign w:val="center"/>
          </w:tcPr>
          <w:p w14:paraId="3998F138">
            <w:pPr>
              <w:pStyle w:val="214"/>
              <w:rPr>
                <w:rFonts w:ascii="Times New Roman" w:hAnsi="Times New Roman"/>
              </w:rPr>
            </w:pPr>
            <w:r>
              <w:rPr>
                <w:rFonts w:hint="eastAsia" w:ascii="Times New Roman" w:hAnsi="Times New Roman"/>
              </w:rPr>
              <w:t>0-15</w:t>
            </w:r>
          </w:p>
        </w:tc>
        <w:tc>
          <w:tcPr>
            <w:tcW w:w="1444" w:type="dxa"/>
            <w:noWrap w:val="0"/>
            <w:vAlign w:val="center"/>
          </w:tcPr>
          <w:p w14:paraId="2B8F06EF">
            <w:pPr>
              <w:pStyle w:val="214"/>
              <w:rPr>
                <w:rFonts w:ascii="Times New Roman" w:hAnsi="Times New Roman"/>
              </w:rPr>
            </w:pPr>
            <w:r>
              <w:rPr>
                <w:rFonts w:hint="eastAsia" w:ascii="Times New Roman" w:hAnsi="Times New Roman"/>
              </w:rPr>
              <w:t>16</w:t>
            </w:r>
          </w:p>
        </w:tc>
        <w:tc>
          <w:tcPr>
            <w:tcW w:w="4642" w:type="dxa"/>
            <w:noWrap w:val="0"/>
            <w:vAlign w:val="top"/>
          </w:tcPr>
          <w:p w14:paraId="4D449FB3">
            <w:pPr>
              <w:pStyle w:val="214"/>
              <w:rPr>
                <w:rFonts w:ascii="Times New Roman" w:hAnsi="Times New Roman"/>
              </w:rPr>
            </w:pPr>
          </w:p>
        </w:tc>
      </w:tr>
      <w:tr w14:paraId="55133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noWrap w:val="0"/>
            <w:vAlign w:val="center"/>
          </w:tcPr>
          <w:p w14:paraId="49C4AA24">
            <w:pPr>
              <w:pStyle w:val="214"/>
              <w:rPr>
                <w:rFonts w:hint="eastAsia" w:ascii="Times New Roman"/>
              </w:rPr>
            </w:pPr>
            <w:r>
              <w:rPr>
                <w:rFonts w:hint="eastAsia" w:ascii="Times New Roman"/>
              </w:rPr>
              <w:t>升级ID</w:t>
            </w:r>
          </w:p>
        </w:tc>
        <w:tc>
          <w:tcPr>
            <w:tcW w:w="959" w:type="dxa"/>
            <w:tcBorders>
              <w:bottom w:val="single" w:color="auto" w:sz="4" w:space="0"/>
            </w:tcBorders>
            <w:noWrap w:val="0"/>
            <w:vAlign w:val="center"/>
          </w:tcPr>
          <w:p w14:paraId="6BFEC0A6">
            <w:pPr>
              <w:pStyle w:val="214"/>
              <w:rPr>
                <w:rFonts w:ascii="Times New Roman" w:hAnsi="Times New Roman"/>
              </w:rPr>
            </w:pPr>
            <w:r>
              <w:rPr>
                <w:rFonts w:hint="eastAsia" w:ascii="Times New Roman" w:hAnsi="Times New Roman"/>
              </w:rPr>
              <w:t>4</w:t>
            </w:r>
            <w:r>
              <w:rPr>
                <w:rFonts w:ascii="Times New Roman" w:hAnsi="Times New Roman"/>
              </w:rPr>
              <w:t>-</w:t>
            </w:r>
            <w:r>
              <w:rPr>
                <w:rFonts w:hint="eastAsia" w:ascii="Times New Roman" w:hAnsi="Times New Roman"/>
              </w:rPr>
              <w:t>7</w:t>
            </w:r>
          </w:p>
        </w:tc>
        <w:tc>
          <w:tcPr>
            <w:tcW w:w="946" w:type="dxa"/>
            <w:noWrap w:val="0"/>
            <w:vAlign w:val="center"/>
          </w:tcPr>
          <w:p w14:paraId="5973EA83">
            <w:pPr>
              <w:pStyle w:val="214"/>
              <w:rPr>
                <w:rFonts w:ascii="Times New Roman" w:hAnsi="Times New Roman"/>
              </w:rPr>
            </w:pPr>
            <w:r>
              <w:rPr>
                <w:rFonts w:ascii="Times New Roman" w:hAnsi="Times New Roman"/>
              </w:rPr>
              <w:t>0-31</w:t>
            </w:r>
          </w:p>
        </w:tc>
        <w:tc>
          <w:tcPr>
            <w:tcW w:w="1444" w:type="dxa"/>
            <w:noWrap w:val="0"/>
            <w:vAlign w:val="center"/>
          </w:tcPr>
          <w:p w14:paraId="6FFF312D">
            <w:pPr>
              <w:pStyle w:val="214"/>
              <w:rPr>
                <w:rFonts w:ascii="Times New Roman" w:hAnsi="Times New Roman"/>
              </w:rPr>
            </w:pPr>
            <w:r>
              <w:rPr>
                <w:rFonts w:hint="eastAsia" w:ascii="Times New Roman" w:hAnsi="Times New Roman"/>
              </w:rPr>
              <w:t>32</w:t>
            </w:r>
          </w:p>
        </w:tc>
        <w:tc>
          <w:tcPr>
            <w:tcW w:w="4642" w:type="dxa"/>
            <w:noWrap w:val="0"/>
            <w:vAlign w:val="top"/>
          </w:tcPr>
          <w:p w14:paraId="1252DC99">
            <w:pPr>
              <w:pStyle w:val="38"/>
              <w:ind w:firstLine="0" w:firstLineChars="0"/>
              <w:rPr>
                <w:rFonts w:ascii="Times New Roman"/>
              </w:rPr>
            </w:pPr>
            <w:r>
              <w:rPr>
                <w:rFonts w:ascii="Times New Roman"/>
              </w:rPr>
              <w:t>用于区分每次升级，即每次升级都应该有变化（可以递增，也可以随机变化）。STA端在收到开始升级报文时，需要保存此升级ID，在应答CCO时使用自身存储的升级ID，以此向CCO表明STA当前正工作在哪次升级流程中；CCO在查询STA时，根据STA应答的文件ID判断STA端是否正处于当前升级流程，并以此决定继续流程或者忽略此STA，如果当前 STA 不在升级状态，即空闲态，则回复 0，如果在升级状态，回复真实升级 ID。</w:t>
            </w:r>
          </w:p>
          <w:p w14:paraId="438C50E5">
            <w:pPr>
              <w:pStyle w:val="38"/>
              <w:ind w:firstLine="0" w:firstLineChars="0"/>
              <w:rPr>
                <w:rFonts w:hint="eastAsia" w:ascii="Times New Roman"/>
              </w:rPr>
            </w:pPr>
            <w:r>
              <w:rPr>
                <w:rFonts w:ascii="Times New Roman"/>
              </w:rPr>
              <w:t>每次升级不应重复，且不0。下发停止升级命令时，使用0作为通用升级ID终止本次升级操作。</w:t>
            </w:r>
          </w:p>
        </w:tc>
      </w:tr>
      <w:tr w14:paraId="64D9F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noWrap w:val="0"/>
            <w:vAlign w:val="center"/>
          </w:tcPr>
          <w:p w14:paraId="37641F39">
            <w:pPr>
              <w:pStyle w:val="214"/>
              <w:rPr>
                <w:rFonts w:hint="eastAsia" w:ascii="Times New Roman"/>
              </w:rPr>
            </w:pPr>
            <w:r>
              <w:rPr>
                <w:rFonts w:hint="eastAsia" w:ascii="Times New Roman"/>
              </w:rPr>
              <w:t>升级</w:t>
            </w:r>
            <w:r>
              <w:rPr>
                <w:rFonts w:ascii="Times New Roman"/>
              </w:rPr>
              <w:t>时间窗</w:t>
            </w:r>
          </w:p>
        </w:tc>
        <w:tc>
          <w:tcPr>
            <w:tcW w:w="959" w:type="dxa"/>
            <w:tcBorders>
              <w:bottom w:val="single" w:color="auto" w:sz="4" w:space="0"/>
            </w:tcBorders>
            <w:noWrap w:val="0"/>
            <w:vAlign w:val="center"/>
          </w:tcPr>
          <w:p w14:paraId="2A1B5785">
            <w:pPr>
              <w:pStyle w:val="214"/>
              <w:rPr>
                <w:rFonts w:ascii="Times New Roman" w:hAnsi="Times New Roman"/>
              </w:rPr>
            </w:pPr>
            <w:r>
              <w:rPr>
                <w:rFonts w:hint="eastAsia" w:ascii="Times New Roman" w:hAnsi="Times New Roman"/>
              </w:rPr>
              <w:t>8</w:t>
            </w:r>
            <w:r>
              <w:rPr>
                <w:rFonts w:ascii="Times New Roman" w:hAnsi="Times New Roman"/>
              </w:rPr>
              <w:t>-</w:t>
            </w:r>
            <w:r>
              <w:rPr>
                <w:rFonts w:hint="eastAsia" w:ascii="Times New Roman" w:hAnsi="Times New Roman"/>
              </w:rPr>
              <w:t>9</w:t>
            </w:r>
          </w:p>
        </w:tc>
        <w:tc>
          <w:tcPr>
            <w:tcW w:w="946" w:type="dxa"/>
            <w:noWrap w:val="0"/>
            <w:vAlign w:val="center"/>
          </w:tcPr>
          <w:p w14:paraId="4C503628">
            <w:pPr>
              <w:pStyle w:val="214"/>
              <w:rPr>
                <w:rFonts w:ascii="Times New Roman" w:hAnsi="Times New Roman"/>
              </w:rPr>
            </w:pPr>
            <w:r>
              <w:rPr>
                <w:rFonts w:hint="eastAsia" w:ascii="Times New Roman" w:hAnsi="Times New Roman"/>
              </w:rPr>
              <w:t>0</w:t>
            </w:r>
            <w:r>
              <w:rPr>
                <w:rFonts w:ascii="Times New Roman" w:hAnsi="Times New Roman"/>
              </w:rPr>
              <w:t>-15</w:t>
            </w:r>
          </w:p>
        </w:tc>
        <w:tc>
          <w:tcPr>
            <w:tcW w:w="1444" w:type="dxa"/>
            <w:noWrap w:val="0"/>
            <w:vAlign w:val="center"/>
          </w:tcPr>
          <w:p w14:paraId="41ACEF27">
            <w:pPr>
              <w:pStyle w:val="214"/>
              <w:rPr>
                <w:rFonts w:ascii="Times New Roman" w:hAnsi="Times New Roman"/>
              </w:rPr>
            </w:pPr>
            <w:r>
              <w:rPr>
                <w:rFonts w:ascii="Times New Roman" w:hAnsi="Times New Roman"/>
              </w:rPr>
              <w:t>16</w:t>
            </w:r>
          </w:p>
        </w:tc>
        <w:tc>
          <w:tcPr>
            <w:tcW w:w="4642" w:type="dxa"/>
            <w:noWrap w:val="0"/>
            <w:vAlign w:val="top"/>
          </w:tcPr>
          <w:p w14:paraId="61F2CDC2">
            <w:pPr>
              <w:pStyle w:val="214"/>
              <w:jc w:val="both"/>
              <w:rPr>
                <w:rFonts w:hint="eastAsia" w:ascii="Times New Roman"/>
              </w:rPr>
            </w:pPr>
            <w:r>
              <w:rPr>
                <w:rFonts w:ascii="Times New Roman"/>
              </w:rPr>
              <w:t>表示升级过程的最长时间，超过该时间文件没有收全，本次传输STA自动放弃。单位：分钟。</w:t>
            </w:r>
          </w:p>
          <w:p w14:paraId="1667FAD3">
            <w:pPr>
              <w:pStyle w:val="38"/>
              <w:ind w:firstLine="0" w:firstLineChars="0"/>
              <w:rPr>
                <w:rFonts w:hint="eastAsia" w:ascii="Times New Roman"/>
              </w:rPr>
            </w:pPr>
            <w:r>
              <w:rPr>
                <w:rFonts w:ascii="Times New Roman"/>
              </w:rPr>
              <w:t>文件传输完毕后，CCO会通知站点重启，使新程序生效；如果STA识别到自身需要升级软件，且升级文件实际已全部收全，但在时间窗内没有收到过重启命令，则时间窗到期时自行重启。</w:t>
            </w:r>
          </w:p>
        </w:tc>
      </w:tr>
      <w:tr w14:paraId="5C8B4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noWrap w:val="0"/>
            <w:vAlign w:val="center"/>
          </w:tcPr>
          <w:p w14:paraId="2C3C40BA">
            <w:pPr>
              <w:pStyle w:val="214"/>
              <w:rPr>
                <w:rFonts w:hint="eastAsia" w:ascii="Times New Roman"/>
              </w:rPr>
            </w:pPr>
            <w:r>
              <w:rPr>
                <w:rFonts w:hint="eastAsia" w:ascii="Times New Roman"/>
              </w:rPr>
              <w:t>升级</w:t>
            </w:r>
            <w:r>
              <w:rPr>
                <w:rFonts w:ascii="Times New Roman"/>
              </w:rPr>
              <w:t>块大小</w:t>
            </w:r>
          </w:p>
        </w:tc>
        <w:tc>
          <w:tcPr>
            <w:tcW w:w="959" w:type="dxa"/>
            <w:noWrap w:val="0"/>
            <w:vAlign w:val="center"/>
          </w:tcPr>
          <w:p w14:paraId="21330C89">
            <w:pPr>
              <w:pStyle w:val="214"/>
              <w:rPr>
                <w:rFonts w:ascii="Times New Roman" w:hAnsi="Times New Roman"/>
              </w:rPr>
            </w:pPr>
            <w:r>
              <w:rPr>
                <w:rFonts w:hint="eastAsia" w:ascii="Times New Roman" w:hAnsi="Times New Roman"/>
              </w:rPr>
              <w:t>10</w:t>
            </w:r>
            <w:r>
              <w:rPr>
                <w:rFonts w:ascii="Times New Roman" w:hAnsi="Times New Roman"/>
              </w:rPr>
              <w:t>-</w:t>
            </w:r>
            <w:r>
              <w:rPr>
                <w:rFonts w:hint="eastAsia" w:ascii="Times New Roman" w:hAnsi="Times New Roman"/>
              </w:rPr>
              <w:t>11</w:t>
            </w:r>
          </w:p>
        </w:tc>
        <w:tc>
          <w:tcPr>
            <w:tcW w:w="946" w:type="dxa"/>
            <w:noWrap w:val="0"/>
            <w:vAlign w:val="center"/>
          </w:tcPr>
          <w:p w14:paraId="4D9E50F5">
            <w:pPr>
              <w:pStyle w:val="214"/>
              <w:rPr>
                <w:rFonts w:ascii="Times New Roman" w:hAnsi="Times New Roman"/>
              </w:rPr>
            </w:pPr>
            <w:r>
              <w:rPr>
                <w:rFonts w:hint="eastAsia" w:ascii="Times New Roman" w:hAnsi="Times New Roman"/>
              </w:rPr>
              <w:t>0</w:t>
            </w:r>
            <w:r>
              <w:rPr>
                <w:rFonts w:ascii="Times New Roman" w:hAnsi="Times New Roman"/>
              </w:rPr>
              <w:t>-15</w:t>
            </w:r>
          </w:p>
        </w:tc>
        <w:tc>
          <w:tcPr>
            <w:tcW w:w="1444" w:type="dxa"/>
            <w:noWrap w:val="0"/>
            <w:vAlign w:val="center"/>
          </w:tcPr>
          <w:p w14:paraId="7E006A74">
            <w:pPr>
              <w:pStyle w:val="214"/>
              <w:rPr>
                <w:rFonts w:ascii="Times New Roman" w:hAnsi="Times New Roman"/>
              </w:rPr>
            </w:pPr>
            <w:r>
              <w:rPr>
                <w:rFonts w:hint="eastAsia" w:ascii="Times New Roman" w:hAnsi="Times New Roman"/>
              </w:rPr>
              <w:t>16</w:t>
            </w:r>
          </w:p>
        </w:tc>
        <w:tc>
          <w:tcPr>
            <w:tcW w:w="4642" w:type="dxa"/>
            <w:noWrap w:val="0"/>
            <w:vAlign w:val="top"/>
          </w:tcPr>
          <w:p w14:paraId="76E12CC5">
            <w:pPr>
              <w:pStyle w:val="38"/>
              <w:ind w:firstLine="0" w:firstLineChars="0"/>
              <w:rPr>
                <w:rFonts w:hint="eastAsia" w:ascii="Times New Roman"/>
              </w:rPr>
            </w:pPr>
            <w:r>
              <w:rPr>
                <w:rFonts w:ascii="Times New Roman"/>
              </w:rPr>
              <w:t>表示升级包载荷中包含的数据块的大小，每个数据帧只传输一个数据块，除最后1个数据块外，每个数据块的大小应该相等。允许的取值为：100、200、300、400字节</w:t>
            </w:r>
            <w:r>
              <w:rPr>
                <w:rFonts w:hint="eastAsia" w:ascii="Times New Roman"/>
              </w:rPr>
              <w:t>。</w:t>
            </w:r>
          </w:p>
        </w:tc>
      </w:tr>
      <w:tr w14:paraId="4D915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noWrap w:val="0"/>
            <w:vAlign w:val="center"/>
          </w:tcPr>
          <w:p w14:paraId="379C56A9">
            <w:pPr>
              <w:pStyle w:val="214"/>
              <w:rPr>
                <w:rFonts w:hint="eastAsia" w:ascii="Times New Roman"/>
              </w:rPr>
            </w:pPr>
            <w:r>
              <w:rPr>
                <w:rFonts w:hint="eastAsia" w:ascii="Times New Roman"/>
              </w:rPr>
              <w:t>升级</w:t>
            </w:r>
            <w:r>
              <w:rPr>
                <w:rFonts w:ascii="Times New Roman"/>
              </w:rPr>
              <w:t>文件大小</w:t>
            </w:r>
          </w:p>
        </w:tc>
        <w:tc>
          <w:tcPr>
            <w:tcW w:w="959" w:type="dxa"/>
            <w:noWrap w:val="0"/>
            <w:vAlign w:val="center"/>
          </w:tcPr>
          <w:p w14:paraId="2F12A67E">
            <w:pPr>
              <w:pStyle w:val="214"/>
              <w:rPr>
                <w:rFonts w:ascii="Times New Roman" w:hAnsi="Times New Roman"/>
              </w:rPr>
            </w:pPr>
            <w:r>
              <w:rPr>
                <w:rFonts w:hint="eastAsia" w:ascii="Times New Roman" w:hAnsi="Times New Roman"/>
              </w:rPr>
              <w:t>12</w:t>
            </w:r>
            <w:r>
              <w:rPr>
                <w:rFonts w:ascii="Times New Roman" w:hAnsi="Times New Roman"/>
              </w:rPr>
              <w:t>-</w:t>
            </w:r>
            <w:r>
              <w:rPr>
                <w:rFonts w:hint="eastAsia" w:ascii="Times New Roman" w:hAnsi="Times New Roman"/>
              </w:rPr>
              <w:t>15</w:t>
            </w:r>
          </w:p>
        </w:tc>
        <w:tc>
          <w:tcPr>
            <w:tcW w:w="946" w:type="dxa"/>
            <w:noWrap w:val="0"/>
            <w:vAlign w:val="center"/>
          </w:tcPr>
          <w:p w14:paraId="37480507">
            <w:pPr>
              <w:pStyle w:val="214"/>
              <w:rPr>
                <w:rFonts w:ascii="Times New Roman" w:hAnsi="Times New Roman"/>
              </w:rPr>
            </w:pPr>
            <w:r>
              <w:rPr>
                <w:rFonts w:ascii="Times New Roman" w:hAnsi="Times New Roman"/>
              </w:rPr>
              <w:t>0-31</w:t>
            </w:r>
          </w:p>
        </w:tc>
        <w:tc>
          <w:tcPr>
            <w:tcW w:w="1444" w:type="dxa"/>
            <w:noWrap w:val="0"/>
            <w:vAlign w:val="center"/>
          </w:tcPr>
          <w:p w14:paraId="7778958C">
            <w:pPr>
              <w:pStyle w:val="214"/>
              <w:rPr>
                <w:rFonts w:ascii="Times New Roman" w:hAnsi="Times New Roman"/>
              </w:rPr>
            </w:pPr>
            <w:r>
              <w:rPr>
                <w:rFonts w:hint="eastAsia" w:ascii="Times New Roman" w:hAnsi="Times New Roman"/>
              </w:rPr>
              <w:t>32</w:t>
            </w:r>
          </w:p>
        </w:tc>
        <w:tc>
          <w:tcPr>
            <w:tcW w:w="4642" w:type="dxa"/>
            <w:noWrap w:val="0"/>
            <w:vAlign w:val="top"/>
          </w:tcPr>
          <w:p w14:paraId="0BFF3149">
            <w:pPr>
              <w:pStyle w:val="214"/>
              <w:jc w:val="both"/>
              <w:rPr>
                <w:rFonts w:ascii="Times New Roman" w:hAnsi="Times New Roman"/>
              </w:rPr>
            </w:pPr>
            <w:r>
              <w:rPr>
                <w:rFonts w:ascii="Times New Roman"/>
              </w:rPr>
              <w:t>表示升级文件包含的字节</w:t>
            </w:r>
            <w:r>
              <w:rPr>
                <w:rFonts w:hint="eastAsia"/>
              </w:rPr>
              <w:t>数</w:t>
            </w:r>
            <w:r>
              <w:t>。</w:t>
            </w:r>
          </w:p>
        </w:tc>
      </w:tr>
      <w:tr w14:paraId="7C180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579" w:type="dxa"/>
            <w:noWrap w:val="0"/>
            <w:vAlign w:val="center"/>
          </w:tcPr>
          <w:p w14:paraId="494C8F78">
            <w:pPr>
              <w:pStyle w:val="214"/>
              <w:rPr>
                <w:rFonts w:hint="eastAsia" w:ascii="Times New Roman"/>
              </w:rPr>
            </w:pPr>
            <w:r>
              <w:rPr>
                <w:rFonts w:hint="eastAsia" w:ascii="Times New Roman"/>
              </w:rPr>
              <w:t>文件CRC</w:t>
            </w:r>
            <w:r>
              <w:rPr>
                <w:rFonts w:ascii="Times New Roman"/>
              </w:rPr>
              <w:t>校验</w:t>
            </w:r>
          </w:p>
        </w:tc>
        <w:tc>
          <w:tcPr>
            <w:tcW w:w="959" w:type="dxa"/>
            <w:noWrap w:val="0"/>
            <w:vAlign w:val="center"/>
          </w:tcPr>
          <w:p w14:paraId="49ACA6CE">
            <w:pPr>
              <w:pStyle w:val="214"/>
              <w:rPr>
                <w:rFonts w:ascii="Times New Roman" w:hAnsi="Times New Roman"/>
              </w:rPr>
            </w:pPr>
            <w:r>
              <w:rPr>
                <w:rFonts w:hint="eastAsia" w:ascii="Times New Roman" w:hAnsi="Times New Roman"/>
              </w:rPr>
              <w:t>16</w:t>
            </w:r>
            <w:r>
              <w:rPr>
                <w:rFonts w:ascii="Times New Roman" w:hAnsi="Times New Roman"/>
              </w:rPr>
              <w:t>-1</w:t>
            </w:r>
            <w:r>
              <w:rPr>
                <w:rFonts w:hint="eastAsia" w:ascii="Times New Roman" w:hAnsi="Times New Roman"/>
              </w:rPr>
              <w:t>9</w:t>
            </w:r>
          </w:p>
        </w:tc>
        <w:tc>
          <w:tcPr>
            <w:tcW w:w="946" w:type="dxa"/>
            <w:noWrap w:val="0"/>
            <w:vAlign w:val="center"/>
          </w:tcPr>
          <w:p w14:paraId="1153E7CF">
            <w:pPr>
              <w:pStyle w:val="214"/>
              <w:rPr>
                <w:rFonts w:ascii="Times New Roman" w:hAnsi="Times New Roman"/>
              </w:rPr>
            </w:pPr>
            <w:r>
              <w:rPr>
                <w:rFonts w:hint="eastAsia" w:ascii="Times New Roman" w:hAnsi="Times New Roman"/>
              </w:rPr>
              <w:t>0</w:t>
            </w:r>
            <w:r>
              <w:rPr>
                <w:rFonts w:ascii="Times New Roman" w:hAnsi="Times New Roman"/>
              </w:rPr>
              <w:t>-</w:t>
            </w:r>
            <w:r>
              <w:rPr>
                <w:rFonts w:hint="eastAsia" w:ascii="Times New Roman" w:hAnsi="Times New Roman"/>
              </w:rPr>
              <w:t>31</w:t>
            </w:r>
          </w:p>
        </w:tc>
        <w:tc>
          <w:tcPr>
            <w:tcW w:w="1444" w:type="dxa"/>
            <w:noWrap w:val="0"/>
            <w:vAlign w:val="center"/>
          </w:tcPr>
          <w:p w14:paraId="6B306682">
            <w:pPr>
              <w:pStyle w:val="214"/>
              <w:rPr>
                <w:rFonts w:ascii="Times New Roman" w:hAnsi="Times New Roman"/>
              </w:rPr>
            </w:pPr>
            <w:r>
              <w:rPr>
                <w:rFonts w:hint="eastAsia" w:ascii="Times New Roman" w:hAnsi="Times New Roman"/>
              </w:rPr>
              <w:t>32</w:t>
            </w:r>
          </w:p>
        </w:tc>
        <w:tc>
          <w:tcPr>
            <w:tcW w:w="4642" w:type="dxa"/>
            <w:noWrap w:val="0"/>
            <w:vAlign w:val="center"/>
          </w:tcPr>
          <w:p w14:paraId="2E3BD644">
            <w:pPr>
              <w:pStyle w:val="214"/>
              <w:jc w:val="both"/>
              <w:rPr>
                <w:rFonts w:ascii="Times New Roman" w:hAnsi="Times New Roman"/>
              </w:rPr>
            </w:pPr>
            <w:r>
              <w:rPr>
                <w:rFonts w:ascii="Times New Roman"/>
              </w:rPr>
              <w:t>表示文件所有内容的CRC-32校</w:t>
            </w:r>
            <w:r>
              <w:rPr>
                <w:rFonts w:hint="eastAsia"/>
              </w:rPr>
              <w:t>验。</w:t>
            </w:r>
          </w:p>
        </w:tc>
      </w:tr>
    </w:tbl>
    <w:p w14:paraId="779D4C6A">
      <w:pPr>
        <w:pStyle w:val="38"/>
      </w:pPr>
    </w:p>
    <w:p w14:paraId="4DC56ECF">
      <w:pPr>
        <w:pStyle w:val="79"/>
        <w:spacing w:before="156" w:after="156"/>
        <w:rPr>
          <w:rFonts w:ascii="Times New Roman"/>
        </w:rPr>
      </w:pPr>
      <w:r>
        <w:rPr>
          <w:rFonts w:hint="eastAsia" w:ascii="Times New Roman"/>
        </w:rPr>
        <w:t>停止</w:t>
      </w:r>
      <w:r>
        <w:rPr>
          <w:rFonts w:ascii="Times New Roman"/>
        </w:rPr>
        <w:t>升级</w:t>
      </w:r>
    </w:p>
    <w:p w14:paraId="65DFBCD6">
      <w:pPr>
        <w:pStyle w:val="38"/>
      </w:pPr>
      <w:r>
        <w:rPr>
          <w:rFonts w:ascii="Times New Roman"/>
        </w:rPr>
        <w:t>CCO向STA发送的停止升级下行报文数据格式应符合图</w:t>
      </w:r>
      <w:r>
        <w:rPr>
          <w:rFonts w:hint="eastAsia" w:ascii="Times New Roman"/>
        </w:rPr>
        <w:t>23</w:t>
      </w:r>
      <w:r>
        <w:rPr>
          <w:rFonts w:ascii="Times New Roman"/>
        </w:rPr>
        <w:t>格式要求</w:t>
      </w:r>
      <w:r>
        <w:t>。</w:t>
      </w:r>
    </w:p>
    <w:p w14:paraId="0C5A4289">
      <w:pPr>
        <w:pStyle w:val="38"/>
        <w:ind w:firstLine="0" w:firstLineChars="0"/>
        <w:jc w:val="center"/>
      </w:pPr>
      <w:r>
        <w:object>
          <v:shape id="_x0000_i1045" o:spt="75" type="#_x0000_t75" style="height:101.65pt;width:210.75pt;" o:ole="t" filled="f" o:preferrelative="t" stroked="f" coordsize="21600,21600">
            <v:path/>
            <v:fill on="f" focussize="0,0"/>
            <v:stroke on="f"/>
            <v:imagedata r:id="rId57" o:title=""/>
            <o:lock v:ext="edit" aspectratio="t"/>
            <w10:wrap type="none"/>
            <w10:anchorlock/>
          </v:shape>
          <o:OLEObject Type="Embed" ProgID="Visio.Drawing.11" ShapeID="_x0000_i1045" DrawAspect="Content" ObjectID="_1468075747" r:id="rId56">
            <o:LockedField>false</o:LockedField>
          </o:OLEObject>
        </w:object>
      </w:r>
    </w:p>
    <w:p w14:paraId="0AD73AE9">
      <w:pPr>
        <w:pStyle w:val="156"/>
        <w:rPr>
          <w:rFonts w:ascii="Times New Roman"/>
        </w:rPr>
      </w:pPr>
      <w:bookmarkStart w:id="967" w:name="_Ref446600779"/>
      <w:r>
        <w:rPr>
          <w:rFonts w:hint="eastAsia" w:ascii="Times New Roman"/>
        </w:rPr>
        <w:t>停止升级</w:t>
      </w:r>
      <w:r>
        <w:rPr>
          <w:rFonts w:ascii="Times New Roman"/>
        </w:rPr>
        <w:t>下行</w:t>
      </w:r>
      <w:r>
        <w:rPr>
          <w:rFonts w:hint="eastAsia" w:ascii="Times New Roman"/>
        </w:rPr>
        <w:t>报文</w:t>
      </w:r>
      <w:r>
        <w:rPr>
          <w:rFonts w:hint="eastAsia"/>
        </w:rPr>
        <w:t>数据</w:t>
      </w:r>
      <w:r>
        <w:rPr>
          <w:rFonts w:hint="eastAsia" w:ascii="Times New Roman"/>
        </w:rPr>
        <w:t>格式</w:t>
      </w:r>
      <w:bookmarkEnd w:id="967"/>
    </w:p>
    <w:p w14:paraId="47B77B9C">
      <w:pPr>
        <w:pStyle w:val="38"/>
        <w:rPr>
          <w:rFonts w:ascii="Times New Roman"/>
        </w:rPr>
      </w:pPr>
      <w:r>
        <w:rPr>
          <w:rFonts w:hint="eastAsia" w:ascii="Times New Roman"/>
        </w:rPr>
        <w:t>停止</w:t>
      </w:r>
      <w:r>
        <w:rPr>
          <w:rFonts w:ascii="Times New Roman"/>
        </w:rPr>
        <w:t>升级下行报文</w:t>
      </w:r>
      <w:r>
        <w:rPr>
          <w:rFonts w:hint="eastAsia" w:ascii="Times New Roman"/>
        </w:rPr>
        <w:t>数据</w:t>
      </w:r>
      <w:r>
        <w:rPr>
          <w:rFonts w:ascii="Times New Roman"/>
        </w:rPr>
        <w:t>字段应符合表1</w:t>
      </w:r>
      <w:r>
        <w:rPr>
          <w:rFonts w:hint="eastAsia" w:ascii="Times New Roman"/>
        </w:rPr>
        <w:t>9</w:t>
      </w:r>
      <w:r>
        <w:rPr>
          <w:rFonts w:ascii="Times New Roman"/>
        </w:rPr>
        <w:t>要求。</w:t>
      </w:r>
    </w:p>
    <w:p w14:paraId="3583C081">
      <w:pPr>
        <w:pStyle w:val="154"/>
        <w:ind w:left="0"/>
      </w:pPr>
      <w:bookmarkStart w:id="968" w:name="_Ref460861596"/>
      <w:r>
        <w:rPr>
          <w:rFonts w:hint="eastAsia"/>
        </w:rPr>
        <w:t>停止升级</w:t>
      </w:r>
      <w:r>
        <w:t>下行报文</w:t>
      </w:r>
      <w:r>
        <w:rPr>
          <w:rFonts w:hint="eastAsia"/>
        </w:rPr>
        <w:t>数据字段</w:t>
      </w:r>
      <w:r>
        <w:t>说明</w:t>
      </w:r>
      <w:bookmarkEnd w:id="96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4"/>
        <w:gridCol w:w="909"/>
        <w:gridCol w:w="851"/>
        <w:gridCol w:w="1417"/>
        <w:gridCol w:w="4813"/>
      </w:tblGrid>
      <w:tr w14:paraId="18E37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noWrap w:val="0"/>
            <w:vAlign w:val="top"/>
          </w:tcPr>
          <w:p w14:paraId="4314AA72">
            <w:pPr>
              <w:pStyle w:val="214"/>
              <w:rPr>
                <w:rFonts w:ascii="Times New Roman" w:hAnsi="Times New Roman"/>
              </w:rPr>
            </w:pPr>
            <w:r>
              <w:rPr>
                <w:rFonts w:ascii="Times New Roman"/>
              </w:rPr>
              <w:t>域</w:t>
            </w:r>
          </w:p>
        </w:tc>
        <w:tc>
          <w:tcPr>
            <w:tcW w:w="909" w:type="dxa"/>
            <w:noWrap w:val="0"/>
            <w:vAlign w:val="top"/>
          </w:tcPr>
          <w:p w14:paraId="7D2AE6E3">
            <w:pPr>
              <w:pStyle w:val="214"/>
              <w:rPr>
                <w:rFonts w:ascii="Times New Roman" w:hAnsi="Times New Roman"/>
              </w:rPr>
            </w:pPr>
            <w:r>
              <w:rPr>
                <w:rFonts w:ascii="Times New Roman"/>
              </w:rPr>
              <w:t>字节号</w:t>
            </w:r>
          </w:p>
        </w:tc>
        <w:tc>
          <w:tcPr>
            <w:tcW w:w="851" w:type="dxa"/>
            <w:noWrap w:val="0"/>
            <w:vAlign w:val="top"/>
          </w:tcPr>
          <w:p w14:paraId="517E096C">
            <w:pPr>
              <w:pStyle w:val="214"/>
              <w:rPr>
                <w:rFonts w:ascii="Times New Roman" w:hAnsi="Times New Roman"/>
              </w:rPr>
            </w:pPr>
            <w:r>
              <w:rPr>
                <w:rFonts w:ascii="Times New Roman"/>
              </w:rPr>
              <w:t>比特位</w:t>
            </w:r>
          </w:p>
        </w:tc>
        <w:tc>
          <w:tcPr>
            <w:tcW w:w="1417" w:type="dxa"/>
            <w:noWrap w:val="0"/>
            <w:vAlign w:val="top"/>
          </w:tcPr>
          <w:p w14:paraId="346773F8">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4813" w:type="dxa"/>
            <w:noWrap w:val="0"/>
            <w:vAlign w:val="top"/>
          </w:tcPr>
          <w:p w14:paraId="0403D7F9">
            <w:pPr>
              <w:pStyle w:val="214"/>
              <w:rPr>
                <w:rFonts w:hint="eastAsia" w:ascii="Times New Roman"/>
              </w:rPr>
            </w:pPr>
            <w:r>
              <w:rPr>
                <w:rFonts w:hint="eastAsia" w:ascii="Times New Roman"/>
              </w:rPr>
              <w:t>含义</w:t>
            </w:r>
          </w:p>
        </w:tc>
      </w:tr>
      <w:tr w14:paraId="56803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noWrap w:val="0"/>
            <w:vAlign w:val="center"/>
          </w:tcPr>
          <w:p w14:paraId="231A091B">
            <w:pPr>
              <w:pStyle w:val="214"/>
              <w:rPr>
                <w:rFonts w:ascii="Times New Roman" w:hAnsi="Times New Roman"/>
              </w:rPr>
            </w:pPr>
            <w:r>
              <w:rPr>
                <w:rFonts w:hint="eastAsia" w:ascii="Times New Roman"/>
              </w:rPr>
              <w:t>协议</w:t>
            </w:r>
            <w:r>
              <w:rPr>
                <w:rFonts w:ascii="Times New Roman"/>
              </w:rPr>
              <w:t>版本号</w:t>
            </w:r>
          </w:p>
        </w:tc>
        <w:tc>
          <w:tcPr>
            <w:tcW w:w="909" w:type="dxa"/>
            <w:noWrap w:val="0"/>
            <w:vAlign w:val="center"/>
          </w:tcPr>
          <w:p w14:paraId="4475D004">
            <w:pPr>
              <w:pStyle w:val="214"/>
              <w:rPr>
                <w:rFonts w:hint="eastAsia" w:ascii="Times New Roman"/>
              </w:rPr>
            </w:pPr>
            <w:r>
              <w:rPr>
                <w:rFonts w:hint="eastAsia" w:ascii="Times New Roman"/>
              </w:rPr>
              <w:t>0</w:t>
            </w:r>
          </w:p>
        </w:tc>
        <w:tc>
          <w:tcPr>
            <w:tcW w:w="851" w:type="dxa"/>
            <w:noWrap w:val="0"/>
            <w:vAlign w:val="center"/>
          </w:tcPr>
          <w:p w14:paraId="5D8384D8">
            <w:pPr>
              <w:pStyle w:val="214"/>
              <w:rPr>
                <w:rFonts w:ascii="Times New Roman" w:hAnsi="Times New Roman"/>
              </w:rPr>
            </w:pPr>
            <w:r>
              <w:rPr>
                <w:rFonts w:ascii="Times New Roman" w:hAnsi="Times New Roman"/>
              </w:rPr>
              <w:t>0-5</w:t>
            </w:r>
          </w:p>
        </w:tc>
        <w:tc>
          <w:tcPr>
            <w:tcW w:w="1417" w:type="dxa"/>
            <w:noWrap w:val="0"/>
            <w:vAlign w:val="center"/>
          </w:tcPr>
          <w:p w14:paraId="2768E7AE">
            <w:pPr>
              <w:pStyle w:val="214"/>
              <w:rPr>
                <w:rFonts w:ascii="Times New Roman" w:hAnsi="Times New Roman"/>
              </w:rPr>
            </w:pPr>
            <w:r>
              <w:rPr>
                <w:rFonts w:ascii="Times New Roman" w:hAnsi="Times New Roman"/>
              </w:rPr>
              <w:t>6</w:t>
            </w:r>
          </w:p>
        </w:tc>
        <w:tc>
          <w:tcPr>
            <w:tcW w:w="4813" w:type="dxa"/>
            <w:noWrap w:val="0"/>
            <w:vAlign w:val="center"/>
          </w:tcPr>
          <w:p w14:paraId="78FE47C3">
            <w:pPr>
              <w:pStyle w:val="214"/>
              <w:jc w:val="both"/>
              <w:rPr>
                <w:rFonts w:ascii="Times New Roman" w:hAnsi="Times New Roman"/>
              </w:rPr>
            </w:pPr>
            <w:r>
              <w:rPr>
                <w:rFonts w:ascii="Times New Roman"/>
              </w:rPr>
              <w:t>指从CCO发送给STA的应用层数据的协议版本。本版本取值固定为1。</w:t>
            </w:r>
          </w:p>
        </w:tc>
      </w:tr>
      <w:tr w14:paraId="6A2A3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vMerge w:val="restart"/>
            <w:noWrap w:val="0"/>
            <w:vAlign w:val="center"/>
          </w:tcPr>
          <w:p w14:paraId="64FD65D7">
            <w:pPr>
              <w:pStyle w:val="214"/>
              <w:rPr>
                <w:rFonts w:hint="eastAsia" w:ascii="Times New Roman"/>
              </w:rPr>
            </w:pPr>
            <w:r>
              <w:rPr>
                <w:rFonts w:hint="eastAsia" w:ascii="Times New Roman"/>
              </w:rPr>
              <w:t>报文头</w:t>
            </w:r>
            <w:r>
              <w:rPr>
                <w:rFonts w:ascii="Times New Roman"/>
              </w:rPr>
              <w:t>长度</w:t>
            </w:r>
          </w:p>
        </w:tc>
        <w:tc>
          <w:tcPr>
            <w:tcW w:w="909" w:type="dxa"/>
            <w:noWrap w:val="0"/>
            <w:vAlign w:val="center"/>
          </w:tcPr>
          <w:p w14:paraId="5B72FAEB">
            <w:pPr>
              <w:pStyle w:val="214"/>
              <w:rPr>
                <w:rFonts w:hint="eastAsia" w:ascii="Times New Roman"/>
              </w:rPr>
            </w:pPr>
            <w:r>
              <w:rPr>
                <w:rFonts w:hint="eastAsia" w:ascii="Times New Roman"/>
              </w:rPr>
              <w:t>0</w:t>
            </w:r>
          </w:p>
        </w:tc>
        <w:tc>
          <w:tcPr>
            <w:tcW w:w="851" w:type="dxa"/>
            <w:noWrap w:val="0"/>
            <w:vAlign w:val="center"/>
          </w:tcPr>
          <w:p w14:paraId="40EC9FF7">
            <w:pPr>
              <w:pStyle w:val="214"/>
              <w:rPr>
                <w:rFonts w:ascii="Times New Roman" w:hAnsi="Times New Roman"/>
              </w:rPr>
            </w:pPr>
            <w:r>
              <w:rPr>
                <w:rFonts w:hint="eastAsia" w:ascii="Times New Roman" w:hAnsi="Times New Roman"/>
              </w:rPr>
              <w:t>6-7</w:t>
            </w:r>
          </w:p>
        </w:tc>
        <w:tc>
          <w:tcPr>
            <w:tcW w:w="1417" w:type="dxa"/>
            <w:vMerge w:val="restart"/>
            <w:noWrap w:val="0"/>
            <w:vAlign w:val="center"/>
          </w:tcPr>
          <w:p w14:paraId="18A12605">
            <w:pPr>
              <w:pStyle w:val="214"/>
              <w:rPr>
                <w:rFonts w:ascii="Times New Roman" w:hAnsi="Times New Roman"/>
              </w:rPr>
            </w:pPr>
            <w:r>
              <w:rPr>
                <w:rFonts w:hint="eastAsia" w:ascii="Times New Roman" w:hAnsi="Times New Roman"/>
              </w:rPr>
              <w:t>6</w:t>
            </w:r>
          </w:p>
        </w:tc>
        <w:tc>
          <w:tcPr>
            <w:tcW w:w="4813" w:type="dxa"/>
            <w:vMerge w:val="restart"/>
            <w:noWrap w:val="0"/>
            <w:vAlign w:val="center"/>
          </w:tcPr>
          <w:p w14:paraId="15FA505B">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3742E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vMerge w:val="continue"/>
            <w:noWrap w:val="0"/>
            <w:vAlign w:val="center"/>
          </w:tcPr>
          <w:p w14:paraId="4DFAC302">
            <w:pPr>
              <w:pStyle w:val="214"/>
              <w:rPr>
                <w:rFonts w:hint="eastAsia" w:ascii="Times New Roman"/>
              </w:rPr>
            </w:pPr>
          </w:p>
        </w:tc>
        <w:tc>
          <w:tcPr>
            <w:tcW w:w="909" w:type="dxa"/>
            <w:noWrap w:val="0"/>
            <w:vAlign w:val="center"/>
          </w:tcPr>
          <w:p w14:paraId="1160A89F">
            <w:pPr>
              <w:pStyle w:val="214"/>
              <w:rPr>
                <w:rFonts w:hint="eastAsia" w:ascii="Times New Roman"/>
              </w:rPr>
            </w:pPr>
            <w:r>
              <w:rPr>
                <w:rFonts w:hint="eastAsia" w:ascii="Times New Roman"/>
              </w:rPr>
              <w:t>1</w:t>
            </w:r>
          </w:p>
        </w:tc>
        <w:tc>
          <w:tcPr>
            <w:tcW w:w="851" w:type="dxa"/>
            <w:noWrap w:val="0"/>
            <w:vAlign w:val="center"/>
          </w:tcPr>
          <w:p w14:paraId="301C1D8B">
            <w:pPr>
              <w:pStyle w:val="214"/>
              <w:rPr>
                <w:rFonts w:ascii="Times New Roman" w:hAnsi="Times New Roman"/>
              </w:rPr>
            </w:pPr>
            <w:r>
              <w:rPr>
                <w:rFonts w:hint="eastAsia" w:ascii="Times New Roman" w:hAnsi="Times New Roman"/>
              </w:rPr>
              <w:t>0</w:t>
            </w:r>
            <w:r>
              <w:rPr>
                <w:rFonts w:ascii="Times New Roman" w:hAnsi="Times New Roman"/>
              </w:rPr>
              <w:t>-3</w:t>
            </w:r>
          </w:p>
        </w:tc>
        <w:tc>
          <w:tcPr>
            <w:tcW w:w="1417" w:type="dxa"/>
            <w:vMerge w:val="continue"/>
            <w:noWrap w:val="0"/>
            <w:vAlign w:val="center"/>
          </w:tcPr>
          <w:p w14:paraId="1E518BAE">
            <w:pPr>
              <w:pStyle w:val="214"/>
              <w:rPr>
                <w:rFonts w:ascii="Times New Roman" w:hAnsi="Times New Roman"/>
              </w:rPr>
            </w:pPr>
          </w:p>
        </w:tc>
        <w:tc>
          <w:tcPr>
            <w:tcW w:w="4813" w:type="dxa"/>
            <w:vMerge w:val="continue"/>
            <w:noWrap w:val="0"/>
            <w:vAlign w:val="center"/>
          </w:tcPr>
          <w:p w14:paraId="72768FF5">
            <w:pPr>
              <w:pStyle w:val="214"/>
              <w:rPr>
                <w:rFonts w:ascii="Times New Roman" w:hAnsi="Times New Roman"/>
              </w:rPr>
            </w:pPr>
          </w:p>
        </w:tc>
      </w:tr>
      <w:tr w14:paraId="5285F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vMerge w:val="restart"/>
            <w:noWrap w:val="0"/>
            <w:vAlign w:val="center"/>
          </w:tcPr>
          <w:p w14:paraId="688CF9C3">
            <w:pPr>
              <w:pStyle w:val="214"/>
              <w:rPr>
                <w:rFonts w:hint="eastAsia" w:ascii="Times New Roman"/>
              </w:rPr>
            </w:pPr>
            <w:r>
              <w:rPr>
                <w:rFonts w:hint="eastAsia" w:ascii="Times New Roman"/>
              </w:rPr>
              <w:t>保留</w:t>
            </w:r>
          </w:p>
        </w:tc>
        <w:tc>
          <w:tcPr>
            <w:tcW w:w="909" w:type="dxa"/>
            <w:noWrap w:val="0"/>
            <w:vAlign w:val="center"/>
          </w:tcPr>
          <w:p w14:paraId="425B5BAA">
            <w:pPr>
              <w:pStyle w:val="214"/>
              <w:rPr>
                <w:rFonts w:hint="eastAsia" w:ascii="Times New Roman"/>
              </w:rPr>
            </w:pPr>
          </w:p>
        </w:tc>
        <w:tc>
          <w:tcPr>
            <w:tcW w:w="851" w:type="dxa"/>
            <w:noWrap w:val="0"/>
            <w:vAlign w:val="center"/>
          </w:tcPr>
          <w:p w14:paraId="26226EEA">
            <w:pPr>
              <w:pStyle w:val="214"/>
              <w:rPr>
                <w:rFonts w:ascii="Times New Roman" w:hAnsi="Times New Roman"/>
              </w:rPr>
            </w:pPr>
            <w:r>
              <w:rPr>
                <w:rFonts w:hint="eastAsia" w:ascii="Times New Roman"/>
              </w:rPr>
              <w:t>4-7</w:t>
            </w:r>
          </w:p>
        </w:tc>
        <w:tc>
          <w:tcPr>
            <w:tcW w:w="1417" w:type="dxa"/>
            <w:noWrap w:val="0"/>
            <w:vAlign w:val="center"/>
          </w:tcPr>
          <w:p w14:paraId="0C18B4A4">
            <w:pPr>
              <w:pStyle w:val="214"/>
              <w:rPr>
                <w:rFonts w:ascii="Times New Roman" w:hAnsi="Times New Roman"/>
              </w:rPr>
            </w:pPr>
            <w:r>
              <w:rPr>
                <w:rFonts w:hint="eastAsia" w:ascii="Times New Roman"/>
              </w:rPr>
              <w:t>4</w:t>
            </w:r>
          </w:p>
        </w:tc>
        <w:tc>
          <w:tcPr>
            <w:tcW w:w="4813" w:type="dxa"/>
            <w:noWrap w:val="0"/>
            <w:vAlign w:val="center"/>
          </w:tcPr>
          <w:p w14:paraId="51D976AB">
            <w:pPr>
              <w:pStyle w:val="214"/>
              <w:rPr>
                <w:rFonts w:hint="eastAsia" w:ascii="Times New Roman"/>
              </w:rPr>
            </w:pPr>
          </w:p>
        </w:tc>
      </w:tr>
      <w:tr w14:paraId="558C8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vMerge w:val="continue"/>
            <w:noWrap w:val="0"/>
            <w:vAlign w:val="center"/>
          </w:tcPr>
          <w:p w14:paraId="0F5D4579">
            <w:pPr>
              <w:pStyle w:val="214"/>
              <w:rPr>
                <w:rFonts w:hint="eastAsia" w:ascii="Times New Roman"/>
              </w:rPr>
            </w:pPr>
          </w:p>
        </w:tc>
        <w:tc>
          <w:tcPr>
            <w:tcW w:w="909" w:type="dxa"/>
            <w:noWrap w:val="0"/>
            <w:vAlign w:val="center"/>
          </w:tcPr>
          <w:p w14:paraId="6937DA6B">
            <w:pPr>
              <w:pStyle w:val="214"/>
              <w:rPr>
                <w:rFonts w:hint="eastAsia" w:ascii="Times New Roman"/>
              </w:rPr>
            </w:pPr>
            <w:r>
              <w:rPr>
                <w:rFonts w:hint="eastAsia" w:ascii="Times New Roman"/>
              </w:rPr>
              <w:t>2-3</w:t>
            </w:r>
          </w:p>
        </w:tc>
        <w:tc>
          <w:tcPr>
            <w:tcW w:w="851" w:type="dxa"/>
            <w:noWrap w:val="0"/>
            <w:vAlign w:val="center"/>
          </w:tcPr>
          <w:p w14:paraId="3957F0BB">
            <w:pPr>
              <w:pStyle w:val="214"/>
              <w:rPr>
                <w:rFonts w:ascii="Times New Roman" w:hAnsi="Times New Roman"/>
              </w:rPr>
            </w:pPr>
            <w:r>
              <w:rPr>
                <w:rFonts w:hint="eastAsia" w:ascii="Times New Roman"/>
              </w:rPr>
              <w:t>0-15</w:t>
            </w:r>
          </w:p>
        </w:tc>
        <w:tc>
          <w:tcPr>
            <w:tcW w:w="1417" w:type="dxa"/>
            <w:noWrap w:val="0"/>
            <w:vAlign w:val="center"/>
          </w:tcPr>
          <w:p w14:paraId="3556FC45">
            <w:pPr>
              <w:pStyle w:val="214"/>
              <w:rPr>
                <w:rFonts w:ascii="Times New Roman" w:hAnsi="Times New Roman"/>
              </w:rPr>
            </w:pPr>
            <w:r>
              <w:rPr>
                <w:rFonts w:hint="eastAsia" w:ascii="Times New Roman"/>
              </w:rPr>
              <w:t>16</w:t>
            </w:r>
          </w:p>
        </w:tc>
        <w:tc>
          <w:tcPr>
            <w:tcW w:w="4813" w:type="dxa"/>
            <w:noWrap w:val="0"/>
            <w:vAlign w:val="center"/>
          </w:tcPr>
          <w:p w14:paraId="4379F313">
            <w:pPr>
              <w:pStyle w:val="214"/>
              <w:rPr>
                <w:rFonts w:hint="eastAsia" w:ascii="Times New Roman"/>
              </w:rPr>
            </w:pPr>
          </w:p>
        </w:tc>
      </w:tr>
      <w:tr w14:paraId="52FE8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354" w:type="dxa"/>
            <w:noWrap w:val="0"/>
            <w:vAlign w:val="center"/>
          </w:tcPr>
          <w:p w14:paraId="37925E3C">
            <w:pPr>
              <w:pStyle w:val="214"/>
              <w:rPr>
                <w:rFonts w:hint="eastAsia" w:ascii="Times New Roman"/>
              </w:rPr>
            </w:pPr>
            <w:r>
              <w:rPr>
                <w:rFonts w:hint="eastAsia" w:ascii="Times New Roman"/>
              </w:rPr>
              <w:t>升级ID</w:t>
            </w:r>
          </w:p>
        </w:tc>
        <w:tc>
          <w:tcPr>
            <w:tcW w:w="909" w:type="dxa"/>
            <w:noWrap w:val="0"/>
            <w:vAlign w:val="center"/>
          </w:tcPr>
          <w:p w14:paraId="7F3CB6E9">
            <w:pPr>
              <w:pStyle w:val="214"/>
              <w:rPr>
                <w:rFonts w:hint="eastAsia" w:ascii="Times New Roman"/>
              </w:rPr>
            </w:pPr>
            <w:r>
              <w:rPr>
                <w:rFonts w:hint="eastAsia" w:ascii="Times New Roman" w:hAnsi="Times New Roman"/>
              </w:rPr>
              <w:t>4</w:t>
            </w:r>
            <w:r>
              <w:rPr>
                <w:rFonts w:ascii="Times New Roman" w:hAnsi="Times New Roman"/>
              </w:rPr>
              <w:t>-</w:t>
            </w:r>
            <w:r>
              <w:rPr>
                <w:rFonts w:hint="eastAsia" w:ascii="Times New Roman" w:hAnsi="Times New Roman"/>
              </w:rPr>
              <w:t>7</w:t>
            </w:r>
          </w:p>
        </w:tc>
        <w:tc>
          <w:tcPr>
            <w:tcW w:w="851" w:type="dxa"/>
            <w:noWrap w:val="0"/>
            <w:vAlign w:val="center"/>
          </w:tcPr>
          <w:p w14:paraId="19A5F5A7">
            <w:pPr>
              <w:pStyle w:val="214"/>
              <w:rPr>
                <w:rFonts w:ascii="Times New Roman" w:hAnsi="Times New Roman"/>
              </w:rPr>
            </w:pPr>
            <w:r>
              <w:rPr>
                <w:rFonts w:ascii="Times New Roman" w:hAnsi="Times New Roman"/>
              </w:rPr>
              <w:t>0-31</w:t>
            </w:r>
          </w:p>
        </w:tc>
        <w:tc>
          <w:tcPr>
            <w:tcW w:w="1417" w:type="dxa"/>
            <w:noWrap w:val="0"/>
            <w:vAlign w:val="center"/>
          </w:tcPr>
          <w:p w14:paraId="666AC8A6">
            <w:pPr>
              <w:pStyle w:val="214"/>
              <w:rPr>
                <w:rFonts w:ascii="Times New Roman" w:hAnsi="Times New Roman"/>
              </w:rPr>
            </w:pPr>
            <w:r>
              <w:rPr>
                <w:rFonts w:ascii="Times New Roman" w:hAnsi="Times New Roman"/>
              </w:rPr>
              <w:t>32</w:t>
            </w:r>
          </w:p>
        </w:tc>
        <w:tc>
          <w:tcPr>
            <w:tcW w:w="4813" w:type="dxa"/>
            <w:noWrap w:val="0"/>
            <w:vAlign w:val="center"/>
          </w:tcPr>
          <w:p w14:paraId="5D2C0B3B">
            <w:pPr>
              <w:pStyle w:val="214"/>
              <w:jc w:val="both"/>
              <w:rPr>
                <w:rFonts w:ascii="Times New Roman" w:hAnsi="Times New Roman"/>
              </w:rPr>
            </w:pPr>
            <w:r>
              <w:rPr>
                <w:rFonts w:hint="eastAsia" w:ascii="Times New Roman" w:hAnsi="Times New Roman"/>
              </w:rPr>
              <w:t>含义同表18相关介绍。</w:t>
            </w:r>
          </w:p>
        </w:tc>
      </w:tr>
    </w:tbl>
    <w:p w14:paraId="4CA9A397"/>
    <w:p w14:paraId="71820C79">
      <w:pPr>
        <w:pStyle w:val="79"/>
        <w:spacing w:before="156" w:after="156"/>
        <w:rPr>
          <w:rFonts w:ascii="Times New Roman"/>
        </w:rPr>
      </w:pPr>
      <w:bookmarkStart w:id="969" w:name="_Ref446604143"/>
      <w:r>
        <w:rPr>
          <w:rFonts w:hint="eastAsia" w:ascii="Times New Roman"/>
        </w:rPr>
        <w:t>传输文件数据</w:t>
      </w:r>
      <w:bookmarkEnd w:id="969"/>
    </w:p>
    <w:p w14:paraId="272210B8">
      <w:pPr>
        <w:pStyle w:val="38"/>
      </w:pPr>
      <w:r>
        <w:rPr>
          <w:rFonts w:ascii="Times New Roman"/>
        </w:rPr>
        <w:t>CCO向STA</w:t>
      </w:r>
      <w:r>
        <w:t>发送的</w:t>
      </w:r>
      <w:r>
        <w:rPr>
          <w:rFonts w:hint="eastAsia"/>
        </w:rPr>
        <w:t>传输文件数据数据</w:t>
      </w:r>
      <w:r>
        <w:t>格</w:t>
      </w:r>
      <w:r>
        <w:rPr>
          <w:rFonts w:ascii="Times New Roman"/>
        </w:rPr>
        <w:t>式应符合图</w:t>
      </w:r>
      <w:r>
        <w:rPr>
          <w:rFonts w:hint="eastAsia" w:ascii="Times New Roman"/>
        </w:rPr>
        <w:t>24</w:t>
      </w:r>
      <w:r>
        <w:rPr>
          <w:rFonts w:ascii="Times New Roman"/>
        </w:rPr>
        <w:t>格式要求</w:t>
      </w:r>
      <w:r>
        <w:t>。</w:t>
      </w:r>
    </w:p>
    <w:p w14:paraId="78D309B1">
      <w:pPr>
        <w:pStyle w:val="38"/>
      </w:pPr>
    </w:p>
    <w:p w14:paraId="720730D1">
      <w:pPr>
        <w:pStyle w:val="38"/>
        <w:ind w:firstLine="0" w:firstLineChars="0"/>
        <w:jc w:val="center"/>
        <w:rPr>
          <w:strike/>
        </w:rPr>
      </w:pPr>
      <w:r>
        <w:object>
          <v:shape id="_x0000_i1046" o:spt="75" type="#_x0000_t75" style="height:101.65pt;width:385.25pt;" o:ole="t" filled="f" o:preferrelative="t" stroked="f" coordsize="21600,21600">
            <v:path/>
            <v:fill on="f" focussize="0,0"/>
            <v:stroke on="f"/>
            <v:imagedata r:id="rId59" o:title=""/>
            <o:lock v:ext="edit" aspectratio="t"/>
            <w10:wrap type="none"/>
            <w10:anchorlock/>
          </v:shape>
          <o:OLEObject Type="Embed" ProgID="Visio.Drawing.11" ShapeID="_x0000_i1046" DrawAspect="Content" ObjectID="_1468075748" r:id="rId58">
            <o:LockedField>false</o:LockedField>
          </o:OLEObject>
        </w:object>
      </w:r>
    </w:p>
    <w:p w14:paraId="33150FF4">
      <w:pPr>
        <w:pStyle w:val="156"/>
        <w:rPr>
          <w:rFonts w:ascii="Times New Roman"/>
        </w:rPr>
      </w:pPr>
      <w:bookmarkStart w:id="970" w:name="_Ref446600808"/>
      <w:r>
        <w:rPr>
          <w:rFonts w:hint="eastAsia"/>
        </w:rPr>
        <w:t>传输文件数据</w:t>
      </w:r>
      <w:r>
        <w:rPr>
          <w:rFonts w:ascii="Times New Roman"/>
        </w:rPr>
        <w:t>下行</w:t>
      </w:r>
      <w:r>
        <w:rPr>
          <w:rFonts w:hint="eastAsia" w:ascii="Times New Roman"/>
        </w:rPr>
        <w:t>报文</w:t>
      </w:r>
      <w:r>
        <w:rPr>
          <w:rFonts w:hint="eastAsia"/>
        </w:rPr>
        <w:t>数据</w:t>
      </w:r>
      <w:r>
        <w:rPr>
          <w:rFonts w:hint="eastAsia" w:ascii="Times New Roman"/>
        </w:rPr>
        <w:t>格式</w:t>
      </w:r>
      <w:bookmarkEnd w:id="970"/>
    </w:p>
    <w:p w14:paraId="7344B81D">
      <w:pPr>
        <w:pStyle w:val="38"/>
        <w:rPr>
          <w:rFonts w:ascii="Times New Roman"/>
        </w:rPr>
      </w:pPr>
      <w:r>
        <w:rPr>
          <w:rFonts w:hint="eastAsia"/>
        </w:rPr>
        <w:t>传输文件数据</w:t>
      </w:r>
      <w:r>
        <w:rPr>
          <w:rFonts w:hint="eastAsia" w:ascii="Times New Roman"/>
        </w:rPr>
        <w:t>数据</w:t>
      </w:r>
      <w:r>
        <w:rPr>
          <w:rFonts w:ascii="Times New Roman"/>
        </w:rPr>
        <w:t>字段</w:t>
      </w:r>
      <w:r>
        <w:rPr>
          <w:rFonts w:hint="eastAsia" w:ascii="Times New Roman"/>
        </w:rPr>
        <w:t>应</w:t>
      </w:r>
      <w:r>
        <w:rPr>
          <w:rFonts w:ascii="Times New Roman"/>
        </w:rPr>
        <w:t>符合表</w:t>
      </w:r>
      <w:r>
        <w:rPr>
          <w:rFonts w:hint="eastAsia" w:ascii="Times New Roman"/>
        </w:rPr>
        <w:t>20</w:t>
      </w:r>
      <w:r>
        <w:rPr>
          <w:rFonts w:ascii="Times New Roman"/>
        </w:rPr>
        <w:t>要求。</w:t>
      </w:r>
    </w:p>
    <w:p w14:paraId="2681829C">
      <w:pPr>
        <w:pStyle w:val="154"/>
        <w:ind w:left="0"/>
      </w:pPr>
      <w:bookmarkStart w:id="971" w:name="_Ref446600895"/>
      <w:r>
        <w:rPr>
          <w:rFonts w:hint="eastAsia"/>
        </w:rPr>
        <w:t>传输文件数据</w:t>
      </w:r>
      <w:r>
        <w:t>下行报文</w:t>
      </w:r>
      <w:r>
        <w:rPr>
          <w:rFonts w:hint="eastAsia"/>
        </w:rPr>
        <w:t>字段</w:t>
      </w:r>
      <w:r>
        <w:t>说明</w:t>
      </w:r>
      <w:bookmarkEnd w:id="97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85"/>
        <w:gridCol w:w="851"/>
        <w:gridCol w:w="992"/>
        <w:gridCol w:w="1559"/>
        <w:gridCol w:w="3835"/>
      </w:tblGrid>
      <w:tr w14:paraId="60494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noWrap w:val="0"/>
            <w:vAlign w:val="center"/>
          </w:tcPr>
          <w:p w14:paraId="5861522D">
            <w:pPr>
              <w:pStyle w:val="214"/>
              <w:rPr>
                <w:rFonts w:ascii="Times New Roman" w:hAnsi="Times New Roman"/>
              </w:rPr>
            </w:pPr>
            <w:r>
              <w:rPr>
                <w:rFonts w:ascii="Times New Roman"/>
              </w:rPr>
              <w:t>域</w:t>
            </w:r>
          </w:p>
        </w:tc>
        <w:tc>
          <w:tcPr>
            <w:tcW w:w="851" w:type="dxa"/>
            <w:noWrap w:val="0"/>
            <w:vAlign w:val="center"/>
          </w:tcPr>
          <w:p w14:paraId="432FD360">
            <w:pPr>
              <w:pStyle w:val="214"/>
              <w:rPr>
                <w:rFonts w:ascii="Times New Roman" w:hAnsi="Times New Roman"/>
              </w:rPr>
            </w:pPr>
            <w:r>
              <w:rPr>
                <w:rFonts w:ascii="Times New Roman"/>
              </w:rPr>
              <w:t>字节号</w:t>
            </w:r>
          </w:p>
        </w:tc>
        <w:tc>
          <w:tcPr>
            <w:tcW w:w="992" w:type="dxa"/>
            <w:noWrap w:val="0"/>
            <w:vAlign w:val="center"/>
          </w:tcPr>
          <w:p w14:paraId="146C95AE">
            <w:pPr>
              <w:pStyle w:val="214"/>
              <w:rPr>
                <w:rFonts w:ascii="Times New Roman" w:hAnsi="Times New Roman"/>
              </w:rPr>
            </w:pPr>
            <w:r>
              <w:rPr>
                <w:rFonts w:ascii="Times New Roman"/>
              </w:rPr>
              <w:t>比特位</w:t>
            </w:r>
          </w:p>
        </w:tc>
        <w:tc>
          <w:tcPr>
            <w:tcW w:w="1559" w:type="dxa"/>
            <w:noWrap w:val="0"/>
            <w:vAlign w:val="center"/>
          </w:tcPr>
          <w:p w14:paraId="01BE89AE">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835" w:type="dxa"/>
            <w:noWrap w:val="0"/>
            <w:vAlign w:val="top"/>
          </w:tcPr>
          <w:p w14:paraId="7631F54F">
            <w:pPr>
              <w:pStyle w:val="214"/>
              <w:rPr>
                <w:rFonts w:hint="eastAsia" w:ascii="Times New Roman"/>
              </w:rPr>
            </w:pPr>
            <w:r>
              <w:rPr>
                <w:rFonts w:hint="eastAsia" w:ascii="Times New Roman"/>
              </w:rPr>
              <w:t>含义</w:t>
            </w:r>
          </w:p>
        </w:tc>
      </w:tr>
      <w:tr w14:paraId="0AB0E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noWrap w:val="0"/>
            <w:vAlign w:val="center"/>
          </w:tcPr>
          <w:p w14:paraId="651A417C">
            <w:pPr>
              <w:pStyle w:val="214"/>
              <w:rPr>
                <w:rFonts w:ascii="Times New Roman" w:hAnsi="Times New Roman"/>
              </w:rPr>
            </w:pPr>
            <w:r>
              <w:rPr>
                <w:rFonts w:hint="eastAsia" w:ascii="Times New Roman"/>
              </w:rPr>
              <w:t>协议</w:t>
            </w:r>
            <w:r>
              <w:rPr>
                <w:rFonts w:ascii="Times New Roman"/>
              </w:rPr>
              <w:t>版本号</w:t>
            </w:r>
          </w:p>
        </w:tc>
        <w:tc>
          <w:tcPr>
            <w:tcW w:w="851" w:type="dxa"/>
            <w:vMerge w:val="restart"/>
            <w:noWrap w:val="0"/>
            <w:vAlign w:val="center"/>
          </w:tcPr>
          <w:p w14:paraId="6D17B0DA">
            <w:pPr>
              <w:pStyle w:val="214"/>
              <w:rPr>
                <w:rFonts w:hint="eastAsia" w:ascii="Times New Roman"/>
              </w:rPr>
            </w:pPr>
            <w:r>
              <w:rPr>
                <w:rFonts w:hint="eastAsia" w:ascii="Times New Roman"/>
              </w:rPr>
              <w:t>0</w:t>
            </w:r>
          </w:p>
        </w:tc>
        <w:tc>
          <w:tcPr>
            <w:tcW w:w="992" w:type="dxa"/>
            <w:noWrap w:val="0"/>
            <w:vAlign w:val="center"/>
          </w:tcPr>
          <w:p w14:paraId="02E1459D">
            <w:pPr>
              <w:pStyle w:val="214"/>
              <w:rPr>
                <w:rFonts w:ascii="Times New Roman" w:hAnsi="Times New Roman"/>
              </w:rPr>
            </w:pPr>
            <w:r>
              <w:rPr>
                <w:rFonts w:ascii="Times New Roman" w:hAnsi="Times New Roman"/>
              </w:rPr>
              <w:t>0-5</w:t>
            </w:r>
          </w:p>
        </w:tc>
        <w:tc>
          <w:tcPr>
            <w:tcW w:w="1559" w:type="dxa"/>
            <w:noWrap w:val="0"/>
            <w:vAlign w:val="center"/>
          </w:tcPr>
          <w:p w14:paraId="6CD74D60">
            <w:pPr>
              <w:pStyle w:val="214"/>
              <w:rPr>
                <w:rFonts w:ascii="Times New Roman" w:hAnsi="Times New Roman"/>
              </w:rPr>
            </w:pPr>
            <w:r>
              <w:rPr>
                <w:rFonts w:ascii="Times New Roman" w:hAnsi="Times New Roman"/>
              </w:rPr>
              <w:t>6</w:t>
            </w:r>
          </w:p>
        </w:tc>
        <w:tc>
          <w:tcPr>
            <w:tcW w:w="3835" w:type="dxa"/>
            <w:noWrap w:val="0"/>
            <w:vAlign w:val="top"/>
          </w:tcPr>
          <w:p w14:paraId="189CC22C">
            <w:pPr>
              <w:pStyle w:val="214"/>
              <w:jc w:val="both"/>
              <w:rPr>
                <w:rFonts w:ascii="Times New Roman" w:hAnsi="Times New Roman"/>
              </w:rPr>
            </w:pPr>
            <w:r>
              <w:rPr>
                <w:rFonts w:ascii="Times New Roman"/>
              </w:rPr>
              <w:t>指从CCO发送给STA的应用层数据的协议版本。本版本取值固定为1。</w:t>
            </w:r>
          </w:p>
        </w:tc>
      </w:tr>
      <w:tr w14:paraId="54E73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vMerge w:val="restart"/>
            <w:noWrap w:val="0"/>
            <w:vAlign w:val="center"/>
          </w:tcPr>
          <w:p w14:paraId="4F0FF587">
            <w:pPr>
              <w:pStyle w:val="214"/>
              <w:rPr>
                <w:rFonts w:hint="eastAsia" w:ascii="Times New Roman"/>
              </w:rPr>
            </w:pPr>
            <w:r>
              <w:rPr>
                <w:rFonts w:hint="eastAsia" w:ascii="Times New Roman"/>
              </w:rPr>
              <w:t>报文头</w:t>
            </w:r>
            <w:r>
              <w:rPr>
                <w:rFonts w:ascii="Times New Roman"/>
              </w:rPr>
              <w:t>长度</w:t>
            </w:r>
          </w:p>
        </w:tc>
        <w:tc>
          <w:tcPr>
            <w:tcW w:w="851" w:type="dxa"/>
            <w:vMerge w:val="continue"/>
            <w:noWrap w:val="0"/>
            <w:vAlign w:val="center"/>
          </w:tcPr>
          <w:p w14:paraId="3AD0A02D">
            <w:pPr>
              <w:pStyle w:val="214"/>
              <w:rPr>
                <w:rFonts w:hint="eastAsia" w:ascii="Times New Roman"/>
              </w:rPr>
            </w:pPr>
          </w:p>
        </w:tc>
        <w:tc>
          <w:tcPr>
            <w:tcW w:w="992" w:type="dxa"/>
            <w:noWrap w:val="0"/>
            <w:vAlign w:val="center"/>
          </w:tcPr>
          <w:p w14:paraId="4185991C">
            <w:pPr>
              <w:pStyle w:val="214"/>
              <w:rPr>
                <w:rFonts w:hint="eastAsia" w:ascii="Times New Roman"/>
              </w:rPr>
            </w:pPr>
            <w:r>
              <w:rPr>
                <w:rFonts w:hint="eastAsia" w:ascii="Times New Roman" w:hAnsi="Times New Roman"/>
              </w:rPr>
              <w:t>6-7</w:t>
            </w:r>
          </w:p>
        </w:tc>
        <w:tc>
          <w:tcPr>
            <w:tcW w:w="1559" w:type="dxa"/>
            <w:vMerge w:val="restart"/>
            <w:noWrap w:val="0"/>
            <w:vAlign w:val="center"/>
          </w:tcPr>
          <w:p w14:paraId="1FE5F0EE">
            <w:pPr>
              <w:pStyle w:val="214"/>
              <w:rPr>
                <w:rFonts w:hint="eastAsia" w:ascii="Times New Roman"/>
              </w:rPr>
            </w:pPr>
            <w:r>
              <w:rPr>
                <w:rFonts w:hint="eastAsia" w:ascii="Times New Roman" w:hAnsi="Times New Roman"/>
              </w:rPr>
              <w:t>6</w:t>
            </w:r>
          </w:p>
        </w:tc>
        <w:tc>
          <w:tcPr>
            <w:tcW w:w="3835" w:type="dxa"/>
            <w:vMerge w:val="restart"/>
            <w:noWrap w:val="0"/>
            <w:vAlign w:val="top"/>
          </w:tcPr>
          <w:p w14:paraId="4B5B222D">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7E495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vMerge w:val="continue"/>
            <w:noWrap w:val="0"/>
            <w:vAlign w:val="center"/>
          </w:tcPr>
          <w:p w14:paraId="2CF5BE82">
            <w:pPr>
              <w:widowControl/>
              <w:jc w:val="left"/>
            </w:pPr>
          </w:p>
        </w:tc>
        <w:tc>
          <w:tcPr>
            <w:tcW w:w="851" w:type="dxa"/>
            <w:vMerge w:val="restart"/>
            <w:noWrap w:val="0"/>
            <w:vAlign w:val="center"/>
          </w:tcPr>
          <w:p w14:paraId="0226F892">
            <w:pPr>
              <w:pStyle w:val="214"/>
              <w:rPr>
                <w:rFonts w:hint="eastAsia" w:ascii="Times New Roman"/>
              </w:rPr>
            </w:pPr>
            <w:r>
              <w:rPr>
                <w:rFonts w:hint="eastAsia" w:ascii="Times New Roman"/>
              </w:rPr>
              <w:t>1</w:t>
            </w:r>
          </w:p>
        </w:tc>
        <w:tc>
          <w:tcPr>
            <w:tcW w:w="992" w:type="dxa"/>
            <w:noWrap w:val="0"/>
            <w:vAlign w:val="center"/>
          </w:tcPr>
          <w:p w14:paraId="74D715AE">
            <w:pPr>
              <w:pStyle w:val="214"/>
              <w:rPr>
                <w:rFonts w:hint="eastAsia" w:ascii="Times New Roman"/>
              </w:rPr>
            </w:pPr>
            <w:r>
              <w:rPr>
                <w:rFonts w:hint="eastAsia" w:ascii="Times New Roman" w:hAnsi="Times New Roman"/>
              </w:rPr>
              <w:t>0</w:t>
            </w:r>
            <w:r>
              <w:rPr>
                <w:rFonts w:ascii="Times New Roman" w:hAnsi="Times New Roman"/>
              </w:rPr>
              <w:t>-3</w:t>
            </w:r>
          </w:p>
        </w:tc>
        <w:tc>
          <w:tcPr>
            <w:tcW w:w="1559" w:type="dxa"/>
            <w:vMerge w:val="continue"/>
            <w:noWrap w:val="0"/>
            <w:vAlign w:val="center"/>
          </w:tcPr>
          <w:p w14:paraId="1810672F">
            <w:pPr>
              <w:pStyle w:val="214"/>
              <w:rPr>
                <w:rFonts w:hint="eastAsia" w:ascii="Times New Roman"/>
              </w:rPr>
            </w:pPr>
          </w:p>
        </w:tc>
        <w:tc>
          <w:tcPr>
            <w:tcW w:w="3835" w:type="dxa"/>
            <w:vMerge w:val="continue"/>
            <w:noWrap w:val="0"/>
            <w:vAlign w:val="top"/>
          </w:tcPr>
          <w:p w14:paraId="5A5A5A0B">
            <w:pPr>
              <w:pStyle w:val="214"/>
              <w:rPr>
                <w:rFonts w:hint="eastAsia" w:ascii="Times New Roman"/>
              </w:rPr>
            </w:pPr>
          </w:p>
        </w:tc>
      </w:tr>
      <w:tr w14:paraId="20C68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noWrap w:val="0"/>
            <w:vAlign w:val="center"/>
          </w:tcPr>
          <w:p w14:paraId="19771EC6">
            <w:pPr>
              <w:pStyle w:val="214"/>
              <w:rPr>
                <w:rFonts w:hint="eastAsia" w:ascii="Times New Roman"/>
              </w:rPr>
            </w:pPr>
            <w:r>
              <w:rPr>
                <w:rFonts w:hint="eastAsia" w:ascii="Times New Roman"/>
              </w:rPr>
              <w:t>保留</w:t>
            </w:r>
          </w:p>
        </w:tc>
        <w:tc>
          <w:tcPr>
            <w:tcW w:w="851" w:type="dxa"/>
            <w:vMerge w:val="continue"/>
            <w:noWrap w:val="0"/>
            <w:vAlign w:val="center"/>
          </w:tcPr>
          <w:p w14:paraId="390EE2C9">
            <w:pPr>
              <w:pStyle w:val="214"/>
              <w:rPr>
                <w:rFonts w:hint="eastAsia" w:ascii="Times New Roman"/>
              </w:rPr>
            </w:pPr>
          </w:p>
        </w:tc>
        <w:tc>
          <w:tcPr>
            <w:tcW w:w="992" w:type="dxa"/>
            <w:noWrap w:val="0"/>
            <w:vAlign w:val="center"/>
          </w:tcPr>
          <w:p w14:paraId="743E0BA4">
            <w:pPr>
              <w:pStyle w:val="214"/>
              <w:rPr>
                <w:rFonts w:hint="eastAsia" w:ascii="Times New Roman"/>
              </w:rPr>
            </w:pPr>
            <w:r>
              <w:rPr>
                <w:rFonts w:hint="eastAsia" w:ascii="Times New Roman"/>
              </w:rPr>
              <w:t>4-7</w:t>
            </w:r>
          </w:p>
        </w:tc>
        <w:tc>
          <w:tcPr>
            <w:tcW w:w="1559" w:type="dxa"/>
            <w:noWrap w:val="0"/>
            <w:vAlign w:val="center"/>
          </w:tcPr>
          <w:p w14:paraId="12FD734F">
            <w:pPr>
              <w:pStyle w:val="214"/>
              <w:rPr>
                <w:rFonts w:hint="eastAsia" w:ascii="Times New Roman"/>
              </w:rPr>
            </w:pPr>
            <w:r>
              <w:rPr>
                <w:rFonts w:hint="eastAsia" w:ascii="Times New Roman"/>
              </w:rPr>
              <w:t>4</w:t>
            </w:r>
          </w:p>
        </w:tc>
        <w:tc>
          <w:tcPr>
            <w:tcW w:w="3835" w:type="dxa"/>
            <w:noWrap w:val="0"/>
            <w:vAlign w:val="top"/>
          </w:tcPr>
          <w:p w14:paraId="155AC08C">
            <w:pPr>
              <w:pStyle w:val="214"/>
              <w:rPr>
                <w:rFonts w:hint="eastAsia" w:ascii="Times New Roman"/>
              </w:rPr>
            </w:pPr>
          </w:p>
        </w:tc>
      </w:tr>
      <w:tr w14:paraId="08FC2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noWrap w:val="0"/>
            <w:vAlign w:val="center"/>
          </w:tcPr>
          <w:p w14:paraId="2AC0C3FD">
            <w:pPr>
              <w:pStyle w:val="214"/>
              <w:rPr>
                <w:rFonts w:hint="eastAsia" w:ascii="Times New Roman"/>
              </w:rPr>
            </w:pPr>
            <w:r>
              <w:rPr>
                <w:rFonts w:hint="eastAsia" w:ascii="Times New Roman"/>
              </w:rPr>
              <w:t>数据块大小</w:t>
            </w:r>
          </w:p>
        </w:tc>
        <w:tc>
          <w:tcPr>
            <w:tcW w:w="851" w:type="dxa"/>
            <w:noWrap w:val="0"/>
            <w:vAlign w:val="center"/>
          </w:tcPr>
          <w:p w14:paraId="0DAA1F36">
            <w:pPr>
              <w:pStyle w:val="214"/>
              <w:rPr>
                <w:rFonts w:hint="eastAsia" w:ascii="Times New Roman"/>
              </w:rPr>
            </w:pPr>
            <w:r>
              <w:rPr>
                <w:rFonts w:hint="eastAsia" w:ascii="Times New Roman"/>
              </w:rPr>
              <w:t>2-3</w:t>
            </w:r>
          </w:p>
        </w:tc>
        <w:tc>
          <w:tcPr>
            <w:tcW w:w="992" w:type="dxa"/>
            <w:noWrap w:val="0"/>
            <w:vAlign w:val="center"/>
          </w:tcPr>
          <w:p w14:paraId="1A05BFD2">
            <w:pPr>
              <w:pStyle w:val="214"/>
              <w:rPr>
                <w:rFonts w:hint="eastAsia" w:ascii="Times New Roman"/>
              </w:rPr>
            </w:pPr>
            <w:r>
              <w:rPr>
                <w:rFonts w:hint="eastAsia" w:ascii="Times New Roman"/>
              </w:rPr>
              <w:t>0-15</w:t>
            </w:r>
          </w:p>
        </w:tc>
        <w:tc>
          <w:tcPr>
            <w:tcW w:w="1559" w:type="dxa"/>
            <w:noWrap w:val="0"/>
            <w:vAlign w:val="center"/>
          </w:tcPr>
          <w:p w14:paraId="64BACAA1">
            <w:pPr>
              <w:pStyle w:val="214"/>
              <w:rPr>
                <w:rFonts w:hint="eastAsia" w:ascii="Times New Roman"/>
              </w:rPr>
            </w:pPr>
            <w:r>
              <w:rPr>
                <w:rFonts w:hint="eastAsia" w:ascii="Times New Roman"/>
              </w:rPr>
              <w:t>16</w:t>
            </w:r>
          </w:p>
        </w:tc>
        <w:tc>
          <w:tcPr>
            <w:tcW w:w="3835" w:type="dxa"/>
            <w:noWrap w:val="0"/>
            <w:vAlign w:val="top"/>
          </w:tcPr>
          <w:p w14:paraId="30318429">
            <w:pPr>
              <w:pStyle w:val="214"/>
              <w:jc w:val="both"/>
              <w:rPr>
                <w:rFonts w:hint="eastAsia" w:ascii="Times New Roman"/>
              </w:rPr>
            </w:pPr>
            <w:r>
              <w:rPr>
                <w:rFonts w:ascii="Times New Roman"/>
              </w:rPr>
              <w:t>表示数据块</w:t>
            </w:r>
            <w:r>
              <w:rPr>
                <w:rFonts w:hint="eastAsia" w:ascii="Times New Roman"/>
              </w:rPr>
              <w:t>包含</w:t>
            </w:r>
            <w:r>
              <w:rPr>
                <w:rFonts w:ascii="Times New Roman"/>
              </w:rPr>
              <w:t>数据的字节数。</w:t>
            </w:r>
          </w:p>
        </w:tc>
      </w:tr>
      <w:tr w14:paraId="14328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noWrap w:val="0"/>
            <w:vAlign w:val="center"/>
          </w:tcPr>
          <w:p w14:paraId="16AD0C14">
            <w:pPr>
              <w:pStyle w:val="214"/>
              <w:rPr>
                <w:rFonts w:hint="eastAsia" w:ascii="Times New Roman"/>
              </w:rPr>
            </w:pPr>
            <w:r>
              <w:rPr>
                <w:rFonts w:hint="eastAsia" w:ascii="Times New Roman"/>
              </w:rPr>
              <w:t>升级</w:t>
            </w:r>
            <w:r>
              <w:rPr>
                <w:rFonts w:ascii="Times New Roman"/>
              </w:rPr>
              <w:t>ID</w:t>
            </w:r>
          </w:p>
        </w:tc>
        <w:tc>
          <w:tcPr>
            <w:tcW w:w="851" w:type="dxa"/>
            <w:noWrap w:val="0"/>
            <w:vAlign w:val="center"/>
          </w:tcPr>
          <w:p w14:paraId="008CCD2F">
            <w:pPr>
              <w:pStyle w:val="214"/>
              <w:rPr>
                <w:rFonts w:hint="eastAsia" w:ascii="Times New Roman"/>
              </w:rPr>
            </w:pPr>
            <w:r>
              <w:rPr>
                <w:rFonts w:hint="eastAsia" w:ascii="Times New Roman" w:hAnsi="Times New Roman"/>
              </w:rPr>
              <w:t>4</w:t>
            </w:r>
            <w:r>
              <w:rPr>
                <w:rFonts w:ascii="Times New Roman" w:hAnsi="Times New Roman"/>
              </w:rPr>
              <w:t>-7</w:t>
            </w:r>
          </w:p>
        </w:tc>
        <w:tc>
          <w:tcPr>
            <w:tcW w:w="992" w:type="dxa"/>
            <w:noWrap w:val="0"/>
            <w:vAlign w:val="center"/>
          </w:tcPr>
          <w:p w14:paraId="0A1431D5">
            <w:pPr>
              <w:pStyle w:val="214"/>
              <w:rPr>
                <w:rFonts w:hint="eastAsia" w:ascii="Times New Roman"/>
              </w:rPr>
            </w:pPr>
            <w:r>
              <w:rPr>
                <w:rFonts w:hint="eastAsia" w:ascii="Times New Roman" w:hAnsi="Times New Roman"/>
              </w:rPr>
              <w:t>0</w:t>
            </w:r>
            <w:r>
              <w:rPr>
                <w:rFonts w:ascii="Times New Roman" w:hAnsi="Times New Roman"/>
              </w:rPr>
              <w:t>-31</w:t>
            </w:r>
          </w:p>
        </w:tc>
        <w:tc>
          <w:tcPr>
            <w:tcW w:w="1559" w:type="dxa"/>
            <w:noWrap w:val="0"/>
            <w:vAlign w:val="center"/>
          </w:tcPr>
          <w:p w14:paraId="20A86DD9">
            <w:pPr>
              <w:pStyle w:val="214"/>
              <w:rPr>
                <w:rFonts w:hint="eastAsia" w:ascii="Times New Roman"/>
              </w:rPr>
            </w:pPr>
            <w:r>
              <w:rPr>
                <w:rFonts w:hint="eastAsia" w:ascii="Times New Roman" w:hAnsi="Times New Roman"/>
              </w:rPr>
              <w:t>32</w:t>
            </w:r>
          </w:p>
        </w:tc>
        <w:tc>
          <w:tcPr>
            <w:tcW w:w="3835" w:type="dxa"/>
            <w:noWrap w:val="0"/>
            <w:vAlign w:val="top"/>
          </w:tcPr>
          <w:p w14:paraId="4EB327B1">
            <w:pPr>
              <w:pStyle w:val="214"/>
              <w:jc w:val="both"/>
              <w:rPr>
                <w:rFonts w:ascii="Times New Roman" w:hAnsi="Times New Roman"/>
              </w:rPr>
            </w:pPr>
            <w:r>
              <w:rPr>
                <w:rFonts w:hint="eastAsia" w:ascii="Times New Roman" w:hAnsi="Times New Roman"/>
              </w:rPr>
              <w:t>含义同表18相关介绍。</w:t>
            </w:r>
          </w:p>
        </w:tc>
      </w:tr>
      <w:tr w14:paraId="7A337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noWrap w:val="0"/>
            <w:vAlign w:val="center"/>
          </w:tcPr>
          <w:p w14:paraId="1969C387">
            <w:pPr>
              <w:pStyle w:val="214"/>
              <w:rPr>
                <w:rFonts w:hint="eastAsia" w:ascii="Times New Roman"/>
              </w:rPr>
            </w:pPr>
            <w:r>
              <w:rPr>
                <w:rFonts w:ascii="Times New Roman"/>
              </w:rPr>
              <w:t>数据块编号</w:t>
            </w:r>
          </w:p>
        </w:tc>
        <w:tc>
          <w:tcPr>
            <w:tcW w:w="851" w:type="dxa"/>
            <w:noWrap w:val="0"/>
            <w:vAlign w:val="center"/>
          </w:tcPr>
          <w:p w14:paraId="6E188907">
            <w:pPr>
              <w:pStyle w:val="214"/>
              <w:rPr>
                <w:rFonts w:hint="eastAsia" w:ascii="Times New Roman"/>
              </w:rPr>
            </w:pPr>
            <w:r>
              <w:rPr>
                <w:rFonts w:hint="eastAsia" w:ascii="Times New Roman" w:hAnsi="Times New Roman"/>
              </w:rPr>
              <w:t>8</w:t>
            </w:r>
            <w:r>
              <w:rPr>
                <w:rFonts w:ascii="Times New Roman" w:hAnsi="Times New Roman"/>
              </w:rPr>
              <w:t>-1</w:t>
            </w:r>
            <w:r>
              <w:rPr>
                <w:rFonts w:hint="eastAsia" w:ascii="Times New Roman" w:hAnsi="Times New Roman"/>
              </w:rPr>
              <w:t>1</w:t>
            </w:r>
          </w:p>
        </w:tc>
        <w:tc>
          <w:tcPr>
            <w:tcW w:w="992" w:type="dxa"/>
            <w:noWrap w:val="0"/>
            <w:vAlign w:val="center"/>
          </w:tcPr>
          <w:p w14:paraId="6687274E">
            <w:pPr>
              <w:pStyle w:val="214"/>
              <w:rPr>
                <w:rFonts w:hint="eastAsia" w:ascii="Times New Roman"/>
              </w:rPr>
            </w:pPr>
            <w:r>
              <w:rPr>
                <w:rFonts w:hint="eastAsia" w:ascii="Times New Roman" w:hAnsi="Times New Roman"/>
              </w:rPr>
              <w:t>0</w:t>
            </w:r>
            <w:r>
              <w:rPr>
                <w:rFonts w:ascii="Times New Roman" w:hAnsi="Times New Roman"/>
              </w:rPr>
              <w:t>-</w:t>
            </w:r>
            <w:r>
              <w:rPr>
                <w:rFonts w:hint="eastAsia" w:ascii="Times New Roman" w:hAnsi="Times New Roman"/>
              </w:rPr>
              <w:t>31</w:t>
            </w:r>
          </w:p>
        </w:tc>
        <w:tc>
          <w:tcPr>
            <w:tcW w:w="1559" w:type="dxa"/>
            <w:noWrap w:val="0"/>
            <w:vAlign w:val="center"/>
          </w:tcPr>
          <w:p w14:paraId="3AAA5F60">
            <w:pPr>
              <w:pStyle w:val="214"/>
              <w:rPr>
                <w:rFonts w:hint="eastAsia" w:ascii="Times New Roman"/>
              </w:rPr>
            </w:pPr>
            <w:r>
              <w:rPr>
                <w:rFonts w:hint="eastAsia" w:ascii="Times New Roman" w:hAnsi="Times New Roman"/>
              </w:rPr>
              <w:t>32</w:t>
            </w:r>
          </w:p>
        </w:tc>
        <w:tc>
          <w:tcPr>
            <w:tcW w:w="3835" w:type="dxa"/>
            <w:noWrap w:val="0"/>
            <w:vAlign w:val="top"/>
          </w:tcPr>
          <w:p w14:paraId="1795FEF5">
            <w:pPr>
              <w:pStyle w:val="214"/>
              <w:jc w:val="both"/>
              <w:rPr>
                <w:rFonts w:ascii="Times New Roman" w:hAnsi="Times New Roman"/>
              </w:rPr>
            </w:pPr>
            <w:r>
              <w:rPr>
                <w:rFonts w:ascii="Times New Roman"/>
              </w:rPr>
              <w:t>每</w:t>
            </w:r>
            <w:r>
              <w:rPr>
                <w:rFonts w:hint="eastAsia" w:ascii="Times New Roman"/>
              </w:rPr>
              <w:t>帧报文</w:t>
            </w:r>
            <w:r>
              <w:rPr>
                <w:rFonts w:ascii="Times New Roman"/>
              </w:rPr>
              <w:t>传输</w:t>
            </w:r>
            <w:r>
              <w:rPr>
                <w:rFonts w:hint="eastAsia" w:ascii="Times New Roman"/>
              </w:rPr>
              <w:t>1</w:t>
            </w:r>
            <w:r>
              <w:rPr>
                <w:rFonts w:ascii="Times New Roman"/>
              </w:rPr>
              <w:t>个数据</w:t>
            </w:r>
            <w:r>
              <w:rPr>
                <w:rFonts w:hint="eastAsia" w:ascii="Times New Roman"/>
              </w:rPr>
              <w:t>块，其编号递增。</w:t>
            </w:r>
          </w:p>
        </w:tc>
      </w:tr>
      <w:tr w14:paraId="55C12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85" w:type="dxa"/>
            <w:tcBorders>
              <w:bottom w:val="single" w:color="auto" w:sz="4" w:space="0"/>
            </w:tcBorders>
            <w:noWrap w:val="0"/>
            <w:vAlign w:val="center"/>
          </w:tcPr>
          <w:p w14:paraId="6FDC03E4">
            <w:pPr>
              <w:pStyle w:val="214"/>
              <w:rPr>
                <w:rFonts w:hint="eastAsia" w:ascii="Times New Roman"/>
              </w:rPr>
            </w:pPr>
            <w:r>
              <w:rPr>
                <w:rFonts w:hint="eastAsia" w:ascii="Times New Roman"/>
              </w:rPr>
              <w:t>数据块</w:t>
            </w:r>
          </w:p>
        </w:tc>
        <w:tc>
          <w:tcPr>
            <w:tcW w:w="851" w:type="dxa"/>
            <w:noWrap w:val="0"/>
            <w:vAlign w:val="center"/>
          </w:tcPr>
          <w:p w14:paraId="7EA3DCBA">
            <w:pPr>
              <w:pStyle w:val="214"/>
              <w:rPr>
                <w:rFonts w:ascii="Times New Roman" w:hAnsi="Times New Roman"/>
              </w:rPr>
            </w:pPr>
            <w:r>
              <w:rPr>
                <w:rFonts w:hint="eastAsia" w:ascii="Times New Roman" w:hAnsi="Times New Roman"/>
              </w:rPr>
              <w:t>变长</w:t>
            </w:r>
          </w:p>
        </w:tc>
        <w:tc>
          <w:tcPr>
            <w:tcW w:w="992" w:type="dxa"/>
            <w:noWrap w:val="0"/>
            <w:vAlign w:val="center"/>
          </w:tcPr>
          <w:p w14:paraId="5DEE8508">
            <w:pPr>
              <w:pStyle w:val="214"/>
              <w:rPr>
                <w:rFonts w:ascii="Times New Roman" w:hAnsi="Times New Roman"/>
              </w:rPr>
            </w:pPr>
            <w:r>
              <w:rPr>
                <w:rFonts w:hint="eastAsia" w:ascii="Times New Roman" w:hAnsi="Times New Roman"/>
              </w:rPr>
              <w:t>变长</w:t>
            </w:r>
          </w:p>
        </w:tc>
        <w:tc>
          <w:tcPr>
            <w:tcW w:w="1559" w:type="dxa"/>
            <w:noWrap w:val="0"/>
            <w:vAlign w:val="center"/>
          </w:tcPr>
          <w:p w14:paraId="73EF3062">
            <w:pPr>
              <w:pStyle w:val="214"/>
              <w:rPr>
                <w:rFonts w:ascii="Times New Roman" w:hAnsi="Times New Roman"/>
              </w:rPr>
            </w:pPr>
            <w:r>
              <w:rPr>
                <w:rFonts w:hint="eastAsia" w:ascii="Times New Roman" w:hAnsi="Times New Roman"/>
              </w:rPr>
              <w:t>变长</w:t>
            </w:r>
          </w:p>
        </w:tc>
        <w:tc>
          <w:tcPr>
            <w:tcW w:w="3835" w:type="dxa"/>
            <w:noWrap w:val="0"/>
            <w:vAlign w:val="top"/>
          </w:tcPr>
          <w:p w14:paraId="6F14AABD">
            <w:pPr>
              <w:pStyle w:val="214"/>
              <w:jc w:val="both"/>
              <w:rPr>
                <w:rFonts w:hint="eastAsia" w:ascii="Times New Roman"/>
              </w:rPr>
            </w:pPr>
            <w:r>
              <w:rPr>
                <w:rFonts w:hint="eastAsia" w:ascii="Times New Roman"/>
              </w:rPr>
              <w:t>升级包内容，长度等于</w:t>
            </w:r>
            <w:r>
              <w:rPr>
                <w:rFonts w:ascii="Times New Roman"/>
              </w:rPr>
              <w:t>数据块大小。</w:t>
            </w:r>
          </w:p>
        </w:tc>
      </w:tr>
    </w:tbl>
    <w:p w14:paraId="0CA58CEA">
      <w:pPr>
        <w:pStyle w:val="38"/>
      </w:pPr>
    </w:p>
    <w:p w14:paraId="1C982E61">
      <w:pPr>
        <w:pStyle w:val="79"/>
        <w:spacing w:before="156" w:after="156"/>
        <w:rPr>
          <w:rFonts w:ascii="Times New Roman"/>
        </w:rPr>
      </w:pPr>
      <w:r>
        <w:rPr>
          <w:rFonts w:hint="eastAsia" w:ascii="Times New Roman"/>
        </w:rPr>
        <w:t>查询</w:t>
      </w:r>
      <w:r>
        <w:rPr>
          <w:rFonts w:ascii="Times New Roman"/>
        </w:rPr>
        <w:t>站点升级状态</w:t>
      </w:r>
    </w:p>
    <w:p w14:paraId="45D14762">
      <w:pPr>
        <w:pStyle w:val="38"/>
        <w:rPr>
          <w:rFonts w:ascii="Times New Roman"/>
        </w:rPr>
      </w:pPr>
      <w:r>
        <w:rPr>
          <w:rFonts w:hint="eastAsia" w:ascii="Times New Roman"/>
        </w:rPr>
        <w:t>CCO</w:t>
      </w:r>
      <w:r>
        <w:rPr>
          <w:rFonts w:ascii="Times New Roman"/>
        </w:rPr>
        <w:t>向STA发送的</w:t>
      </w:r>
      <w:r>
        <w:rPr>
          <w:rFonts w:hint="eastAsia" w:ascii="Times New Roman"/>
        </w:rPr>
        <w:t>查询</w:t>
      </w:r>
      <w:r>
        <w:rPr>
          <w:rFonts w:ascii="Times New Roman"/>
        </w:rPr>
        <w:t>站点</w:t>
      </w:r>
      <w:r>
        <w:rPr>
          <w:rFonts w:hint="eastAsia" w:ascii="Times New Roman"/>
        </w:rPr>
        <w:t>升级</w:t>
      </w:r>
      <w:r>
        <w:rPr>
          <w:rFonts w:ascii="Times New Roman"/>
        </w:rPr>
        <w:t>状态</w:t>
      </w:r>
      <w:r>
        <w:rPr>
          <w:rFonts w:hint="eastAsia" w:ascii="Times New Roman"/>
        </w:rPr>
        <w:t>下行</w:t>
      </w:r>
      <w:r>
        <w:rPr>
          <w:rFonts w:ascii="Times New Roman"/>
        </w:rPr>
        <w:t>报文应符合图</w:t>
      </w:r>
      <w:r>
        <w:rPr>
          <w:rFonts w:hint="eastAsia" w:ascii="Times New Roman"/>
        </w:rPr>
        <w:t>25</w:t>
      </w:r>
      <w:r>
        <w:rPr>
          <w:rFonts w:ascii="Times New Roman"/>
        </w:rPr>
        <w:t>格式要求。</w:t>
      </w:r>
    </w:p>
    <w:p w14:paraId="3190B8A2">
      <w:pPr>
        <w:pStyle w:val="38"/>
        <w:rPr>
          <w:rFonts w:ascii="Times New Roman"/>
        </w:rPr>
      </w:pPr>
    </w:p>
    <w:p w14:paraId="5D8C4851">
      <w:pPr>
        <w:pStyle w:val="38"/>
        <w:ind w:firstLine="0" w:firstLineChars="0"/>
        <w:jc w:val="center"/>
        <w:rPr>
          <w:strike/>
        </w:rPr>
      </w:pPr>
      <w:r>
        <w:object>
          <v:shape id="_x0000_i1047" o:spt="75" type="#_x0000_t75" style="height:101.65pt;width:290.3pt;" o:ole="t" filled="f" o:preferrelative="t" stroked="f" coordsize="21600,21600">
            <v:path/>
            <v:fill on="f" focussize="0,0"/>
            <v:stroke on="f"/>
            <v:imagedata r:id="rId61" o:title=""/>
            <o:lock v:ext="edit" aspectratio="t"/>
            <w10:wrap type="none"/>
            <w10:anchorlock/>
          </v:shape>
          <o:OLEObject Type="Embed" ProgID="Visio.Drawing.11" ShapeID="_x0000_i1047" DrawAspect="Content" ObjectID="_1468075749" r:id="rId60">
            <o:LockedField>false</o:LockedField>
          </o:OLEObject>
        </w:object>
      </w:r>
    </w:p>
    <w:p w14:paraId="54B9055A">
      <w:pPr>
        <w:pStyle w:val="156"/>
        <w:rPr>
          <w:rFonts w:ascii="Times New Roman"/>
        </w:rPr>
      </w:pPr>
      <w:bookmarkStart w:id="972" w:name="_Ref446602285"/>
      <w:r>
        <w:rPr>
          <w:rFonts w:hint="eastAsia" w:ascii="Times New Roman"/>
        </w:rPr>
        <w:t>查询站点升级状态</w:t>
      </w:r>
      <w:r>
        <w:rPr>
          <w:rFonts w:ascii="Times New Roman"/>
        </w:rPr>
        <w:t>下行</w:t>
      </w:r>
      <w:r>
        <w:rPr>
          <w:rFonts w:hint="eastAsia" w:ascii="Times New Roman"/>
        </w:rPr>
        <w:t>报文</w:t>
      </w:r>
      <w:r>
        <w:rPr>
          <w:rFonts w:hint="eastAsia"/>
        </w:rPr>
        <w:t>数据</w:t>
      </w:r>
      <w:r>
        <w:rPr>
          <w:rFonts w:hint="eastAsia" w:ascii="Times New Roman"/>
        </w:rPr>
        <w:t>格式</w:t>
      </w:r>
      <w:bookmarkEnd w:id="972"/>
    </w:p>
    <w:p w14:paraId="03735048">
      <w:pPr>
        <w:pStyle w:val="38"/>
        <w:rPr>
          <w:rFonts w:ascii="Times New Roman"/>
        </w:rPr>
      </w:pPr>
      <w:r>
        <w:rPr>
          <w:rFonts w:hint="eastAsia" w:ascii="Times New Roman"/>
        </w:rPr>
        <w:t>查询站点</w:t>
      </w:r>
      <w:r>
        <w:rPr>
          <w:rFonts w:ascii="Times New Roman"/>
        </w:rPr>
        <w:t>升级状态下行报文</w:t>
      </w:r>
      <w:r>
        <w:rPr>
          <w:rFonts w:hint="eastAsia" w:ascii="Times New Roman"/>
        </w:rPr>
        <w:t>数据</w:t>
      </w:r>
      <w:r>
        <w:rPr>
          <w:rFonts w:ascii="Times New Roman"/>
        </w:rPr>
        <w:t>字段应符合表</w:t>
      </w:r>
      <w:r>
        <w:rPr>
          <w:rFonts w:hint="eastAsia" w:ascii="Times New Roman"/>
        </w:rPr>
        <w:t>2</w:t>
      </w:r>
      <w:r>
        <w:rPr>
          <w:rFonts w:ascii="Times New Roman"/>
        </w:rPr>
        <w:t>1要求。</w:t>
      </w:r>
    </w:p>
    <w:p w14:paraId="3AC18792">
      <w:pPr>
        <w:pStyle w:val="154"/>
        <w:ind w:left="0"/>
      </w:pPr>
      <w:bookmarkStart w:id="973" w:name="_Ref446602500"/>
      <w:r>
        <w:rPr>
          <w:rFonts w:hint="eastAsia"/>
        </w:rPr>
        <w:t>查询站点</w:t>
      </w:r>
      <w:r>
        <w:t>升级状态下行报文</w:t>
      </w:r>
      <w:r>
        <w:rPr>
          <w:rFonts w:hint="eastAsia"/>
        </w:rPr>
        <w:t>数据字段</w:t>
      </w:r>
      <w:r>
        <w:t>说明</w:t>
      </w:r>
      <w:bookmarkEnd w:id="97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1"/>
        <w:gridCol w:w="992"/>
        <w:gridCol w:w="992"/>
        <w:gridCol w:w="1418"/>
        <w:gridCol w:w="3409"/>
      </w:tblGrid>
      <w:tr w14:paraId="78F3D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noWrap w:val="0"/>
            <w:vAlign w:val="center"/>
          </w:tcPr>
          <w:p w14:paraId="46CB626F">
            <w:pPr>
              <w:pStyle w:val="214"/>
              <w:rPr>
                <w:rFonts w:ascii="Times New Roman" w:hAnsi="Times New Roman"/>
              </w:rPr>
            </w:pPr>
            <w:r>
              <w:rPr>
                <w:rFonts w:ascii="Times New Roman"/>
              </w:rPr>
              <w:t>域</w:t>
            </w:r>
          </w:p>
        </w:tc>
        <w:tc>
          <w:tcPr>
            <w:tcW w:w="992" w:type="dxa"/>
            <w:noWrap w:val="0"/>
            <w:vAlign w:val="center"/>
          </w:tcPr>
          <w:p w14:paraId="33B94D16">
            <w:pPr>
              <w:pStyle w:val="214"/>
              <w:rPr>
                <w:rFonts w:ascii="Times New Roman" w:hAnsi="Times New Roman"/>
              </w:rPr>
            </w:pPr>
            <w:r>
              <w:rPr>
                <w:rFonts w:ascii="Times New Roman"/>
              </w:rPr>
              <w:t>字节号</w:t>
            </w:r>
          </w:p>
        </w:tc>
        <w:tc>
          <w:tcPr>
            <w:tcW w:w="992" w:type="dxa"/>
            <w:noWrap w:val="0"/>
            <w:vAlign w:val="center"/>
          </w:tcPr>
          <w:p w14:paraId="65FC92C5">
            <w:pPr>
              <w:pStyle w:val="214"/>
              <w:rPr>
                <w:rFonts w:ascii="Times New Roman" w:hAnsi="Times New Roman"/>
              </w:rPr>
            </w:pPr>
            <w:r>
              <w:rPr>
                <w:rFonts w:ascii="Times New Roman"/>
              </w:rPr>
              <w:t>比特位</w:t>
            </w:r>
          </w:p>
        </w:tc>
        <w:tc>
          <w:tcPr>
            <w:tcW w:w="1418" w:type="dxa"/>
            <w:noWrap w:val="0"/>
            <w:vAlign w:val="center"/>
          </w:tcPr>
          <w:p w14:paraId="46F2F83F">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409" w:type="dxa"/>
            <w:noWrap w:val="0"/>
            <w:vAlign w:val="top"/>
          </w:tcPr>
          <w:p w14:paraId="40EA9647">
            <w:pPr>
              <w:pStyle w:val="214"/>
              <w:rPr>
                <w:rFonts w:hint="eastAsia" w:ascii="Times New Roman"/>
              </w:rPr>
            </w:pPr>
            <w:r>
              <w:rPr>
                <w:rFonts w:hint="eastAsia" w:ascii="Times New Roman"/>
              </w:rPr>
              <w:t>含义</w:t>
            </w:r>
          </w:p>
        </w:tc>
      </w:tr>
      <w:tr w14:paraId="02A9F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noWrap w:val="0"/>
            <w:vAlign w:val="center"/>
          </w:tcPr>
          <w:p w14:paraId="617F20B3">
            <w:pPr>
              <w:pStyle w:val="214"/>
              <w:rPr>
                <w:rFonts w:ascii="Times New Roman" w:hAnsi="Times New Roman"/>
              </w:rPr>
            </w:pPr>
            <w:r>
              <w:rPr>
                <w:rFonts w:hint="eastAsia" w:ascii="Times New Roman"/>
              </w:rPr>
              <w:t>协议</w:t>
            </w:r>
            <w:r>
              <w:rPr>
                <w:rFonts w:ascii="Times New Roman"/>
              </w:rPr>
              <w:t>版本号</w:t>
            </w:r>
          </w:p>
        </w:tc>
        <w:tc>
          <w:tcPr>
            <w:tcW w:w="992" w:type="dxa"/>
            <w:vMerge w:val="restart"/>
            <w:noWrap w:val="0"/>
            <w:vAlign w:val="center"/>
          </w:tcPr>
          <w:p w14:paraId="56008F94">
            <w:pPr>
              <w:pStyle w:val="214"/>
              <w:rPr>
                <w:rFonts w:hint="eastAsia" w:ascii="Times New Roman"/>
              </w:rPr>
            </w:pPr>
            <w:r>
              <w:rPr>
                <w:rFonts w:hint="eastAsia" w:ascii="Times New Roman"/>
              </w:rPr>
              <w:t>0</w:t>
            </w:r>
          </w:p>
        </w:tc>
        <w:tc>
          <w:tcPr>
            <w:tcW w:w="992" w:type="dxa"/>
            <w:noWrap w:val="0"/>
            <w:vAlign w:val="center"/>
          </w:tcPr>
          <w:p w14:paraId="14F08890">
            <w:pPr>
              <w:pStyle w:val="214"/>
              <w:rPr>
                <w:rFonts w:ascii="Times New Roman" w:hAnsi="Times New Roman"/>
              </w:rPr>
            </w:pPr>
            <w:r>
              <w:rPr>
                <w:rFonts w:ascii="Times New Roman" w:hAnsi="Times New Roman"/>
              </w:rPr>
              <w:t>0-5</w:t>
            </w:r>
          </w:p>
        </w:tc>
        <w:tc>
          <w:tcPr>
            <w:tcW w:w="1418" w:type="dxa"/>
            <w:noWrap w:val="0"/>
            <w:vAlign w:val="center"/>
          </w:tcPr>
          <w:p w14:paraId="4FD1A6CC">
            <w:pPr>
              <w:pStyle w:val="214"/>
              <w:rPr>
                <w:rFonts w:ascii="Times New Roman" w:hAnsi="Times New Roman"/>
              </w:rPr>
            </w:pPr>
            <w:r>
              <w:rPr>
                <w:rFonts w:ascii="Times New Roman" w:hAnsi="Times New Roman"/>
              </w:rPr>
              <w:t>6</w:t>
            </w:r>
          </w:p>
        </w:tc>
        <w:tc>
          <w:tcPr>
            <w:tcW w:w="3409" w:type="dxa"/>
            <w:noWrap w:val="0"/>
            <w:vAlign w:val="top"/>
          </w:tcPr>
          <w:p w14:paraId="044B9B0E">
            <w:pPr>
              <w:pStyle w:val="214"/>
              <w:jc w:val="both"/>
              <w:rPr>
                <w:rFonts w:ascii="Times New Roman" w:hAnsi="Times New Roman"/>
              </w:rPr>
            </w:pPr>
            <w:r>
              <w:rPr>
                <w:rFonts w:ascii="Times New Roman"/>
              </w:rPr>
              <w:t>指从CCO发送给STA的应用层数据的协议版本。本版本取值固定为1。</w:t>
            </w:r>
          </w:p>
        </w:tc>
      </w:tr>
      <w:tr w14:paraId="3A952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vMerge w:val="restart"/>
            <w:noWrap w:val="0"/>
            <w:vAlign w:val="center"/>
          </w:tcPr>
          <w:p w14:paraId="06F691E5">
            <w:pPr>
              <w:pStyle w:val="214"/>
              <w:rPr>
                <w:rFonts w:hint="eastAsia" w:ascii="Times New Roman"/>
              </w:rPr>
            </w:pPr>
            <w:r>
              <w:rPr>
                <w:rFonts w:hint="eastAsia" w:ascii="Times New Roman"/>
              </w:rPr>
              <w:t>报文头</w:t>
            </w:r>
            <w:r>
              <w:rPr>
                <w:rFonts w:ascii="Times New Roman"/>
              </w:rPr>
              <w:t>长度</w:t>
            </w:r>
          </w:p>
        </w:tc>
        <w:tc>
          <w:tcPr>
            <w:tcW w:w="992" w:type="dxa"/>
            <w:vMerge w:val="continue"/>
            <w:noWrap w:val="0"/>
            <w:vAlign w:val="center"/>
          </w:tcPr>
          <w:p w14:paraId="69D9E2ED">
            <w:pPr>
              <w:pStyle w:val="214"/>
              <w:rPr>
                <w:rFonts w:hint="eastAsia" w:ascii="Times New Roman"/>
              </w:rPr>
            </w:pPr>
          </w:p>
        </w:tc>
        <w:tc>
          <w:tcPr>
            <w:tcW w:w="992" w:type="dxa"/>
            <w:noWrap w:val="0"/>
            <w:vAlign w:val="center"/>
          </w:tcPr>
          <w:p w14:paraId="544242D3">
            <w:pPr>
              <w:pStyle w:val="214"/>
              <w:rPr>
                <w:rFonts w:hint="eastAsia" w:ascii="Times New Roman"/>
              </w:rPr>
            </w:pPr>
            <w:r>
              <w:rPr>
                <w:rFonts w:hint="eastAsia" w:ascii="Times New Roman" w:hAnsi="Times New Roman"/>
              </w:rPr>
              <w:t>6-7</w:t>
            </w:r>
          </w:p>
        </w:tc>
        <w:tc>
          <w:tcPr>
            <w:tcW w:w="1418" w:type="dxa"/>
            <w:vMerge w:val="restart"/>
            <w:noWrap w:val="0"/>
            <w:vAlign w:val="center"/>
          </w:tcPr>
          <w:p w14:paraId="72E026E4">
            <w:pPr>
              <w:pStyle w:val="214"/>
              <w:rPr>
                <w:rFonts w:hint="eastAsia" w:ascii="Times New Roman"/>
              </w:rPr>
            </w:pPr>
            <w:r>
              <w:rPr>
                <w:rFonts w:hint="eastAsia" w:ascii="Times New Roman" w:hAnsi="Times New Roman"/>
              </w:rPr>
              <w:t>6</w:t>
            </w:r>
          </w:p>
        </w:tc>
        <w:tc>
          <w:tcPr>
            <w:tcW w:w="3409" w:type="dxa"/>
            <w:vMerge w:val="restart"/>
            <w:noWrap w:val="0"/>
            <w:vAlign w:val="top"/>
          </w:tcPr>
          <w:p w14:paraId="3DDE5B67">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49367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vMerge w:val="continue"/>
            <w:noWrap w:val="0"/>
            <w:vAlign w:val="center"/>
          </w:tcPr>
          <w:p w14:paraId="0932D5DA">
            <w:pPr>
              <w:pStyle w:val="214"/>
              <w:rPr>
                <w:rFonts w:hint="eastAsia" w:ascii="Times New Roman"/>
              </w:rPr>
            </w:pPr>
          </w:p>
        </w:tc>
        <w:tc>
          <w:tcPr>
            <w:tcW w:w="992" w:type="dxa"/>
            <w:vMerge w:val="restart"/>
            <w:noWrap w:val="0"/>
            <w:vAlign w:val="center"/>
          </w:tcPr>
          <w:p w14:paraId="021751FF">
            <w:pPr>
              <w:pStyle w:val="214"/>
              <w:rPr>
                <w:rFonts w:hint="eastAsia" w:ascii="Times New Roman"/>
              </w:rPr>
            </w:pPr>
            <w:r>
              <w:rPr>
                <w:rFonts w:hint="eastAsia" w:ascii="Times New Roman"/>
              </w:rPr>
              <w:t>1</w:t>
            </w:r>
          </w:p>
        </w:tc>
        <w:tc>
          <w:tcPr>
            <w:tcW w:w="992" w:type="dxa"/>
            <w:noWrap w:val="0"/>
            <w:vAlign w:val="center"/>
          </w:tcPr>
          <w:p w14:paraId="635261A9">
            <w:pPr>
              <w:pStyle w:val="214"/>
              <w:rPr>
                <w:rFonts w:hint="eastAsia" w:ascii="Times New Roman"/>
              </w:rPr>
            </w:pPr>
            <w:r>
              <w:rPr>
                <w:rFonts w:hint="eastAsia" w:ascii="Times New Roman" w:hAnsi="Times New Roman"/>
              </w:rPr>
              <w:t>0</w:t>
            </w:r>
            <w:r>
              <w:rPr>
                <w:rFonts w:ascii="Times New Roman" w:hAnsi="Times New Roman"/>
              </w:rPr>
              <w:t>-3</w:t>
            </w:r>
          </w:p>
        </w:tc>
        <w:tc>
          <w:tcPr>
            <w:tcW w:w="1418" w:type="dxa"/>
            <w:vMerge w:val="continue"/>
            <w:noWrap w:val="0"/>
            <w:vAlign w:val="center"/>
          </w:tcPr>
          <w:p w14:paraId="7620D7FA">
            <w:pPr>
              <w:pStyle w:val="214"/>
              <w:rPr>
                <w:rFonts w:hint="eastAsia" w:ascii="Times New Roman"/>
              </w:rPr>
            </w:pPr>
          </w:p>
        </w:tc>
        <w:tc>
          <w:tcPr>
            <w:tcW w:w="3409" w:type="dxa"/>
            <w:vMerge w:val="continue"/>
            <w:noWrap w:val="0"/>
            <w:vAlign w:val="top"/>
          </w:tcPr>
          <w:p w14:paraId="178892A4">
            <w:pPr>
              <w:pStyle w:val="214"/>
              <w:rPr>
                <w:rFonts w:hint="eastAsia" w:ascii="Times New Roman"/>
              </w:rPr>
            </w:pPr>
          </w:p>
        </w:tc>
      </w:tr>
      <w:tr w14:paraId="10984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tcBorders>
              <w:bottom w:val="single" w:color="auto" w:sz="4" w:space="0"/>
            </w:tcBorders>
            <w:noWrap w:val="0"/>
            <w:vAlign w:val="center"/>
          </w:tcPr>
          <w:p w14:paraId="0BBD9669">
            <w:pPr>
              <w:pStyle w:val="214"/>
              <w:rPr>
                <w:rFonts w:hint="eastAsia" w:ascii="Times New Roman"/>
              </w:rPr>
            </w:pPr>
            <w:r>
              <w:rPr>
                <w:rFonts w:hint="eastAsia" w:ascii="Times New Roman"/>
              </w:rPr>
              <w:t>保留</w:t>
            </w:r>
          </w:p>
        </w:tc>
        <w:tc>
          <w:tcPr>
            <w:tcW w:w="992" w:type="dxa"/>
            <w:vMerge w:val="continue"/>
            <w:noWrap w:val="0"/>
            <w:vAlign w:val="center"/>
          </w:tcPr>
          <w:p w14:paraId="343E0137">
            <w:pPr>
              <w:pStyle w:val="214"/>
              <w:rPr>
                <w:rFonts w:hint="eastAsia" w:ascii="Times New Roman"/>
              </w:rPr>
            </w:pPr>
          </w:p>
        </w:tc>
        <w:tc>
          <w:tcPr>
            <w:tcW w:w="992" w:type="dxa"/>
            <w:noWrap w:val="0"/>
            <w:vAlign w:val="center"/>
          </w:tcPr>
          <w:p w14:paraId="6AF4B26B">
            <w:pPr>
              <w:pStyle w:val="214"/>
              <w:rPr>
                <w:rFonts w:hint="eastAsia" w:ascii="Times New Roman"/>
              </w:rPr>
            </w:pPr>
            <w:r>
              <w:rPr>
                <w:rFonts w:hint="eastAsia" w:ascii="Times New Roman"/>
              </w:rPr>
              <w:t>4-7</w:t>
            </w:r>
          </w:p>
        </w:tc>
        <w:tc>
          <w:tcPr>
            <w:tcW w:w="1418" w:type="dxa"/>
            <w:noWrap w:val="0"/>
            <w:vAlign w:val="center"/>
          </w:tcPr>
          <w:p w14:paraId="41C1F8F5">
            <w:pPr>
              <w:pStyle w:val="214"/>
              <w:rPr>
                <w:rFonts w:hint="eastAsia" w:ascii="Times New Roman"/>
              </w:rPr>
            </w:pPr>
            <w:r>
              <w:rPr>
                <w:rFonts w:hint="eastAsia" w:ascii="Times New Roman"/>
              </w:rPr>
              <w:t>4</w:t>
            </w:r>
          </w:p>
        </w:tc>
        <w:tc>
          <w:tcPr>
            <w:tcW w:w="3409" w:type="dxa"/>
            <w:noWrap w:val="0"/>
            <w:vAlign w:val="top"/>
          </w:tcPr>
          <w:p w14:paraId="77BE7F12">
            <w:pPr>
              <w:pStyle w:val="214"/>
              <w:rPr>
                <w:rFonts w:hint="eastAsia" w:ascii="Times New Roman"/>
              </w:rPr>
            </w:pPr>
          </w:p>
        </w:tc>
      </w:tr>
      <w:tr w14:paraId="4EBFD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tcBorders>
              <w:top w:val="single" w:color="auto" w:sz="4" w:space="0"/>
            </w:tcBorders>
            <w:noWrap w:val="0"/>
            <w:vAlign w:val="center"/>
          </w:tcPr>
          <w:p w14:paraId="7D176074">
            <w:pPr>
              <w:pStyle w:val="214"/>
              <w:rPr>
                <w:rFonts w:hint="eastAsia" w:ascii="Times New Roman"/>
              </w:rPr>
            </w:pPr>
            <w:r>
              <w:rPr>
                <w:rFonts w:hint="eastAsia" w:ascii="Times New Roman"/>
              </w:rPr>
              <w:t>连续查询的块数</w:t>
            </w:r>
          </w:p>
        </w:tc>
        <w:tc>
          <w:tcPr>
            <w:tcW w:w="992" w:type="dxa"/>
            <w:noWrap w:val="0"/>
            <w:vAlign w:val="center"/>
          </w:tcPr>
          <w:p w14:paraId="4D6483F4">
            <w:pPr>
              <w:pStyle w:val="214"/>
              <w:rPr>
                <w:rFonts w:hint="eastAsia" w:ascii="Times New Roman"/>
              </w:rPr>
            </w:pPr>
            <w:r>
              <w:rPr>
                <w:rFonts w:hint="eastAsia" w:ascii="Times New Roman"/>
              </w:rPr>
              <w:t>2-3</w:t>
            </w:r>
          </w:p>
        </w:tc>
        <w:tc>
          <w:tcPr>
            <w:tcW w:w="992" w:type="dxa"/>
            <w:noWrap w:val="0"/>
            <w:vAlign w:val="center"/>
          </w:tcPr>
          <w:p w14:paraId="176F5910">
            <w:pPr>
              <w:pStyle w:val="214"/>
              <w:rPr>
                <w:rFonts w:hint="eastAsia" w:ascii="Times New Roman"/>
              </w:rPr>
            </w:pPr>
            <w:r>
              <w:rPr>
                <w:rFonts w:hint="eastAsia" w:ascii="Times New Roman"/>
              </w:rPr>
              <w:t>0-15</w:t>
            </w:r>
          </w:p>
        </w:tc>
        <w:tc>
          <w:tcPr>
            <w:tcW w:w="1418" w:type="dxa"/>
            <w:noWrap w:val="0"/>
            <w:vAlign w:val="center"/>
          </w:tcPr>
          <w:p w14:paraId="323A65F2">
            <w:pPr>
              <w:pStyle w:val="214"/>
              <w:rPr>
                <w:rFonts w:hint="eastAsia" w:ascii="Times New Roman"/>
              </w:rPr>
            </w:pPr>
            <w:r>
              <w:rPr>
                <w:rFonts w:hint="eastAsia" w:ascii="Times New Roman"/>
              </w:rPr>
              <w:t>16</w:t>
            </w:r>
          </w:p>
        </w:tc>
        <w:tc>
          <w:tcPr>
            <w:tcW w:w="3409" w:type="dxa"/>
            <w:noWrap w:val="0"/>
            <w:vAlign w:val="top"/>
          </w:tcPr>
          <w:p w14:paraId="07EECC02">
            <w:pPr>
              <w:pStyle w:val="38"/>
              <w:ind w:firstLine="0" w:firstLineChars="0"/>
              <w:rPr>
                <w:rFonts w:hint="eastAsia" w:ascii="Times New Roman"/>
              </w:rPr>
            </w:pPr>
            <w:r>
              <w:rPr>
                <w:rFonts w:hint="eastAsia" w:ascii="Times New Roman"/>
              </w:rPr>
              <w:t>连续查询的块个数，0xFFFF表示查询所有的块状态。</w:t>
            </w:r>
          </w:p>
        </w:tc>
      </w:tr>
      <w:tr w14:paraId="77BD8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11" w:type="dxa"/>
            <w:noWrap w:val="0"/>
            <w:vAlign w:val="center"/>
          </w:tcPr>
          <w:p w14:paraId="787611EA">
            <w:pPr>
              <w:pStyle w:val="214"/>
              <w:rPr>
                <w:rFonts w:hint="eastAsia" w:ascii="Times New Roman"/>
              </w:rPr>
            </w:pPr>
            <w:r>
              <w:rPr>
                <w:rFonts w:hint="eastAsia" w:ascii="Times New Roman"/>
              </w:rPr>
              <w:t>起始块号</w:t>
            </w:r>
          </w:p>
        </w:tc>
        <w:tc>
          <w:tcPr>
            <w:tcW w:w="992" w:type="dxa"/>
            <w:noWrap w:val="0"/>
            <w:vAlign w:val="center"/>
          </w:tcPr>
          <w:p w14:paraId="55F9E5E6">
            <w:pPr>
              <w:pStyle w:val="214"/>
              <w:rPr>
                <w:rFonts w:ascii="Times New Roman" w:hAnsi="Times New Roman"/>
              </w:rPr>
            </w:pPr>
            <w:r>
              <w:rPr>
                <w:rFonts w:hint="eastAsia" w:ascii="Times New Roman" w:hAnsi="Times New Roman"/>
              </w:rPr>
              <w:t>4</w:t>
            </w:r>
            <w:r>
              <w:rPr>
                <w:rFonts w:ascii="Times New Roman" w:hAnsi="Times New Roman"/>
              </w:rPr>
              <w:t>-7</w:t>
            </w:r>
          </w:p>
        </w:tc>
        <w:tc>
          <w:tcPr>
            <w:tcW w:w="992" w:type="dxa"/>
            <w:noWrap w:val="0"/>
            <w:vAlign w:val="center"/>
          </w:tcPr>
          <w:p w14:paraId="7E720154">
            <w:pPr>
              <w:pStyle w:val="214"/>
              <w:rPr>
                <w:rFonts w:ascii="Times New Roman" w:hAnsi="Times New Roman"/>
              </w:rPr>
            </w:pPr>
            <w:r>
              <w:rPr>
                <w:rFonts w:hint="eastAsia" w:ascii="Times New Roman" w:hAnsi="Times New Roman"/>
              </w:rPr>
              <w:t>0</w:t>
            </w:r>
            <w:r>
              <w:rPr>
                <w:rFonts w:ascii="Times New Roman" w:hAnsi="Times New Roman"/>
              </w:rPr>
              <w:t>-31</w:t>
            </w:r>
          </w:p>
        </w:tc>
        <w:tc>
          <w:tcPr>
            <w:tcW w:w="1418" w:type="dxa"/>
            <w:noWrap w:val="0"/>
            <w:vAlign w:val="center"/>
          </w:tcPr>
          <w:p w14:paraId="400F213F">
            <w:pPr>
              <w:pStyle w:val="214"/>
              <w:rPr>
                <w:rFonts w:ascii="Times New Roman" w:hAnsi="Times New Roman"/>
              </w:rPr>
            </w:pPr>
            <w:r>
              <w:rPr>
                <w:rFonts w:hint="eastAsia" w:ascii="Times New Roman" w:hAnsi="Times New Roman"/>
              </w:rPr>
              <w:t>32</w:t>
            </w:r>
          </w:p>
        </w:tc>
        <w:tc>
          <w:tcPr>
            <w:tcW w:w="3409" w:type="dxa"/>
            <w:noWrap w:val="0"/>
            <w:vAlign w:val="top"/>
          </w:tcPr>
          <w:p w14:paraId="38DCF970">
            <w:pPr>
              <w:pStyle w:val="38"/>
              <w:ind w:firstLine="0" w:firstLineChars="0"/>
              <w:rPr>
                <w:rFonts w:hint="eastAsia" w:ascii="Times New Roman"/>
              </w:rPr>
            </w:pPr>
            <w:r>
              <w:rPr>
                <w:rFonts w:hint="eastAsia" w:ascii="Times New Roman"/>
              </w:rPr>
              <w:t>查询的起始块号。</w:t>
            </w:r>
          </w:p>
        </w:tc>
      </w:tr>
      <w:tr w14:paraId="43EF0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711" w:type="dxa"/>
            <w:noWrap w:val="0"/>
            <w:vAlign w:val="center"/>
          </w:tcPr>
          <w:p w14:paraId="3B5656DE">
            <w:pPr>
              <w:pStyle w:val="214"/>
              <w:rPr>
                <w:rFonts w:hint="eastAsia" w:ascii="Times New Roman"/>
              </w:rPr>
            </w:pPr>
            <w:r>
              <w:rPr>
                <w:rFonts w:hint="eastAsia" w:ascii="Times New Roman"/>
              </w:rPr>
              <w:t>升级</w:t>
            </w:r>
            <w:r>
              <w:rPr>
                <w:rFonts w:ascii="Times New Roman"/>
              </w:rPr>
              <w:t>ID</w:t>
            </w:r>
          </w:p>
        </w:tc>
        <w:tc>
          <w:tcPr>
            <w:tcW w:w="992" w:type="dxa"/>
            <w:noWrap w:val="0"/>
            <w:vAlign w:val="center"/>
          </w:tcPr>
          <w:p w14:paraId="4ED6F0EE">
            <w:pPr>
              <w:pStyle w:val="214"/>
              <w:rPr>
                <w:rFonts w:ascii="Times New Roman" w:hAnsi="Times New Roman"/>
              </w:rPr>
            </w:pPr>
            <w:r>
              <w:rPr>
                <w:rFonts w:hint="eastAsia" w:ascii="Times New Roman" w:hAnsi="Times New Roman"/>
              </w:rPr>
              <w:t>8-11</w:t>
            </w:r>
          </w:p>
        </w:tc>
        <w:tc>
          <w:tcPr>
            <w:tcW w:w="992" w:type="dxa"/>
            <w:noWrap w:val="0"/>
            <w:vAlign w:val="center"/>
          </w:tcPr>
          <w:p w14:paraId="5F913C32">
            <w:pPr>
              <w:pStyle w:val="214"/>
              <w:rPr>
                <w:rFonts w:ascii="Times New Roman" w:hAnsi="Times New Roman"/>
              </w:rPr>
            </w:pPr>
            <w:r>
              <w:rPr>
                <w:rFonts w:hint="eastAsia" w:ascii="Times New Roman" w:hAnsi="Times New Roman"/>
              </w:rPr>
              <w:t>0-31</w:t>
            </w:r>
          </w:p>
        </w:tc>
        <w:tc>
          <w:tcPr>
            <w:tcW w:w="1418" w:type="dxa"/>
            <w:noWrap w:val="0"/>
            <w:vAlign w:val="center"/>
          </w:tcPr>
          <w:p w14:paraId="2EACA609">
            <w:pPr>
              <w:pStyle w:val="214"/>
              <w:rPr>
                <w:rFonts w:ascii="Times New Roman" w:hAnsi="Times New Roman"/>
              </w:rPr>
            </w:pPr>
            <w:r>
              <w:rPr>
                <w:rFonts w:hint="eastAsia" w:ascii="Times New Roman" w:hAnsi="Times New Roman"/>
              </w:rPr>
              <w:t>32</w:t>
            </w:r>
          </w:p>
        </w:tc>
        <w:tc>
          <w:tcPr>
            <w:tcW w:w="3409" w:type="dxa"/>
            <w:noWrap w:val="0"/>
            <w:vAlign w:val="top"/>
          </w:tcPr>
          <w:p w14:paraId="3EDF61CA">
            <w:pPr>
              <w:pStyle w:val="214"/>
              <w:jc w:val="both"/>
              <w:rPr>
                <w:rFonts w:ascii="Times New Roman" w:hAnsi="Times New Roman"/>
              </w:rPr>
            </w:pPr>
            <w:r>
              <w:rPr>
                <w:rFonts w:hint="eastAsia" w:ascii="Times New Roman" w:hAnsi="Times New Roman"/>
              </w:rPr>
              <w:t>含义同表18相关介绍。</w:t>
            </w:r>
          </w:p>
        </w:tc>
      </w:tr>
    </w:tbl>
    <w:p w14:paraId="443B21B5">
      <w:pPr>
        <w:pStyle w:val="38"/>
      </w:pPr>
    </w:p>
    <w:p w14:paraId="4DAB92B2">
      <w:pPr>
        <w:pStyle w:val="79"/>
        <w:spacing w:before="156" w:after="156"/>
        <w:rPr>
          <w:rFonts w:ascii="Times New Roman"/>
        </w:rPr>
      </w:pPr>
      <w:r>
        <w:rPr>
          <w:rFonts w:hint="eastAsia" w:ascii="Times New Roman"/>
        </w:rPr>
        <w:t>执行升级</w:t>
      </w:r>
    </w:p>
    <w:p w14:paraId="1A0315A3">
      <w:pPr>
        <w:pStyle w:val="38"/>
        <w:rPr>
          <w:rFonts w:ascii="Times New Roman"/>
        </w:rPr>
      </w:pPr>
      <w:r>
        <w:rPr>
          <w:rFonts w:hint="eastAsia" w:ascii="Times New Roman"/>
        </w:rPr>
        <w:t>CCO</w:t>
      </w:r>
      <w:r>
        <w:rPr>
          <w:rFonts w:ascii="Times New Roman"/>
        </w:rPr>
        <w:t>向STA发送的</w:t>
      </w:r>
      <w:r>
        <w:rPr>
          <w:rFonts w:hint="eastAsia" w:ascii="Times New Roman"/>
        </w:rPr>
        <w:t>执行升级下行</w:t>
      </w:r>
      <w:r>
        <w:rPr>
          <w:rFonts w:ascii="Times New Roman"/>
        </w:rPr>
        <w:t>报文</w:t>
      </w:r>
      <w:r>
        <w:rPr>
          <w:rFonts w:hint="eastAsia" w:ascii="Times New Roman"/>
        </w:rPr>
        <w:t>数据</w:t>
      </w:r>
      <w:r>
        <w:rPr>
          <w:rFonts w:ascii="Times New Roman"/>
        </w:rPr>
        <w:t>格式应符合图</w:t>
      </w:r>
      <w:r>
        <w:rPr>
          <w:rFonts w:hint="eastAsia" w:ascii="Times New Roman"/>
        </w:rPr>
        <w:t>26</w:t>
      </w:r>
      <w:r>
        <w:rPr>
          <w:rFonts w:ascii="Times New Roman"/>
        </w:rPr>
        <w:t>格式要求。</w:t>
      </w:r>
    </w:p>
    <w:p w14:paraId="30158B10">
      <w:pPr>
        <w:pStyle w:val="38"/>
        <w:ind w:firstLine="0" w:firstLineChars="0"/>
        <w:jc w:val="center"/>
      </w:pPr>
      <w:r>
        <w:object>
          <v:shape id="_x0000_i1048" o:spt="75" type="#_x0000_t75" style="height:95.25pt;width:271.7pt;" o:ole="t" filled="f" o:preferrelative="t" stroked="f" coordsize="21600,21600">
            <v:path/>
            <v:fill on="f" focussize="0,0"/>
            <v:stroke on="f"/>
            <v:imagedata r:id="rId63" o:title=""/>
            <o:lock v:ext="edit" aspectratio="t"/>
            <w10:wrap type="none"/>
            <w10:anchorlock/>
          </v:shape>
          <o:OLEObject Type="Embed" ProgID="Visio.Drawing.11" ShapeID="_x0000_i1048" DrawAspect="Content" ObjectID="_1468075750" r:id="rId62">
            <o:LockedField>false</o:LockedField>
          </o:OLEObject>
        </w:object>
      </w:r>
    </w:p>
    <w:p w14:paraId="470FA5BC">
      <w:pPr>
        <w:pStyle w:val="156"/>
        <w:ind w:hanging="2"/>
        <w:rPr>
          <w:rFonts w:ascii="Times New Roman"/>
        </w:rPr>
      </w:pPr>
      <w:bookmarkStart w:id="974" w:name="_Ref446602906"/>
      <w:r>
        <w:rPr>
          <w:rFonts w:hint="eastAsia" w:ascii="Times New Roman"/>
        </w:rPr>
        <w:t>执行升级</w:t>
      </w:r>
      <w:r>
        <w:rPr>
          <w:rFonts w:ascii="Times New Roman"/>
        </w:rPr>
        <w:t>下行</w:t>
      </w:r>
      <w:r>
        <w:rPr>
          <w:rFonts w:hint="eastAsia" w:ascii="Times New Roman"/>
        </w:rPr>
        <w:t>报文</w:t>
      </w:r>
      <w:r>
        <w:rPr>
          <w:rFonts w:hint="eastAsia"/>
        </w:rPr>
        <w:t>数据</w:t>
      </w:r>
      <w:r>
        <w:rPr>
          <w:rFonts w:hint="eastAsia" w:ascii="Times New Roman"/>
        </w:rPr>
        <w:t>格式</w:t>
      </w:r>
      <w:bookmarkEnd w:id="974"/>
    </w:p>
    <w:p w14:paraId="451DAD4B">
      <w:pPr>
        <w:pStyle w:val="38"/>
        <w:rPr>
          <w:rFonts w:ascii="Times New Roman"/>
        </w:rPr>
      </w:pPr>
      <w:r>
        <w:rPr>
          <w:rFonts w:hint="eastAsia" w:ascii="Times New Roman"/>
        </w:rPr>
        <w:t>执行升级</w:t>
      </w:r>
      <w:r>
        <w:rPr>
          <w:rFonts w:ascii="Times New Roman"/>
        </w:rPr>
        <w:t>下行报文数据</w:t>
      </w:r>
      <w:r>
        <w:rPr>
          <w:rFonts w:hint="eastAsia" w:ascii="Times New Roman"/>
        </w:rPr>
        <w:t>字段</w:t>
      </w:r>
      <w:r>
        <w:rPr>
          <w:rFonts w:ascii="Times New Roman"/>
        </w:rPr>
        <w:t>应符合表</w:t>
      </w:r>
      <w:r>
        <w:rPr>
          <w:rFonts w:hint="eastAsia" w:ascii="Times New Roman"/>
        </w:rPr>
        <w:t>22</w:t>
      </w:r>
      <w:r>
        <w:rPr>
          <w:rFonts w:ascii="Times New Roman"/>
        </w:rPr>
        <w:t>要求。</w:t>
      </w:r>
    </w:p>
    <w:p w14:paraId="26F5883A">
      <w:pPr>
        <w:pStyle w:val="154"/>
        <w:ind w:left="0"/>
      </w:pPr>
      <w:bookmarkStart w:id="975" w:name="_Ref446603105"/>
      <w:r>
        <w:rPr>
          <w:rFonts w:hint="eastAsia"/>
        </w:rPr>
        <w:t>执行升级</w:t>
      </w:r>
      <w:r>
        <w:t>下行报文</w:t>
      </w:r>
      <w:r>
        <w:rPr>
          <w:rFonts w:hint="eastAsia"/>
        </w:rPr>
        <w:t>数据字段</w:t>
      </w:r>
      <w:r>
        <w:t>说明</w:t>
      </w:r>
      <w:bookmarkEnd w:id="97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55"/>
        <w:gridCol w:w="992"/>
        <w:gridCol w:w="992"/>
        <w:gridCol w:w="1559"/>
        <w:gridCol w:w="3424"/>
      </w:tblGrid>
      <w:tr w14:paraId="62A6D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noWrap w:val="0"/>
            <w:vAlign w:val="center"/>
          </w:tcPr>
          <w:p w14:paraId="2EBF3A73">
            <w:pPr>
              <w:pStyle w:val="214"/>
              <w:rPr>
                <w:rFonts w:ascii="Times New Roman" w:hAnsi="Times New Roman"/>
              </w:rPr>
            </w:pPr>
            <w:r>
              <w:rPr>
                <w:rFonts w:ascii="Times New Roman"/>
              </w:rPr>
              <w:t>域</w:t>
            </w:r>
          </w:p>
        </w:tc>
        <w:tc>
          <w:tcPr>
            <w:tcW w:w="992" w:type="dxa"/>
            <w:noWrap w:val="0"/>
            <w:vAlign w:val="center"/>
          </w:tcPr>
          <w:p w14:paraId="15F8C04B">
            <w:pPr>
              <w:pStyle w:val="214"/>
              <w:rPr>
                <w:rFonts w:ascii="Times New Roman" w:hAnsi="Times New Roman"/>
              </w:rPr>
            </w:pPr>
            <w:r>
              <w:rPr>
                <w:rFonts w:ascii="Times New Roman"/>
              </w:rPr>
              <w:t>字节号</w:t>
            </w:r>
          </w:p>
        </w:tc>
        <w:tc>
          <w:tcPr>
            <w:tcW w:w="992" w:type="dxa"/>
            <w:noWrap w:val="0"/>
            <w:vAlign w:val="center"/>
          </w:tcPr>
          <w:p w14:paraId="38CA1B45">
            <w:pPr>
              <w:pStyle w:val="214"/>
              <w:rPr>
                <w:rFonts w:ascii="Times New Roman" w:hAnsi="Times New Roman"/>
              </w:rPr>
            </w:pPr>
            <w:r>
              <w:rPr>
                <w:rFonts w:ascii="Times New Roman"/>
              </w:rPr>
              <w:t>比特位</w:t>
            </w:r>
          </w:p>
        </w:tc>
        <w:tc>
          <w:tcPr>
            <w:tcW w:w="1559" w:type="dxa"/>
            <w:noWrap w:val="0"/>
            <w:vAlign w:val="center"/>
          </w:tcPr>
          <w:p w14:paraId="42927CAA">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424" w:type="dxa"/>
            <w:noWrap w:val="0"/>
            <w:vAlign w:val="top"/>
          </w:tcPr>
          <w:p w14:paraId="355E5C9E">
            <w:pPr>
              <w:pStyle w:val="214"/>
              <w:rPr>
                <w:rFonts w:hint="eastAsia" w:ascii="Times New Roman"/>
              </w:rPr>
            </w:pPr>
            <w:r>
              <w:rPr>
                <w:rFonts w:hint="eastAsia" w:ascii="Times New Roman"/>
              </w:rPr>
              <w:t>含义</w:t>
            </w:r>
          </w:p>
        </w:tc>
      </w:tr>
      <w:tr w14:paraId="620A6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noWrap w:val="0"/>
            <w:vAlign w:val="center"/>
          </w:tcPr>
          <w:p w14:paraId="61E75193">
            <w:pPr>
              <w:pStyle w:val="214"/>
              <w:rPr>
                <w:rFonts w:ascii="Times New Roman" w:hAnsi="Times New Roman"/>
              </w:rPr>
            </w:pPr>
            <w:r>
              <w:rPr>
                <w:rFonts w:hint="eastAsia" w:ascii="Times New Roman"/>
              </w:rPr>
              <w:t>协议</w:t>
            </w:r>
            <w:r>
              <w:rPr>
                <w:rFonts w:ascii="Times New Roman"/>
              </w:rPr>
              <w:t>版本号</w:t>
            </w:r>
          </w:p>
        </w:tc>
        <w:tc>
          <w:tcPr>
            <w:tcW w:w="992" w:type="dxa"/>
            <w:vMerge w:val="restart"/>
            <w:noWrap w:val="0"/>
            <w:vAlign w:val="center"/>
          </w:tcPr>
          <w:p w14:paraId="23F494C9">
            <w:pPr>
              <w:pStyle w:val="214"/>
              <w:rPr>
                <w:rFonts w:hint="eastAsia" w:ascii="Times New Roman"/>
              </w:rPr>
            </w:pPr>
            <w:r>
              <w:rPr>
                <w:rFonts w:hint="eastAsia" w:ascii="Times New Roman"/>
              </w:rPr>
              <w:t>0</w:t>
            </w:r>
          </w:p>
        </w:tc>
        <w:tc>
          <w:tcPr>
            <w:tcW w:w="992" w:type="dxa"/>
            <w:noWrap w:val="0"/>
            <w:vAlign w:val="center"/>
          </w:tcPr>
          <w:p w14:paraId="16FD69B2">
            <w:pPr>
              <w:pStyle w:val="214"/>
              <w:rPr>
                <w:rFonts w:ascii="Times New Roman" w:hAnsi="Times New Roman"/>
              </w:rPr>
            </w:pPr>
            <w:r>
              <w:rPr>
                <w:rFonts w:ascii="Times New Roman" w:hAnsi="Times New Roman"/>
              </w:rPr>
              <w:t>0-5</w:t>
            </w:r>
          </w:p>
        </w:tc>
        <w:tc>
          <w:tcPr>
            <w:tcW w:w="1559" w:type="dxa"/>
            <w:noWrap w:val="0"/>
            <w:vAlign w:val="center"/>
          </w:tcPr>
          <w:p w14:paraId="7F849DBB">
            <w:pPr>
              <w:pStyle w:val="214"/>
              <w:rPr>
                <w:rFonts w:ascii="Times New Roman" w:hAnsi="Times New Roman"/>
              </w:rPr>
            </w:pPr>
            <w:r>
              <w:rPr>
                <w:rFonts w:ascii="Times New Roman" w:hAnsi="Times New Roman"/>
              </w:rPr>
              <w:t>6</w:t>
            </w:r>
          </w:p>
        </w:tc>
        <w:tc>
          <w:tcPr>
            <w:tcW w:w="3424" w:type="dxa"/>
            <w:noWrap w:val="0"/>
            <w:vAlign w:val="top"/>
          </w:tcPr>
          <w:p w14:paraId="1F913BBD">
            <w:pPr>
              <w:pStyle w:val="214"/>
              <w:jc w:val="both"/>
              <w:rPr>
                <w:rFonts w:ascii="Times New Roman" w:hAnsi="Times New Roman"/>
              </w:rPr>
            </w:pPr>
            <w:r>
              <w:rPr>
                <w:rFonts w:ascii="Times New Roman"/>
              </w:rPr>
              <w:t>指从CCO发送给STA的应用层数据的协议版本。本版本取值固定为1。</w:t>
            </w:r>
          </w:p>
        </w:tc>
      </w:tr>
      <w:tr w14:paraId="1227E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vMerge w:val="restart"/>
            <w:noWrap w:val="0"/>
            <w:vAlign w:val="center"/>
          </w:tcPr>
          <w:p w14:paraId="0A5B5ED0">
            <w:pPr>
              <w:pStyle w:val="214"/>
              <w:rPr>
                <w:rFonts w:hint="eastAsia" w:ascii="Times New Roman"/>
              </w:rPr>
            </w:pPr>
            <w:r>
              <w:rPr>
                <w:rFonts w:hint="eastAsia" w:ascii="Times New Roman"/>
              </w:rPr>
              <w:t>报文头</w:t>
            </w:r>
            <w:r>
              <w:rPr>
                <w:rFonts w:ascii="Times New Roman"/>
              </w:rPr>
              <w:t>长度</w:t>
            </w:r>
          </w:p>
        </w:tc>
        <w:tc>
          <w:tcPr>
            <w:tcW w:w="992" w:type="dxa"/>
            <w:vMerge w:val="continue"/>
            <w:noWrap w:val="0"/>
            <w:vAlign w:val="center"/>
          </w:tcPr>
          <w:p w14:paraId="4257F563">
            <w:pPr>
              <w:pStyle w:val="214"/>
              <w:rPr>
                <w:rFonts w:hint="eastAsia" w:ascii="Times New Roman"/>
              </w:rPr>
            </w:pPr>
          </w:p>
        </w:tc>
        <w:tc>
          <w:tcPr>
            <w:tcW w:w="992" w:type="dxa"/>
            <w:noWrap w:val="0"/>
            <w:vAlign w:val="center"/>
          </w:tcPr>
          <w:p w14:paraId="4B9CCDBD">
            <w:pPr>
              <w:pStyle w:val="214"/>
              <w:rPr>
                <w:rFonts w:hint="eastAsia" w:ascii="Times New Roman"/>
              </w:rPr>
            </w:pPr>
            <w:r>
              <w:rPr>
                <w:rFonts w:hint="eastAsia" w:ascii="Times New Roman" w:hAnsi="Times New Roman"/>
              </w:rPr>
              <w:t>6-7</w:t>
            </w:r>
          </w:p>
        </w:tc>
        <w:tc>
          <w:tcPr>
            <w:tcW w:w="1559" w:type="dxa"/>
            <w:vMerge w:val="restart"/>
            <w:noWrap w:val="0"/>
            <w:vAlign w:val="center"/>
          </w:tcPr>
          <w:p w14:paraId="7E5558CC">
            <w:pPr>
              <w:pStyle w:val="214"/>
              <w:rPr>
                <w:rFonts w:hint="eastAsia" w:ascii="Times New Roman"/>
              </w:rPr>
            </w:pPr>
            <w:r>
              <w:rPr>
                <w:rFonts w:hint="eastAsia" w:ascii="Times New Roman" w:hAnsi="Times New Roman"/>
              </w:rPr>
              <w:t>6</w:t>
            </w:r>
          </w:p>
        </w:tc>
        <w:tc>
          <w:tcPr>
            <w:tcW w:w="3424" w:type="dxa"/>
            <w:vMerge w:val="restart"/>
            <w:noWrap w:val="0"/>
            <w:vAlign w:val="top"/>
          </w:tcPr>
          <w:p w14:paraId="37C64759">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2D6A8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vMerge w:val="continue"/>
            <w:tcBorders>
              <w:bottom w:val="single" w:color="auto" w:sz="4" w:space="0"/>
            </w:tcBorders>
            <w:noWrap w:val="0"/>
            <w:vAlign w:val="center"/>
          </w:tcPr>
          <w:p w14:paraId="4C56D676">
            <w:pPr>
              <w:pStyle w:val="214"/>
              <w:rPr>
                <w:rFonts w:hint="eastAsia" w:ascii="Times New Roman"/>
              </w:rPr>
            </w:pPr>
          </w:p>
        </w:tc>
        <w:tc>
          <w:tcPr>
            <w:tcW w:w="992" w:type="dxa"/>
            <w:vMerge w:val="restart"/>
            <w:noWrap w:val="0"/>
            <w:vAlign w:val="center"/>
          </w:tcPr>
          <w:p w14:paraId="038250F4">
            <w:pPr>
              <w:pStyle w:val="214"/>
              <w:rPr>
                <w:rFonts w:hint="eastAsia" w:ascii="Times New Roman"/>
              </w:rPr>
            </w:pPr>
            <w:r>
              <w:rPr>
                <w:rFonts w:hint="eastAsia" w:ascii="Times New Roman"/>
              </w:rPr>
              <w:t>1</w:t>
            </w:r>
          </w:p>
        </w:tc>
        <w:tc>
          <w:tcPr>
            <w:tcW w:w="992" w:type="dxa"/>
            <w:noWrap w:val="0"/>
            <w:vAlign w:val="center"/>
          </w:tcPr>
          <w:p w14:paraId="4E2F6C1E">
            <w:pPr>
              <w:pStyle w:val="214"/>
              <w:rPr>
                <w:rFonts w:hint="eastAsia" w:ascii="Times New Roman"/>
              </w:rPr>
            </w:pPr>
            <w:r>
              <w:rPr>
                <w:rFonts w:hint="eastAsia" w:ascii="Times New Roman" w:hAnsi="Times New Roman"/>
              </w:rPr>
              <w:t>0</w:t>
            </w:r>
            <w:r>
              <w:rPr>
                <w:rFonts w:ascii="Times New Roman" w:hAnsi="Times New Roman"/>
              </w:rPr>
              <w:t>-3</w:t>
            </w:r>
          </w:p>
        </w:tc>
        <w:tc>
          <w:tcPr>
            <w:tcW w:w="1559" w:type="dxa"/>
            <w:vMerge w:val="continue"/>
            <w:noWrap w:val="0"/>
            <w:vAlign w:val="center"/>
          </w:tcPr>
          <w:p w14:paraId="0DBC0C96">
            <w:pPr>
              <w:pStyle w:val="214"/>
              <w:rPr>
                <w:rFonts w:hint="eastAsia" w:ascii="Times New Roman"/>
              </w:rPr>
            </w:pPr>
          </w:p>
        </w:tc>
        <w:tc>
          <w:tcPr>
            <w:tcW w:w="3424" w:type="dxa"/>
            <w:vMerge w:val="continue"/>
            <w:noWrap w:val="0"/>
            <w:vAlign w:val="top"/>
          </w:tcPr>
          <w:p w14:paraId="57D3A59F">
            <w:pPr>
              <w:pStyle w:val="214"/>
              <w:rPr>
                <w:rFonts w:hint="eastAsia" w:ascii="Times New Roman"/>
              </w:rPr>
            </w:pPr>
          </w:p>
        </w:tc>
      </w:tr>
      <w:tr w14:paraId="56343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tcBorders>
              <w:top w:val="single" w:color="auto" w:sz="4" w:space="0"/>
              <w:bottom w:val="single" w:color="auto" w:sz="4" w:space="0"/>
            </w:tcBorders>
            <w:noWrap w:val="0"/>
            <w:vAlign w:val="center"/>
          </w:tcPr>
          <w:p w14:paraId="1944A1F1">
            <w:pPr>
              <w:pStyle w:val="214"/>
              <w:rPr>
                <w:rFonts w:hint="eastAsia" w:ascii="Times New Roman"/>
              </w:rPr>
            </w:pPr>
            <w:r>
              <w:rPr>
                <w:rFonts w:hint="eastAsia" w:ascii="Times New Roman"/>
              </w:rPr>
              <w:t>保留</w:t>
            </w:r>
          </w:p>
        </w:tc>
        <w:tc>
          <w:tcPr>
            <w:tcW w:w="992" w:type="dxa"/>
            <w:vMerge w:val="continue"/>
            <w:noWrap w:val="0"/>
            <w:vAlign w:val="center"/>
          </w:tcPr>
          <w:p w14:paraId="4688456D">
            <w:pPr>
              <w:pStyle w:val="214"/>
              <w:rPr>
                <w:rFonts w:hint="eastAsia" w:ascii="Times New Roman"/>
              </w:rPr>
            </w:pPr>
          </w:p>
        </w:tc>
        <w:tc>
          <w:tcPr>
            <w:tcW w:w="992" w:type="dxa"/>
            <w:noWrap w:val="0"/>
            <w:vAlign w:val="center"/>
          </w:tcPr>
          <w:p w14:paraId="4BF46748">
            <w:pPr>
              <w:pStyle w:val="214"/>
              <w:rPr>
                <w:rFonts w:hint="eastAsia" w:ascii="Times New Roman"/>
              </w:rPr>
            </w:pPr>
            <w:r>
              <w:rPr>
                <w:rFonts w:hint="eastAsia" w:ascii="Times New Roman"/>
              </w:rPr>
              <w:t>4-7</w:t>
            </w:r>
          </w:p>
        </w:tc>
        <w:tc>
          <w:tcPr>
            <w:tcW w:w="1559" w:type="dxa"/>
            <w:noWrap w:val="0"/>
            <w:vAlign w:val="center"/>
          </w:tcPr>
          <w:p w14:paraId="2EACE6DB">
            <w:pPr>
              <w:pStyle w:val="214"/>
              <w:rPr>
                <w:rFonts w:hint="eastAsia" w:ascii="Times New Roman"/>
              </w:rPr>
            </w:pPr>
            <w:r>
              <w:rPr>
                <w:rFonts w:hint="eastAsia" w:ascii="Times New Roman"/>
              </w:rPr>
              <w:t>4</w:t>
            </w:r>
          </w:p>
        </w:tc>
        <w:tc>
          <w:tcPr>
            <w:tcW w:w="3424" w:type="dxa"/>
            <w:noWrap w:val="0"/>
            <w:vAlign w:val="top"/>
          </w:tcPr>
          <w:p w14:paraId="3AFE7F6C">
            <w:pPr>
              <w:pStyle w:val="214"/>
              <w:rPr>
                <w:rFonts w:hint="eastAsia" w:ascii="Times New Roman"/>
              </w:rPr>
            </w:pPr>
          </w:p>
        </w:tc>
      </w:tr>
      <w:tr w14:paraId="22417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tcBorders>
              <w:top w:val="single" w:color="auto" w:sz="4" w:space="0"/>
            </w:tcBorders>
            <w:noWrap w:val="0"/>
            <w:vAlign w:val="center"/>
          </w:tcPr>
          <w:p w14:paraId="74963C89">
            <w:pPr>
              <w:pStyle w:val="214"/>
              <w:rPr>
                <w:rFonts w:hint="eastAsia" w:ascii="Times New Roman"/>
              </w:rPr>
            </w:pPr>
            <w:r>
              <w:rPr>
                <w:rFonts w:hint="eastAsia" w:ascii="Times New Roman"/>
              </w:rPr>
              <w:t>等待复位</w:t>
            </w:r>
            <w:r>
              <w:rPr>
                <w:rFonts w:ascii="Times New Roman"/>
              </w:rPr>
              <w:t>时间</w:t>
            </w:r>
          </w:p>
        </w:tc>
        <w:tc>
          <w:tcPr>
            <w:tcW w:w="992" w:type="dxa"/>
            <w:noWrap w:val="0"/>
            <w:vAlign w:val="center"/>
          </w:tcPr>
          <w:p w14:paraId="202635C4">
            <w:pPr>
              <w:pStyle w:val="214"/>
              <w:rPr>
                <w:rFonts w:hint="eastAsia" w:ascii="Times New Roman"/>
              </w:rPr>
            </w:pPr>
            <w:r>
              <w:rPr>
                <w:rFonts w:hint="eastAsia" w:ascii="Times New Roman"/>
              </w:rPr>
              <w:t>2-3</w:t>
            </w:r>
          </w:p>
        </w:tc>
        <w:tc>
          <w:tcPr>
            <w:tcW w:w="992" w:type="dxa"/>
            <w:noWrap w:val="0"/>
            <w:vAlign w:val="center"/>
          </w:tcPr>
          <w:p w14:paraId="26F30CA7">
            <w:pPr>
              <w:pStyle w:val="214"/>
              <w:rPr>
                <w:rFonts w:hint="eastAsia" w:ascii="Times New Roman"/>
              </w:rPr>
            </w:pPr>
            <w:r>
              <w:rPr>
                <w:rFonts w:hint="eastAsia" w:ascii="Times New Roman"/>
              </w:rPr>
              <w:t>0-15</w:t>
            </w:r>
          </w:p>
        </w:tc>
        <w:tc>
          <w:tcPr>
            <w:tcW w:w="1559" w:type="dxa"/>
            <w:noWrap w:val="0"/>
            <w:vAlign w:val="center"/>
          </w:tcPr>
          <w:p w14:paraId="293148A7">
            <w:pPr>
              <w:pStyle w:val="214"/>
              <w:rPr>
                <w:rFonts w:hint="eastAsia" w:ascii="Times New Roman"/>
              </w:rPr>
            </w:pPr>
            <w:r>
              <w:rPr>
                <w:rFonts w:hint="eastAsia" w:ascii="Times New Roman"/>
              </w:rPr>
              <w:t>16</w:t>
            </w:r>
          </w:p>
        </w:tc>
        <w:tc>
          <w:tcPr>
            <w:tcW w:w="3424" w:type="dxa"/>
            <w:noWrap w:val="0"/>
            <w:vAlign w:val="top"/>
          </w:tcPr>
          <w:p w14:paraId="7C3DE3CA">
            <w:pPr>
              <w:pStyle w:val="214"/>
              <w:jc w:val="both"/>
              <w:rPr>
                <w:rFonts w:hint="eastAsia" w:ascii="Times New Roman"/>
              </w:rPr>
            </w:pPr>
            <w:r>
              <w:rPr>
                <w:rFonts w:ascii="Times New Roman"/>
              </w:rPr>
              <w:t>站点收到此报文后等待</w:t>
            </w:r>
            <w:r>
              <w:rPr>
                <w:rFonts w:hint="eastAsia" w:ascii="Times New Roman"/>
              </w:rPr>
              <w:t>该</w:t>
            </w:r>
            <w:r>
              <w:rPr>
                <w:rFonts w:ascii="Times New Roman"/>
              </w:rPr>
              <w:t>时间</w:t>
            </w:r>
            <w:r>
              <w:rPr>
                <w:rFonts w:hint="eastAsia" w:ascii="Times New Roman"/>
              </w:rPr>
              <w:t>后</w:t>
            </w:r>
            <w:r>
              <w:rPr>
                <w:rFonts w:ascii="Times New Roman"/>
              </w:rPr>
              <w:t>重启，单位：秒。</w:t>
            </w:r>
          </w:p>
        </w:tc>
      </w:tr>
      <w:tr w14:paraId="76F20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noWrap w:val="0"/>
            <w:vAlign w:val="center"/>
          </w:tcPr>
          <w:p w14:paraId="0C7AE58E">
            <w:pPr>
              <w:pStyle w:val="214"/>
              <w:rPr>
                <w:rFonts w:hint="eastAsia" w:ascii="Times New Roman"/>
              </w:rPr>
            </w:pPr>
            <w:r>
              <w:rPr>
                <w:rFonts w:hint="eastAsia" w:ascii="Times New Roman"/>
              </w:rPr>
              <w:t>升级</w:t>
            </w:r>
            <w:r>
              <w:rPr>
                <w:rFonts w:ascii="Times New Roman"/>
              </w:rPr>
              <w:t>ID</w:t>
            </w:r>
          </w:p>
        </w:tc>
        <w:tc>
          <w:tcPr>
            <w:tcW w:w="992" w:type="dxa"/>
            <w:noWrap w:val="0"/>
            <w:vAlign w:val="center"/>
          </w:tcPr>
          <w:p w14:paraId="0AF4E3D3">
            <w:pPr>
              <w:pStyle w:val="214"/>
              <w:rPr>
                <w:rFonts w:ascii="Times New Roman" w:hAnsi="Times New Roman"/>
              </w:rPr>
            </w:pPr>
            <w:r>
              <w:rPr>
                <w:rFonts w:hint="eastAsia" w:ascii="Times New Roman" w:hAnsi="Times New Roman"/>
              </w:rPr>
              <w:t>4</w:t>
            </w:r>
            <w:r>
              <w:rPr>
                <w:rFonts w:ascii="Times New Roman" w:hAnsi="Times New Roman"/>
              </w:rPr>
              <w:t>-7</w:t>
            </w:r>
          </w:p>
        </w:tc>
        <w:tc>
          <w:tcPr>
            <w:tcW w:w="992" w:type="dxa"/>
            <w:noWrap w:val="0"/>
            <w:vAlign w:val="center"/>
          </w:tcPr>
          <w:p w14:paraId="560D4537">
            <w:pPr>
              <w:pStyle w:val="214"/>
              <w:rPr>
                <w:rFonts w:ascii="Times New Roman" w:hAnsi="Times New Roman"/>
              </w:rPr>
            </w:pPr>
            <w:r>
              <w:rPr>
                <w:rFonts w:hint="eastAsia" w:ascii="Times New Roman" w:hAnsi="Times New Roman"/>
              </w:rPr>
              <w:t>0</w:t>
            </w:r>
            <w:r>
              <w:rPr>
                <w:rFonts w:ascii="Times New Roman" w:hAnsi="Times New Roman"/>
              </w:rPr>
              <w:t>-31</w:t>
            </w:r>
          </w:p>
        </w:tc>
        <w:tc>
          <w:tcPr>
            <w:tcW w:w="1559" w:type="dxa"/>
            <w:noWrap w:val="0"/>
            <w:vAlign w:val="center"/>
          </w:tcPr>
          <w:p w14:paraId="7DCA445E">
            <w:pPr>
              <w:pStyle w:val="214"/>
              <w:rPr>
                <w:rFonts w:ascii="Times New Roman" w:hAnsi="Times New Roman"/>
              </w:rPr>
            </w:pPr>
            <w:r>
              <w:rPr>
                <w:rFonts w:hint="eastAsia" w:ascii="Times New Roman" w:hAnsi="Times New Roman"/>
              </w:rPr>
              <w:t>32</w:t>
            </w:r>
          </w:p>
        </w:tc>
        <w:tc>
          <w:tcPr>
            <w:tcW w:w="3424" w:type="dxa"/>
            <w:noWrap w:val="0"/>
            <w:vAlign w:val="top"/>
          </w:tcPr>
          <w:p w14:paraId="29B505F6">
            <w:pPr>
              <w:pStyle w:val="214"/>
              <w:jc w:val="both"/>
              <w:rPr>
                <w:rFonts w:ascii="Times New Roman" w:hAnsi="Times New Roman"/>
              </w:rPr>
            </w:pPr>
            <w:r>
              <w:rPr>
                <w:rFonts w:hint="eastAsia" w:ascii="Times New Roman" w:hAnsi="Times New Roman"/>
              </w:rPr>
              <w:t>含义同表18相关介绍。</w:t>
            </w:r>
          </w:p>
        </w:tc>
      </w:tr>
      <w:tr w14:paraId="29AB2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555" w:type="dxa"/>
            <w:noWrap w:val="0"/>
            <w:vAlign w:val="center"/>
          </w:tcPr>
          <w:p w14:paraId="3E40AAFF">
            <w:pPr>
              <w:pStyle w:val="214"/>
              <w:rPr>
                <w:rFonts w:hint="eastAsia" w:ascii="Times New Roman"/>
              </w:rPr>
            </w:pPr>
            <w:r>
              <w:rPr>
                <w:rFonts w:hint="eastAsia" w:ascii="Times New Roman"/>
              </w:rPr>
              <w:t>试运行时间</w:t>
            </w:r>
          </w:p>
        </w:tc>
        <w:tc>
          <w:tcPr>
            <w:tcW w:w="992" w:type="dxa"/>
            <w:noWrap w:val="0"/>
            <w:vAlign w:val="center"/>
          </w:tcPr>
          <w:p w14:paraId="18EDA60A">
            <w:pPr>
              <w:pStyle w:val="214"/>
              <w:rPr>
                <w:rFonts w:ascii="Times New Roman" w:hAnsi="Times New Roman"/>
              </w:rPr>
            </w:pPr>
            <w:r>
              <w:rPr>
                <w:rFonts w:hint="eastAsia" w:ascii="Times New Roman" w:hAnsi="Times New Roman"/>
              </w:rPr>
              <w:t>8-12</w:t>
            </w:r>
          </w:p>
        </w:tc>
        <w:tc>
          <w:tcPr>
            <w:tcW w:w="992" w:type="dxa"/>
            <w:noWrap w:val="0"/>
            <w:vAlign w:val="center"/>
          </w:tcPr>
          <w:p w14:paraId="67E477E7">
            <w:pPr>
              <w:pStyle w:val="214"/>
              <w:rPr>
                <w:rFonts w:ascii="Times New Roman" w:hAnsi="Times New Roman"/>
              </w:rPr>
            </w:pPr>
            <w:r>
              <w:rPr>
                <w:rFonts w:hint="eastAsia" w:ascii="Times New Roman" w:hAnsi="Times New Roman"/>
              </w:rPr>
              <w:t>0-31</w:t>
            </w:r>
          </w:p>
        </w:tc>
        <w:tc>
          <w:tcPr>
            <w:tcW w:w="1559" w:type="dxa"/>
            <w:noWrap w:val="0"/>
            <w:vAlign w:val="center"/>
          </w:tcPr>
          <w:p w14:paraId="0AFBFDD9">
            <w:pPr>
              <w:pStyle w:val="214"/>
              <w:rPr>
                <w:rFonts w:ascii="Times New Roman" w:hAnsi="Times New Roman"/>
              </w:rPr>
            </w:pPr>
            <w:r>
              <w:rPr>
                <w:rFonts w:hint="eastAsia" w:ascii="Times New Roman" w:hAnsi="Times New Roman"/>
              </w:rPr>
              <w:t>32</w:t>
            </w:r>
          </w:p>
        </w:tc>
        <w:tc>
          <w:tcPr>
            <w:tcW w:w="3424" w:type="dxa"/>
            <w:noWrap w:val="0"/>
            <w:vAlign w:val="top"/>
          </w:tcPr>
          <w:p w14:paraId="61CFC868">
            <w:pPr>
              <w:pStyle w:val="214"/>
              <w:jc w:val="both"/>
              <w:rPr>
                <w:rFonts w:ascii="Times New Roman" w:hAnsi="Times New Roman"/>
              </w:rPr>
            </w:pPr>
            <w:r>
              <w:rPr>
                <w:rFonts w:hint="eastAsia" w:ascii="Times New Roman"/>
              </w:rPr>
              <w:t>表示站点可以试运行新版程序多长时间，从重启的那一刻开始计时，若为0表示不需要试运行，</w:t>
            </w:r>
            <w:r>
              <w:rPr>
                <w:rFonts w:ascii="Times New Roman"/>
              </w:rPr>
              <w:t>单位：秒。</w:t>
            </w:r>
          </w:p>
        </w:tc>
      </w:tr>
    </w:tbl>
    <w:p w14:paraId="077B1C8B">
      <w:pPr>
        <w:pStyle w:val="38"/>
      </w:pPr>
    </w:p>
    <w:p w14:paraId="27214516">
      <w:pPr>
        <w:pStyle w:val="79"/>
        <w:spacing w:before="156" w:after="156"/>
        <w:rPr>
          <w:rFonts w:ascii="Times New Roman"/>
        </w:rPr>
      </w:pPr>
      <w:r>
        <w:rPr>
          <w:rFonts w:hint="eastAsia"/>
        </w:rPr>
        <w:t>传输文件数据（单播转本地广播）</w:t>
      </w:r>
    </w:p>
    <w:p w14:paraId="55CD9FBA">
      <w:pPr>
        <w:pStyle w:val="38"/>
        <w:rPr>
          <w:rFonts w:ascii="Times New Roman"/>
        </w:rPr>
      </w:pPr>
      <w:r>
        <w:rPr>
          <w:rFonts w:hint="eastAsia" w:ascii="Times New Roman"/>
        </w:rPr>
        <w:t>报文</w:t>
      </w:r>
      <w:r>
        <w:rPr>
          <w:rFonts w:ascii="Times New Roman"/>
        </w:rPr>
        <w:t>数据格式同</w:t>
      </w:r>
      <w:r>
        <w:rPr>
          <w:rFonts w:hint="eastAsia" w:ascii="Times New Roman"/>
        </w:rPr>
        <w:t>“</w:t>
      </w:r>
      <w:r>
        <w:rPr>
          <w:rFonts w:ascii="Times New Roman"/>
        </w:rPr>
        <w:fldChar w:fldCharType="begin"/>
      </w:r>
      <w:r>
        <w:rPr>
          <w:rFonts w:ascii="Times New Roman"/>
        </w:rPr>
        <w:instrText xml:space="preserve"> REF _Ref446604143 \w \h </w:instrText>
      </w:r>
      <w:r>
        <w:rPr>
          <w:rFonts w:ascii="Times New Roman"/>
        </w:rPr>
        <w:fldChar w:fldCharType="separate"/>
      </w:r>
      <w:r>
        <w:rPr>
          <w:rFonts w:hint="eastAsia" w:ascii="Times New Roman"/>
        </w:rPr>
        <w:t>5.8.1.3　</w:t>
      </w:r>
      <w:r>
        <w:rPr>
          <w:rFonts w:ascii="Times New Roman"/>
        </w:rPr>
        <w:fldChar w:fldCharType="end"/>
      </w:r>
      <w:r>
        <w:rPr>
          <w:rFonts w:hint="eastAsia"/>
        </w:rPr>
        <w:t>传输文件数据（单播）</w:t>
      </w:r>
      <w:r>
        <w:rPr>
          <w:rFonts w:hint="eastAsia" w:ascii="Times New Roman"/>
        </w:rPr>
        <w:t>”</w:t>
      </w:r>
      <w:r>
        <w:rPr>
          <w:rFonts w:ascii="Times New Roman"/>
        </w:rPr>
        <w:t>。站点收到此报文后</w:t>
      </w:r>
      <w:r>
        <w:rPr>
          <w:rFonts w:hint="eastAsia" w:ascii="Times New Roman"/>
        </w:rPr>
        <w:t>，</w:t>
      </w:r>
      <w:del w:id="135" w:author="作者">
        <w:r>
          <w:rPr>
            <w:rFonts w:hint="eastAsia" w:ascii="Times New Roman"/>
          </w:rPr>
          <w:delText>把</w:delText>
        </w:r>
      </w:del>
      <w:ins w:id="136" w:author="作者">
        <w:r>
          <w:rPr>
            <w:rFonts w:hint="eastAsia" w:ascii="Times New Roman"/>
          </w:rPr>
          <w:t>应将</w:t>
        </w:r>
      </w:ins>
      <w:r>
        <w:rPr>
          <w:rFonts w:hint="eastAsia" w:ascii="Times New Roman"/>
        </w:rPr>
        <w:t>报文</w:t>
      </w:r>
      <w:r>
        <w:rPr>
          <w:rFonts w:ascii="Times New Roman"/>
        </w:rPr>
        <w:t>ID</w:t>
      </w:r>
      <w:r>
        <w:rPr>
          <w:rFonts w:hint="eastAsia" w:ascii="Times New Roman"/>
        </w:rPr>
        <w:t>修改为“</w:t>
      </w:r>
      <w:r>
        <w:rPr>
          <w:rFonts w:hint="eastAsia"/>
        </w:rPr>
        <w:t>传输文件数据（单播）</w:t>
      </w:r>
      <w:r>
        <w:rPr>
          <w:rFonts w:hint="eastAsia" w:ascii="Times New Roman"/>
        </w:rPr>
        <w:t>”的报文</w:t>
      </w:r>
      <w:r>
        <w:rPr>
          <w:rFonts w:ascii="Times New Roman"/>
        </w:rPr>
        <w:t>ID</w:t>
      </w:r>
      <w:r>
        <w:rPr>
          <w:rFonts w:hint="eastAsia" w:ascii="Times New Roman"/>
        </w:rPr>
        <w:t>（</w:t>
      </w:r>
      <w:r>
        <w:rPr>
          <w:rFonts w:ascii="Times New Roman"/>
        </w:rPr>
        <w:t>0x</w:t>
      </w:r>
      <w:r>
        <w:rPr>
          <w:rFonts w:hint="eastAsia" w:ascii="Times New Roman"/>
        </w:rPr>
        <w:t>033），</w:t>
      </w:r>
      <w:del w:id="137" w:author="作者">
        <w:r>
          <w:rPr>
            <w:rFonts w:hint="eastAsia" w:ascii="Times New Roman"/>
          </w:rPr>
          <w:delText>在</w:delText>
        </w:r>
      </w:del>
      <w:ins w:id="138" w:author="作者">
        <w:r>
          <w:rPr>
            <w:rFonts w:hint="eastAsia" w:ascii="Times New Roman"/>
          </w:rPr>
          <w:t>再</w:t>
        </w:r>
      </w:ins>
      <w:r>
        <w:rPr>
          <w:rFonts w:ascii="Times New Roman"/>
        </w:rPr>
        <w:t>本地广播修改后的报文。</w:t>
      </w:r>
    </w:p>
    <w:p w14:paraId="11E658ED">
      <w:pPr>
        <w:pStyle w:val="79"/>
        <w:spacing w:before="156" w:after="156"/>
        <w:rPr>
          <w:rFonts w:ascii="Times New Roman"/>
        </w:rPr>
      </w:pPr>
      <w:r>
        <w:rPr>
          <w:rFonts w:hint="eastAsia" w:ascii="Times New Roman"/>
        </w:rPr>
        <w:t>查询站点信息</w:t>
      </w:r>
    </w:p>
    <w:p w14:paraId="5381E22F">
      <w:pPr>
        <w:pStyle w:val="38"/>
        <w:rPr>
          <w:rFonts w:ascii="Times New Roman"/>
        </w:rPr>
      </w:pPr>
      <w:r>
        <w:rPr>
          <w:rFonts w:hint="eastAsia" w:ascii="Times New Roman"/>
        </w:rPr>
        <w:t>CCO</w:t>
      </w:r>
      <w:r>
        <w:rPr>
          <w:rFonts w:ascii="Times New Roman"/>
        </w:rPr>
        <w:t>向STA发送的</w:t>
      </w:r>
      <w:r>
        <w:rPr>
          <w:rFonts w:hint="eastAsia" w:ascii="Times New Roman"/>
        </w:rPr>
        <w:t>查询站点信息下行</w:t>
      </w:r>
      <w:r>
        <w:rPr>
          <w:rFonts w:ascii="Times New Roman"/>
        </w:rPr>
        <w:t>报文</w:t>
      </w:r>
      <w:r>
        <w:rPr>
          <w:rFonts w:hint="eastAsia" w:ascii="Times New Roman"/>
        </w:rPr>
        <w:t>数据</w:t>
      </w:r>
      <w:r>
        <w:rPr>
          <w:rFonts w:ascii="Times New Roman"/>
        </w:rPr>
        <w:t>格式应符合图</w:t>
      </w:r>
      <w:r>
        <w:rPr>
          <w:rFonts w:hint="eastAsia" w:ascii="Times New Roman"/>
        </w:rPr>
        <w:t>27</w:t>
      </w:r>
      <w:r>
        <w:rPr>
          <w:rFonts w:ascii="Times New Roman"/>
        </w:rPr>
        <w:t>格式要求。</w:t>
      </w:r>
    </w:p>
    <w:p w14:paraId="6DDDE545">
      <w:pPr>
        <w:pStyle w:val="38"/>
        <w:ind w:firstLine="0" w:firstLineChars="0"/>
        <w:jc w:val="center"/>
      </w:pPr>
    </w:p>
    <w:p w14:paraId="12385784">
      <w:pPr>
        <w:pStyle w:val="38"/>
        <w:ind w:firstLine="0" w:firstLineChars="0"/>
        <w:jc w:val="center"/>
        <w:rPr>
          <w:strike/>
        </w:rPr>
      </w:pPr>
      <w:r>
        <w:object>
          <v:shape id="_x0000_i1049" o:spt="75" type="#_x0000_t75" style="height:96.4pt;width:334.55pt;" o:ole="t" filled="f" o:preferrelative="t" stroked="f" coordsize="21600,21600">
            <v:path/>
            <v:fill on="f" focussize="0,0"/>
            <v:stroke on="f"/>
            <v:imagedata r:id="rId65" o:title=""/>
            <o:lock v:ext="edit" aspectratio="t"/>
            <w10:wrap type="none"/>
            <w10:anchorlock/>
          </v:shape>
          <o:OLEObject Type="Embed" ProgID="Visio.Drawing.11" ShapeID="_x0000_i1049" DrawAspect="Content" ObjectID="_1468075751" r:id="rId64">
            <o:LockedField>false</o:LockedField>
          </o:OLEObject>
        </w:object>
      </w:r>
    </w:p>
    <w:p w14:paraId="41F24716">
      <w:pPr>
        <w:pStyle w:val="156"/>
        <w:ind w:hanging="2"/>
        <w:rPr>
          <w:rFonts w:ascii="Times New Roman"/>
        </w:rPr>
      </w:pPr>
      <w:bookmarkStart w:id="976" w:name="_Ref466625657"/>
      <w:r>
        <w:rPr>
          <w:rFonts w:hint="eastAsia" w:ascii="Times New Roman"/>
        </w:rPr>
        <w:t>查询站点信息</w:t>
      </w:r>
      <w:r>
        <w:rPr>
          <w:rFonts w:ascii="Times New Roman"/>
        </w:rPr>
        <w:t>下行</w:t>
      </w:r>
      <w:r>
        <w:rPr>
          <w:rFonts w:hint="eastAsia" w:ascii="Times New Roman"/>
        </w:rPr>
        <w:t>报文</w:t>
      </w:r>
      <w:r>
        <w:rPr>
          <w:rFonts w:hint="eastAsia"/>
        </w:rPr>
        <w:t>数据</w:t>
      </w:r>
      <w:r>
        <w:rPr>
          <w:rFonts w:hint="eastAsia" w:ascii="Times New Roman"/>
        </w:rPr>
        <w:t>格式</w:t>
      </w:r>
      <w:bookmarkEnd w:id="976"/>
    </w:p>
    <w:p w14:paraId="789C924F">
      <w:pPr>
        <w:pStyle w:val="38"/>
        <w:rPr>
          <w:rFonts w:ascii="Times New Roman"/>
        </w:rPr>
      </w:pPr>
      <w:r>
        <w:rPr>
          <w:rFonts w:hint="eastAsia" w:ascii="Times New Roman"/>
        </w:rPr>
        <w:t>查询站点信息</w:t>
      </w:r>
      <w:r>
        <w:rPr>
          <w:rFonts w:ascii="Times New Roman"/>
        </w:rPr>
        <w:t>下行报文数据</w:t>
      </w:r>
      <w:r>
        <w:rPr>
          <w:rFonts w:hint="eastAsia" w:ascii="Times New Roman"/>
        </w:rPr>
        <w:t>字段</w:t>
      </w:r>
      <w:r>
        <w:rPr>
          <w:rFonts w:ascii="Times New Roman"/>
        </w:rPr>
        <w:t>应符合表</w:t>
      </w:r>
      <w:r>
        <w:rPr>
          <w:rFonts w:hint="eastAsia" w:ascii="Times New Roman"/>
        </w:rPr>
        <w:t>23</w:t>
      </w:r>
      <w:r>
        <w:rPr>
          <w:rFonts w:ascii="Times New Roman"/>
        </w:rPr>
        <w:t>要求。</w:t>
      </w:r>
    </w:p>
    <w:p w14:paraId="788017B6">
      <w:pPr>
        <w:pStyle w:val="154"/>
        <w:ind w:left="0"/>
      </w:pPr>
      <w:bookmarkStart w:id="977" w:name="_Ref447726590"/>
      <w:r>
        <w:rPr>
          <w:rFonts w:hint="eastAsia"/>
        </w:rPr>
        <w:t>查询站点信息</w:t>
      </w:r>
      <w:r>
        <w:t>下行报文</w:t>
      </w:r>
      <w:r>
        <w:rPr>
          <w:rFonts w:hint="eastAsia"/>
        </w:rPr>
        <w:t>数据字段</w:t>
      </w:r>
      <w:r>
        <w:t>说明</w:t>
      </w:r>
      <w:bookmarkEnd w:id="97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1"/>
        <w:gridCol w:w="851"/>
        <w:gridCol w:w="850"/>
        <w:gridCol w:w="1418"/>
        <w:gridCol w:w="4132"/>
      </w:tblGrid>
      <w:tr w14:paraId="1D92D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6F95B2CE">
            <w:pPr>
              <w:pStyle w:val="214"/>
              <w:rPr>
                <w:rFonts w:hAnsi="Times New Roman"/>
              </w:rPr>
            </w:pPr>
            <w:r>
              <w:t>域</w:t>
            </w:r>
          </w:p>
        </w:tc>
        <w:tc>
          <w:tcPr>
            <w:tcW w:w="851" w:type="dxa"/>
            <w:noWrap w:val="0"/>
            <w:vAlign w:val="center"/>
          </w:tcPr>
          <w:p w14:paraId="107A662D">
            <w:pPr>
              <w:pStyle w:val="214"/>
              <w:rPr>
                <w:rFonts w:hAnsi="Times New Roman"/>
              </w:rPr>
            </w:pPr>
            <w:r>
              <w:t>字节号</w:t>
            </w:r>
          </w:p>
        </w:tc>
        <w:tc>
          <w:tcPr>
            <w:tcW w:w="850" w:type="dxa"/>
            <w:noWrap w:val="0"/>
            <w:vAlign w:val="center"/>
          </w:tcPr>
          <w:p w14:paraId="6F8408A1">
            <w:pPr>
              <w:pStyle w:val="214"/>
              <w:rPr>
                <w:rFonts w:hAnsi="Times New Roman"/>
              </w:rPr>
            </w:pPr>
            <w:r>
              <w:t>比特位</w:t>
            </w:r>
          </w:p>
        </w:tc>
        <w:tc>
          <w:tcPr>
            <w:tcW w:w="1418" w:type="dxa"/>
            <w:noWrap w:val="0"/>
            <w:vAlign w:val="center"/>
          </w:tcPr>
          <w:p w14:paraId="7F487A80">
            <w:pPr>
              <w:pStyle w:val="214"/>
              <w:rPr>
                <w:rFonts w:hAnsi="Times New Roman"/>
              </w:rPr>
            </w:pPr>
            <w:r>
              <w:t>域大小</w:t>
            </w:r>
            <w:r>
              <w:rPr>
                <w:rFonts w:hAnsi="Times New Roman"/>
              </w:rPr>
              <w:t>(</w:t>
            </w:r>
            <w:r>
              <w:t>比特</w:t>
            </w:r>
            <w:r>
              <w:rPr>
                <w:rFonts w:hAnsi="Times New Roman"/>
              </w:rPr>
              <w:t>)</w:t>
            </w:r>
          </w:p>
        </w:tc>
        <w:tc>
          <w:tcPr>
            <w:tcW w:w="4132" w:type="dxa"/>
            <w:noWrap w:val="0"/>
            <w:vAlign w:val="top"/>
          </w:tcPr>
          <w:p w14:paraId="5FC2B204">
            <w:pPr>
              <w:pStyle w:val="214"/>
              <w:rPr>
                <w:rFonts w:hint="eastAsia"/>
              </w:rPr>
            </w:pPr>
            <w:r>
              <w:rPr>
                <w:rFonts w:hint="eastAsia"/>
              </w:rPr>
              <w:t>含义</w:t>
            </w:r>
          </w:p>
        </w:tc>
      </w:tr>
      <w:tr w14:paraId="5BE8A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576ED635">
            <w:pPr>
              <w:pStyle w:val="214"/>
              <w:rPr>
                <w:rFonts w:hAnsi="Times New Roman"/>
              </w:rPr>
            </w:pPr>
            <w:r>
              <w:rPr>
                <w:rFonts w:hint="eastAsia"/>
              </w:rPr>
              <w:t>协议</w:t>
            </w:r>
            <w:r>
              <w:t>版本号</w:t>
            </w:r>
          </w:p>
        </w:tc>
        <w:tc>
          <w:tcPr>
            <w:tcW w:w="851" w:type="dxa"/>
            <w:vMerge w:val="restart"/>
            <w:noWrap w:val="0"/>
            <w:vAlign w:val="center"/>
          </w:tcPr>
          <w:p w14:paraId="5082681D">
            <w:pPr>
              <w:pStyle w:val="214"/>
              <w:rPr>
                <w:rFonts w:hint="eastAsia"/>
              </w:rPr>
            </w:pPr>
            <w:r>
              <w:rPr>
                <w:rFonts w:hint="eastAsia"/>
              </w:rPr>
              <w:t>0</w:t>
            </w:r>
          </w:p>
        </w:tc>
        <w:tc>
          <w:tcPr>
            <w:tcW w:w="850" w:type="dxa"/>
            <w:noWrap w:val="0"/>
            <w:vAlign w:val="center"/>
          </w:tcPr>
          <w:p w14:paraId="6D871EF2">
            <w:pPr>
              <w:pStyle w:val="214"/>
              <w:rPr>
                <w:rFonts w:hAnsi="Times New Roman"/>
              </w:rPr>
            </w:pPr>
            <w:r>
              <w:rPr>
                <w:rFonts w:hAnsi="Times New Roman"/>
              </w:rPr>
              <w:t>0-5</w:t>
            </w:r>
          </w:p>
        </w:tc>
        <w:tc>
          <w:tcPr>
            <w:tcW w:w="1418" w:type="dxa"/>
            <w:noWrap w:val="0"/>
            <w:vAlign w:val="center"/>
          </w:tcPr>
          <w:p w14:paraId="212024C3">
            <w:pPr>
              <w:pStyle w:val="214"/>
              <w:rPr>
                <w:rFonts w:hAnsi="Times New Roman"/>
              </w:rPr>
            </w:pPr>
            <w:r>
              <w:rPr>
                <w:rFonts w:hAnsi="Times New Roman"/>
              </w:rPr>
              <w:t>6</w:t>
            </w:r>
          </w:p>
        </w:tc>
        <w:tc>
          <w:tcPr>
            <w:tcW w:w="4132" w:type="dxa"/>
            <w:noWrap w:val="0"/>
            <w:vAlign w:val="top"/>
          </w:tcPr>
          <w:p w14:paraId="065EEAD5">
            <w:pPr>
              <w:pStyle w:val="214"/>
              <w:jc w:val="both"/>
              <w:rPr>
                <w:rFonts w:hAnsi="Times New Roman"/>
              </w:rPr>
            </w:pPr>
            <w:r>
              <w:t>指从CCO发送给STA的应用层数据的协议版本。本版本取值固定为1。</w:t>
            </w:r>
          </w:p>
        </w:tc>
      </w:tr>
      <w:tr w14:paraId="2F162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vMerge w:val="restart"/>
            <w:noWrap w:val="0"/>
            <w:vAlign w:val="center"/>
          </w:tcPr>
          <w:p w14:paraId="437925C6">
            <w:pPr>
              <w:pStyle w:val="214"/>
              <w:rPr>
                <w:rFonts w:hint="eastAsia"/>
              </w:rPr>
            </w:pPr>
            <w:r>
              <w:rPr>
                <w:rFonts w:hint="eastAsia"/>
              </w:rPr>
              <w:t>报文头</w:t>
            </w:r>
            <w:r>
              <w:t>长度</w:t>
            </w:r>
          </w:p>
        </w:tc>
        <w:tc>
          <w:tcPr>
            <w:tcW w:w="851" w:type="dxa"/>
            <w:vMerge w:val="continue"/>
            <w:noWrap w:val="0"/>
            <w:vAlign w:val="center"/>
          </w:tcPr>
          <w:p w14:paraId="1DF26ABE">
            <w:pPr>
              <w:pStyle w:val="214"/>
              <w:rPr>
                <w:rFonts w:hint="eastAsia"/>
              </w:rPr>
            </w:pPr>
          </w:p>
        </w:tc>
        <w:tc>
          <w:tcPr>
            <w:tcW w:w="850" w:type="dxa"/>
            <w:noWrap w:val="0"/>
            <w:vAlign w:val="center"/>
          </w:tcPr>
          <w:p w14:paraId="4BF93C9A">
            <w:pPr>
              <w:pStyle w:val="214"/>
              <w:rPr>
                <w:rFonts w:hint="eastAsia"/>
              </w:rPr>
            </w:pPr>
            <w:r>
              <w:rPr>
                <w:rFonts w:hint="eastAsia" w:hAnsi="Times New Roman"/>
              </w:rPr>
              <w:t>6-7</w:t>
            </w:r>
          </w:p>
        </w:tc>
        <w:tc>
          <w:tcPr>
            <w:tcW w:w="1418" w:type="dxa"/>
            <w:vMerge w:val="restart"/>
            <w:noWrap w:val="0"/>
            <w:vAlign w:val="center"/>
          </w:tcPr>
          <w:p w14:paraId="4081DF11">
            <w:pPr>
              <w:pStyle w:val="214"/>
              <w:rPr>
                <w:rFonts w:hint="eastAsia"/>
              </w:rPr>
            </w:pPr>
            <w:r>
              <w:rPr>
                <w:rFonts w:hint="eastAsia" w:hAnsi="Times New Roman"/>
              </w:rPr>
              <w:t>6</w:t>
            </w:r>
          </w:p>
        </w:tc>
        <w:tc>
          <w:tcPr>
            <w:tcW w:w="4132" w:type="dxa"/>
            <w:vMerge w:val="restart"/>
            <w:noWrap w:val="0"/>
            <w:vAlign w:val="top"/>
          </w:tcPr>
          <w:p w14:paraId="3BF6CFD0">
            <w:pPr>
              <w:pStyle w:val="214"/>
              <w:jc w:val="both"/>
              <w:rPr>
                <w:rFonts w:hAnsi="Times New Roman"/>
              </w:rPr>
            </w:pPr>
            <w:r>
              <w:t>由发送方给定，描述报文头（除数据域长度外）的长度，用于接收方从报文头偏移报文头长度找到数据域的位置。</w:t>
            </w:r>
          </w:p>
        </w:tc>
      </w:tr>
      <w:tr w14:paraId="4B857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vMerge w:val="continue"/>
            <w:noWrap w:val="0"/>
            <w:vAlign w:val="center"/>
          </w:tcPr>
          <w:p w14:paraId="6FE28F2F">
            <w:pPr>
              <w:pStyle w:val="214"/>
              <w:rPr>
                <w:rFonts w:hint="eastAsia"/>
              </w:rPr>
            </w:pPr>
          </w:p>
        </w:tc>
        <w:tc>
          <w:tcPr>
            <w:tcW w:w="851" w:type="dxa"/>
            <w:vMerge w:val="restart"/>
            <w:noWrap w:val="0"/>
            <w:vAlign w:val="center"/>
          </w:tcPr>
          <w:p w14:paraId="010A5532">
            <w:pPr>
              <w:pStyle w:val="214"/>
              <w:rPr>
                <w:rFonts w:hint="eastAsia"/>
              </w:rPr>
            </w:pPr>
            <w:r>
              <w:rPr>
                <w:rFonts w:hint="eastAsia"/>
              </w:rPr>
              <w:t>1-2</w:t>
            </w:r>
          </w:p>
        </w:tc>
        <w:tc>
          <w:tcPr>
            <w:tcW w:w="850" w:type="dxa"/>
            <w:noWrap w:val="0"/>
            <w:vAlign w:val="center"/>
          </w:tcPr>
          <w:p w14:paraId="722DE28A">
            <w:pPr>
              <w:pStyle w:val="214"/>
              <w:rPr>
                <w:rFonts w:hint="eastAsia"/>
              </w:rPr>
            </w:pPr>
            <w:r>
              <w:rPr>
                <w:rFonts w:hint="eastAsia" w:hAnsi="Times New Roman"/>
              </w:rPr>
              <w:t>0</w:t>
            </w:r>
            <w:r>
              <w:rPr>
                <w:rFonts w:hAnsi="Times New Roman"/>
              </w:rPr>
              <w:t>-3</w:t>
            </w:r>
          </w:p>
        </w:tc>
        <w:tc>
          <w:tcPr>
            <w:tcW w:w="1418" w:type="dxa"/>
            <w:vMerge w:val="continue"/>
            <w:noWrap w:val="0"/>
            <w:vAlign w:val="center"/>
          </w:tcPr>
          <w:p w14:paraId="6992FD5F">
            <w:pPr>
              <w:pStyle w:val="214"/>
              <w:rPr>
                <w:rFonts w:hint="eastAsia"/>
              </w:rPr>
            </w:pPr>
          </w:p>
        </w:tc>
        <w:tc>
          <w:tcPr>
            <w:tcW w:w="4132" w:type="dxa"/>
            <w:vMerge w:val="continue"/>
            <w:noWrap w:val="0"/>
            <w:vAlign w:val="top"/>
          </w:tcPr>
          <w:p w14:paraId="76664ED1">
            <w:pPr>
              <w:pStyle w:val="214"/>
              <w:rPr>
                <w:rFonts w:hint="eastAsia"/>
              </w:rPr>
            </w:pPr>
          </w:p>
        </w:tc>
      </w:tr>
      <w:tr w14:paraId="74E00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tcBorders>
              <w:bottom w:val="single" w:color="auto" w:sz="4" w:space="0"/>
            </w:tcBorders>
            <w:noWrap w:val="0"/>
            <w:vAlign w:val="center"/>
          </w:tcPr>
          <w:p w14:paraId="20A19F4D">
            <w:pPr>
              <w:pStyle w:val="214"/>
              <w:rPr>
                <w:rFonts w:hint="eastAsia"/>
              </w:rPr>
            </w:pPr>
            <w:r>
              <w:rPr>
                <w:rFonts w:hint="eastAsia"/>
              </w:rPr>
              <w:t>保留</w:t>
            </w:r>
          </w:p>
        </w:tc>
        <w:tc>
          <w:tcPr>
            <w:tcW w:w="851" w:type="dxa"/>
            <w:vMerge w:val="continue"/>
            <w:noWrap w:val="0"/>
            <w:vAlign w:val="center"/>
          </w:tcPr>
          <w:p w14:paraId="3910713A">
            <w:pPr>
              <w:pStyle w:val="214"/>
              <w:rPr>
                <w:rFonts w:hint="eastAsia"/>
              </w:rPr>
            </w:pPr>
          </w:p>
        </w:tc>
        <w:tc>
          <w:tcPr>
            <w:tcW w:w="850" w:type="dxa"/>
            <w:noWrap w:val="0"/>
            <w:vAlign w:val="center"/>
          </w:tcPr>
          <w:p w14:paraId="103C1528">
            <w:pPr>
              <w:pStyle w:val="214"/>
              <w:rPr>
                <w:rFonts w:hint="eastAsia"/>
              </w:rPr>
            </w:pPr>
            <w:r>
              <w:rPr>
                <w:rFonts w:hint="eastAsia"/>
              </w:rPr>
              <w:t>4-15</w:t>
            </w:r>
          </w:p>
        </w:tc>
        <w:tc>
          <w:tcPr>
            <w:tcW w:w="1418" w:type="dxa"/>
            <w:noWrap w:val="0"/>
            <w:vAlign w:val="center"/>
          </w:tcPr>
          <w:p w14:paraId="0D0EA920">
            <w:pPr>
              <w:pStyle w:val="214"/>
              <w:rPr>
                <w:rFonts w:hint="eastAsia"/>
              </w:rPr>
            </w:pPr>
            <w:r>
              <w:rPr>
                <w:rFonts w:hint="eastAsia"/>
              </w:rPr>
              <w:t>12</w:t>
            </w:r>
          </w:p>
        </w:tc>
        <w:tc>
          <w:tcPr>
            <w:tcW w:w="4132" w:type="dxa"/>
            <w:noWrap w:val="0"/>
            <w:vAlign w:val="top"/>
          </w:tcPr>
          <w:p w14:paraId="412FBDBD">
            <w:pPr>
              <w:pStyle w:val="214"/>
              <w:rPr>
                <w:rFonts w:hint="eastAsia"/>
              </w:rPr>
            </w:pPr>
          </w:p>
        </w:tc>
      </w:tr>
      <w:tr w14:paraId="05C0D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tcBorders>
              <w:top w:val="single" w:color="auto" w:sz="4" w:space="0"/>
              <w:bottom w:val="single" w:color="auto" w:sz="4" w:space="0"/>
            </w:tcBorders>
            <w:noWrap w:val="0"/>
            <w:vAlign w:val="center"/>
          </w:tcPr>
          <w:p w14:paraId="5D61161C">
            <w:pPr>
              <w:pStyle w:val="214"/>
              <w:rPr>
                <w:rFonts w:hint="eastAsia"/>
              </w:rPr>
            </w:pPr>
            <w:r>
              <w:rPr>
                <w:rFonts w:hint="eastAsia"/>
              </w:rPr>
              <w:t>信息列表元素个数</w:t>
            </w:r>
          </w:p>
        </w:tc>
        <w:tc>
          <w:tcPr>
            <w:tcW w:w="851" w:type="dxa"/>
            <w:noWrap w:val="0"/>
            <w:vAlign w:val="center"/>
          </w:tcPr>
          <w:p w14:paraId="0D4D0471">
            <w:pPr>
              <w:pStyle w:val="214"/>
              <w:rPr>
                <w:rFonts w:hint="eastAsia"/>
              </w:rPr>
            </w:pPr>
            <w:r>
              <w:rPr>
                <w:rFonts w:hint="eastAsia"/>
              </w:rPr>
              <w:t>3</w:t>
            </w:r>
          </w:p>
        </w:tc>
        <w:tc>
          <w:tcPr>
            <w:tcW w:w="850" w:type="dxa"/>
            <w:noWrap w:val="0"/>
            <w:vAlign w:val="center"/>
          </w:tcPr>
          <w:p w14:paraId="2FD147DA">
            <w:pPr>
              <w:pStyle w:val="214"/>
              <w:rPr>
                <w:rFonts w:hint="eastAsia"/>
              </w:rPr>
            </w:pPr>
            <w:r>
              <w:rPr>
                <w:rFonts w:hint="eastAsia"/>
              </w:rPr>
              <w:t>0-7</w:t>
            </w:r>
          </w:p>
        </w:tc>
        <w:tc>
          <w:tcPr>
            <w:tcW w:w="1418" w:type="dxa"/>
            <w:noWrap w:val="0"/>
            <w:vAlign w:val="center"/>
          </w:tcPr>
          <w:p w14:paraId="5C930A11">
            <w:pPr>
              <w:pStyle w:val="214"/>
              <w:rPr>
                <w:rFonts w:hint="eastAsia"/>
              </w:rPr>
            </w:pPr>
            <w:r>
              <w:rPr>
                <w:rFonts w:hint="eastAsia"/>
              </w:rPr>
              <w:t>8</w:t>
            </w:r>
          </w:p>
        </w:tc>
        <w:tc>
          <w:tcPr>
            <w:tcW w:w="4132" w:type="dxa"/>
            <w:noWrap w:val="0"/>
            <w:vAlign w:val="center"/>
          </w:tcPr>
          <w:p w14:paraId="1FEEE259">
            <w:pPr>
              <w:pStyle w:val="214"/>
              <w:jc w:val="both"/>
              <w:rPr>
                <w:rFonts w:hint="eastAsia"/>
              </w:rPr>
            </w:pPr>
            <w:r>
              <w:rPr>
                <w:rFonts w:hint="eastAsia"/>
              </w:rPr>
              <w:t>信息列表中，元素的个数</w:t>
            </w:r>
            <w:r>
              <w:t>。</w:t>
            </w:r>
          </w:p>
        </w:tc>
      </w:tr>
      <w:tr w14:paraId="79739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tcBorders>
              <w:top w:val="single" w:color="auto" w:sz="4" w:space="0"/>
            </w:tcBorders>
            <w:noWrap w:val="0"/>
            <w:vAlign w:val="center"/>
          </w:tcPr>
          <w:p w14:paraId="698F7989">
            <w:pPr>
              <w:pStyle w:val="214"/>
              <w:rPr>
                <w:rFonts w:hint="eastAsia"/>
              </w:rPr>
            </w:pPr>
            <w:r>
              <w:rPr>
                <w:rFonts w:hint="eastAsia"/>
              </w:rPr>
              <w:t>信息列表</w:t>
            </w:r>
          </w:p>
        </w:tc>
        <w:tc>
          <w:tcPr>
            <w:tcW w:w="851" w:type="dxa"/>
            <w:noWrap w:val="0"/>
            <w:vAlign w:val="center"/>
          </w:tcPr>
          <w:p w14:paraId="08B0F777">
            <w:pPr>
              <w:pStyle w:val="214"/>
              <w:rPr>
                <w:rFonts w:hint="eastAsia"/>
              </w:rPr>
            </w:pPr>
            <w:r>
              <w:rPr>
                <w:rFonts w:hint="eastAsia"/>
              </w:rPr>
              <w:t>变长</w:t>
            </w:r>
          </w:p>
        </w:tc>
        <w:tc>
          <w:tcPr>
            <w:tcW w:w="850" w:type="dxa"/>
            <w:noWrap w:val="0"/>
            <w:vAlign w:val="center"/>
          </w:tcPr>
          <w:p w14:paraId="1941DDEA">
            <w:pPr>
              <w:pStyle w:val="214"/>
              <w:rPr>
                <w:rFonts w:hint="eastAsia"/>
              </w:rPr>
            </w:pPr>
            <w:r>
              <w:rPr>
                <w:rFonts w:hint="eastAsia"/>
              </w:rPr>
              <w:t>变长</w:t>
            </w:r>
          </w:p>
        </w:tc>
        <w:tc>
          <w:tcPr>
            <w:tcW w:w="1418" w:type="dxa"/>
            <w:noWrap w:val="0"/>
            <w:vAlign w:val="center"/>
          </w:tcPr>
          <w:p w14:paraId="1CFF4340">
            <w:pPr>
              <w:pStyle w:val="214"/>
              <w:rPr>
                <w:rFonts w:hint="eastAsia"/>
              </w:rPr>
            </w:pPr>
            <w:r>
              <w:rPr>
                <w:rFonts w:hint="eastAsia"/>
              </w:rPr>
              <w:t>变长</w:t>
            </w:r>
          </w:p>
        </w:tc>
        <w:tc>
          <w:tcPr>
            <w:tcW w:w="4132" w:type="dxa"/>
            <w:noWrap w:val="0"/>
            <w:vAlign w:val="top"/>
          </w:tcPr>
          <w:p w14:paraId="5DDFBA01">
            <w:pPr>
              <w:pStyle w:val="214"/>
              <w:jc w:val="both"/>
            </w:pPr>
            <w:r>
              <w:rPr>
                <w:rFonts w:hint="eastAsia"/>
              </w:rPr>
              <w:t>信息列表中可包括1个或多个信息元素，每个元素ID为1字节，允许同时查询多个元素ID。信息列表元素ID如下所示：</w:t>
            </w:r>
          </w:p>
          <w:p w14:paraId="2862DE8F">
            <w:pPr>
              <w:pStyle w:val="214"/>
              <w:jc w:val="both"/>
            </w:pPr>
            <w:r>
              <w:rPr>
                <w:rFonts w:hint="eastAsia"/>
              </w:rPr>
              <w:t>0x00：厂商编号，2字节ASCII；</w:t>
            </w:r>
          </w:p>
          <w:p w14:paraId="7EB09DEB">
            <w:pPr>
              <w:pStyle w:val="214"/>
            </w:pPr>
            <w:r>
              <w:rPr>
                <w:rFonts w:hint="eastAsia"/>
              </w:rPr>
              <w:t>0x01：版本信息，2字节BCD码（硬件版本号和软件版本号各占一个字节）；</w:t>
            </w:r>
          </w:p>
          <w:p w14:paraId="0A3FB2F1">
            <w:pPr>
              <w:pStyle w:val="214"/>
              <w:jc w:val="both"/>
            </w:pPr>
            <w:r>
              <w:rPr>
                <w:rFonts w:hint="eastAsia"/>
              </w:rPr>
              <w:t>0x02：</w:t>
            </w:r>
            <w:r>
              <w:t>B</w:t>
            </w:r>
            <w:r>
              <w:rPr>
                <w:rFonts w:hint="eastAsia"/>
              </w:rPr>
              <w:t>ootloader，1字节BIN；</w:t>
            </w:r>
          </w:p>
          <w:p w14:paraId="0AD1222C">
            <w:pPr>
              <w:pStyle w:val="214"/>
              <w:jc w:val="both"/>
            </w:pPr>
            <w:r>
              <w:rPr>
                <w:rFonts w:hint="eastAsia"/>
              </w:rPr>
              <w:t>0x03：CRC-32，4字节；</w:t>
            </w:r>
          </w:p>
          <w:p w14:paraId="07D03174">
            <w:pPr>
              <w:pStyle w:val="214"/>
              <w:jc w:val="both"/>
            </w:pPr>
            <w:r>
              <w:rPr>
                <w:rFonts w:hint="eastAsia"/>
              </w:rPr>
              <w:t>0x04：文件长度，4字节；</w:t>
            </w:r>
          </w:p>
          <w:p w14:paraId="471EE044">
            <w:pPr>
              <w:pStyle w:val="214"/>
              <w:jc w:val="both"/>
            </w:pPr>
            <w:r>
              <w:rPr>
                <w:rFonts w:hint="eastAsia"/>
              </w:rPr>
              <w:t>0x05：产品类型，参照</w:t>
            </w:r>
            <w:r>
              <w:fldChar w:fldCharType="begin"/>
            </w:r>
            <w:r>
              <w:instrText xml:space="preserve"> REF _Ref398977987 \r \h  \* MERGEFORMAT </w:instrText>
            </w:r>
            <w:r>
              <w:fldChar w:fldCharType="separate"/>
            </w:r>
            <w:r>
              <w:rPr>
                <w:rFonts w:hint="eastAsia"/>
              </w:rPr>
              <w:t>表</w:t>
            </w:r>
            <w:r>
              <w:t>21</w:t>
            </w:r>
            <w:r>
              <w:rPr>
                <w:rFonts w:hint="eastAsia"/>
              </w:rPr>
              <w:t>　</w:t>
            </w:r>
            <w:r>
              <w:fldChar w:fldCharType="end"/>
            </w:r>
            <w:r>
              <w:rPr>
                <w:rFonts w:hint="eastAsia"/>
              </w:rPr>
              <w:t>产品类型取值；</w:t>
            </w:r>
          </w:p>
          <w:p w14:paraId="19B9B29B">
            <w:pPr>
              <w:pStyle w:val="214"/>
              <w:jc w:val="both"/>
            </w:pPr>
            <w:r>
              <w:rPr>
                <w:rFonts w:hint="eastAsia"/>
              </w:rPr>
              <w:t>其他：保留。</w:t>
            </w:r>
          </w:p>
        </w:tc>
      </w:tr>
    </w:tbl>
    <w:p w14:paraId="59A967C3">
      <w:pPr>
        <w:pStyle w:val="38"/>
      </w:pPr>
    </w:p>
    <w:p w14:paraId="4BF59079">
      <w:pPr>
        <w:pStyle w:val="74"/>
        <w:spacing w:before="156" w:after="156"/>
        <w:rPr>
          <w:rFonts w:ascii="Times New Roman"/>
        </w:rPr>
      </w:pPr>
      <w:bookmarkStart w:id="978" w:name="_Toc447790903"/>
      <w:bookmarkStart w:id="979" w:name="_Toc447794114"/>
      <w:r>
        <w:rPr>
          <w:rFonts w:hint="eastAsia" w:ascii="Times New Roman"/>
        </w:rPr>
        <w:t>上行</w:t>
      </w:r>
      <w:r>
        <w:rPr>
          <w:rFonts w:ascii="Times New Roman"/>
        </w:rPr>
        <w:t>报文格式</w:t>
      </w:r>
      <w:bookmarkEnd w:id="978"/>
      <w:bookmarkEnd w:id="979"/>
    </w:p>
    <w:p w14:paraId="53473C44">
      <w:pPr>
        <w:pStyle w:val="79"/>
        <w:spacing w:before="156" w:after="156"/>
        <w:rPr>
          <w:rFonts w:ascii="Times New Roman"/>
        </w:rPr>
      </w:pPr>
      <w:r>
        <w:rPr>
          <w:rFonts w:hint="eastAsia" w:ascii="Times New Roman"/>
        </w:rPr>
        <w:t>开始</w:t>
      </w:r>
      <w:r>
        <w:rPr>
          <w:rFonts w:ascii="Times New Roman"/>
        </w:rPr>
        <w:t>升级</w:t>
      </w:r>
    </w:p>
    <w:p w14:paraId="3F690068">
      <w:pPr>
        <w:pStyle w:val="38"/>
        <w:rPr>
          <w:rFonts w:ascii="Times New Roman"/>
        </w:rPr>
      </w:pPr>
      <w:r>
        <w:rPr>
          <w:rFonts w:ascii="Times New Roman"/>
        </w:rPr>
        <w:t>STA向</w:t>
      </w:r>
      <w:r>
        <w:rPr>
          <w:rFonts w:hint="eastAsia" w:ascii="Times New Roman"/>
        </w:rPr>
        <w:t>CCO</w:t>
      </w:r>
      <w:r>
        <w:rPr>
          <w:rFonts w:ascii="Times New Roman"/>
        </w:rPr>
        <w:t>发送的开始升级</w:t>
      </w:r>
      <w:r>
        <w:rPr>
          <w:rFonts w:hint="eastAsia" w:ascii="Times New Roman"/>
        </w:rPr>
        <w:t>上行</w:t>
      </w:r>
      <w:r>
        <w:rPr>
          <w:rFonts w:ascii="Times New Roman"/>
        </w:rPr>
        <w:t>报文</w:t>
      </w:r>
      <w:r>
        <w:rPr>
          <w:rFonts w:hint="eastAsia" w:ascii="Times New Roman"/>
        </w:rPr>
        <w:t>数据</w:t>
      </w:r>
      <w:r>
        <w:rPr>
          <w:rFonts w:ascii="Times New Roman"/>
        </w:rPr>
        <w:t>格式应符合图</w:t>
      </w:r>
      <w:r>
        <w:rPr>
          <w:rFonts w:hint="eastAsia" w:ascii="Times New Roman"/>
        </w:rPr>
        <w:t>28</w:t>
      </w:r>
      <w:r>
        <w:rPr>
          <w:rFonts w:ascii="Times New Roman"/>
        </w:rPr>
        <w:t>格式要求。</w:t>
      </w:r>
    </w:p>
    <w:p w14:paraId="317550CF">
      <w:pPr>
        <w:pStyle w:val="38"/>
        <w:ind w:firstLine="0" w:firstLineChars="0"/>
        <w:jc w:val="center"/>
        <w:rPr>
          <w:rFonts w:ascii="Times New Roman"/>
        </w:rPr>
      </w:pPr>
      <w:r>
        <w:object>
          <v:shape id="_x0000_i1050" o:spt="75" type="#_x0000_t75" style="height:101.65pt;width:229.1pt;" o:ole="t" filled="f" o:preferrelative="t" stroked="f" coordsize="21600,21600">
            <v:path/>
            <v:fill on="f" focussize="0,0"/>
            <v:stroke on="f"/>
            <v:imagedata r:id="rId67" o:title=""/>
            <o:lock v:ext="edit" aspectratio="t"/>
            <w10:wrap type="none"/>
            <w10:anchorlock/>
          </v:shape>
          <o:OLEObject Type="Embed" ProgID="Visio.Drawing.11" ShapeID="_x0000_i1050" DrawAspect="Content" ObjectID="_1468075752" r:id="rId66">
            <o:LockedField>false</o:LockedField>
          </o:OLEObject>
        </w:object>
      </w:r>
    </w:p>
    <w:p w14:paraId="4F2786F0">
      <w:pPr>
        <w:pStyle w:val="156"/>
        <w:ind w:hanging="2"/>
        <w:rPr>
          <w:rFonts w:ascii="Times New Roman"/>
        </w:rPr>
      </w:pPr>
      <w:bookmarkStart w:id="980" w:name="_Ref446605231"/>
      <w:r>
        <w:rPr>
          <w:rFonts w:hint="eastAsia" w:ascii="Times New Roman"/>
        </w:rPr>
        <w:t>开始升级上</w:t>
      </w:r>
      <w:r>
        <w:rPr>
          <w:rFonts w:ascii="Times New Roman"/>
        </w:rPr>
        <w:t>行</w:t>
      </w:r>
      <w:r>
        <w:rPr>
          <w:rFonts w:hint="eastAsia" w:ascii="Times New Roman"/>
        </w:rPr>
        <w:t>报文</w:t>
      </w:r>
      <w:r>
        <w:rPr>
          <w:rFonts w:hint="eastAsia"/>
        </w:rPr>
        <w:t>数据</w:t>
      </w:r>
      <w:r>
        <w:rPr>
          <w:rFonts w:hint="eastAsia" w:ascii="Times New Roman"/>
        </w:rPr>
        <w:t>格式</w:t>
      </w:r>
      <w:bookmarkEnd w:id="980"/>
    </w:p>
    <w:p w14:paraId="50CF3477">
      <w:pPr>
        <w:pStyle w:val="38"/>
        <w:rPr>
          <w:rFonts w:ascii="Times New Roman"/>
        </w:rPr>
      </w:pPr>
      <w:r>
        <w:rPr>
          <w:rFonts w:hint="eastAsia" w:ascii="Times New Roman"/>
        </w:rPr>
        <w:t>开始</w:t>
      </w:r>
      <w:r>
        <w:rPr>
          <w:rFonts w:ascii="Times New Roman"/>
        </w:rPr>
        <w:t>升级下行报文</w:t>
      </w:r>
      <w:r>
        <w:rPr>
          <w:rFonts w:hint="eastAsia" w:ascii="Times New Roman"/>
        </w:rPr>
        <w:t>数据</w:t>
      </w:r>
      <w:r>
        <w:rPr>
          <w:rFonts w:ascii="Times New Roman"/>
        </w:rPr>
        <w:t>字段应符合表</w:t>
      </w:r>
      <w:r>
        <w:rPr>
          <w:rFonts w:hint="eastAsia" w:ascii="Times New Roman"/>
        </w:rPr>
        <w:t>24</w:t>
      </w:r>
      <w:r>
        <w:rPr>
          <w:rFonts w:ascii="Times New Roman"/>
        </w:rPr>
        <w:t>要求。</w:t>
      </w:r>
    </w:p>
    <w:p w14:paraId="62CB6845">
      <w:pPr>
        <w:pStyle w:val="154"/>
        <w:ind w:left="0"/>
      </w:pPr>
      <w:bookmarkStart w:id="981" w:name="_Ref446605278"/>
      <w:r>
        <w:rPr>
          <w:rFonts w:hint="eastAsia"/>
        </w:rPr>
        <w:t>开始升级上</w:t>
      </w:r>
      <w:r>
        <w:t>行报文</w:t>
      </w:r>
      <w:r>
        <w:rPr>
          <w:rFonts w:hint="eastAsia"/>
        </w:rPr>
        <w:t>数据</w:t>
      </w:r>
      <w:r>
        <w:t>字段说明</w:t>
      </w:r>
      <w:bookmarkEnd w:id="98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6"/>
        <w:gridCol w:w="993"/>
        <w:gridCol w:w="992"/>
        <w:gridCol w:w="1417"/>
        <w:gridCol w:w="3424"/>
      </w:tblGrid>
      <w:tr w14:paraId="4835A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noWrap w:val="0"/>
            <w:vAlign w:val="center"/>
          </w:tcPr>
          <w:p w14:paraId="2D5CE3E7">
            <w:pPr>
              <w:pStyle w:val="214"/>
              <w:rPr>
                <w:rFonts w:ascii="Times New Roman" w:hAnsi="Times New Roman"/>
              </w:rPr>
            </w:pPr>
            <w:r>
              <w:rPr>
                <w:rFonts w:ascii="Times New Roman"/>
              </w:rPr>
              <w:t>域</w:t>
            </w:r>
          </w:p>
        </w:tc>
        <w:tc>
          <w:tcPr>
            <w:tcW w:w="993" w:type="dxa"/>
            <w:noWrap w:val="0"/>
            <w:vAlign w:val="center"/>
          </w:tcPr>
          <w:p w14:paraId="37C617E1">
            <w:pPr>
              <w:pStyle w:val="214"/>
              <w:rPr>
                <w:rFonts w:ascii="Times New Roman" w:hAnsi="Times New Roman"/>
              </w:rPr>
            </w:pPr>
            <w:r>
              <w:rPr>
                <w:rFonts w:ascii="Times New Roman"/>
              </w:rPr>
              <w:t>字节号</w:t>
            </w:r>
          </w:p>
        </w:tc>
        <w:tc>
          <w:tcPr>
            <w:tcW w:w="992" w:type="dxa"/>
            <w:noWrap w:val="0"/>
            <w:vAlign w:val="center"/>
          </w:tcPr>
          <w:p w14:paraId="21C98C23">
            <w:pPr>
              <w:pStyle w:val="214"/>
              <w:rPr>
                <w:rFonts w:ascii="Times New Roman" w:hAnsi="Times New Roman"/>
              </w:rPr>
            </w:pPr>
            <w:r>
              <w:rPr>
                <w:rFonts w:ascii="Times New Roman"/>
              </w:rPr>
              <w:t>比特位</w:t>
            </w:r>
          </w:p>
        </w:tc>
        <w:tc>
          <w:tcPr>
            <w:tcW w:w="1417" w:type="dxa"/>
            <w:noWrap w:val="0"/>
            <w:vAlign w:val="center"/>
          </w:tcPr>
          <w:p w14:paraId="6AA2D2B5">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424" w:type="dxa"/>
            <w:noWrap w:val="0"/>
            <w:vAlign w:val="top"/>
          </w:tcPr>
          <w:p w14:paraId="6C6C5883">
            <w:pPr>
              <w:pStyle w:val="214"/>
              <w:rPr>
                <w:rFonts w:hint="eastAsia" w:ascii="Times New Roman"/>
              </w:rPr>
            </w:pPr>
            <w:r>
              <w:rPr>
                <w:rFonts w:hint="eastAsia" w:ascii="Times New Roman"/>
              </w:rPr>
              <w:t>含义</w:t>
            </w:r>
          </w:p>
        </w:tc>
      </w:tr>
      <w:tr w14:paraId="4BC6A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noWrap w:val="0"/>
            <w:vAlign w:val="center"/>
          </w:tcPr>
          <w:p w14:paraId="650FF0C1">
            <w:pPr>
              <w:pStyle w:val="214"/>
              <w:rPr>
                <w:rFonts w:ascii="Times New Roman" w:hAnsi="Times New Roman"/>
              </w:rPr>
            </w:pPr>
            <w:r>
              <w:rPr>
                <w:rFonts w:hint="eastAsia" w:ascii="Times New Roman"/>
              </w:rPr>
              <w:t>协议</w:t>
            </w:r>
            <w:r>
              <w:rPr>
                <w:rFonts w:ascii="Times New Roman"/>
              </w:rPr>
              <w:t>版本号</w:t>
            </w:r>
          </w:p>
        </w:tc>
        <w:tc>
          <w:tcPr>
            <w:tcW w:w="993" w:type="dxa"/>
            <w:noWrap w:val="0"/>
            <w:vAlign w:val="center"/>
          </w:tcPr>
          <w:p w14:paraId="7AB0EAC0">
            <w:pPr>
              <w:pStyle w:val="214"/>
              <w:rPr>
                <w:rFonts w:hint="eastAsia" w:ascii="Times New Roman"/>
              </w:rPr>
            </w:pPr>
            <w:r>
              <w:rPr>
                <w:rFonts w:hint="eastAsia" w:ascii="Times New Roman"/>
              </w:rPr>
              <w:t>0</w:t>
            </w:r>
          </w:p>
        </w:tc>
        <w:tc>
          <w:tcPr>
            <w:tcW w:w="992" w:type="dxa"/>
            <w:noWrap w:val="0"/>
            <w:vAlign w:val="center"/>
          </w:tcPr>
          <w:p w14:paraId="3CDD70EE">
            <w:pPr>
              <w:pStyle w:val="214"/>
              <w:rPr>
                <w:rFonts w:ascii="Times New Roman" w:hAnsi="Times New Roman"/>
              </w:rPr>
            </w:pPr>
            <w:r>
              <w:rPr>
                <w:rFonts w:ascii="Times New Roman" w:hAnsi="Times New Roman"/>
              </w:rPr>
              <w:t>0-5</w:t>
            </w:r>
          </w:p>
        </w:tc>
        <w:tc>
          <w:tcPr>
            <w:tcW w:w="1417" w:type="dxa"/>
            <w:noWrap w:val="0"/>
            <w:vAlign w:val="center"/>
          </w:tcPr>
          <w:p w14:paraId="6EEF01EE">
            <w:pPr>
              <w:pStyle w:val="214"/>
              <w:rPr>
                <w:rFonts w:ascii="Times New Roman" w:hAnsi="Times New Roman"/>
              </w:rPr>
            </w:pPr>
            <w:r>
              <w:rPr>
                <w:rFonts w:ascii="Times New Roman" w:hAnsi="Times New Roman"/>
              </w:rPr>
              <w:t>6</w:t>
            </w:r>
          </w:p>
        </w:tc>
        <w:tc>
          <w:tcPr>
            <w:tcW w:w="3424" w:type="dxa"/>
            <w:noWrap w:val="0"/>
            <w:vAlign w:val="top"/>
          </w:tcPr>
          <w:p w14:paraId="48D33E39">
            <w:pPr>
              <w:pStyle w:val="38"/>
              <w:tabs>
                <w:tab w:val="center" w:pos="426"/>
                <w:tab w:val="clear" w:pos="4201"/>
              </w:tabs>
              <w:ind w:firstLine="0" w:firstLineChars="0"/>
              <w:rPr>
                <w:rFonts w:hint="eastAsia" w:ascii="Times New Roman"/>
              </w:rPr>
            </w:pPr>
            <w:r>
              <w:rPr>
                <w:rFonts w:ascii="Times New Roman"/>
              </w:rPr>
              <w:t>指从</w:t>
            </w:r>
            <w:r>
              <w:rPr>
                <w:rFonts w:hint="eastAsia" w:ascii="Times New Roman"/>
              </w:rPr>
              <w:t>STA</w:t>
            </w:r>
            <w:r>
              <w:rPr>
                <w:rFonts w:ascii="Times New Roman"/>
              </w:rPr>
              <w:t>发送给</w:t>
            </w:r>
            <w:r>
              <w:rPr>
                <w:rFonts w:hint="eastAsia" w:ascii="Times New Roman"/>
              </w:rPr>
              <w:t>CCO</w:t>
            </w:r>
            <w:r>
              <w:rPr>
                <w:rFonts w:ascii="Times New Roman"/>
              </w:rPr>
              <w:t>的应用层数据的协议版本。</w:t>
            </w:r>
            <w:r>
              <w:rPr>
                <w:rFonts w:hint="eastAsia" w:ascii="Times New Roman"/>
              </w:rPr>
              <w:t>当前</w:t>
            </w:r>
            <w:r>
              <w:rPr>
                <w:rFonts w:ascii="Times New Roman"/>
              </w:rPr>
              <w:t>版本取值固定为1。</w:t>
            </w:r>
          </w:p>
        </w:tc>
      </w:tr>
      <w:tr w14:paraId="51EF6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vMerge w:val="restart"/>
            <w:noWrap w:val="0"/>
            <w:vAlign w:val="center"/>
          </w:tcPr>
          <w:p w14:paraId="4525F0DA">
            <w:pPr>
              <w:pStyle w:val="214"/>
              <w:rPr>
                <w:rFonts w:hint="eastAsia" w:ascii="Times New Roman"/>
              </w:rPr>
            </w:pPr>
            <w:r>
              <w:rPr>
                <w:rFonts w:hint="eastAsia" w:ascii="Times New Roman"/>
              </w:rPr>
              <w:t>报文头</w:t>
            </w:r>
            <w:r>
              <w:rPr>
                <w:rFonts w:ascii="Times New Roman"/>
              </w:rPr>
              <w:t>长度</w:t>
            </w:r>
          </w:p>
        </w:tc>
        <w:tc>
          <w:tcPr>
            <w:tcW w:w="993" w:type="dxa"/>
            <w:noWrap w:val="0"/>
            <w:vAlign w:val="center"/>
          </w:tcPr>
          <w:p w14:paraId="3759B916">
            <w:pPr>
              <w:pStyle w:val="214"/>
              <w:rPr>
                <w:rFonts w:hint="eastAsia" w:ascii="Times New Roman"/>
              </w:rPr>
            </w:pPr>
            <w:r>
              <w:rPr>
                <w:rFonts w:hint="eastAsia" w:ascii="Times New Roman"/>
              </w:rPr>
              <w:t>0</w:t>
            </w:r>
          </w:p>
        </w:tc>
        <w:tc>
          <w:tcPr>
            <w:tcW w:w="992" w:type="dxa"/>
            <w:noWrap w:val="0"/>
            <w:vAlign w:val="center"/>
          </w:tcPr>
          <w:p w14:paraId="66D3E0FB">
            <w:pPr>
              <w:pStyle w:val="214"/>
              <w:rPr>
                <w:rFonts w:hint="eastAsia" w:ascii="Times New Roman"/>
              </w:rPr>
            </w:pPr>
            <w:r>
              <w:rPr>
                <w:rFonts w:hint="eastAsia" w:ascii="Times New Roman" w:hAnsi="Times New Roman"/>
              </w:rPr>
              <w:t>6-7</w:t>
            </w:r>
          </w:p>
        </w:tc>
        <w:tc>
          <w:tcPr>
            <w:tcW w:w="1417" w:type="dxa"/>
            <w:vMerge w:val="restart"/>
            <w:noWrap w:val="0"/>
            <w:vAlign w:val="center"/>
          </w:tcPr>
          <w:p w14:paraId="2B208C7B">
            <w:pPr>
              <w:pStyle w:val="214"/>
              <w:rPr>
                <w:rFonts w:hint="eastAsia" w:ascii="Times New Roman"/>
              </w:rPr>
            </w:pPr>
            <w:r>
              <w:rPr>
                <w:rFonts w:hint="eastAsia" w:ascii="Times New Roman" w:hAnsi="Times New Roman"/>
              </w:rPr>
              <w:t>6</w:t>
            </w:r>
          </w:p>
        </w:tc>
        <w:tc>
          <w:tcPr>
            <w:tcW w:w="3424" w:type="dxa"/>
            <w:vMerge w:val="restart"/>
            <w:noWrap w:val="0"/>
            <w:vAlign w:val="top"/>
          </w:tcPr>
          <w:p w14:paraId="3D42DBE2">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31A32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vMerge w:val="continue"/>
            <w:noWrap w:val="0"/>
            <w:vAlign w:val="center"/>
          </w:tcPr>
          <w:p w14:paraId="60717C88">
            <w:pPr>
              <w:pStyle w:val="214"/>
              <w:rPr>
                <w:rFonts w:hint="eastAsia" w:ascii="Times New Roman"/>
              </w:rPr>
            </w:pPr>
          </w:p>
        </w:tc>
        <w:tc>
          <w:tcPr>
            <w:tcW w:w="993" w:type="dxa"/>
            <w:vMerge w:val="restart"/>
            <w:noWrap w:val="0"/>
            <w:vAlign w:val="center"/>
          </w:tcPr>
          <w:p w14:paraId="71A8E884">
            <w:pPr>
              <w:pStyle w:val="214"/>
              <w:rPr>
                <w:rFonts w:hint="eastAsia" w:ascii="Times New Roman"/>
              </w:rPr>
            </w:pPr>
            <w:r>
              <w:rPr>
                <w:rFonts w:hint="eastAsia" w:ascii="Times New Roman"/>
              </w:rPr>
              <w:t>1</w:t>
            </w:r>
          </w:p>
        </w:tc>
        <w:tc>
          <w:tcPr>
            <w:tcW w:w="992" w:type="dxa"/>
            <w:noWrap w:val="0"/>
            <w:vAlign w:val="center"/>
          </w:tcPr>
          <w:p w14:paraId="1B602117">
            <w:pPr>
              <w:pStyle w:val="214"/>
              <w:rPr>
                <w:rFonts w:hint="eastAsia" w:ascii="Times New Roman"/>
              </w:rPr>
            </w:pPr>
            <w:r>
              <w:rPr>
                <w:rFonts w:hint="eastAsia" w:ascii="Times New Roman" w:hAnsi="Times New Roman"/>
              </w:rPr>
              <w:t>0</w:t>
            </w:r>
            <w:r>
              <w:rPr>
                <w:rFonts w:ascii="Times New Roman" w:hAnsi="Times New Roman"/>
              </w:rPr>
              <w:t>-3</w:t>
            </w:r>
          </w:p>
        </w:tc>
        <w:tc>
          <w:tcPr>
            <w:tcW w:w="1417" w:type="dxa"/>
            <w:vMerge w:val="continue"/>
            <w:noWrap w:val="0"/>
            <w:vAlign w:val="center"/>
          </w:tcPr>
          <w:p w14:paraId="573570FA">
            <w:pPr>
              <w:pStyle w:val="214"/>
              <w:rPr>
                <w:rFonts w:hint="eastAsia" w:ascii="Times New Roman"/>
              </w:rPr>
            </w:pPr>
          </w:p>
        </w:tc>
        <w:tc>
          <w:tcPr>
            <w:tcW w:w="3424" w:type="dxa"/>
            <w:vMerge w:val="continue"/>
            <w:noWrap w:val="0"/>
            <w:vAlign w:val="top"/>
          </w:tcPr>
          <w:p w14:paraId="1299AF24">
            <w:pPr>
              <w:pStyle w:val="214"/>
              <w:rPr>
                <w:rFonts w:hint="eastAsia" w:ascii="Times New Roman"/>
              </w:rPr>
            </w:pPr>
          </w:p>
        </w:tc>
      </w:tr>
      <w:tr w14:paraId="12CAC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vMerge w:val="restart"/>
            <w:noWrap w:val="0"/>
            <w:vAlign w:val="center"/>
          </w:tcPr>
          <w:p w14:paraId="6860B929">
            <w:pPr>
              <w:pStyle w:val="214"/>
              <w:rPr>
                <w:rFonts w:hint="eastAsia" w:ascii="Times New Roman"/>
              </w:rPr>
            </w:pPr>
            <w:r>
              <w:rPr>
                <w:rFonts w:hint="eastAsia" w:ascii="Times New Roman"/>
              </w:rPr>
              <w:t>保留</w:t>
            </w:r>
          </w:p>
        </w:tc>
        <w:tc>
          <w:tcPr>
            <w:tcW w:w="993" w:type="dxa"/>
            <w:vMerge w:val="continue"/>
            <w:noWrap w:val="0"/>
            <w:vAlign w:val="center"/>
          </w:tcPr>
          <w:p w14:paraId="12913DC4">
            <w:pPr>
              <w:pStyle w:val="214"/>
              <w:rPr>
                <w:rFonts w:hint="eastAsia" w:ascii="Times New Roman"/>
              </w:rPr>
            </w:pPr>
          </w:p>
        </w:tc>
        <w:tc>
          <w:tcPr>
            <w:tcW w:w="992" w:type="dxa"/>
            <w:noWrap w:val="0"/>
            <w:vAlign w:val="center"/>
          </w:tcPr>
          <w:p w14:paraId="70F7F9E1">
            <w:pPr>
              <w:pStyle w:val="214"/>
              <w:rPr>
                <w:rFonts w:hint="eastAsia" w:ascii="Times New Roman"/>
              </w:rPr>
            </w:pPr>
            <w:r>
              <w:rPr>
                <w:rFonts w:hint="eastAsia" w:ascii="Times New Roman"/>
              </w:rPr>
              <w:t>4-7</w:t>
            </w:r>
          </w:p>
        </w:tc>
        <w:tc>
          <w:tcPr>
            <w:tcW w:w="1417" w:type="dxa"/>
            <w:noWrap w:val="0"/>
            <w:vAlign w:val="center"/>
          </w:tcPr>
          <w:p w14:paraId="14AFC821">
            <w:pPr>
              <w:pStyle w:val="214"/>
              <w:rPr>
                <w:rFonts w:hint="eastAsia" w:ascii="Times New Roman"/>
              </w:rPr>
            </w:pPr>
            <w:r>
              <w:rPr>
                <w:rFonts w:hint="eastAsia" w:ascii="Times New Roman"/>
              </w:rPr>
              <w:t>4</w:t>
            </w:r>
          </w:p>
        </w:tc>
        <w:tc>
          <w:tcPr>
            <w:tcW w:w="3424" w:type="dxa"/>
            <w:noWrap w:val="0"/>
            <w:vAlign w:val="top"/>
          </w:tcPr>
          <w:p w14:paraId="7C007B26">
            <w:pPr>
              <w:pStyle w:val="214"/>
              <w:rPr>
                <w:rFonts w:hint="eastAsia" w:ascii="Times New Roman"/>
              </w:rPr>
            </w:pPr>
          </w:p>
        </w:tc>
      </w:tr>
      <w:tr w14:paraId="4E448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vMerge w:val="continue"/>
            <w:noWrap w:val="0"/>
            <w:vAlign w:val="center"/>
          </w:tcPr>
          <w:p w14:paraId="2C659FE3">
            <w:pPr>
              <w:pStyle w:val="214"/>
              <w:rPr>
                <w:rFonts w:hint="eastAsia" w:ascii="Times New Roman"/>
              </w:rPr>
            </w:pPr>
          </w:p>
        </w:tc>
        <w:tc>
          <w:tcPr>
            <w:tcW w:w="993" w:type="dxa"/>
            <w:noWrap w:val="0"/>
            <w:vAlign w:val="center"/>
          </w:tcPr>
          <w:p w14:paraId="5A97E738">
            <w:pPr>
              <w:pStyle w:val="214"/>
              <w:rPr>
                <w:rFonts w:hint="eastAsia" w:ascii="Times New Roman"/>
              </w:rPr>
            </w:pPr>
            <w:r>
              <w:rPr>
                <w:rFonts w:hint="eastAsia" w:ascii="Times New Roman"/>
              </w:rPr>
              <w:t>2</w:t>
            </w:r>
          </w:p>
        </w:tc>
        <w:tc>
          <w:tcPr>
            <w:tcW w:w="992" w:type="dxa"/>
            <w:noWrap w:val="0"/>
            <w:vAlign w:val="center"/>
          </w:tcPr>
          <w:p w14:paraId="1AEF8C61">
            <w:pPr>
              <w:pStyle w:val="214"/>
              <w:rPr>
                <w:rFonts w:hint="eastAsia" w:ascii="Times New Roman"/>
              </w:rPr>
            </w:pPr>
            <w:r>
              <w:rPr>
                <w:rFonts w:hint="eastAsia" w:ascii="Times New Roman"/>
              </w:rPr>
              <w:t>0-7</w:t>
            </w:r>
          </w:p>
        </w:tc>
        <w:tc>
          <w:tcPr>
            <w:tcW w:w="1417" w:type="dxa"/>
            <w:noWrap w:val="0"/>
            <w:vAlign w:val="center"/>
          </w:tcPr>
          <w:p w14:paraId="2AAAB7B9">
            <w:pPr>
              <w:pStyle w:val="214"/>
              <w:rPr>
                <w:rFonts w:hint="eastAsia" w:ascii="Times New Roman"/>
              </w:rPr>
            </w:pPr>
            <w:r>
              <w:rPr>
                <w:rFonts w:hint="eastAsia" w:ascii="Times New Roman"/>
              </w:rPr>
              <w:t>8</w:t>
            </w:r>
          </w:p>
        </w:tc>
        <w:tc>
          <w:tcPr>
            <w:tcW w:w="3424" w:type="dxa"/>
            <w:noWrap w:val="0"/>
            <w:vAlign w:val="top"/>
          </w:tcPr>
          <w:p w14:paraId="47937B08">
            <w:pPr>
              <w:pStyle w:val="214"/>
              <w:rPr>
                <w:rFonts w:hint="eastAsia" w:ascii="Times New Roman"/>
              </w:rPr>
            </w:pPr>
          </w:p>
        </w:tc>
      </w:tr>
      <w:tr w14:paraId="30042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noWrap w:val="0"/>
            <w:vAlign w:val="center"/>
          </w:tcPr>
          <w:p w14:paraId="0E982CF2">
            <w:pPr>
              <w:pStyle w:val="214"/>
              <w:rPr>
                <w:rFonts w:hint="eastAsia" w:ascii="Times New Roman"/>
              </w:rPr>
            </w:pPr>
            <w:r>
              <w:rPr>
                <w:rFonts w:hint="eastAsia" w:ascii="Times New Roman"/>
              </w:rPr>
              <w:t>开始</w:t>
            </w:r>
            <w:r>
              <w:rPr>
                <w:rFonts w:ascii="Times New Roman"/>
              </w:rPr>
              <w:t>升级结果码</w:t>
            </w:r>
          </w:p>
        </w:tc>
        <w:tc>
          <w:tcPr>
            <w:tcW w:w="993" w:type="dxa"/>
            <w:noWrap w:val="0"/>
            <w:vAlign w:val="center"/>
          </w:tcPr>
          <w:p w14:paraId="23B99744">
            <w:pPr>
              <w:pStyle w:val="214"/>
              <w:rPr>
                <w:rFonts w:hint="eastAsia" w:ascii="Times New Roman"/>
              </w:rPr>
            </w:pPr>
            <w:r>
              <w:rPr>
                <w:rFonts w:hint="eastAsia" w:ascii="Times New Roman"/>
              </w:rPr>
              <w:t>3</w:t>
            </w:r>
          </w:p>
        </w:tc>
        <w:tc>
          <w:tcPr>
            <w:tcW w:w="992" w:type="dxa"/>
            <w:noWrap w:val="0"/>
            <w:vAlign w:val="center"/>
          </w:tcPr>
          <w:p w14:paraId="0FC5045F">
            <w:pPr>
              <w:pStyle w:val="214"/>
              <w:rPr>
                <w:rFonts w:hint="eastAsia" w:ascii="Times New Roman"/>
              </w:rPr>
            </w:pPr>
            <w:r>
              <w:rPr>
                <w:rFonts w:hint="eastAsia" w:ascii="Times New Roman"/>
              </w:rPr>
              <w:t>0-7</w:t>
            </w:r>
          </w:p>
        </w:tc>
        <w:tc>
          <w:tcPr>
            <w:tcW w:w="1417" w:type="dxa"/>
            <w:noWrap w:val="0"/>
            <w:vAlign w:val="center"/>
          </w:tcPr>
          <w:p w14:paraId="5618BACB">
            <w:pPr>
              <w:pStyle w:val="214"/>
              <w:rPr>
                <w:rFonts w:hint="eastAsia" w:ascii="Times New Roman"/>
              </w:rPr>
            </w:pPr>
            <w:r>
              <w:rPr>
                <w:rFonts w:hint="eastAsia" w:ascii="Times New Roman"/>
              </w:rPr>
              <w:t>8</w:t>
            </w:r>
          </w:p>
        </w:tc>
        <w:tc>
          <w:tcPr>
            <w:tcW w:w="3424" w:type="dxa"/>
            <w:noWrap w:val="0"/>
            <w:vAlign w:val="top"/>
          </w:tcPr>
          <w:p w14:paraId="4E8F710A">
            <w:pPr>
              <w:pStyle w:val="38"/>
              <w:ind w:firstLine="0" w:firstLineChars="0"/>
              <w:rPr>
                <w:rFonts w:hint="eastAsia" w:ascii="Times New Roman"/>
              </w:rPr>
            </w:pPr>
            <w:r>
              <w:rPr>
                <w:rFonts w:ascii="Times New Roman"/>
              </w:rPr>
              <w:t>表示</w:t>
            </w:r>
            <w:r>
              <w:rPr>
                <w:rFonts w:hint="eastAsia" w:ascii="Times New Roman"/>
              </w:rPr>
              <w:t>STA</w:t>
            </w:r>
            <w:r>
              <w:rPr>
                <w:rFonts w:ascii="Times New Roman"/>
              </w:rPr>
              <w:t>收到开始升级报文之后的处理结果错误码</w:t>
            </w:r>
            <w:r>
              <w:rPr>
                <w:rFonts w:hint="eastAsia" w:ascii="Times New Roman"/>
              </w:rPr>
              <w:t>，0表示成功，其他值表示失败</w:t>
            </w:r>
            <w:r>
              <w:rPr>
                <w:rFonts w:ascii="Times New Roman"/>
              </w:rPr>
              <w:t>。</w:t>
            </w:r>
          </w:p>
        </w:tc>
      </w:tr>
      <w:tr w14:paraId="00AE7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696" w:type="dxa"/>
            <w:noWrap w:val="0"/>
            <w:vAlign w:val="center"/>
          </w:tcPr>
          <w:p w14:paraId="0015E355">
            <w:pPr>
              <w:pStyle w:val="214"/>
              <w:rPr>
                <w:rFonts w:hint="eastAsia" w:ascii="Times New Roman"/>
              </w:rPr>
            </w:pPr>
            <w:r>
              <w:rPr>
                <w:rFonts w:hint="eastAsia" w:ascii="Times New Roman"/>
              </w:rPr>
              <w:t>升级ID</w:t>
            </w:r>
          </w:p>
        </w:tc>
        <w:tc>
          <w:tcPr>
            <w:tcW w:w="993" w:type="dxa"/>
            <w:noWrap w:val="0"/>
            <w:vAlign w:val="center"/>
          </w:tcPr>
          <w:p w14:paraId="632E0A23">
            <w:pPr>
              <w:pStyle w:val="214"/>
              <w:rPr>
                <w:rFonts w:ascii="Times New Roman" w:hAnsi="Times New Roman"/>
              </w:rPr>
            </w:pPr>
            <w:r>
              <w:rPr>
                <w:rFonts w:hint="eastAsia" w:ascii="Times New Roman" w:hAnsi="Times New Roman"/>
              </w:rPr>
              <w:t>4</w:t>
            </w:r>
            <w:r>
              <w:rPr>
                <w:rFonts w:ascii="Times New Roman" w:hAnsi="Times New Roman"/>
              </w:rPr>
              <w:t>-7</w:t>
            </w:r>
          </w:p>
        </w:tc>
        <w:tc>
          <w:tcPr>
            <w:tcW w:w="992" w:type="dxa"/>
            <w:noWrap w:val="0"/>
            <w:vAlign w:val="center"/>
          </w:tcPr>
          <w:p w14:paraId="2083E086">
            <w:pPr>
              <w:pStyle w:val="214"/>
              <w:rPr>
                <w:rFonts w:ascii="Times New Roman" w:hAnsi="Times New Roman"/>
              </w:rPr>
            </w:pPr>
            <w:r>
              <w:rPr>
                <w:rFonts w:ascii="Times New Roman" w:hAnsi="Times New Roman"/>
              </w:rPr>
              <w:t>0-31</w:t>
            </w:r>
          </w:p>
        </w:tc>
        <w:tc>
          <w:tcPr>
            <w:tcW w:w="1417" w:type="dxa"/>
            <w:noWrap w:val="0"/>
            <w:vAlign w:val="center"/>
          </w:tcPr>
          <w:p w14:paraId="2159EB7E">
            <w:pPr>
              <w:pStyle w:val="214"/>
              <w:rPr>
                <w:rFonts w:ascii="Times New Roman" w:hAnsi="Times New Roman"/>
              </w:rPr>
            </w:pPr>
            <w:r>
              <w:rPr>
                <w:rFonts w:hint="eastAsia" w:ascii="Times New Roman" w:hAnsi="Times New Roman"/>
              </w:rPr>
              <w:t>32</w:t>
            </w:r>
          </w:p>
        </w:tc>
        <w:tc>
          <w:tcPr>
            <w:tcW w:w="3424" w:type="dxa"/>
            <w:noWrap w:val="0"/>
            <w:vAlign w:val="top"/>
          </w:tcPr>
          <w:p w14:paraId="32E5E162">
            <w:pPr>
              <w:pStyle w:val="214"/>
              <w:jc w:val="both"/>
              <w:rPr>
                <w:rFonts w:ascii="Times New Roman" w:hAnsi="Times New Roman"/>
              </w:rPr>
            </w:pPr>
            <w:r>
              <w:rPr>
                <w:rFonts w:hint="eastAsia" w:ascii="Times New Roman" w:hAnsi="Times New Roman"/>
              </w:rPr>
              <w:t>含义同表18相关介绍。</w:t>
            </w:r>
          </w:p>
        </w:tc>
      </w:tr>
    </w:tbl>
    <w:p w14:paraId="37F3165C">
      <w:pPr>
        <w:pStyle w:val="38"/>
      </w:pPr>
    </w:p>
    <w:p w14:paraId="4B605451">
      <w:pPr>
        <w:pStyle w:val="79"/>
        <w:spacing w:before="156" w:after="156"/>
        <w:rPr>
          <w:rFonts w:ascii="Times New Roman"/>
        </w:rPr>
      </w:pPr>
      <w:r>
        <w:rPr>
          <w:rFonts w:hint="eastAsia" w:ascii="Times New Roman"/>
        </w:rPr>
        <w:t>停止</w:t>
      </w:r>
      <w:r>
        <w:rPr>
          <w:rFonts w:ascii="Times New Roman"/>
        </w:rPr>
        <w:t>升级</w:t>
      </w:r>
    </w:p>
    <w:p w14:paraId="52144758">
      <w:pPr>
        <w:pStyle w:val="38"/>
        <w:rPr>
          <w:rFonts w:ascii="Times New Roman"/>
        </w:rPr>
      </w:pPr>
      <w:r>
        <w:rPr>
          <w:rFonts w:hint="eastAsia" w:ascii="Times New Roman"/>
        </w:rPr>
        <w:t>上行</w:t>
      </w:r>
      <w:r>
        <w:rPr>
          <w:rFonts w:ascii="Times New Roman"/>
        </w:rPr>
        <w:t>无应答。</w:t>
      </w:r>
    </w:p>
    <w:p w14:paraId="7E69ACC0">
      <w:pPr>
        <w:pStyle w:val="79"/>
        <w:spacing w:before="156" w:after="156"/>
        <w:rPr>
          <w:rFonts w:ascii="Times New Roman"/>
        </w:rPr>
      </w:pPr>
      <w:r>
        <w:rPr>
          <w:rFonts w:hint="eastAsia"/>
        </w:rPr>
        <w:t>传输文件数据（单播）</w:t>
      </w:r>
    </w:p>
    <w:p w14:paraId="64FF4F32">
      <w:pPr>
        <w:pStyle w:val="38"/>
        <w:rPr>
          <w:rFonts w:ascii="Times New Roman"/>
        </w:rPr>
      </w:pPr>
      <w:r>
        <w:rPr>
          <w:rFonts w:hint="eastAsia" w:ascii="Times New Roman"/>
        </w:rPr>
        <w:t>上行</w:t>
      </w:r>
      <w:r>
        <w:rPr>
          <w:rFonts w:ascii="Times New Roman"/>
        </w:rPr>
        <w:t>无应答。</w:t>
      </w:r>
    </w:p>
    <w:p w14:paraId="777F2221">
      <w:pPr>
        <w:pStyle w:val="79"/>
        <w:spacing w:before="156" w:after="156"/>
        <w:rPr>
          <w:rFonts w:ascii="Times New Roman"/>
        </w:rPr>
      </w:pPr>
      <w:r>
        <w:rPr>
          <w:rFonts w:hint="eastAsia" w:ascii="Times New Roman"/>
        </w:rPr>
        <w:t>查询</w:t>
      </w:r>
      <w:r>
        <w:rPr>
          <w:rFonts w:ascii="Times New Roman"/>
        </w:rPr>
        <w:t>站点升级状态</w:t>
      </w:r>
    </w:p>
    <w:p w14:paraId="1CAAB4AF">
      <w:pPr>
        <w:pStyle w:val="38"/>
        <w:rPr>
          <w:rFonts w:hint="eastAsia" w:ascii="Times New Roman"/>
        </w:rPr>
      </w:pPr>
      <w:r>
        <w:rPr>
          <w:rFonts w:ascii="Times New Roman"/>
        </w:rPr>
        <w:t>STA向</w:t>
      </w:r>
      <w:r>
        <w:rPr>
          <w:rFonts w:hint="eastAsia" w:ascii="Times New Roman"/>
        </w:rPr>
        <w:t>CCO</w:t>
      </w:r>
      <w:r>
        <w:rPr>
          <w:rFonts w:ascii="Times New Roman"/>
        </w:rPr>
        <w:t>发送的</w:t>
      </w:r>
      <w:r>
        <w:rPr>
          <w:rFonts w:hint="eastAsia" w:ascii="Times New Roman"/>
        </w:rPr>
        <w:t>查询</w:t>
      </w:r>
      <w:r>
        <w:rPr>
          <w:rFonts w:ascii="Times New Roman"/>
        </w:rPr>
        <w:t>站点</w:t>
      </w:r>
      <w:r>
        <w:rPr>
          <w:rFonts w:hint="eastAsia" w:ascii="Times New Roman"/>
        </w:rPr>
        <w:t>升级</w:t>
      </w:r>
      <w:r>
        <w:rPr>
          <w:rFonts w:ascii="Times New Roman"/>
        </w:rPr>
        <w:t>状态</w:t>
      </w:r>
      <w:r>
        <w:rPr>
          <w:rFonts w:hint="eastAsia" w:ascii="Times New Roman"/>
        </w:rPr>
        <w:t>上行</w:t>
      </w:r>
      <w:r>
        <w:rPr>
          <w:rFonts w:ascii="Times New Roman"/>
        </w:rPr>
        <w:t>报文应符合图</w:t>
      </w:r>
      <w:r>
        <w:rPr>
          <w:rFonts w:hint="eastAsia" w:ascii="Times New Roman"/>
        </w:rPr>
        <w:t>29</w:t>
      </w:r>
      <w:r>
        <w:rPr>
          <w:rFonts w:ascii="Times New Roman"/>
        </w:rPr>
        <w:t>格式要求。</w:t>
      </w:r>
    </w:p>
    <w:p w14:paraId="2787B6C0">
      <w:pPr>
        <w:pStyle w:val="38"/>
        <w:rPr>
          <w:rFonts w:ascii="Times New Roman"/>
        </w:rPr>
      </w:pPr>
    </w:p>
    <w:p w14:paraId="6E19A1C1">
      <w:pPr>
        <w:pStyle w:val="38"/>
        <w:ind w:firstLine="0" w:firstLineChars="0"/>
        <w:jc w:val="center"/>
        <w:rPr>
          <w:rFonts w:ascii="Times New Roman"/>
          <w:strike/>
        </w:rPr>
      </w:pPr>
      <w:r>
        <w:object>
          <v:shape id="_x0000_i1051" o:spt="75" type="#_x0000_t75" style="height:101.65pt;width:368.25pt;" o:ole="t" filled="f" o:preferrelative="t" stroked="f" coordsize="21600,21600">
            <v:path/>
            <v:fill on="f" focussize="0,0"/>
            <v:stroke on="f"/>
            <v:imagedata r:id="rId69" o:title=""/>
            <o:lock v:ext="edit" aspectratio="t"/>
            <w10:wrap type="none"/>
            <w10:anchorlock/>
          </v:shape>
          <o:OLEObject Type="Embed" ProgID="Visio.Drawing.11" ShapeID="_x0000_i1051" DrawAspect="Content" ObjectID="_1468075753" r:id="rId68">
            <o:LockedField>false</o:LockedField>
          </o:OLEObject>
        </w:object>
      </w:r>
    </w:p>
    <w:p w14:paraId="4571835B">
      <w:pPr>
        <w:pStyle w:val="156"/>
        <w:ind w:hanging="2"/>
        <w:rPr>
          <w:rFonts w:ascii="Times New Roman"/>
        </w:rPr>
      </w:pPr>
      <w:bookmarkStart w:id="982" w:name="_Ref446608470"/>
      <w:r>
        <w:rPr>
          <w:rFonts w:hint="eastAsia" w:ascii="Times New Roman"/>
        </w:rPr>
        <w:t>查询站点</w:t>
      </w:r>
      <w:r>
        <w:rPr>
          <w:rFonts w:ascii="Times New Roman"/>
        </w:rPr>
        <w:t>升级状态</w:t>
      </w:r>
      <w:r>
        <w:rPr>
          <w:rFonts w:hint="eastAsia" w:ascii="Times New Roman"/>
        </w:rPr>
        <w:t>上</w:t>
      </w:r>
      <w:r>
        <w:rPr>
          <w:rFonts w:ascii="Times New Roman"/>
        </w:rPr>
        <w:t>行</w:t>
      </w:r>
      <w:r>
        <w:rPr>
          <w:rFonts w:hint="eastAsia" w:ascii="Times New Roman"/>
        </w:rPr>
        <w:t>报文</w:t>
      </w:r>
      <w:r>
        <w:rPr>
          <w:rFonts w:hint="eastAsia"/>
        </w:rPr>
        <w:t>数据</w:t>
      </w:r>
      <w:r>
        <w:rPr>
          <w:rFonts w:hint="eastAsia" w:ascii="Times New Roman"/>
        </w:rPr>
        <w:t>格式</w:t>
      </w:r>
      <w:bookmarkEnd w:id="982"/>
    </w:p>
    <w:p w14:paraId="67C1B69A">
      <w:pPr>
        <w:pStyle w:val="38"/>
        <w:rPr>
          <w:rFonts w:ascii="Times New Roman"/>
        </w:rPr>
      </w:pPr>
      <w:r>
        <w:rPr>
          <w:rFonts w:hint="eastAsia" w:ascii="Times New Roman"/>
        </w:rPr>
        <w:t>查询</w:t>
      </w:r>
      <w:r>
        <w:rPr>
          <w:rFonts w:ascii="Times New Roman"/>
        </w:rPr>
        <w:t>站点升级状态上行报文数据字段应符合表</w:t>
      </w:r>
      <w:r>
        <w:rPr>
          <w:rFonts w:hint="eastAsia" w:ascii="Times New Roman"/>
        </w:rPr>
        <w:t>25</w:t>
      </w:r>
      <w:r>
        <w:rPr>
          <w:rFonts w:ascii="Times New Roman"/>
        </w:rPr>
        <w:t>要求。</w:t>
      </w:r>
    </w:p>
    <w:p w14:paraId="00B28724">
      <w:pPr>
        <w:pStyle w:val="154"/>
        <w:ind w:left="0"/>
      </w:pPr>
      <w:bookmarkStart w:id="983" w:name="_Ref446608657"/>
      <w:r>
        <w:rPr>
          <w:rFonts w:hint="eastAsia"/>
        </w:rPr>
        <w:t>开始升级上</w:t>
      </w:r>
      <w:r>
        <w:t>行报文</w:t>
      </w:r>
      <w:r>
        <w:rPr>
          <w:rFonts w:hint="eastAsia"/>
        </w:rPr>
        <w:t>数据</w:t>
      </w:r>
      <w:r>
        <w:t>字段说明</w:t>
      </w:r>
      <w:bookmarkEnd w:id="98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850"/>
        <w:gridCol w:w="851"/>
        <w:gridCol w:w="1417"/>
        <w:gridCol w:w="3991"/>
      </w:tblGrid>
      <w:tr w14:paraId="29DB9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noWrap w:val="0"/>
            <w:vAlign w:val="center"/>
          </w:tcPr>
          <w:p w14:paraId="558BB61A">
            <w:pPr>
              <w:pStyle w:val="214"/>
              <w:rPr>
                <w:rFonts w:ascii="Times New Roman" w:hAnsi="Times New Roman"/>
              </w:rPr>
            </w:pPr>
            <w:r>
              <w:rPr>
                <w:rFonts w:ascii="Times New Roman"/>
              </w:rPr>
              <w:t>域</w:t>
            </w:r>
          </w:p>
        </w:tc>
        <w:tc>
          <w:tcPr>
            <w:tcW w:w="850" w:type="dxa"/>
            <w:noWrap w:val="0"/>
            <w:vAlign w:val="center"/>
          </w:tcPr>
          <w:p w14:paraId="590C9552">
            <w:pPr>
              <w:pStyle w:val="214"/>
              <w:rPr>
                <w:rFonts w:ascii="Times New Roman" w:hAnsi="Times New Roman"/>
              </w:rPr>
            </w:pPr>
            <w:r>
              <w:rPr>
                <w:rFonts w:ascii="Times New Roman"/>
              </w:rPr>
              <w:t>字节号</w:t>
            </w:r>
          </w:p>
        </w:tc>
        <w:tc>
          <w:tcPr>
            <w:tcW w:w="851" w:type="dxa"/>
            <w:noWrap w:val="0"/>
            <w:vAlign w:val="center"/>
          </w:tcPr>
          <w:p w14:paraId="61870C91">
            <w:pPr>
              <w:pStyle w:val="214"/>
              <w:rPr>
                <w:rFonts w:ascii="Times New Roman" w:hAnsi="Times New Roman"/>
              </w:rPr>
            </w:pPr>
            <w:r>
              <w:rPr>
                <w:rFonts w:ascii="Times New Roman"/>
              </w:rPr>
              <w:t>比特位</w:t>
            </w:r>
          </w:p>
        </w:tc>
        <w:tc>
          <w:tcPr>
            <w:tcW w:w="1417" w:type="dxa"/>
            <w:noWrap w:val="0"/>
            <w:vAlign w:val="center"/>
          </w:tcPr>
          <w:p w14:paraId="32507606">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991" w:type="dxa"/>
            <w:noWrap w:val="0"/>
            <w:vAlign w:val="top"/>
          </w:tcPr>
          <w:p w14:paraId="603DE432">
            <w:pPr>
              <w:pStyle w:val="214"/>
              <w:rPr>
                <w:rFonts w:hint="eastAsia" w:ascii="Times New Roman"/>
              </w:rPr>
            </w:pPr>
            <w:r>
              <w:rPr>
                <w:rFonts w:hint="eastAsia" w:ascii="Times New Roman"/>
              </w:rPr>
              <w:t>含义</w:t>
            </w:r>
          </w:p>
        </w:tc>
      </w:tr>
      <w:tr w14:paraId="6AF6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noWrap w:val="0"/>
            <w:vAlign w:val="center"/>
          </w:tcPr>
          <w:p w14:paraId="34FB3AEC">
            <w:pPr>
              <w:pStyle w:val="214"/>
              <w:rPr>
                <w:rFonts w:ascii="Times New Roman" w:hAnsi="Times New Roman"/>
              </w:rPr>
            </w:pPr>
            <w:r>
              <w:rPr>
                <w:rFonts w:hint="eastAsia" w:ascii="Times New Roman"/>
              </w:rPr>
              <w:t>协议</w:t>
            </w:r>
            <w:r>
              <w:rPr>
                <w:rFonts w:ascii="Times New Roman"/>
              </w:rPr>
              <w:t>版本号</w:t>
            </w:r>
          </w:p>
        </w:tc>
        <w:tc>
          <w:tcPr>
            <w:tcW w:w="850" w:type="dxa"/>
            <w:vMerge w:val="restart"/>
            <w:noWrap w:val="0"/>
            <w:vAlign w:val="center"/>
          </w:tcPr>
          <w:p w14:paraId="2745C89C">
            <w:pPr>
              <w:pStyle w:val="214"/>
              <w:rPr>
                <w:rFonts w:hint="eastAsia" w:ascii="Times New Roman"/>
              </w:rPr>
            </w:pPr>
            <w:r>
              <w:rPr>
                <w:rFonts w:hint="eastAsia" w:ascii="Times New Roman"/>
              </w:rPr>
              <w:t>0</w:t>
            </w:r>
          </w:p>
        </w:tc>
        <w:tc>
          <w:tcPr>
            <w:tcW w:w="851" w:type="dxa"/>
            <w:noWrap w:val="0"/>
            <w:vAlign w:val="center"/>
          </w:tcPr>
          <w:p w14:paraId="209898DC">
            <w:pPr>
              <w:pStyle w:val="214"/>
              <w:rPr>
                <w:rFonts w:ascii="Times New Roman" w:hAnsi="Times New Roman"/>
              </w:rPr>
            </w:pPr>
            <w:r>
              <w:rPr>
                <w:rFonts w:ascii="Times New Roman" w:hAnsi="Times New Roman"/>
              </w:rPr>
              <w:t>0-5</w:t>
            </w:r>
          </w:p>
        </w:tc>
        <w:tc>
          <w:tcPr>
            <w:tcW w:w="1417" w:type="dxa"/>
            <w:noWrap w:val="0"/>
            <w:vAlign w:val="center"/>
          </w:tcPr>
          <w:p w14:paraId="21FDA829">
            <w:pPr>
              <w:pStyle w:val="214"/>
              <w:rPr>
                <w:rFonts w:ascii="Times New Roman" w:hAnsi="Times New Roman"/>
              </w:rPr>
            </w:pPr>
            <w:r>
              <w:rPr>
                <w:rFonts w:ascii="Times New Roman" w:hAnsi="Times New Roman"/>
              </w:rPr>
              <w:t>6</w:t>
            </w:r>
          </w:p>
        </w:tc>
        <w:tc>
          <w:tcPr>
            <w:tcW w:w="3991" w:type="dxa"/>
            <w:noWrap w:val="0"/>
            <w:vAlign w:val="top"/>
          </w:tcPr>
          <w:p w14:paraId="36132F91">
            <w:pPr>
              <w:pStyle w:val="214"/>
              <w:jc w:val="both"/>
              <w:rPr>
                <w:rFonts w:ascii="Times New Roman" w:hAnsi="Times New Roman"/>
              </w:rPr>
            </w:pPr>
            <w:r>
              <w:rPr>
                <w:rFonts w:ascii="Times New Roman"/>
              </w:rPr>
              <w:t>指从</w:t>
            </w:r>
            <w:r>
              <w:rPr>
                <w:rFonts w:hint="eastAsia" w:ascii="Times New Roman"/>
              </w:rPr>
              <w:t>STA</w:t>
            </w:r>
            <w:r>
              <w:rPr>
                <w:rFonts w:ascii="Times New Roman"/>
              </w:rPr>
              <w:t>发送给</w:t>
            </w:r>
            <w:r>
              <w:rPr>
                <w:rFonts w:hint="eastAsia" w:ascii="Times New Roman"/>
              </w:rPr>
              <w:t>CCO</w:t>
            </w:r>
            <w:r>
              <w:rPr>
                <w:rFonts w:ascii="Times New Roman"/>
              </w:rPr>
              <w:t>的应用层数据的协议版本。</w:t>
            </w:r>
            <w:r>
              <w:rPr>
                <w:rFonts w:hint="eastAsia" w:ascii="Times New Roman"/>
              </w:rPr>
              <w:t>当前</w:t>
            </w:r>
            <w:r>
              <w:rPr>
                <w:rFonts w:ascii="Times New Roman"/>
              </w:rPr>
              <w:t>版本取值固定为1。</w:t>
            </w:r>
          </w:p>
        </w:tc>
      </w:tr>
      <w:tr w14:paraId="7E307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vMerge w:val="restart"/>
            <w:noWrap w:val="0"/>
            <w:vAlign w:val="center"/>
          </w:tcPr>
          <w:p w14:paraId="12514F69">
            <w:pPr>
              <w:pStyle w:val="214"/>
              <w:rPr>
                <w:rFonts w:hint="eastAsia" w:ascii="Times New Roman"/>
              </w:rPr>
            </w:pPr>
            <w:r>
              <w:rPr>
                <w:rFonts w:hint="eastAsia" w:ascii="Times New Roman"/>
              </w:rPr>
              <w:t>报文头</w:t>
            </w:r>
            <w:r>
              <w:rPr>
                <w:rFonts w:ascii="Times New Roman"/>
              </w:rPr>
              <w:t>长度</w:t>
            </w:r>
          </w:p>
        </w:tc>
        <w:tc>
          <w:tcPr>
            <w:tcW w:w="850" w:type="dxa"/>
            <w:vMerge w:val="continue"/>
            <w:noWrap w:val="0"/>
            <w:vAlign w:val="center"/>
          </w:tcPr>
          <w:p w14:paraId="30E87DA9">
            <w:pPr>
              <w:pStyle w:val="214"/>
              <w:rPr>
                <w:rFonts w:hint="eastAsia" w:ascii="Times New Roman"/>
              </w:rPr>
            </w:pPr>
          </w:p>
        </w:tc>
        <w:tc>
          <w:tcPr>
            <w:tcW w:w="851" w:type="dxa"/>
            <w:noWrap w:val="0"/>
            <w:vAlign w:val="center"/>
          </w:tcPr>
          <w:p w14:paraId="54033DB2">
            <w:pPr>
              <w:pStyle w:val="214"/>
              <w:rPr>
                <w:rFonts w:hint="eastAsia" w:ascii="Times New Roman"/>
              </w:rPr>
            </w:pPr>
            <w:r>
              <w:rPr>
                <w:rFonts w:hint="eastAsia" w:ascii="Times New Roman" w:hAnsi="Times New Roman"/>
              </w:rPr>
              <w:t>6-7</w:t>
            </w:r>
          </w:p>
        </w:tc>
        <w:tc>
          <w:tcPr>
            <w:tcW w:w="1417" w:type="dxa"/>
            <w:vMerge w:val="restart"/>
            <w:noWrap w:val="0"/>
            <w:vAlign w:val="center"/>
          </w:tcPr>
          <w:p w14:paraId="7EEE80D5">
            <w:pPr>
              <w:pStyle w:val="214"/>
              <w:rPr>
                <w:rFonts w:hint="eastAsia" w:ascii="Times New Roman"/>
              </w:rPr>
            </w:pPr>
            <w:r>
              <w:rPr>
                <w:rFonts w:hint="eastAsia" w:ascii="Times New Roman" w:hAnsi="Times New Roman"/>
              </w:rPr>
              <w:t>6</w:t>
            </w:r>
          </w:p>
        </w:tc>
        <w:tc>
          <w:tcPr>
            <w:tcW w:w="3991" w:type="dxa"/>
            <w:vMerge w:val="restart"/>
            <w:noWrap w:val="0"/>
            <w:vAlign w:val="top"/>
          </w:tcPr>
          <w:p w14:paraId="2B2C0A70">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6A70F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vMerge w:val="continue"/>
            <w:tcBorders>
              <w:bottom w:val="single" w:color="000000" w:sz="4" w:space="0"/>
            </w:tcBorders>
            <w:noWrap w:val="0"/>
            <w:vAlign w:val="center"/>
          </w:tcPr>
          <w:p w14:paraId="47BB0A39">
            <w:pPr>
              <w:pStyle w:val="214"/>
              <w:rPr>
                <w:rFonts w:hint="eastAsia" w:ascii="Times New Roman"/>
              </w:rPr>
            </w:pPr>
          </w:p>
        </w:tc>
        <w:tc>
          <w:tcPr>
            <w:tcW w:w="850" w:type="dxa"/>
            <w:tcBorders>
              <w:top w:val="single" w:color="000000" w:sz="4" w:space="0"/>
              <w:bottom w:val="single" w:color="000000" w:sz="4" w:space="0"/>
              <w:right w:val="single" w:color="000000" w:sz="4" w:space="0"/>
            </w:tcBorders>
            <w:noWrap w:val="0"/>
            <w:vAlign w:val="center"/>
          </w:tcPr>
          <w:p w14:paraId="24948F9E">
            <w:pPr>
              <w:pStyle w:val="214"/>
              <w:rPr>
                <w:rFonts w:hint="eastAsia" w:ascii="Times New Roman"/>
              </w:rPr>
            </w:pPr>
            <w:r>
              <w:rPr>
                <w:rFonts w:hint="eastAsia" w:ascii="Times New Roman"/>
              </w:rPr>
              <w:t>1</w:t>
            </w:r>
          </w:p>
        </w:tc>
        <w:tc>
          <w:tcPr>
            <w:tcW w:w="851" w:type="dxa"/>
            <w:tcBorders>
              <w:top w:val="single" w:color="000000" w:sz="4" w:space="0"/>
              <w:left w:val="single" w:color="000000" w:sz="4" w:space="0"/>
              <w:bottom w:val="single" w:color="000000" w:sz="4" w:space="0"/>
            </w:tcBorders>
            <w:noWrap w:val="0"/>
            <w:vAlign w:val="center"/>
          </w:tcPr>
          <w:p w14:paraId="1C973A6E">
            <w:pPr>
              <w:pStyle w:val="214"/>
              <w:rPr>
                <w:rFonts w:hint="eastAsia" w:ascii="Times New Roman"/>
              </w:rPr>
            </w:pPr>
            <w:r>
              <w:rPr>
                <w:rFonts w:hint="eastAsia" w:ascii="Times New Roman"/>
              </w:rPr>
              <w:t>0</w:t>
            </w:r>
            <w:r>
              <w:rPr>
                <w:rFonts w:ascii="Times New Roman"/>
              </w:rPr>
              <w:t>-3</w:t>
            </w:r>
          </w:p>
        </w:tc>
        <w:tc>
          <w:tcPr>
            <w:tcW w:w="1417" w:type="dxa"/>
            <w:vMerge w:val="continue"/>
            <w:tcBorders>
              <w:bottom w:val="single" w:color="000000" w:sz="4" w:space="0"/>
            </w:tcBorders>
            <w:noWrap w:val="0"/>
            <w:vAlign w:val="center"/>
          </w:tcPr>
          <w:p w14:paraId="32923DC2">
            <w:pPr>
              <w:pStyle w:val="214"/>
              <w:rPr>
                <w:rFonts w:hint="eastAsia" w:ascii="Times New Roman"/>
              </w:rPr>
            </w:pPr>
          </w:p>
        </w:tc>
        <w:tc>
          <w:tcPr>
            <w:tcW w:w="3991" w:type="dxa"/>
            <w:vMerge w:val="continue"/>
            <w:noWrap w:val="0"/>
            <w:vAlign w:val="top"/>
          </w:tcPr>
          <w:p w14:paraId="68748051">
            <w:pPr>
              <w:pStyle w:val="214"/>
              <w:rPr>
                <w:rFonts w:hint="eastAsia" w:ascii="Times New Roman"/>
              </w:rPr>
            </w:pPr>
          </w:p>
        </w:tc>
      </w:tr>
      <w:tr w14:paraId="6EB41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tcBorders>
              <w:top w:val="single" w:color="000000" w:sz="4" w:space="0"/>
              <w:left w:val="single" w:color="000000" w:sz="4" w:space="0"/>
              <w:bottom w:val="single" w:color="000000" w:sz="4" w:space="0"/>
              <w:right w:val="single" w:color="000000" w:sz="4" w:space="0"/>
            </w:tcBorders>
            <w:noWrap w:val="0"/>
            <w:vAlign w:val="center"/>
          </w:tcPr>
          <w:p w14:paraId="12412F3E">
            <w:pPr>
              <w:pStyle w:val="214"/>
              <w:rPr>
                <w:rFonts w:hint="eastAsia" w:ascii="Times New Roman"/>
              </w:rPr>
            </w:pPr>
            <w:r>
              <w:rPr>
                <w:rFonts w:hint="eastAsia" w:ascii="Times New Roman"/>
              </w:rPr>
              <w:t>升级状态</w:t>
            </w:r>
          </w:p>
        </w:tc>
        <w:tc>
          <w:tcPr>
            <w:tcW w:w="850" w:type="dxa"/>
            <w:tcBorders>
              <w:top w:val="single" w:color="000000" w:sz="4" w:space="0"/>
              <w:left w:val="single" w:color="000000" w:sz="4" w:space="0"/>
              <w:bottom w:val="single" w:color="000000" w:sz="4" w:space="0"/>
              <w:right w:val="single" w:color="000000" w:sz="4" w:space="0"/>
            </w:tcBorders>
            <w:noWrap w:val="0"/>
            <w:vAlign w:val="center"/>
          </w:tcPr>
          <w:p w14:paraId="40DF477F">
            <w:pPr>
              <w:pStyle w:val="214"/>
              <w:rPr>
                <w:rFonts w:hint="eastAsia" w:ascii="Times New Roman"/>
              </w:rPr>
            </w:pP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5E027D79">
            <w:pPr>
              <w:pStyle w:val="214"/>
              <w:rPr>
                <w:rFonts w:hint="eastAsia" w:ascii="Times New Roman"/>
              </w:rPr>
            </w:pPr>
            <w:r>
              <w:rPr>
                <w:rFonts w:hint="eastAsia" w:ascii="Times New Roman"/>
              </w:rPr>
              <w:t>4-7</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272EA64E">
            <w:pPr>
              <w:pStyle w:val="214"/>
              <w:rPr>
                <w:rFonts w:hint="eastAsia" w:ascii="Times New Roman"/>
              </w:rPr>
            </w:pPr>
            <w:r>
              <w:rPr>
                <w:rFonts w:hint="eastAsia" w:ascii="Times New Roman"/>
              </w:rPr>
              <w:t>4</w:t>
            </w:r>
          </w:p>
        </w:tc>
        <w:tc>
          <w:tcPr>
            <w:tcW w:w="3991" w:type="dxa"/>
            <w:noWrap w:val="0"/>
            <w:vAlign w:val="top"/>
          </w:tcPr>
          <w:p w14:paraId="03354923">
            <w:pPr>
              <w:pStyle w:val="38"/>
              <w:ind w:firstLine="0" w:firstLineChars="0"/>
              <w:rPr>
                <w:rFonts w:hint="eastAsia"/>
              </w:rPr>
            </w:pPr>
            <w:r>
              <w:rPr>
                <w:rFonts w:hint="eastAsia"/>
              </w:rPr>
              <w:t>升级</w:t>
            </w:r>
            <w:r>
              <w:rPr>
                <w:rFonts w:ascii="Times New Roman"/>
              </w:rPr>
              <w:t>的进展情况， 0-空闲态、1-接收进行态、2-接收完成态、3-升级进行态、4-试</w:t>
            </w:r>
            <w:r>
              <w:rPr>
                <w:rFonts w:hint="eastAsia" w:ascii="Times New Roman"/>
              </w:rPr>
              <w:t>运行态。</w:t>
            </w:r>
          </w:p>
        </w:tc>
      </w:tr>
      <w:tr w14:paraId="40147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tcBorders>
              <w:top w:val="single" w:color="000000" w:sz="4" w:space="0"/>
              <w:left w:val="single" w:color="000000" w:sz="4" w:space="0"/>
              <w:bottom w:val="single" w:color="000000" w:sz="4" w:space="0"/>
              <w:right w:val="single" w:color="000000" w:sz="4" w:space="0"/>
            </w:tcBorders>
            <w:noWrap w:val="0"/>
            <w:vAlign w:val="center"/>
          </w:tcPr>
          <w:p w14:paraId="709E2182">
            <w:pPr>
              <w:pStyle w:val="214"/>
              <w:rPr>
                <w:rFonts w:hint="eastAsia" w:ascii="Times New Roman"/>
              </w:rPr>
            </w:pPr>
            <w:r>
              <w:rPr>
                <w:rFonts w:hint="eastAsia" w:ascii="Times New Roman"/>
              </w:rPr>
              <w:t>有效块数</w:t>
            </w:r>
          </w:p>
        </w:tc>
        <w:tc>
          <w:tcPr>
            <w:tcW w:w="850" w:type="dxa"/>
            <w:tcBorders>
              <w:top w:val="single" w:color="000000" w:sz="4" w:space="0"/>
              <w:left w:val="single" w:color="000000" w:sz="4" w:space="0"/>
              <w:bottom w:val="single" w:color="000000" w:sz="4" w:space="0"/>
              <w:right w:val="single" w:color="000000" w:sz="4" w:space="0"/>
            </w:tcBorders>
            <w:noWrap w:val="0"/>
            <w:vAlign w:val="center"/>
          </w:tcPr>
          <w:p w14:paraId="7C22E36F">
            <w:pPr>
              <w:pStyle w:val="214"/>
              <w:rPr>
                <w:rFonts w:hint="eastAsia" w:ascii="Times New Roman"/>
              </w:rPr>
            </w:pPr>
            <w:r>
              <w:rPr>
                <w:rFonts w:hint="eastAsia" w:ascii="Times New Roman"/>
              </w:rPr>
              <w:t>2-3</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11B69AEE">
            <w:pPr>
              <w:pStyle w:val="214"/>
              <w:rPr>
                <w:rFonts w:hint="eastAsia" w:ascii="Times New Roman"/>
              </w:rPr>
            </w:pPr>
            <w:r>
              <w:rPr>
                <w:rFonts w:hint="eastAsia" w:ascii="Times New Roman"/>
              </w:rPr>
              <w:t>0-15</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418FECD9">
            <w:pPr>
              <w:pStyle w:val="214"/>
              <w:rPr>
                <w:rFonts w:hint="eastAsia" w:ascii="Times New Roman"/>
              </w:rPr>
            </w:pPr>
            <w:r>
              <w:rPr>
                <w:rFonts w:hint="eastAsia" w:ascii="Times New Roman"/>
              </w:rPr>
              <w:t>16</w:t>
            </w:r>
          </w:p>
        </w:tc>
        <w:tc>
          <w:tcPr>
            <w:tcW w:w="3991" w:type="dxa"/>
            <w:noWrap w:val="0"/>
            <w:vAlign w:val="top"/>
          </w:tcPr>
          <w:p w14:paraId="48904C6A">
            <w:pPr>
              <w:pStyle w:val="214"/>
              <w:jc w:val="both"/>
              <w:rPr>
                <w:rFonts w:hint="eastAsia" w:ascii="Times New Roman"/>
              </w:rPr>
            </w:pPr>
            <w:r>
              <w:rPr>
                <w:rFonts w:hint="eastAsia" w:ascii="Times New Roman"/>
              </w:rPr>
              <w:t>在位图中，有效的块数，从位图的第0个比特开始计算，当传输文件的块数不是8的整数倍时，最后有几个比特会无效。</w:t>
            </w:r>
          </w:p>
        </w:tc>
      </w:tr>
      <w:tr w14:paraId="1CA0F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tcBorders>
              <w:top w:val="single" w:color="000000" w:sz="4" w:space="0"/>
              <w:left w:val="single" w:color="000000" w:sz="4" w:space="0"/>
              <w:bottom w:val="single" w:color="000000" w:sz="4" w:space="0"/>
              <w:right w:val="single" w:color="000000" w:sz="4" w:space="0"/>
            </w:tcBorders>
            <w:noWrap w:val="0"/>
            <w:vAlign w:val="center"/>
          </w:tcPr>
          <w:p w14:paraId="21B51464">
            <w:pPr>
              <w:pStyle w:val="214"/>
              <w:rPr>
                <w:rFonts w:hint="eastAsia" w:ascii="Times New Roman"/>
              </w:rPr>
            </w:pPr>
            <w:r>
              <w:rPr>
                <w:rFonts w:hint="eastAsia" w:ascii="Times New Roman"/>
              </w:rPr>
              <w:t>起始块号</w:t>
            </w:r>
          </w:p>
        </w:tc>
        <w:tc>
          <w:tcPr>
            <w:tcW w:w="850" w:type="dxa"/>
            <w:tcBorders>
              <w:top w:val="single" w:color="000000" w:sz="4" w:space="0"/>
              <w:left w:val="single" w:color="000000" w:sz="4" w:space="0"/>
              <w:bottom w:val="single" w:color="000000" w:sz="4" w:space="0"/>
              <w:right w:val="single" w:color="000000" w:sz="4" w:space="0"/>
            </w:tcBorders>
            <w:noWrap w:val="0"/>
            <w:vAlign w:val="center"/>
          </w:tcPr>
          <w:p w14:paraId="15FA45AA">
            <w:pPr>
              <w:pStyle w:val="214"/>
              <w:rPr>
                <w:rFonts w:hint="eastAsia" w:ascii="Times New Roman"/>
              </w:rPr>
            </w:pPr>
            <w:r>
              <w:rPr>
                <w:rFonts w:hint="eastAsia" w:ascii="Times New Roman"/>
              </w:rPr>
              <w:t>4-7</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4721663B">
            <w:pPr>
              <w:pStyle w:val="214"/>
              <w:rPr>
                <w:rFonts w:hint="eastAsia" w:ascii="Times New Roman"/>
              </w:rPr>
            </w:pPr>
            <w:r>
              <w:rPr>
                <w:rFonts w:hint="eastAsia" w:ascii="Times New Roman"/>
              </w:rPr>
              <w:t>0-31</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2E42D041">
            <w:pPr>
              <w:pStyle w:val="214"/>
              <w:rPr>
                <w:rFonts w:hint="eastAsia" w:ascii="Times New Roman"/>
              </w:rPr>
            </w:pPr>
            <w:r>
              <w:rPr>
                <w:rFonts w:hint="eastAsia" w:ascii="Times New Roman"/>
              </w:rPr>
              <w:t>32</w:t>
            </w:r>
          </w:p>
        </w:tc>
        <w:tc>
          <w:tcPr>
            <w:tcW w:w="3991" w:type="dxa"/>
            <w:noWrap w:val="0"/>
            <w:vAlign w:val="top"/>
          </w:tcPr>
          <w:p w14:paraId="0A11E09C">
            <w:pPr>
              <w:pStyle w:val="38"/>
              <w:ind w:firstLine="0" w:firstLineChars="0"/>
              <w:rPr>
                <w:rFonts w:hint="eastAsia"/>
              </w:rPr>
            </w:pPr>
            <w:r>
              <w:rPr>
                <w:rFonts w:hint="eastAsia"/>
              </w:rPr>
              <w:t>查询的起始块号。</w:t>
            </w:r>
          </w:p>
        </w:tc>
      </w:tr>
      <w:tr w14:paraId="2DE5F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tcBorders>
              <w:top w:val="single" w:color="000000" w:sz="4" w:space="0"/>
              <w:left w:val="single" w:color="000000" w:sz="4" w:space="0"/>
              <w:bottom w:val="single" w:color="000000" w:sz="4" w:space="0"/>
              <w:right w:val="single" w:color="000000" w:sz="4" w:space="0"/>
            </w:tcBorders>
            <w:noWrap w:val="0"/>
            <w:vAlign w:val="center"/>
          </w:tcPr>
          <w:p w14:paraId="63E27578">
            <w:pPr>
              <w:pStyle w:val="214"/>
              <w:rPr>
                <w:rFonts w:hint="eastAsia" w:ascii="Times New Roman"/>
              </w:rPr>
            </w:pPr>
            <w:r>
              <w:rPr>
                <w:rFonts w:hint="eastAsia" w:ascii="Times New Roman"/>
              </w:rPr>
              <w:t>升级ID</w:t>
            </w:r>
          </w:p>
        </w:tc>
        <w:tc>
          <w:tcPr>
            <w:tcW w:w="850" w:type="dxa"/>
            <w:tcBorders>
              <w:top w:val="single" w:color="000000" w:sz="4" w:space="0"/>
              <w:left w:val="single" w:color="000000" w:sz="4" w:space="0"/>
              <w:bottom w:val="single" w:color="000000" w:sz="4" w:space="0"/>
              <w:right w:val="single" w:color="000000" w:sz="4" w:space="0"/>
            </w:tcBorders>
            <w:noWrap w:val="0"/>
            <w:vAlign w:val="center"/>
          </w:tcPr>
          <w:p w14:paraId="7D3367A2">
            <w:pPr>
              <w:pStyle w:val="214"/>
              <w:rPr>
                <w:rFonts w:hint="eastAsia" w:ascii="Times New Roman"/>
              </w:rPr>
            </w:pPr>
            <w:r>
              <w:rPr>
                <w:rFonts w:hint="eastAsia" w:ascii="Times New Roman"/>
              </w:rPr>
              <w:t>8</w:t>
            </w:r>
            <w:r>
              <w:rPr>
                <w:rFonts w:ascii="Times New Roman"/>
              </w:rPr>
              <w:t>-</w:t>
            </w:r>
            <w:r>
              <w:rPr>
                <w:rFonts w:hint="eastAsia" w:ascii="Times New Roman"/>
              </w:rPr>
              <w:t>11</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1459E053">
            <w:pPr>
              <w:pStyle w:val="214"/>
              <w:rPr>
                <w:rFonts w:hint="eastAsia" w:ascii="Times New Roman"/>
              </w:rPr>
            </w:pPr>
            <w:r>
              <w:rPr>
                <w:rFonts w:ascii="Times New Roman"/>
              </w:rPr>
              <w:t>0-31</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67D53EA8">
            <w:pPr>
              <w:pStyle w:val="214"/>
              <w:rPr>
                <w:rFonts w:hint="eastAsia" w:ascii="Times New Roman"/>
              </w:rPr>
            </w:pPr>
            <w:r>
              <w:rPr>
                <w:rFonts w:ascii="Times New Roman"/>
              </w:rPr>
              <w:t>32</w:t>
            </w:r>
          </w:p>
        </w:tc>
        <w:tc>
          <w:tcPr>
            <w:tcW w:w="3991" w:type="dxa"/>
            <w:noWrap w:val="0"/>
            <w:vAlign w:val="top"/>
          </w:tcPr>
          <w:p w14:paraId="0C1238CB">
            <w:pPr>
              <w:pStyle w:val="214"/>
              <w:jc w:val="both"/>
              <w:rPr>
                <w:rFonts w:hint="eastAsia" w:ascii="Times New Roman"/>
              </w:rPr>
            </w:pPr>
            <w:r>
              <w:rPr>
                <w:rFonts w:hint="eastAsia" w:ascii="Times New Roman" w:hAnsi="Times New Roman"/>
              </w:rPr>
              <w:t>含义同表18相关介绍。</w:t>
            </w:r>
          </w:p>
        </w:tc>
      </w:tr>
      <w:tr w14:paraId="67DDF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413" w:type="dxa"/>
            <w:tcBorders>
              <w:top w:val="single" w:color="000000" w:sz="4" w:space="0"/>
              <w:left w:val="single" w:color="000000" w:sz="4" w:space="0"/>
              <w:bottom w:val="single" w:color="000000" w:sz="4" w:space="0"/>
              <w:right w:val="single" w:color="000000" w:sz="4" w:space="0"/>
            </w:tcBorders>
            <w:noWrap w:val="0"/>
            <w:vAlign w:val="center"/>
          </w:tcPr>
          <w:p w14:paraId="1BDAA7A4">
            <w:pPr>
              <w:pStyle w:val="214"/>
              <w:rPr>
                <w:rFonts w:hint="eastAsia" w:ascii="Times New Roman"/>
              </w:rPr>
            </w:pPr>
            <w:r>
              <w:rPr>
                <w:rFonts w:hint="eastAsia" w:ascii="Times New Roman"/>
              </w:rPr>
              <w:t>位图</w:t>
            </w:r>
          </w:p>
        </w:tc>
        <w:tc>
          <w:tcPr>
            <w:tcW w:w="850" w:type="dxa"/>
            <w:tcBorders>
              <w:top w:val="single" w:color="000000" w:sz="4" w:space="0"/>
              <w:left w:val="single" w:color="000000" w:sz="4" w:space="0"/>
              <w:bottom w:val="single" w:color="000000" w:sz="4" w:space="0"/>
              <w:right w:val="single" w:color="000000" w:sz="4" w:space="0"/>
            </w:tcBorders>
            <w:noWrap w:val="0"/>
            <w:vAlign w:val="center"/>
          </w:tcPr>
          <w:p w14:paraId="10A8177E">
            <w:pPr>
              <w:pStyle w:val="214"/>
              <w:rPr>
                <w:rFonts w:hint="eastAsia" w:ascii="Times New Roman"/>
              </w:rPr>
            </w:pPr>
            <w:r>
              <w:rPr>
                <w:rFonts w:hint="eastAsia" w:ascii="Times New Roman"/>
              </w:rPr>
              <w:t>变长</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24162804">
            <w:pPr>
              <w:pStyle w:val="214"/>
              <w:rPr>
                <w:rFonts w:hint="eastAsia" w:ascii="Times New Roman"/>
              </w:rPr>
            </w:pPr>
            <w:r>
              <w:rPr>
                <w:rFonts w:hint="eastAsia" w:ascii="Times New Roman"/>
              </w:rPr>
              <w:t>变长</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6E52FE9E">
            <w:pPr>
              <w:pStyle w:val="214"/>
              <w:rPr>
                <w:rFonts w:hint="eastAsia" w:ascii="Times New Roman"/>
              </w:rPr>
            </w:pPr>
            <w:r>
              <w:rPr>
                <w:rFonts w:hint="eastAsia" w:ascii="Times New Roman"/>
              </w:rPr>
              <w:t>变长</w:t>
            </w:r>
          </w:p>
        </w:tc>
        <w:tc>
          <w:tcPr>
            <w:tcW w:w="3991" w:type="dxa"/>
            <w:noWrap w:val="0"/>
            <w:vAlign w:val="top"/>
          </w:tcPr>
          <w:p w14:paraId="0498EFDF">
            <w:pPr>
              <w:pStyle w:val="214"/>
              <w:jc w:val="both"/>
              <w:rPr>
                <w:rFonts w:ascii="Times New Roman" w:hAnsi="Times New Roman"/>
              </w:rPr>
            </w:pPr>
            <w:r>
              <w:rPr>
                <w:rFonts w:hint="eastAsia"/>
              </w:rPr>
              <w:t>描述传输中接收到的文件</w:t>
            </w:r>
            <w:r>
              <w:rPr>
                <w:rFonts w:ascii="Times New Roman"/>
              </w:rPr>
              <w:t>块位图，0表示该块数据未收到，1表</w:t>
            </w:r>
            <w:r>
              <w:rPr>
                <w:rFonts w:hint="eastAsia"/>
              </w:rPr>
              <w:t>示该块数据已接收到。</w:t>
            </w:r>
          </w:p>
        </w:tc>
      </w:tr>
    </w:tbl>
    <w:p w14:paraId="49C7443E">
      <w:pPr>
        <w:pStyle w:val="38"/>
      </w:pPr>
    </w:p>
    <w:p w14:paraId="27C06244">
      <w:pPr>
        <w:pStyle w:val="79"/>
        <w:spacing w:before="156" w:after="156"/>
        <w:rPr>
          <w:rFonts w:ascii="Times New Roman"/>
        </w:rPr>
      </w:pPr>
      <w:r>
        <w:rPr>
          <w:rFonts w:hint="eastAsia" w:ascii="Times New Roman"/>
        </w:rPr>
        <w:t>执行升级</w:t>
      </w:r>
    </w:p>
    <w:p w14:paraId="09814D48">
      <w:pPr>
        <w:pStyle w:val="38"/>
        <w:rPr>
          <w:rFonts w:ascii="Times New Roman"/>
        </w:rPr>
      </w:pPr>
      <w:r>
        <w:rPr>
          <w:rFonts w:hint="eastAsia" w:ascii="Times New Roman"/>
        </w:rPr>
        <w:t>上行无应答</w:t>
      </w:r>
      <w:r>
        <w:rPr>
          <w:rFonts w:ascii="Times New Roman"/>
        </w:rPr>
        <w:t>。</w:t>
      </w:r>
    </w:p>
    <w:p w14:paraId="310FEFFB">
      <w:pPr>
        <w:pStyle w:val="79"/>
        <w:spacing w:before="156" w:after="156"/>
        <w:rPr>
          <w:rFonts w:ascii="Times New Roman"/>
        </w:rPr>
      </w:pPr>
      <w:r>
        <w:rPr>
          <w:rFonts w:hint="eastAsia"/>
        </w:rPr>
        <w:t>传输文件数据（单播转本地广播）</w:t>
      </w:r>
    </w:p>
    <w:p w14:paraId="082EA285">
      <w:pPr>
        <w:pStyle w:val="38"/>
        <w:rPr>
          <w:rFonts w:ascii="Times New Roman"/>
        </w:rPr>
      </w:pPr>
      <w:r>
        <w:rPr>
          <w:rFonts w:hint="eastAsia" w:ascii="Times New Roman"/>
        </w:rPr>
        <w:t>上行无应答</w:t>
      </w:r>
      <w:r>
        <w:rPr>
          <w:rFonts w:ascii="Times New Roman"/>
        </w:rPr>
        <w:t>。</w:t>
      </w:r>
    </w:p>
    <w:p w14:paraId="3B0F10BC">
      <w:pPr>
        <w:pStyle w:val="79"/>
        <w:spacing w:before="156" w:after="156"/>
        <w:rPr>
          <w:rFonts w:ascii="Times New Roman"/>
        </w:rPr>
      </w:pPr>
      <w:r>
        <w:rPr>
          <w:rFonts w:hint="eastAsia" w:ascii="Times New Roman"/>
        </w:rPr>
        <w:t>查询站点信息</w:t>
      </w:r>
    </w:p>
    <w:p w14:paraId="25BD332D">
      <w:pPr>
        <w:pStyle w:val="38"/>
        <w:rPr>
          <w:rFonts w:ascii="Times New Roman"/>
        </w:rPr>
      </w:pPr>
      <w:r>
        <w:rPr>
          <w:rFonts w:ascii="Times New Roman"/>
        </w:rPr>
        <w:t>STA</w:t>
      </w:r>
      <w:r>
        <w:rPr>
          <w:rFonts w:hint="eastAsia" w:ascii="Times New Roman"/>
        </w:rPr>
        <w:t>应答CCO</w:t>
      </w:r>
      <w:r>
        <w:rPr>
          <w:rFonts w:ascii="Times New Roman"/>
        </w:rPr>
        <w:t>发送的</w:t>
      </w:r>
      <w:r>
        <w:rPr>
          <w:rFonts w:hint="eastAsia" w:ascii="Times New Roman"/>
        </w:rPr>
        <w:t>查询站点信息上行</w:t>
      </w:r>
      <w:r>
        <w:rPr>
          <w:rFonts w:ascii="Times New Roman"/>
        </w:rPr>
        <w:t>报文应符合图</w:t>
      </w:r>
      <w:r>
        <w:rPr>
          <w:rFonts w:hint="eastAsia" w:ascii="Times New Roman"/>
        </w:rPr>
        <w:t>30</w:t>
      </w:r>
      <w:r>
        <w:rPr>
          <w:rFonts w:ascii="Times New Roman"/>
        </w:rPr>
        <w:t>格式要求。。</w:t>
      </w:r>
    </w:p>
    <w:p w14:paraId="64CECC81">
      <w:pPr>
        <w:pStyle w:val="38"/>
        <w:ind w:firstLine="0" w:firstLineChars="0"/>
        <w:jc w:val="center"/>
        <w:rPr>
          <w:strike/>
        </w:rPr>
      </w:pPr>
      <w:r>
        <w:object>
          <v:shape id="_x0000_i1052" o:spt="75" type="#_x0000_t75" style="height:96.4pt;width:334.25pt;" o:ole="t" filled="f" o:preferrelative="t" stroked="f" coordsize="21600,21600">
            <v:path/>
            <v:fill on="f" focussize="0,0"/>
            <v:stroke on="f"/>
            <v:imagedata r:id="rId71" o:title=""/>
            <o:lock v:ext="edit" aspectratio="t"/>
            <w10:wrap type="none"/>
            <w10:anchorlock/>
          </v:shape>
          <o:OLEObject Type="Embed" ProgID="Visio.Drawing.11" ShapeID="_x0000_i1052" DrawAspect="Content" ObjectID="_1468075754" r:id="rId70">
            <o:LockedField>false</o:LockedField>
          </o:OLEObject>
        </w:object>
      </w:r>
    </w:p>
    <w:p w14:paraId="2EEDDE18">
      <w:pPr>
        <w:pStyle w:val="156"/>
        <w:ind w:hanging="2"/>
        <w:rPr>
          <w:rFonts w:ascii="Times New Roman"/>
        </w:rPr>
      </w:pPr>
      <w:bookmarkStart w:id="984" w:name="_Ref460861684"/>
      <w:r>
        <w:rPr>
          <w:rFonts w:hint="eastAsia" w:ascii="Times New Roman"/>
        </w:rPr>
        <w:t>查询站点信息上</w:t>
      </w:r>
      <w:r>
        <w:rPr>
          <w:rFonts w:ascii="Times New Roman"/>
        </w:rPr>
        <w:t>行</w:t>
      </w:r>
      <w:r>
        <w:rPr>
          <w:rFonts w:hint="eastAsia" w:ascii="Times New Roman"/>
        </w:rPr>
        <w:t>报文</w:t>
      </w:r>
      <w:r>
        <w:rPr>
          <w:rFonts w:hint="eastAsia"/>
        </w:rPr>
        <w:t>数据</w:t>
      </w:r>
      <w:r>
        <w:rPr>
          <w:rFonts w:hint="eastAsia" w:ascii="Times New Roman"/>
        </w:rPr>
        <w:t>格式</w:t>
      </w:r>
      <w:bookmarkEnd w:id="984"/>
    </w:p>
    <w:p w14:paraId="483C9C8A">
      <w:pPr>
        <w:pStyle w:val="38"/>
        <w:rPr>
          <w:rFonts w:ascii="Times New Roman"/>
        </w:rPr>
      </w:pPr>
      <w:r>
        <w:rPr>
          <w:rFonts w:hint="eastAsia" w:ascii="Times New Roman"/>
        </w:rPr>
        <w:t>查询站点信息上</w:t>
      </w:r>
      <w:r>
        <w:rPr>
          <w:rFonts w:ascii="Times New Roman"/>
        </w:rPr>
        <w:t>行报文数据</w:t>
      </w:r>
      <w:r>
        <w:rPr>
          <w:rFonts w:hint="eastAsia" w:ascii="Times New Roman"/>
        </w:rPr>
        <w:t>字段</w:t>
      </w:r>
      <w:r>
        <w:rPr>
          <w:rFonts w:ascii="Times New Roman"/>
        </w:rPr>
        <w:t>应符合表</w:t>
      </w:r>
      <w:r>
        <w:rPr>
          <w:rFonts w:hint="eastAsia" w:ascii="Times New Roman"/>
        </w:rPr>
        <w:t>26</w:t>
      </w:r>
      <w:r>
        <w:rPr>
          <w:rFonts w:ascii="Times New Roman"/>
        </w:rPr>
        <w:t>要求。</w:t>
      </w:r>
    </w:p>
    <w:p w14:paraId="45050AB7">
      <w:pPr>
        <w:pStyle w:val="154"/>
        <w:ind w:left="0"/>
      </w:pPr>
      <w:bookmarkStart w:id="985" w:name="_Ref447726651"/>
      <w:r>
        <w:rPr>
          <w:rFonts w:hint="eastAsia"/>
        </w:rPr>
        <w:t>查询站点信息上</w:t>
      </w:r>
      <w:r>
        <w:t>行报文</w:t>
      </w:r>
      <w:r>
        <w:rPr>
          <w:rFonts w:hint="eastAsia"/>
        </w:rPr>
        <w:t>数据字段</w:t>
      </w:r>
      <w:r>
        <w:t>说明</w:t>
      </w:r>
      <w:bookmarkEnd w:id="98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1"/>
        <w:gridCol w:w="851"/>
        <w:gridCol w:w="992"/>
        <w:gridCol w:w="1417"/>
        <w:gridCol w:w="3991"/>
      </w:tblGrid>
      <w:tr w14:paraId="51385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06316F43">
            <w:pPr>
              <w:pStyle w:val="214"/>
              <w:rPr>
                <w:rFonts w:ascii="Times New Roman" w:hAnsi="Times New Roman"/>
              </w:rPr>
            </w:pPr>
            <w:r>
              <w:rPr>
                <w:rFonts w:ascii="Times New Roman"/>
              </w:rPr>
              <w:t>域</w:t>
            </w:r>
          </w:p>
        </w:tc>
        <w:tc>
          <w:tcPr>
            <w:tcW w:w="851" w:type="dxa"/>
            <w:noWrap w:val="0"/>
            <w:vAlign w:val="center"/>
          </w:tcPr>
          <w:p w14:paraId="07BA600F">
            <w:pPr>
              <w:pStyle w:val="214"/>
              <w:rPr>
                <w:rFonts w:ascii="Times New Roman" w:hAnsi="Times New Roman"/>
              </w:rPr>
            </w:pPr>
            <w:r>
              <w:rPr>
                <w:rFonts w:ascii="Times New Roman"/>
              </w:rPr>
              <w:t>字节号</w:t>
            </w:r>
          </w:p>
        </w:tc>
        <w:tc>
          <w:tcPr>
            <w:tcW w:w="992" w:type="dxa"/>
            <w:noWrap w:val="0"/>
            <w:vAlign w:val="center"/>
          </w:tcPr>
          <w:p w14:paraId="4182F7F3">
            <w:pPr>
              <w:pStyle w:val="214"/>
              <w:rPr>
                <w:rFonts w:ascii="Times New Roman" w:hAnsi="Times New Roman"/>
              </w:rPr>
            </w:pPr>
            <w:r>
              <w:rPr>
                <w:rFonts w:ascii="Times New Roman"/>
              </w:rPr>
              <w:t>比特位</w:t>
            </w:r>
          </w:p>
        </w:tc>
        <w:tc>
          <w:tcPr>
            <w:tcW w:w="1417" w:type="dxa"/>
            <w:noWrap w:val="0"/>
            <w:vAlign w:val="center"/>
          </w:tcPr>
          <w:p w14:paraId="315907C4">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991" w:type="dxa"/>
            <w:noWrap w:val="0"/>
            <w:vAlign w:val="top"/>
          </w:tcPr>
          <w:p w14:paraId="1771901E">
            <w:pPr>
              <w:pStyle w:val="214"/>
              <w:rPr>
                <w:rFonts w:hint="eastAsia" w:ascii="Times New Roman"/>
              </w:rPr>
            </w:pPr>
            <w:r>
              <w:rPr>
                <w:rFonts w:hint="eastAsia" w:ascii="Times New Roman"/>
              </w:rPr>
              <w:t>含义</w:t>
            </w:r>
          </w:p>
        </w:tc>
      </w:tr>
      <w:tr w14:paraId="08279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1CCF8005">
            <w:pPr>
              <w:pStyle w:val="214"/>
              <w:rPr>
                <w:rFonts w:ascii="Times New Roman" w:hAnsi="Times New Roman"/>
              </w:rPr>
            </w:pPr>
            <w:r>
              <w:rPr>
                <w:rFonts w:hint="eastAsia" w:ascii="Times New Roman"/>
              </w:rPr>
              <w:t>协议</w:t>
            </w:r>
            <w:r>
              <w:rPr>
                <w:rFonts w:ascii="Times New Roman"/>
              </w:rPr>
              <w:t>版本号</w:t>
            </w:r>
          </w:p>
        </w:tc>
        <w:tc>
          <w:tcPr>
            <w:tcW w:w="851" w:type="dxa"/>
            <w:vMerge w:val="restart"/>
            <w:noWrap w:val="0"/>
            <w:vAlign w:val="center"/>
          </w:tcPr>
          <w:p w14:paraId="2AB884FD">
            <w:pPr>
              <w:pStyle w:val="214"/>
              <w:rPr>
                <w:rFonts w:hint="eastAsia" w:ascii="Times New Roman"/>
              </w:rPr>
            </w:pPr>
            <w:r>
              <w:rPr>
                <w:rFonts w:hint="eastAsia" w:ascii="Times New Roman"/>
              </w:rPr>
              <w:t>0</w:t>
            </w:r>
          </w:p>
        </w:tc>
        <w:tc>
          <w:tcPr>
            <w:tcW w:w="992" w:type="dxa"/>
            <w:noWrap w:val="0"/>
            <w:vAlign w:val="center"/>
          </w:tcPr>
          <w:p w14:paraId="67355B2C">
            <w:pPr>
              <w:pStyle w:val="214"/>
              <w:rPr>
                <w:rFonts w:ascii="Times New Roman" w:hAnsi="Times New Roman"/>
              </w:rPr>
            </w:pPr>
            <w:r>
              <w:rPr>
                <w:rFonts w:ascii="Times New Roman" w:hAnsi="Times New Roman"/>
              </w:rPr>
              <w:t>0-5</w:t>
            </w:r>
          </w:p>
        </w:tc>
        <w:tc>
          <w:tcPr>
            <w:tcW w:w="1417" w:type="dxa"/>
            <w:noWrap w:val="0"/>
            <w:vAlign w:val="center"/>
          </w:tcPr>
          <w:p w14:paraId="46AB9EDF">
            <w:pPr>
              <w:pStyle w:val="214"/>
              <w:rPr>
                <w:rFonts w:ascii="Times New Roman" w:hAnsi="Times New Roman"/>
              </w:rPr>
            </w:pPr>
            <w:r>
              <w:rPr>
                <w:rFonts w:ascii="Times New Roman" w:hAnsi="Times New Roman"/>
              </w:rPr>
              <w:t>6</w:t>
            </w:r>
          </w:p>
        </w:tc>
        <w:tc>
          <w:tcPr>
            <w:tcW w:w="3991" w:type="dxa"/>
            <w:noWrap w:val="0"/>
            <w:vAlign w:val="top"/>
          </w:tcPr>
          <w:p w14:paraId="644000E4">
            <w:pPr>
              <w:pStyle w:val="214"/>
              <w:jc w:val="both"/>
              <w:rPr>
                <w:rFonts w:ascii="Times New Roman" w:hAnsi="Times New Roman"/>
              </w:rPr>
            </w:pPr>
            <w:r>
              <w:rPr>
                <w:rFonts w:ascii="Times New Roman"/>
              </w:rPr>
              <w:t>指从</w:t>
            </w:r>
            <w:r>
              <w:rPr>
                <w:rFonts w:hint="eastAsia" w:ascii="Times New Roman"/>
              </w:rPr>
              <w:t>STA</w:t>
            </w:r>
            <w:r>
              <w:rPr>
                <w:rFonts w:ascii="Times New Roman"/>
              </w:rPr>
              <w:t>发送给</w:t>
            </w:r>
            <w:r>
              <w:rPr>
                <w:rFonts w:hint="eastAsia" w:ascii="Times New Roman"/>
              </w:rPr>
              <w:t>CCO</w:t>
            </w:r>
            <w:r>
              <w:rPr>
                <w:rFonts w:ascii="Times New Roman"/>
              </w:rPr>
              <w:t>的应用层数据的协议版本。</w:t>
            </w:r>
            <w:r>
              <w:rPr>
                <w:rFonts w:hint="eastAsia" w:ascii="Times New Roman"/>
              </w:rPr>
              <w:t>当前</w:t>
            </w:r>
            <w:r>
              <w:rPr>
                <w:rFonts w:ascii="Times New Roman"/>
              </w:rPr>
              <w:t>版本取值固定为1。</w:t>
            </w:r>
          </w:p>
        </w:tc>
      </w:tr>
      <w:tr w14:paraId="01217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vMerge w:val="restart"/>
            <w:noWrap w:val="0"/>
            <w:vAlign w:val="center"/>
          </w:tcPr>
          <w:p w14:paraId="291E87E1">
            <w:pPr>
              <w:pStyle w:val="214"/>
              <w:rPr>
                <w:rFonts w:hint="eastAsia" w:ascii="Times New Roman"/>
              </w:rPr>
            </w:pPr>
            <w:r>
              <w:rPr>
                <w:rFonts w:hint="eastAsia" w:ascii="Times New Roman"/>
              </w:rPr>
              <w:t>报文头</w:t>
            </w:r>
            <w:r>
              <w:rPr>
                <w:rFonts w:ascii="Times New Roman"/>
              </w:rPr>
              <w:t>长度</w:t>
            </w:r>
          </w:p>
        </w:tc>
        <w:tc>
          <w:tcPr>
            <w:tcW w:w="851" w:type="dxa"/>
            <w:vMerge w:val="continue"/>
            <w:noWrap w:val="0"/>
            <w:vAlign w:val="center"/>
          </w:tcPr>
          <w:p w14:paraId="253CE2A5">
            <w:pPr>
              <w:pStyle w:val="214"/>
              <w:rPr>
                <w:rFonts w:hint="eastAsia" w:ascii="Times New Roman"/>
              </w:rPr>
            </w:pPr>
          </w:p>
        </w:tc>
        <w:tc>
          <w:tcPr>
            <w:tcW w:w="992" w:type="dxa"/>
            <w:noWrap w:val="0"/>
            <w:vAlign w:val="center"/>
          </w:tcPr>
          <w:p w14:paraId="72859E79">
            <w:pPr>
              <w:pStyle w:val="214"/>
              <w:rPr>
                <w:rFonts w:hint="eastAsia" w:ascii="Times New Roman"/>
              </w:rPr>
            </w:pPr>
            <w:r>
              <w:rPr>
                <w:rFonts w:hint="eastAsia" w:ascii="Times New Roman" w:hAnsi="Times New Roman"/>
              </w:rPr>
              <w:t>6-7</w:t>
            </w:r>
          </w:p>
        </w:tc>
        <w:tc>
          <w:tcPr>
            <w:tcW w:w="1417" w:type="dxa"/>
            <w:vMerge w:val="restart"/>
            <w:noWrap w:val="0"/>
            <w:vAlign w:val="center"/>
          </w:tcPr>
          <w:p w14:paraId="3F098E92">
            <w:pPr>
              <w:pStyle w:val="214"/>
              <w:rPr>
                <w:rFonts w:hint="eastAsia" w:ascii="Times New Roman"/>
              </w:rPr>
            </w:pPr>
            <w:r>
              <w:rPr>
                <w:rFonts w:hint="eastAsia" w:ascii="Times New Roman" w:hAnsi="Times New Roman"/>
              </w:rPr>
              <w:t>6</w:t>
            </w:r>
          </w:p>
        </w:tc>
        <w:tc>
          <w:tcPr>
            <w:tcW w:w="3991" w:type="dxa"/>
            <w:vMerge w:val="restart"/>
            <w:noWrap w:val="0"/>
            <w:vAlign w:val="top"/>
          </w:tcPr>
          <w:p w14:paraId="193DB11C">
            <w:pPr>
              <w:pStyle w:val="214"/>
              <w:jc w:val="both"/>
              <w:rPr>
                <w:rFonts w:ascii="Times New Roman" w:hAnsi="Times New Roman"/>
              </w:rPr>
            </w:pPr>
            <w:r>
              <w:rPr>
                <w:rFonts w:ascii="Times New Roman"/>
              </w:rPr>
              <w:t>由发送方给定，描述报文头（除数据域长度外）的长度，用于接收方从报文头偏移报文头长度找到数据域的位置。</w:t>
            </w:r>
          </w:p>
        </w:tc>
      </w:tr>
      <w:tr w14:paraId="38FA8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vMerge w:val="continue"/>
            <w:noWrap w:val="0"/>
            <w:vAlign w:val="center"/>
          </w:tcPr>
          <w:p w14:paraId="501D7E0E">
            <w:pPr>
              <w:pStyle w:val="214"/>
              <w:rPr>
                <w:rFonts w:hint="eastAsia" w:ascii="Times New Roman"/>
              </w:rPr>
            </w:pPr>
          </w:p>
        </w:tc>
        <w:tc>
          <w:tcPr>
            <w:tcW w:w="851" w:type="dxa"/>
            <w:vMerge w:val="restart"/>
            <w:noWrap w:val="0"/>
            <w:vAlign w:val="center"/>
          </w:tcPr>
          <w:p w14:paraId="5418DB7F">
            <w:pPr>
              <w:pStyle w:val="214"/>
              <w:rPr>
                <w:rFonts w:hint="eastAsia" w:ascii="Times New Roman"/>
              </w:rPr>
            </w:pPr>
            <w:r>
              <w:rPr>
                <w:rFonts w:hint="eastAsia" w:ascii="Times New Roman"/>
              </w:rPr>
              <w:t>1</w:t>
            </w:r>
          </w:p>
        </w:tc>
        <w:tc>
          <w:tcPr>
            <w:tcW w:w="992" w:type="dxa"/>
            <w:noWrap w:val="0"/>
            <w:vAlign w:val="center"/>
          </w:tcPr>
          <w:p w14:paraId="7915F165">
            <w:pPr>
              <w:pStyle w:val="214"/>
              <w:rPr>
                <w:rFonts w:hint="eastAsia" w:ascii="Times New Roman"/>
              </w:rPr>
            </w:pPr>
            <w:r>
              <w:rPr>
                <w:rFonts w:hint="eastAsia" w:ascii="Times New Roman" w:hAnsi="Times New Roman"/>
              </w:rPr>
              <w:t>0</w:t>
            </w:r>
            <w:r>
              <w:rPr>
                <w:rFonts w:ascii="Times New Roman" w:hAnsi="Times New Roman"/>
              </w:rPr>
              <w:t>-3</w:t>
            </w:r>
          </w:p>
        </w:tc>
        <w:tc>
          <w:tcPr>
            <w:tcW w:w="1417" w:type="dxa"/>
            <w:vMerge w:val="continue"/>
            <w:noWrap w:val="0"/>
            <w:vAlign w:val="center"/>
          </w:tcPr>
          <w:p w14:paraId="768C823D">
            <w:pPr>
              <w:pStyle w:val="214"/>
              <w:rPr>
                <w:rFonts w:hint="eastAsia" w:ascii="Times New Roman"/>
              </w:rPr>
            </w:pPr>
          </w:p>
        </w:tc>
        <w:tc>
          <w:tcPr>
            <w:tcW w:w="3991" w:type="dxa"/>
            <w:vMerge w:val="continue"/>
            <w:noWrap w:val="0"/>
            <w:vAlign w:val="top"/>
          </w:tcPr>
          <w:p w14:paraId="5EAA0BF8">
            <w:pPr>
              <w:pStyle w:val="214"/>
              <w:rPr>
                <w:rFonts w:hint="eastAsia" w:ascii="Times New Roman"/>
              </w:rPr>
            </w:pPr>
          </w:p>
        </w:tc>
      </w:tr>
      <w:tr w14:paraId="46A00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vMerge w:val="restart"/>
            <w:noWrap w:val="0"/>
            <w:vAlign w:val="center"/>
          </w:tcPr>
          <w:p w14:paraId="28E938B4">
            <w:pPr>
              <w:pStyle w:val="214"/>
              <w:rPr>
                <w:rFonts w:hint="eastAsia" w:ascii="Times New Roman"/>
              </w:rPr>
            </w:pPr>
            <w:r>
              <w:rPr>
                <w:rFonts w:hint="eastAsia" w:ascii="Times New Roman"/>
              </w:rPr>
              <w:t>保留</w:t>
            </w:r>
          </w:p>
        </w:tc>
        <w:tc>
          <w:tcPr>
            <w:tcW w:w="851" w:type="dxa"/>
            <w:vMerge w:val="continue"/>
            <w:noWrap w:val="0"/>
            <w:vAlign w:val="center"/>
          </w:tcPr>
          <w:p w14:paraId="6E9BCD1A">
            <w:pPr>
              <w:pStyle w:val="214"/>
              <w:rPr>
                <w:rFonts w:hint="eastAsia" w:ascii="Times New Roman"/>
              </w:rPr>
            </w:pPr>
          </w:p>
        </w:tc>
        <w:tc>
          <w:tcPr>
            <w:tcW w:w="992" w:type="dxa"/>
            <w:noWrap w:val="0"/>
            <w:vAlign w:val="center"/>
          </w:tcPr>
          <w:p w14:paraId="0B4AC6E9">
            <w:pPr>
              <w:pStyle w:val="214"/>
              <w:rPr>
                <w:rFonts w:hint="eastAsia" w:ascii="Times New Roman"/>
              </w:rPr>
            </w:pPr>
            <w:r>
              <w:rPr>
                <w:rFonts w:hint="eastAsia" w:ascii="Times New Roman"/>
              </w:rPr>
              <w:t>4-7</w:t>
            </w:r>
          </w:p>
        </w:tc>
        <w:tc>
          <w:tcPr>
            <w:tcW w:w="1417" w:type="dxa"/>
            <w:noWrap w:val="0"/>
            <w:vAlign w:val="center"/>
          </w:tcPr>
          <w:p w14:paraId="028C254A">
            <w:pPr>
              <w:pStyle w:val="214"/>
              <w:rPr>
                <w:rFonts w:hint="eastAsia" w:ascii="Times New Roman"/>
              </w:rPr>
            </w:pPr>
            <w:r>
              <w:rPr>
                <w:rFonts w:hint="eastAsia" w:ascii="Times New Roman"/>
              </w:rPr>
              <w:t>4</w:t>
            </w:r>
          </w:p>
        </w:tc>
        <w:tc>
          <w:tcPr>
            <w:tcW w:w="3991" w:type="dxa"/>
            <w:noWrap w:val="0"/>
            <w:vAlign w:val="top"/>
          </w:tcPr>
          <w:p w14:paraId="70FFD68E">
            <w:pPr>
              <w:pStyle w:val="214"/>
              <w:rPr>
                <w:rFonts w:hint="eastAsia" w:ascii="Times New Roman"/>
              </w:rPr>
            </w:pPr>
          </w:p>
        </w:tc>
      </w:tr>
      <w:tr w14:paraId="3108A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vMerge w:val="continue"/>
            <w:noWrap w:val="0"/>
            <w:vAlign w:val="center"/>
          </w:tcPr>
          <w:p w14:paraId="3CC3881A">
            <w:pPr>
              <w:pStyle w:val="214"/>
              <w:rPr>
                <w:rFonts w:hint="eastAsia" w:ascii="Times New Roman"/>
              </w:rPr>
            </w:pPr>
          </w:p>
        </w:tc>
        <w:tc>
          <w:tcPr>
            <w:tcW w:w="851" w:type="dxa"/>
            <w:noWrap w:val="0"/>
            <w:vAlign w:val="center"/>
          </w:tcPr>
          <w:p w14:paraId="7C3BEC73">
            <w:pPr>
              <w:pStyle w:val="214"/>
              <w:rPr>
                <w:rFonts w:hint="eastAsia" w:ascii="Times New Roman"/>
              </w:rPr>
            </w:pPr>
            <w:r>
              <w:rPr>
                <w:rFonts w:hint="eastAsia" w:ascii="Times New Roman"/>
              </w:rPr>
              <w:t>2</w:t>
            </w:r>
          </w:p>
        </w:tc>
        <w:tc>
          <w:tcPr>
            <w:tcW w:w="992" w:type="dxa"/>
            <w:noWrap w:val="0"/>
            <w:vAlign w:val="center"/>
          </w:tcPr>
          <w:p w14:paraId="35B6BC96">
            <w:pPr>
              <w:pStyle w:val="214"/>
              <w:rPr>
                <w:rFonts w:hint="eastAsia" w:ascii="Times New Roman"/>
              </w:rPr>
            </w:pPr>
            <w:r>
              <w:rPr>
                <w:rFonts w:hint="eastAsia" w:ascii="Times New Roman"/>
              </w:rPr>
              <w:t>0-7</w:t>
            </w:r>
          </w:p>
        </w:tc>
        <w:tc>
          <w:tcPr>
            <w:tcW w:w="1417" w:type="dxa"/>
            <w:noWrap w:val="0"/>
            <w:vAlign w:val="center"/>
          </w:tcPr>
          <w:p w14:paraId="13FEFAE2">
            <w:pPr>
              <w:pStyle w:val="214"/>
              <w:rPr>
                <w:rFonts w:hint="eastAsia" w:ascii="Times New Roman"/>
              </w:rPr>
            </w:pPr>
            <w:r>
              <w:rPr>
                <w:rFonts w:hint="eastAsia" w:ascii="Times New Roman"/>
              </w:rPr>
              <w:t>8</w:t>
            </w:r>
          </w:p>
        </w:tc>
        <w:tc>
          <w:tcPr>
            <w:tcW w:w="3991" w:type="dxa"/>
            <w:noWrap w:val="0"/>
            <w:vAlign w:val="top"/>
          </w:tcPr>
          <w:p w14:paraId="2731F269">
            <w:pPr>
              <w:pStyle w:val="214"/>
              <w:rPr>
                <w:rFonts w:hint="eastAsia" w:ascii="Times New Roman"/>
              </w:rPr>
            </w:pPr>
          </w:p>
        </w:tc>
      </w:tr>
      <w:tr w14:paraId="68F59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4CC2AEE6">
            <w:pPr>
              <w:pStyle w:val="214"/>
              <w:rPr>
                <w:rFonts w:hint="eastAsia" w:ascii="Times New Roman"/>
              </w:rPr>
            </w:pPr>
            <w:r>
              <w:rPr>
                <w:rFonts w:hint="eastAsia" w:ascii="Times New Roman"/>
              </w:rPr>
              <w:t>信息数据列表元素个数</w:t>
            </w:r>
          </w:p>
        </w:tc>
        <w:tc>
          <w:tcPr>
            <w:tcW w:w="851" w:type="dxa"/>
            <w:noWrap w:val="0"/>
            <w:vAlign w:val="center"/>
          </w:tcPr>
          <w:p w14:paraId="62E77EC4">
            <w:pPr>
              <w:pStyle w:val="214"/>
              <w:rPr>
                <w:rFonts w:hint="eastAsia" w:ascii="Times New Roman"/>
              </w:rPr>
            </w:pPr>
            <w:r>
              <w:rPr>
                <w:rFonts w:hint="eastAsia" w:ascii="Times New Roman"/>
              </w:rPr>
              <w:t>3</w:t>
            </w:r>
          </w:p>
        </w:tc>
        <w:tc>
          <w:tcPr>
            <w:tcW w:w="992" w:type="dxa"/>
            <w:noWrap w:val="0"/>
            <w:vAlign w:val="center"/>
          </w:tcPr>
          <w:p w14:paraId="30905A14">
            <w:pPr>
              <w:pStyle w:val="214"/>
              <w:rPr>
                <w:rFonts w:hint="eastAsia" w:ascii="Times New Roman"/>
              </w:rPr>
            </w:pPr>
            <w:r>
              <w:rPr>
                <w:rFonts w:hint="eastAsia" w:ascii="Times New Roman"/>
              </w:rPr>
              <w:t>0-7</w:t>
            </w:r>
          </w:p>
        </w:tc>
        <w:tc>
          <w:tcPr>
            <w:tcW w:w="1417" w:type="dxa"/>
            <w:noWrap w:val="0"/>
            <w:vAlign w:val="center"/>
          </w:tcPr>
          <w:p w14:paraId="0E6093AE">
            <w:pPr>
              <w:pStyle w:val="214"/>
              <w:rPr>
                <w:rFonts w:hint="eastAsia" w:ascii="Times New Roman"/>
              </w:rPr>
            </w:pPr>
            <w:r>
              <w:rPr>
                <w:rFonts w:hint="eastAsia" w:ascii="Times New Roman"/>
              </w:rPr>
              <w:t>8</w:t>
            </w:r>
          </w:p>
        </w:tc>
        <w:tc>
          <w:tcPr>
            <w:tcW w:w="3991" w:type="dxa"/>
            <w:noWrap w:val="0"/>
            <w:vAlign w:val="center"/>
          </w:tcPr>
          <w:p w14:paraId="2863D437">
            <w:pPr>
              <w:pStyle w:val="38"/>
              <w:ind w:firstLine="0" w:firstLineChars="0"/>
              <w:rPr>
                <w:rFonts w:hint="eastAsia" w:ascii="Times New Roman"/>
              </w:rPr>
            </w:pPr>
            <w:r>
              <w:rPr>
                <w:rFonts w:hint="eastAsia" w:ascii="Times New Roman"/>
              </w:rPr>
              <w:t>信息数据列表中元素的个数</w:t>
            </w:r>
            <w:r>
              <w:rPr>
                <w:rFonts w:ascii="Times New Roman"/>
              </w:rPr>
              <w:t>。</w:t>
            </w:r>
          </w:p>
        </w:tc>
      </w:tr>
      <w:tr w14:paraId="07B19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6C7E6D6F">
            <w:pPr>
              <w:pStyle w:val="214"/>
              <w:rPr>
                <w:rFonts w:hint="eastAsia" w:ascii="Times New Roman"/>
              </w:rPr>
            </w:pPr>
            <w:r>
              <w:rPr>
                <w:rFonts w:hint="eastAsia" w:ascii="Times New Roman"/>
              </w:rPr>
              <w:t>升级ID</w:t>
            </w:r>
          </w:p>
        </w:tc>
        <w:tc>
          <w:tcPr>
            <w:tcW w:w="851" w:type="dxa"/>
            <w:noWrap w:val="0"/>
            <w:vAlign w:val="center"/>
          </w:tcPr>
          <w:p w14:paraId="0BC7121B">
            <w:pPr>
              <w:pStyle w:val="214"/>
              <w:rPr>
                <w:rFonts w:hint="eastAsia" w:ascii="Times New Roman"/>
              </w:rPr>
            </w:pPr>
            <w:r>
              <w:rPr>
                <w:rFonts w:hint="eastAsia" w:ascii="Times New Roman"/>
              </w:rPr>
              <w:t>4-7</w:t>
            </w:r>
          </w:p>
        </w:tc>
        <w:tc>
          <w:tcPr>
            <w:tcW w:w="992" w:type="dxa"/>
            <w:noWrap w:val="0"/>
            <w:vAlign w:val="center"/>
          </w:tcPr>
          <w:p w14:paraId="0F49A164">
            <w:pPr>
              <w:pStyle w:val="214"/>
              <w:rPr>
                <w:rFonts w:hint="eastAsia" w:ascii="Times New Roman"/>
              </w:rPr>
            </w:pPr>
            <w:r>
              <w:rPr>
                <w:rFonts w:hint="eastAsia" w:ascii="Times New Roman"/>
              </w:rPr>
              <w:t>0-31</w:t>
            </w:r>
          </w:p>
        </w:tc>
        <w:tc>
          <w:tcPr>
            <w:tcW w:w="1417" w:type="dxa"/>
            <w:noWrap w:val="0"/>
            <w:vAlign w:val="center"/>
          </w:tcPr>
          <w:p w14:paraId="671813B4">
            <w:pPr>
              <w:pStyle w:val="214"/>
              <w:rPr>
                <w:rFonts w:hint="eastAsia" w:ascii="Times New Roman"/>
              </w:rPr>
            </w:pPr>
            <w:r>
              <w:rPr>
                <w:rFonts w:hint="eastAsia" w:ascii="Times New Roman"/>
              </w:rPr>
              <w:t>32</w:t>
            </w:r>
          </w:p>
        </w:tc>
        <w:tc>
          <w:tcPr>
            <w:tcW w:w="3991" w:type="dxa"/>
            <w:noWrap w:val="0"/>
            <w:vAlign w:val="top"/>
          </w:tcPr>
          <w:p w14:paraId="1E315181">
            <w:pPr>
              <w:pStyle w:val="214"/>
              <w:jc w:val="both"/>
              <w:rPr>
                <w:rFonts w:hint="eastAsia" w:ascii="Times New Roman"/>
              </w:rPr>
            </w:pPr>
            <w:r>
              <w:rPr>
                <w:rFonts w:hint="eastAsia" w:ascii="Times New Roman" w:hAnsi="Times New Roman"/>
              </w:rPr>
              <w:t>含义同表18相关介绍。</w:t>
            </w:r>
          </w:p>
        </w:tc>
      </w:tr>
      <w:tr w14:paraId="559BB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271" w:type="dxa"/>
            <w:noWrap w:val="0"/>
            <w:vAlign w:val="center"/>
          </w:tcPr>
          <w:p w14:paraId="0C54B12E">
            <w:pPr>
              <w:pStyle w:val="214"/>
              <w:rPr>
                <w:rFonts w:hint="eastAsia" w:ascii="Times New Roman"/>
              </w:rPr>
            </w:pPr>
            <w:r>
              <w:rPr>
                <w:rFonts w:hint="eastAsia" w:ascii="Times New Roman"/>
              </w:rPr>
              <w:t>信息列表</w:t>
            </w:r>
          </w:p>
        </w:tc>
        <w:tc>
          <w:tcPr>
            <w:tcW w:w="851" w:type="dxa"/>
            <w:noWrap w:val="0"/>
            <w:vAlign w:val="center"/>
          </w:tcPr>
          <w:p w14:paraId="48E54C00">
            <w:pPr>
              <w:pStyle w:val="214"/>
              <w:rPr>
                <w:rFonts w:hint="eastAsia" w:ascii="Times New Roman"/>
              </w:rPr>
            </w:pPr>
            <w:r>
              <w:rPr>
                <w:rFonts w:hint="eastAsia" w:ascii="Times New Roman"/>
              </w:rPr>
              <w:t>变长</w:t>
            </w:r>
          </w:p>
        </w:tc>
        <w:tc>
          <w:tcPr>
            <w:tcW w:w="992" w:type="dxa"/>
            <w:noWrap w:val="0"/>
            <w:vAlign w:val="center"/>
          </w:tcPr>
          <w:p w14:paraId="7C38B261">
            <w:pPr>
              <w:pStyle w:val="214"/>
              <w:rPr>
                <w:rFonts w:hint="eastAsia" w:ascii="Times New Roman"/>
              </w:rPr>
            </w:pPr>
            <w:r>
              <w:rPr>
                <w:rFonts w:hint="eastAsia" w:ascii="Times New Roman"/>
              </w:rPr>
              <w:t>变长</w:t>
            </w:r>
          </w:p>
        </w:tc>
        <w:tc>
          <w:tcPr>
            <w:tcW w:w="1417" w:type="dxa"/>
            <w:noWrap w:val="0"/>
            <w:vAlign w:val="center"/>
          </w:tcPr>
          <w:p w14:paraId="1CE2BF2B">
            <w:pPr>
              <w:pStyle w:val="214"/>
              <w:rPr>
                <w:rFonts w:hint="eastAsia" w:ascii="Times New Roman"/>
              </w:rPr>
            </w:pPr>
            <w:r>
              <w:rPr>
                <w:rFonts w:hint="eastAsia" w:ascii="Times New Roman"/>
              </w:rPr>
              <w:t>变长</w:t>
            </w:r>
          </w:p>
        </w:tc>
        <w:tc>
          <w:tcPr>
            <w:tcW w:w="3991" w:type="dxa"/>
            <w:noWrap w:val="0"/>
            <w:vAlign w:val="top"/>
          </w:tcPr>
          <w:p w14:paraId="5471F39D">
            <w:pPr>
              <w:pStyle w:val="214"/>
              <w:jc w:val="both"/>
              <w:rPr>
                <w:rFonts w:ascii="Times New Roman" w:hAnsi="Times New Roman"/>
              </w:rPr>
            </w:pPr>
            <w:r>
              <w:rPr>
                <w:rFonts w:hint="eastAsia" w:ascii="Times New Roman"/>
              </w:rPr>
              <w:t>信息数据列表中，包括多个信息元素数据，每个信息元素数据的结构字段</w:t>
            </w:r>
            <w:r>
              <w:rPr>
                <w:rFonts w:ascii="Times New Roman"/>
              </w:rPr>
              <w:t>应符合表</w:t>
            </w:r>
            <w:r>
              <w:rPr>
                <w:rFonts w:hint="eastAsia" w:ascii="Times New Roman"/>
              </w:rPr>
              <w:t>27</w:t>
            </w:r>
            <w:r>
              <w:rPr>
                <w:rFonts w:ascii="Times New Roman"/>
              </w:rPr>
              <w:t>要求</w:t>
            </w:r>
            <w:r>
              <w:rPr>
                <w:rFonts w:hint="eastAsia" w:ascii="Times New Roman"/>
              </w:rPr>
              <w:t>。</w:t>
            </w:r>
          </w:p>
        </w:tc>
      </w:tr>
    </w:tbl>
    <w:p w14:paraId="679C2267">
      <w:pPr>
        <w:pStyle w:val="38"/>
      </w:pPr>
    </w:p>
    <w:p w14:paraId="6CB7B5D9">
      <w:pPr>
        <w:pStyle w:val="154"/>
        <w:ind w:left="0"/>
        <w:rPr>
          <w:rFonts w:hint="eastAsia"/>
        </w:rPr>
      </w:pPr>
      <w:r>
        <w:rPr>
          <w:rFonts w:hint="eastAsia"/>
        </w:rPr>
        <w:t>信息列表元素字段</w:t>
      </w:r>
      <w:r>
        <w:t>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34"/>
        <w:gridCol w:w="1134"/>
        <w:gridCol w:w="992"/>
        <w:gridCol w:w="1590"/>
      </w:tblGrid>
      <w:tr w14:paraId="269AE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blHeader/>
          <w:jc w:val="center"/>
        </w:trPr>
        <w:tc>
          <w:tcPr>
            <w:tcW w:w="1734" w:type="dxa"/>
            <w:noWrap w:val="0"/>
            <w:vAlign w:val="top"/>
          </w:tcPr>
          <w:p w14:paraId="387D00FC">
            <w:pPr>
              <w:pStyle w:val="214"/>
              <w:rPr>
                <w:rFonts w:ascii="Times New Roman" w:hAnsi="Times New Roman"/>
              </w:rPr>
            </w:pPr>
            <w:r>
              <w:rPr>
                <w:rFonts w:ascii="Times New Roman"/>
              </w:rPr>
              <w:t>域</w:t>
            </w:r>
          </w:p>
        </w:tc>
        <w:tc>
          <w:tcPr>
            <w:tcW w:w="1134" w:type="dxa"/>
            <w:noWrap w:val="0"/>
            <w:vAlign w:val="top"/>
          </w:tcPr>
          <w:p w14:paraId="1019316D">
            <w:pPr>
              <w:pStyle w:val="214"/>
              <w:rPr>
                <w:rFonts w:ascii="Times New Roman" w:hAnsi="Times New Roman"/>
              </w:rPr>
            </w:pPr>
            <w:r>
              <w:rPr>
                <w:rFonts w:hint="eastAsia" w:ascii="Times New Roman" w:hAnsi="Times New Roman"/>
              </w:rPr>
              <w:t>字节号</w:t>
            </w:r>
          </w:p>
        </w:tc>
        <w:tc>
          <w:tcPr>
            <w:tcW w:w="992" w:type="dxa"/>
            <w:noWrap w:val="0"/>
            <w:vAlign w:val="top"/>
          </w:tcPr>
          <w:p w14:paraId="78C9488C">
            <w:pPr>
              <w:pStyle w:val="214"/>
              <w:rPr>
                <w:rFonts w:ascii="Times New Roman" w:hAnsi="Times New Roman"/>
              </w:rPr>
            </w:pPr>
            <w:r>
              <w:rPr>
                <w:rFonts w:hint="eastAsia" w:ascii="Times New Roman" w:hAnsi="Times New Roman"/>
              </w:rPr>
              <w:t>比特位</w:t>
            </w:r>
          </w:p>
        </w:tc>
        <w:tc>
          <w:tcPr>
            <w:tcW w:w="1590" w:type="dxa"/>
            <w:tcBorders>
              <w:right w:val="single" w:color="auto" w:sz="4" w:space="0"/>
            </w:tcBorders>
            <w:noWrap w:val="0"/>
            <w:vAlign w:val="top"/>
          </w:tcPr>
          <w:p w14:paraId="748848F1">
            <w:pPr>
              <w:pStyle w:val="214"/>
              <w:rPr>
                <w:rFonts w:ascii="Times New Roman" w:hAnsi="Times New Roman"/>
              </w:rPr>
            </w:pPr>
            <w:r>
              <w:rPr>
                <w:rFonts w:hint="eastAsia" w:ascii="Times New Roman" w:hAnsi="Times New Roman"/>
              </w:rPr>
              <w:t>域大小(比特)</w:t>
            </w:r>
          </w:p>
        </w:tc>
      </w:tr>
      <w:tr w14:paraId="3EEA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734" w:type="dxa"/>
            <w:noWrap w:val="0"/>
            <w:vAlign w:val="top"/>
          </w:tcPr>
          <w:p w14:paraId="28E24765">
            <w:pPr>
              <w:pStyle w:val="214"/>
              <w:rPr>
                <w:rFonts w:ascii="Times New Roman" w:hAnsi="Times New Roman"/>
              </w:rPr>
            </w:pPr>
            <w:r>
              <w:rPr>
                <w:rFonts w:hint="eastAsia" w:ascii="Times New Roman" w:hAnsi="Times New Roman"/>
              </w:rPr>
              <w:t>元素ID</w:t>
            </w:r>
          </w:p>
        </w:tc>
        <w:tc>
          <w:tcPr>
            <w:tcW w:w="1134" w:type="dxa"/>
            <w:noWrap w:val="0"/>
            <w:vAlign w:val="top"/>
          </w:tcPr>
          <w:p w14:paraId="67023C76">
            <w:pPr>
              <w:pStyle w:val="214"/>
              <w:rPr>
                <w:rFonts w:ascii="Times New Roman" w:hAnsi="Times New Roman"/>
              </w:rPr>
            </w:pPr>
            <w:r>
              <w:rPr>
                <w:rFonts w:hint="eastAsia" w:ascii="Times New Roman" w:hAnsi="Times New Roman"/>
              </w:rPr>
              <w:t>0</w:t>
            </w:r>
          </w:p>
        </w:tc>
        <w:tc>
          <w:tcPr>
            <w:tcW w:w="992" w:type="dxa"/>
            <w:noWrap w:val="0"/>
            <w:vAlign w:val="top"/>
          </w:tcPr>
          <w:p w14:paraId="514958D3">
            <w:pPr>
              <w:pStyle w:val="214"/>
              <w:rPr>
                <w:rFonts w:ascii="Times New Roman" w:hAnsi="Times New Roman"/>
              </w:rPr>
            </w:pPr>
            <w:r>
              <w:rPr>
                <w:rFonts w:hint="eastAsia" w:ascii="Times New Roman" w:hAnsi="Times New Roman"/>
              </w:rPr>
              <w:t>0-7</w:t>
            </w:r>
          </w:p>
        </w:tc>
        <w:tc>
          <w:tcPr>
            <w:tcW w:w="1590" w:type="dxa"/>
            <w:tcBorders>
              <w:right w:val="single" w:color="auto" w:sz="4" w:space="0"/>
            </w:tcBorders>
            <w:noWrap w:val="0"/>
            <w:vAlign w:val="top"/>
          </w:tcPr>
          <w:p w14:paraId="16CAA945">
            <w:pPr>
              <w:pStyle w:val="214"/>
              <w:rPr>
                <w:rFonts w:ascii="Times New Roman" w:hAnsi="Times New Roman"/>
              </w:rPr>
            </w:pPr>
            <w:r>
              <w:rPr>
                <w:rFonts w:hint="eastAsia" w:ascii="Times New Roman" w:hAnsi="Times New Roman"/>
              </w:rPr>
              <w:t>8</w:t>
            </w:r>
          </w:p>
        </w:tc>
      </w:tr>
      <w:tr w14:paraId="58CDF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734" w:type="dxa"/>
            <w:noWrap w:val="0"/>
            <w:vAlign w:val="top"/>
          </w:tcPr>
          <w:p w14:paraId="34F82AAD">
            <w:pPr>
              <w:pStyle w:val="214"/>
              <w:rPr>
                <w:rFonts w:hint="eastAsia" w:ascii="Times New Roman"/>
              </w:rPr>
            </w:pPr>
            <w:r>
              <w:rPr>
                <w:rFonts w:hint="eastAsia" w:ascii="Times New Roman"/>
              </w:rPr>
              <w:t>元素数据长度</w:t>
            </w:r>
          </w:p>
        </w:tc>
        <w:tc>
          <w:tcPr>
            <w:tcW w:w="1134" w:type="dxa"/>
            <w:noWrap w:val="0"/>
            <w:vAlign w:val="top"/>
          </w:tcPr>
          <w:p w14:paraId="1E3B1587">
            <w:pPr>
              <w:pStyle w:val="214"/>
              <w:rPr>
                <w:rFonts w:ascii="Times New Roman" w:hAnsi="Times New Roman"/>
              </w:rPr>
            </w:pPr>
            <w:r>
              <w:rPr>
                <w:rFonts w:hint="eastAsia" w:ascii="Times New Roman" w:hAnsi="Times New Roman"/>
              </w:rPr>
              <w:t>1</w:t>
            </w:r>
          </w:p>
        </w:tc>
        <w:tc>
          <w:tcPr>
            <w:tcW w:w="992" w:type="dxa"/>
            <w:noWrap w:val="0"/>
            <w:vAlign w:val="top"/>
          </w:tcPr>
          <w:p w14:paraId="54D8445A">
            <w:pPr>
              <w:pStyle w:val="214"/>
              <w:rPr>
                <w:rFonts w:ascii="Times New Roman" w:hAnsi="Times New Roman"/>
              </w:rPr>
            </w:pPr>
            <w:r>
              <w:rPr>
                <w:rFonts w:hint="eastAsia" w:ascii="Times New Roman" w:hAnsi="Times New Roman"/>
              </w:rPr>
              <w:t>0-7</w:t>
            </w:r>
          </w:p>
        </w:tc>
        <w:tc>
          <w:tcPr>
            <w:tcW w:w="1590" w:type="dxa"/>
            <w:tcBorders>
              <w:right w:val="single" w:color="auto" w:sz="4" w:space="0"/>
            </w:tcBorders>
            <w:noWrap w:val="0"/>
            <w:vAlign w:val="top"/>
          </w:tcPr>
          <w:p w14:paraId="775104F0">
            <w:pPr>
              <w:pStyle w:val="214"/>
              <w:rPr>
                <w:rFonts w:ascii="Times New Roman" w:hAnsi="Times New Roman"/>
              </w:rPr>
            </w:pPr>
            <w:r>
              <w:rPr>
                <w:rFonts w:hint="eastAsia" w:ascii="Times New Roman" w:hAnsi="Times New Roman"/>
              </w:rPr>
              <w:t>8</w:t>
            </w:r>
          </w:p>
        </w:tc>
      </w:tr>
      <w:tr w14:paraId="1A74B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734" w:type="dxa"/>
            <w:noWrap w:val="0"/>
            <w:vAlign w:val="top"/>
          </w:tcPr>
          <w:p w14:paraId="38369203">
            <w:pPr>
              <w:pStyle w:val="214"/>
              <w:rPr>
                <w:rFonts w:hint="eastAsia" w:ascii="Times New Roman"/>
              </w:rPr>
            </w:pPr>
            <w:r>
              <w:rPr>
                <w:rFonts w:hint="eastAsia" w:ascii="Times New Roman"/>
              </w:rPr>
              <w:t>元素数据</w:t>
            </w:r>
          </w:p>
        </w:tc>
        <w:tc>
          <w:tcPr>
            <w:tcW w:w="1134" w:type="dxa"/>
            <w:noWrap w:val="0"/>
            <w:vAlign w:val="top"/>
          </w:tcPr>
          <w:p w14:paraId="2508F7E1">
            <w:pPr>
              <w:pStyle w:val="214"/>
              <w:rPr>
                <w:rFonts w:ascii="Times New Roman" w:hAnsi="Times New Roman"/>
              </w:rPr>
            </w:pPr>
            <w:r>
              <w:rPr>
                <w:rFonts w:hint="eastAsia" w:ascii="Times New Roman" w:hAnsi="Times New Roman"/>
              </w:rPr>
              <w:t>2-N</w:t>
            </w:r>
          </w:p>
        </w:tc>
        <w:tc>
          <w:tcPr>
            <w:tcW w:w="992" w:type="dxa"/>
            <w:noWrap w:val="0"/>
            <w:vAlign w:val="top"/>
          </w:tcPr>
          <w:p w14:paraId="08712425">
            <w:pPr>
              <w:pStyle w:val="214"/>
              <w:rPr>
                <w:rFonts w:ascii="Times New Roman" w:hAnsi="Times New Roman"/>
              </w:rPr>
            </w:pPr>
            <w:r>
              <w:rPr>
                <w:rFonts w:hint="eastAsia" w:ascii="Times New Roman" w:hAnsi="Times New Roman"/>
              </w:rPr>
              <w:t>/</w:t>
            </w:r>
          </w:p>
        </w:tc>
        <w:tc>
          <w:tcPr>
            <w:tcW w:w="1590" w:type="dxa"/>
            <w:tcBorders>
              <w:right w:val="single" w:color="auto" w:sz="4" w:space="0"/>
            </w:tcBorders>
            <w:noWrap w:val="0"/>
            <w:vAlign w:val="top"/>
          </w:tcPr>
          <w:p w14:paraId="52777782">
            <w:pPr>
              <w:pStyle w:val="214"/>
              <w:rPr>
                <w:rFonts w:ascii="Times New Roman" w:hAnsi="Times New Roman"/>
              </w:rPr>
            </w:pPr>
            <w:r>
              <w:rPr>
                <w:rFonts w:hint="eastAsia" w:ascii="Times New Roman" w:hAnsi="Times New Roman"/>
              </w:rPr>
              <w:t>/</w:t>
            </w:r>
          </w:p>
        </w:tc>
      </w:tr>
    </w:tbl>
    <w:p w14:paraId="64A9672C">
      <w:pPr>
        <w:pStyle w:val="38"/>
        <w:rPr>
          <w:rFonts w:hint="eastAsia"/>
        </w:rPr>
      </w:pPr>
    </w:p>
    <w:p w14:paraId="714567F1">
      <w:pPr>
        <w:pStyle w:val="74"/>
        <w:spacing w:before="156" w:after="156"/>
        <w:rPr>
          <w:rFonts w:ascii="Times New Roman"/>
        </w:rPr>
      </w:pPr>
      <w:bookmarkStart w:id="986" w:name="_Toc447790904"/>
      <w:bookmarkStart w:id="987" w:name="_Toc447794115"/>
      <w:r>
        <w:rPr>
          <w:rFonts w:hint="eastAsia" w:ascii="Times New Roman"/>
        </w:rPr>
        <w:t>升级</w:t>
      </w:r>
      <w:r>
        <w:rPr>
          <w:rFonts w:ascii="Times New Roman"/>
        </w:rPr>
        <w:t>业务传输</w:t>
      </w:r>
      <w:r>
        <w:rPr>
          <w:rFonts w:hint="eastAsia" w:ascii="Times New Roman"/>
        </w:rPr>
        <w:t>流</w:t>
      </w:r>
      <w:r>
        <w:rPr>
          <w:rFonts w:ascii="Times New Roman"/>
        </w:rPr>
        <w:t>程</w:t>
      </w:r>
      <w:bookmarkEnd w:id="986"/>
      <w:bookmarkEnd w:id="987"/>
    </w:p>
    <w:p w14:paraId="4F39DC53">
      <w:pPr>
        <w:pStyle w:val="38"/>
        <w:rPr>
          <w:rFonts w:ascii="Times New Roman"/>
        </w:rPr>
      </w:pPr>
      <w:r>
        <w:rPr>
          <w:rFonts w:hint="eastAsia" w:ascii="Times New Roman"/>
        </w:rPr>
        <w:t>站点的升级过程分为五种状态：空闲态、接收进行态、接收完成态、升级进行态、试运行态。</w:t>
      </w:r>
    </w:p>
    <w:p w14:paraId="29989E06">
      <w:pPr>
        <w:pStyle w:val="38"/>
      </w:pPr>
      <w:r>
        <w:rPr>
          <w:rFonts w:hint="eastAsia" w:ascii="Times New Roman"/>
        </w:rPr>
        <w:t>STA</w:t>
      </w:r>
      <w:del w:id="139" w:author="作者">
        <w:r>
          <w:rPr>
            <w:rFonts w:hint="eastAsia" w:ascii="Times New Roman"/>
          </w:rPr>
          <w:delText>没有</w:delText>
        </w:r>
      </w:del>
      <w:ins w:id="140" w:author="作者">
        <w:r>
          <w:rPr>
            <w:rFonts w:hint="eastAsia" w:ascii="Times New Roman"/>
          </w:rPr>
          <w:t>未</w:t>
        </w:r>
      </w:ins>
      <w:r>
        <w:rPr>
          <w:rFonts w:hint="eastAsia" w:ascii="Times New Roman"/>
        </w:rPr>
        <w:t>进行在线升级时，处于空闲状态。STA进行在线升级时，若正传输文件数据，且文件数据尚未传输完成，则处于接收进行态。STA进行在线升级时，若已完成文件数据传输，且文件数据CRC校验正确，则处于接收完成态。STA进行在线升级时，若文件数据CRC校验正确，且收到执行升级命令，还未进行重启，则处于升级进行态。STA进行在线升级时，若已经重启，且未到试运行结束时刻，则处于试运行态。</w:t>
      </w:r>
    </w:p>
    <w:p w14:paraId="4A68CD45">
      <w:pPr>
        <w:pStyle w:val="191"/>
        <w:ind w:firstLineChars="0"/>
        <w:rPr>
          <w:rFonts w:ascii="宋体"/>
          <w:kern w:val="0"/>
          <w:szCs w:val="20"/>
        </w:rPr>
      </w:pPr>
      <w:r>
        <w:rPr>
          <w:rFonts w:hint="eastAsia" w:ascii="宋体"/>
          <w:kern w:val="0"/>
          <w:szCs w:val="20"/>
        </w:rPr>
        <w:t>站点各状态间的转移触发条件</w:t>
      </w:r>
      <w:r>
        <w:rPr>
          <w:rFonts w:ascii="宋体"/>
          <w:kern w:val="0"/>
          <w:szCs w:val="20"/>
        </w:rPr>
        <w:t>应符合表</w:t>
      </w:r>
      <w:r>
        <w:rPr>
          <w:rFonts w:hint="eastAsia" w:ascii="宋体"/>
          <w:kern w:val="0"/>
          <w:szCs w:val="20"/>
          <w:lang w:eastAsia="zh-CN"/>
        </w:rPr>
        <w:t>28</w:t>
      </w:r>
      <w:r>
        <w:rPr>
          <w:rFonts w:ascii="宋体"/>
          <w:kern w:val="0"/>
          <w:szCs w:val="20"/>
        </w:rPr>
        <w:t>要求</w:t>
      </w:r>
      <w:r>
        <w:rPr>
          <w:rFonts w:hint="eastAsia" w:ascii="宋体"/>
          <w:kern w:val="0"/>
          <w:szCs w:val="20"/>
        </w:rPr>
        <w:t>。</w:t>
      </w:r>
    </w:p>
    <w:p w14:paraId="63507EF3">
      <w:pPr>
        <w:pStyle w:val="154"/>
        <w:ind w:left="0"/>
      </w:pPr>
      <w:bookmarkStart w:id="988" w:name="_Ref460862034"/>
      <w:r>
        <w:rPr>
          <w:rFonts w:hint="eastAsia"/>
        </w:rPr>
        <w:t>在线升级状态转移表</w:t>
      </w:r>
      <w:bookmarkEnd w:id="988"/>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5"/>
        <w:gridCol w:w="3192"/>
        <w:gridCol w:w="2762"/>
        <w:gridCol w:w="1275"/>
      </w:tblGrid>
      <w:tr w14:paraId="20A2E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noWrap w:val="0"/>
            <w:vAlign w:val="center"/>
          </w:tcPr>
          <w:p w14:paraId="47CE71F6">
            <w:pPr>
              <w:jc w:val="center"/>
              <w:rPr>
                <w:rFonts w:ascii="Calibri" w:hAnsi="Calibri"/>
              </w:rPr>
            </w:pPr>
            <w:r>
              <w:rPr>
                <w:rFonts w:hint="eastAsia" w:ascii="Calibri" w:hAnsi="Calibri" w:cs="宋体"/>
              </w:rPr>
              <w:t>当前状态</w:t>
            </w:r>
          </w:p>
        </w:tc>
        <w:tc>
          <w:tcPr>
            <w:tcW w:w="3192" w:type="dxa"/>
            <w:noWrap w:val="0"/>
            <w:vAlign w:val="center"/>
          </w:tcPr>
          <w:p w14:paraId="594DA465">
            <w:pPr>
              <w:jc w:val="center"/>
              <w:rPr>
                <w:rFonts w:ascii="Calibri" w:hAnsi="Calibri"/>
              </w:rPr>
            </w:pPr>
            <w:r>
              <w:rPr>
                <w:rFonts w:hint="eastAsia" w:ascii="Calibri" w:hAnsi="Calibri" w:cs="宋体"/>
              </w:rPr>
              <w:t>触发条件</w:t>
            </w:r>
          </w:p>
        </w:tc>
        <w:tc>
          <w:tcPr>
            <w:tcW w:w="2762" w:type="dxa"/>
            <w:noWrap w:val="0"/>
            <w:vAlign w:val="center"/>
          </w:tcPr>
          <w:p w14:paraId="535D5CE2">
            <w:pPr>
              <w:jc w:val="center"/>
              <w:rPr>
                <w:rFonts w:ascii="Calibri" w:hAnsi="Calibri"/>
              </w:rPr>
            </w:pPr>
            <w:r>
              <w:rPr>
                <w:rFonts w:hint="eastAsia" w:ascii="Calibri" w:hAnsi="Calibri" w:cs="宋体"/>
              </w:rPr>
              <w:t>输出</w:t>
            </w:r>
          </w:p>
        </w:tc>
        <w:tc>
          <w:tcPr>
            <w:tcW w:w="1275" w:type="dxa"/>
            <w:noWrap w:val="0"/>
            <w:vAlign w:val="center"/>
          </w:tcPr>
          <w:p w14:paraId="5C46F9A0">
            <w:pPr>
              <w:jc w:val="center"/>
              <w:rPr>
                <w:rFonts w:ascii="Calibri" w:hAnsi="Calibri"/>
              </w:rPr>
            </w:pPr>
            <w:r>
              <w:rPr>
                <w:rFonts w:hint="eastAsia" w:ascii="Calibri" w:hAnsi="Calibri" w:cs="宋体"/>
              </w:rPr>
              <w:t>下一状态</w:t>
            </w:r>
          </w:p>
        </w:tc>
      </w:tr>
      <w:tr w14:paraId="2542B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restart"/>
            <w:noWrap w:val="0"/>
            <w:vAlign w:val="center"/>
          </w:tcPr>
          <w:p w14:paraId="50D828F5">
            <w:pPr>
              <w:jc w:val="center"/>
              <w:rPr>
                <w:rFonts w:ascii="Calibri" w:hAnsi="Calibri"/>
              </w:rPr>
            </w:pPr>
            <w:r>
              <w:rPr>
                <w:rFonts w:hint="eastAsia" w:ascii="Calibri" w:hAnsi="Calibri" w:cs="宋体"/>
              </w:rPr>
              <w:t>空闲态</w:t>
            </w:r>
          </w:p>
        </w:tc>
        <w:tc>
          <w:tcPr>
            <w:tcW w:w="3192" w:type="dxa"/>
            <w:noWrap w:val="0"/>
            <w:vAlign w:val="center"/>
          </w:tcPr>
          <w:p w14:paraId="5B93477F">
            <w:pPr>
              <w:jc w:val="center"/>
              <w:rPr>
                <w:rFonts w:ascii="Calibri" w:hAnsi="Calibri"/>
              </w:rPr>
            </w:pPr>
            <w:r>
              <w:rPr>
                <w:rFonts w:hint="eastAsia" w:ascii="Calibri" w:hAnsi="Calibri" w:cs="宋体"/>
              </w:rPr>
              <w:t>收到开始升级报文</w:t>
            </w:r>
          </w:p>
        </w:tc>
        <w:tc>
          <w:tcPr>
            <w:tcW w:w="2762" w:type="dxa"/>
            <w:noWrap w:val="0"/>
            <w:vAlign w:val="center"/>
          </w:tcPr>
          <w:p w14:paraId="60EA868F">
            <w:pPr>
              <w:jc w:val="center"/>
              <w:rPr>
                <w:rFonts w:ascii="Calibri" w:hAnsi="Calibri"/>
              </w:rPr>
            </w:pPr>
            <w:r>
              <w:rPr>
                <w:rFonts w:hint="eastAsia" w:ascii="Calibri" w:hAnsi="Calibri" w:cs="宋体"/>
              </w:rPr>
              <w:t>开始升级应答报文</w:t>
            </w:r>
          </w:p>
        </w:tc>
        <w:tc>
          <w:tcPr>
            <w:tcW w:w="1275" w:type="dxa"/>
            <w:noWrap w:val="0"/>
            <w:vAlign w:val="center"/>
          </w:tcPr>
          <w:p w14:paraId="335090DC">
            <w:pPr>
              <w:jc w:val="center"/>
              <w:rPr>
                <w:rFonts w:ascii="Calibri" w:hAnsi="Calibri"/>
              </w:rPr>
            </w:pPr>
            <w:r>
              <w:rPr>
                <w:rFonts w:hint="eastAsia" w:ascii="Calibri" w:hAnsi="Calibri" w:cs="宋体"/>
              </w:rPr>
              <w:t>接收进行态</w:t>
            </w:r>
          </w:p>
        </w:tc>
      </w:tr>
      <w:tr w14:paraId="7DA86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0C727DD">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6FDD6CF6">
            <w:pPr>
              <w:jc w:val="center"/>
              <w:rPr>
                <w:rFonts w:ascii="Calibri" w:hAnsi="Calibri"/>
              </w:rPr>
            </w:pPr>
            <w:r>
              <w:rPr>
                <w:rFonts w:hint="eastAsia" w:ascii="Calibri" w:hAnsi="Calibri" w:cs="宋体"/>
              </w:rPr>
              <w:t>收到停止升级报文</w:t>
            </w:r>
          </w:p>
        </w:tc>
        <w:tc>
          <w:tcPr>
            <w:tcW w:w="2762" w:type="dxa"/>
            <w:noWrap w:val="0"/>
            <w:vAlign w:val="center"/>
          </w:tcPr>
          <w:p w14:paraId="28DF7D1E">
            <w:pPr>
              <w:jc w:val="center"/>
              <w:rPr>
                <w:rFonts w:ascii="Calibri" w:hAnsi="Calibri"/>
              </w:rPr>
            </w:pPr>
            <w:r>
              <w:rPr>
                <w:rFonts w:hint="eastAsia" w:ascii="Calibri" w:hAnsi="Calibri" w:cs="宋体"/>
              </w:rPr>
              <w:t>忽略</w:t>
            </w:r>
          </w:p>
        </w:tc>
        <w:tc>
          <w:tcPr>
            <w:tcW w:w="1275" w:type="dxa"/>
            <w:noWrap w:val="0"/>
            <w:vAlign w:val="center"/>
          </w:tcPr>
          <w:p w14:paraId="151B39D4">
            <w:pPr>
              <w:jc w:val="center"/>
              <w:rPr>
                <w:rFonts w:ascii="Calibri" w:hAnsi="Calibri"/>
              </w:rPr>
            </w:pPr>
            <w:r>
              <w:rPr>
                <w:rFonts w:hint="eastAsia" w:ascii="Calibri" w:hAnsi="Calibri" w:cs="宋体"/>
              </w:rPr>
              <w:t>空闲态</w:t>
            </w:r>
          </w:p>
        </w:tc>
      </w:tr>
      <w:tr w14:paraId="44668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753CA4E">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7EAD2FB7">
            <w:pPr>
              <w:pStyle w:val="214"/>
              <w:rPr>
                <w:rFonts w:hint="eastAsia" w:ascii="Times New Roman"/>
              </w:rPr>
            </w:pPr>
            <w:r>
              <w:rPr>
                <w:rFonts w:hint="eastAsia" w:ascii="Times New Roman"/>
              </w:rPr>
              <w:t>收到</w:t>
            </w:r>
            <w:r>
              <w:rPr>
                <w:rFonts w:ascii="Times New Roman"/>
              </w:rPr>
              <w:t>传输文件</w:t>
            </w:r>
            <w:r>
              <w:rPr>
                <w:rFonts w:hint="eastAsia" w:ascii="Times New Roman"/>
              </w:rPr>
              <w:t>数据（单播）报文</w:t>
            </w:r>
          </w:p>
        </w:tc>
        <w:tc>
          <w:tcPr>
            <w:tcW w:w="2762" w:type="dxa"/>
            <w:noWrap w:val="0"/>
            <w:vAlign w:val="center"/>
          </w:tcPr>
          <w:p w14:paraId="23BB41ED">
            <w:pPr>
              <w:jc w:val="center"/>
              <w:rPr>
                <w:rFonts w:ascii="Calibri" w:hAnsi="Calibri"/>
              </w:rPr>
            </w:pPr>
            <w:r>
              <w:rPr>
                <w:rFonts w:hint="eastAsia" w:ascii="Calibri" w:hAnsi="Calibri" w:cs="宋体"/>
              </w:rPr>
              <w:t>忽略</w:t>
            </w:r>
          </w:p>
        </w:tc>
        <w:tc>
          <w:tcPr>
            <w:tcW w:w="1275" w:type="dxa"/>
            <w:noWrap w:val="0"/>
            <w:vAlign w:val="center"/>
          </w:tcPr>
          <w:p w14:paraId="49D7D307">
            <w:pPr>
              <w:jc w:val="center"/>
            </w:pPr>
            <w:r>
              <w:rPr>
                <w:rFonts w:hint="eastAsia" w:ascii="Calibri" w:hAnsi="Calibri" w:cs="宋体"/>
              </w:rPr>
              <w:t>空闲态</w:t>
            </w:r>
          </w:p>
        </w:tc>
      </w:tr>
      <w:tr w14:paraId="7B4B4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0B49756">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324EB586">
            <w:pPr>
              <w:pStyle w:val="214"/>
              <w:rPr>
                <w:rFonts w:hint="eastAsia" w:ascii="Times New Roman"/>
              </w:rPr>
            </w:pPr>
            <w:r>
              <w:rPr>
                <w:rFonts w:hint="eastAsia" w:ascii="Times New Roman"/>
              </w:rPr>
              <w:t>收到传输</w:t>
            </w:r>
            <w:r>
              <w:rPr>
                <w:rFonts w:ascii="Times New Roman"/>
              </w:rPr>
              <w:t>文件</w:t>
            </w:r>
            <w:r>
              <w:rPr>
                <w:rFonts w:hint="eastAsia" w:ascii="Times New Roman"/>
              </w:rPr>
              <w:t>数据（单播</w:t>
            </w:r>
            <w:r>
              <w:rPr>
                <w:rFonts w:ascii="Times New Roman"/>
              </w:rPr>
              <w:t>转本地</w:t>
            </w:r>
            <w:r>
              <w:rPr>
                <w:rFonts w:hint="eastAsia" w:ascii="Times New Roman"/>
              </w:rPr>
              <w:t>广播）报文</w:t>
            </w:r>
          </w:p>
        </w:tc>
        <w:tc>
          <w:tcPr>
            <w:tcW w:w="2762" w:type="dxa"/>
            <w:noWrap w:val="0"/>
            <w:vAlign w:val="center"/>
          </w:tcPr>
          <w:p w14:paraId="110A0BCA">
            <w:pPr>
              <w:jc w:val="center"/>
            </w:pPr>
            <w:r>
              <w:rPr>
                <w:rFonts w:hint="eastAsia" w:ascii="Calibri" w:hAnsi="Calibri" w:cs="宋体"/>
              </w:rPr>
              <w:t>忽略</w:t>
            </w:r>
          </w:p>
        </w:tc>
        <w:tc>
          <w:tcPr>
            <w:tcW w:w="1275" w:type="dxa"/>
            <w:noWrap w:val="0"/>
            <w:vAlign w:val="center"/>
          </w:tcPr>
          <w:p w14:paraId="473C94FA">
            <w:pPr>
              <w:jc w:val="center"/>
            </w:pPr>
            <w:r>
              <w:rPr>
                <w:rFonts w:hint="eastAsia" w:ascii="Calibri" w:hAnsi="Calibri" w:cs="宋体"/>
              </w:rPr>
              <w:t>空闲态</w:t>
            </w:r>
          </w:p>
        </w:tc>
      </w:tr>
      <w:tr w14:paraId="6F32B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EF16C77">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00A72837">
            <w:pPr>
              <w:pStyle w:val="214"/>
              <w:rPr>
                <w:rFonts w:hint="eastAsia" w:ascii="Times New Roman"/>
              </w:rPr>
            </w:pPr>
            <w:r>
              <w:rPr>
                <w:rFonts w:hint="eastAsia" w:ascii="Times New Roman"/>
              </w:rPr>
              <w:t>收到</w:t>
            </w:r>
            <w:r>
              <w:rPr>
                <w:rFonts w:ascii="Times New Roman"/>
              </w:rPr>
              <w:t>查询</w:t>
            </w:r>
            <w:r>
              <w:rPr>
                <w:rFonts w:hint="eastAsia" w:ascii="Times New Roman"/>
              </w:rPr>
              <w:t>站点升级</w:t>
            </w:r>
            <w:r>
              <w:rPr>
                <w:rFonts w:ascii="Times New Roman"/>
              </w:rPr>
              <w:t>状态</w:t>
            </w:r>
            <w:r>
              <w:rPr>
                <w:rFonts w:hint="eastAsia" w:ascii="Times New Roman"/>
              </w:rPr>
              <w:t>报文</w:t>
            </w:r>
          </w:p>
        </w:tc>
        <w:tc>
          <w:tcPr>
            <w:tcW w:w="2762" w:type="dxa"/>
            <w:noWrap w:val="0"/>
            <w:vAlign w:val="center"/>
          </w:tcPr>
          <w:p w14:paraId="44F48378">
            <w:pPr>
              <w:jc w:val="center"/>
              <w:rPr>
                <w:color w:val="000000"/>
              </w:rPr>
            </w:pPr>
            <w:r>
              <w:rPr>
                <w:color w:val="000000"/>
              </w:rPr>
              <w:t>查询</w:t>
            </w:r>
            <w:r>
              <w:rPr>
                <w:rFonts w:hint="eastAsia"/>
                <w:color w:val="000000"/>
              </w:rPr>
              <w:t>站点升级</w:t>
            </w:r>
            <w:r>
              <w:rPr>
                <w:color w:val="000000"/>
              </w:rPr>
              <w:t>状态</w:t>
            </w:r>
            <w:r>
              <w:rPr>
                <w:rFonts w:hint="eastAsia"/>
                <w:color w:val="000000"/>
              </w:rPr>
              <w:t>应答报文</w:t>
            </w:r>
          </w:p>
        </w:tc>
        <w:tc>
          <w:tcPr>
            <w:tcW w:w="1275" w:type="dxa"/>
            <w:noWrap w:val="0"/>
            <w:vAlign w:val="center"/>
          </w:tcPr>
          <w:p w14:paraId="2A3315C0">
            <w:pPr>
              <w:jc w:val="center"/>
            </w:pPr>
            <w:r>
              <w:rPr>
                <w:rFonts w:hint="eastAsia" w:ascii="Calibri" w:hAnsi="Calibri" w:cs="宋体"/>
              </w:rPr>
              <w:t>空闲态</w:t>
            </w:r>
          </w:p>
        </w:tc>
      </w:tr>
      <w:tr w14:paraId="15DB2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761167BA">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5E6EA78D">
            <w:pPr>
              <w:jc w:val="center"/>
              <w:rPr>
                <w:rFonts w:ascii="Calibri" w:hAnsi="Calibri"/>
              </w:rPr>
            </w:pPr>
            <w:r>
              <w:rPr>
                <w:rFonts w:hint="eastAsia" w:ascii="Calibri" w:hAnsi="Calibri" w:cs="宋体"/>
              </w:rPr>
              <w:t>收到执行升级报文</w:t>
            </w:r>
          </w:p>
        </w:tc>
        <w:tc>
          <w:tcPr>
            <w:tcW w:w="2762" w:type="dxa"/>
            <w:noWrap w:val="0"/>
            <w:vAlign w:val="center"/>
          </w:tcPr>
          <w:p w14:paraId="4A4D7549">
            <w:pPr>
              <w:jc w:val="center"/>
              <w:rPr>
                <w:rFonts w:ascii="Calibri" w:hAnsi="Calibri"/>
              </w:rPr>
            </w:pPr>
            <w:r>
              <w:rPr>
                <w:rFonts w:hint="eastAsia" w:ascii="Calibri" w:hAnsi="Calibri" w:cs="宋体"/>
              </w:rPr>
              <w:t>忽略</w:t>
            </w:r>
          </w:p>
        </w:tc>
        <w:tc>
          <w:tcPr>
            <w:tcW w:w="1275" w:type="dxa"/>
            <w:noWrap w:val="0"/>
            <w:vAlign w:val="center"/>
          </w:tcPr>
          <w:p w14:paraId="0455E609">
            <w:pPr>
              <w:jc w:val="center"/>
            </w:pPr>
            <w:r>
              <w:rPr>
                <w:rFonts w:hint="eastAsia" w:ascii="Calibri" w:hAnsi="Calibri" w:cs="宋体"/>
              </w:rPr>
              <w:t>空闲态</w:t>
            </w:r>
          </w:p>
        </w:tc>
      </w:tr>
      <w:tr w14:paraId="40E03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999C38D">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58723001">
            <w:pPr>
              <w:jc w:val="center"/>
              <w:rPr>
                <w:rFonts w:ascii="Calibri" w:hAnsi="Calibri" w:cs="宋体"/>
              </w:rPr>
            </w:pPr>
            <w:r>
              <w:rPr>
                <w:rFonts w:hint="eastAsia" w:ascii="Calibri" w:hAnsi="Calibri" w:cs="宋体"/>
              </w:rPr>
              <w:t>收到查询站点信息报文</w:t>
            </w:r>
          </w:p>
        </w:tc>
        <w:tc>
          <w:tcPr>
            <w:tcW w:w="2762" w:type="dxa"/>
            <w:noWrap w:val="0"/>
            <w:vAlign w:val="center"/>
          </w:tcPr>
          <w:p w14:paraId="658ECEE7">
            <w:pPr>
              <w:jc w:val="center"/>
              <w:rPr>
                <w:rFonts w:ascii="Calibri" w:hAnsi="Calibri" w:cs="宋体"/>
              </w:rPr>
            </w:pPr>
            <w:r>
              <w:rPr>
                <w:rFonts w:hint="eastAsia" w:ascii="Calibri" w:hAnsi="Calibri" w:cs="宋体"/>
              </w:rPr>
              <w:t>查询站点信息应答报文</w:t>
            </w:r>
          </w:p>
        </w:tc>
        <w:tc>
          <w:tcPr>
            <w:tcW w:w="1275" w:type="dxa"/>
            <w:noWrap w:val="0"/>
            <w:vAlign w:val="center"/>
          </w:tcPr>
          <w:p w14:paraId="462753B6">
            <w:pPr>
              <w:jc w:val="center"/>
            </w:pPr>
            <w:r>
              <w:rPr>
                <w:rFonts w:hint="eastAsia" w:ascii="Calibri" w:hAnsi="Calibri" w:cs="宋体"/>
              </w:rPr>
              <w:t>空闲态</w:t>
            </w:r>
          </w:p>
        </w:tc>
      </w:tr>
      <w:tr w14:paraId="233F3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restart"/>
            <w:noWrap w:val="0"/>
            <w:vAlign w:val="center"/>
          </w:tcPr>
          <w:p w14:paraId="3FCC977C">
            <w:pPr>
              <w:jc w:val="center"/>
              <w:rPr>
                <w:rFonts w:ascii="Calibri" w:hAnsi="Calibri" w:cs="宋体"/>
              </w:rPr>
            </w:pPr>
            <w:r>
              <w:rPr>
                <w:rFonts w:hint="eastAsia" w:ascii="Calibri" w:hAnsi="Calibri" w:cs="宋体"/>
              </w:rPr>
              <w:t>接收进行态</w:t>
            </w:r>
          </w:p>
        </w:tc>
        <w:tc>
          <w:tcPr>
            <w:tcW w:w="3192" w:type="dxa"/>
            <w:noWrap w:val="0"/>
            <w:vAlign w:val="center"/>
          </w:tcPr>
          <w:p w14:paraId="68142FBB">
            <w:pPr>
              <w:jc w:val="center"/>
              <w:rPr>
                <w:rFonts w:ascii="Calibri" w:hAnsi="Calibri"/>
              </w:rPr>
            </w:pPr>
            <w:r>
              <w:rPr>
                <w:rFonts w:hint="eastAsia" w:ascii="Calibri" w:hAnsi="Calibri" w:cs="宋体"/>
              </w:rPr>
              <w:t>收到开始升级报文</w:t>
            </w:r>
          </w:p>
        </w:tc>
        <w:tc>
          <w:tcPr>
            <w:tcW w:w="2762" w:type="dxa"/>
            <w:noWrap w:val="0"/>
            <w:vAlign w:val="center"/>
          </w:tcPr>
          <w:p w14:paraId="6DD09B92">
            <w:pPr>
              <w:jc w:val="center"/>
              <w:rPr>
                <w:rFonts w:ascii="Calibri" w:hAnsi="Calibri"/>
              </w:rPr>
            </w:pPr>
            <w:r>
              <w:rPr>
                <w:rFonts w:hint="eastAsia" w:ascii="Calibri" w:hAnsi="Calibri" w:cs="宋体"/>
              </w:rPr>
              <w:t>忽略</w:t>
            </w:r>
          </w:p>
        </w:tc>
        <w:tc>
          <w:tcPr>
            <w:tcW w:w="1275" w:type="dxa"/>
            <w:noWrap w:val="0"/>
            <w:vAlign w:val="center"/>
          </w:tcPr>
          <w:p w14:paraId="319A562C">
            <w:pPr>
              <w:jc w:val="center"/>
              <w:rPr>
                <w:rFonts w:ascii="Calibri" w:hAnsi="Calibri"/>
              </w:rPr>
            </w:pPr>
            <w:r>
              <w:rPr>
                <w:rFonts w:hint="eastAsia" w:ascii="Calibri" w:hAnsi="Calibri" w:cs="宋体"/>
              </w:rPr>
              <w:t>接收进行态</w:t>
            </w:r>
          </w:p>
        </w:tc>
      </w:tr>
      <w:tr w14:paraId="076BD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5E931353">
            <w:pPr>
              <w:jc w:val="center"/>
              <w:rPr>
                <w:rFonts w:ascii="Calibri" w:hAnsi="Calibri"/>
              </w:rPr>
            </w:pPr>
          </w:p>
        </w:tc>
        <w:tc>
          <w:tcPr>
            <w:tcW w:w="3192" w:type="dxa"/>
            <w:noWrap w:val="0"/>
            <w:vAlign w:val="center"/>
          </w:tcPr>
          <w:p w14:paraId="797EEEB0">
            <w:pPr>
              <w:jc w:val="center"/>
              <w:rPr>
                <w:rFonts w:ascii="Calibri" w:hAnsi="Calibri"/>
              </w:rPr>
            </w:pPr>
            <w:r>
              <w:rPr>
                <w:rFonts w:hint="eastAsia" w:ascii="Calibri" w:hAnsi="Calibri" w:cs="宋体"/>
              </w:rPr>
              <w:t>收到停止升级报文</w:t>
            </w:r>
          </w:p>
        </w:tc>
        <w:tc>
          <w:tcPr>
            <w:tcW w:w="2762" w:type="dxa"/>
            <w:noWrap w:val="0"/>
            <w:vAlign w:val="center"/>
          </w:tcPr>
          <w:p w14:paraId="37961A01">
            <w:pPr>
              <w:jc w:val="center"/>
              <w:rPr>
                <w:rFonts w:ascii="Calibri" w:hAnsi="Calibri"/>
              </w:rPr>
            </w:pPr>
            <w:r>
              <w:rPr>
                <w:rFonts w:hint="eastAsia" w:ascii="Calibri" w:hAnsi="Calibri"/>
              </w:rPr>
              <w:t>/</w:t>
            </w:r>
          </w:p>
        </w:tc>
        <w:tc>
          <w:tcPr>
            <w:tcW w:w="1275" w:type="dxa"/>
            <w:noWrap w:val="0"/>
            <w:vAlign w:val="center"/>
          </w:tcPr>
          <w:p w14:paraId="71328E95">
            <w:pPr>
              <w:jc w:val="center"/>
              <w:rPr>
                <w:rFonts w:ascii="Calibri" w:hAnsi="Calibri"/>
              </w:rPr>
            </w:pPr>
            <w:r>
              <w:rPr>
                <w:rFonts w:hint="eastAsia" w:ascii="Calibri" w:hAnsi="Calibri"/>
              </w:rPr>
              <w:t>空闲</w:t>
            </w:r>
          </w:p>
        </w:tc>
      </w:tr>
      <w:tr w14:paraId="15113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3BA170E">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56652DF0">
            <w:pPr>
              <w:pStyle w:val="214"/>
              <w:rPr>
                <w:rFonts w:hint="eastAsia" w:ascii="Times New Roman"/>
              </w:rPr>
            </w:pPr>
            <w:r>
              <w:rPr>
                <w:rFonts w:hint="eastAsia" w:ascii="Times New Roman"/>
              </w:rPr>
              <w:t>收到</w:t>
            </w:r>
            <w:r>
              <w:rPr>
                <w:rFonts w:ascii="Times New Roman"/>
              </w:rPr>
              <w:t>传输文件</w:t>
            </w:r>
            <w:r>
              <w:rPr>
                <w:rFonts w:hint="eastAsia" w:ascii="Times New Roman"/>
              </w:rPr>
              <w:t>数据（单播）报文</w:t>
            </w:r>
          </w:p>
        </w:tc>
        <w:tc>
          <w:tcPr>
            <w:tcW w:w="2762" w:type="dxa"/>
            <w:noWrap w:val="0"/>
            <w:vAlign w:val="center"/>
          </w:tcPr>
          <w:p w14:paraId="1946BE58">
            <w:pPr>
              <w:jc w:val="center"/>
              <w:rPr>
                <w:rFonts w:ascii="Calibri" w:hAnsi="Calibri"/>
              </w:rPr>
            </w:pPr>
            <w:r>
              <w:rPr>
                <w:rFonts w:hint="eastAsia" w:ascii="Calibri" w:hAnsi="Calibri"/>
              </w:rPr>
              <w:t>处理接收到文件数据</w:t>
            </w:r>
          </w:p>
        </w:tc>
        <w:tc>
          <w:tcPr>
            <w:tcW w:w="1275" w:type="dxa"/>
            <w:noWrap w:val="0"/>
            <w:vAlign w:val="center"/>
          </w:tcPr>
          <w:p w14:paraId="4771070D">
            <w:pPr>
              <w:jc w:val="center"/>
              <w:rPr>
                <w:rFonts w:ascii="Calibri" w:hAnsi="Calibri"/>
              </w:rPr>
            </w:pPr>
            <w:r>
              <w:rPr>
                <w:rFonts w:hint="eastAsia" w:ascii="Calibri" w:hAnsi="Calibri" w:cs="宋体"/>
              </w:rPr>
              <w:t>接收进行态</w:t>
            </w:r>
          </w:p>
        </w:tc>
      </w:tr>
      <w:tr w14:paraId="313FC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69A7BC8D">
            <w:pPr>
              <w:widowControl/>
              <w:jc w:val="center"/>
              <w:rPr>
                <w:rFonts w:ascii="Calibri" w:hAnsi="Calibri"/>
              </w:rPr>
            </w:pPr>
          </w:p>
        </w:tc>
        <w:tc>
          <w:tcPr>
            <w:tcW w:w="3192" w:type="dxa"/>
            <w:noWrap w:val="0"/>
            <w:vAlign w:val="center"/>
          </w:tcPr>
          <w:p w14:paraId="64740E5B">
            <w:pPr>
              <w:pStyle w:val="214"/>
              <w:rPr>
                <w:rFonts w:hint="eastAsia" w:ascii="Times New Roman"/>
              </w:rPr>
            </w:pPr>
            <w:r>
              <w:rPr>
                <w:rFonts w:hint="eastAsia" w:ascii="Times New Roman"/>
              </w:rPr>
              <w:t>收到传输</w:t>
            </w:r>
            <w:r>
              <w:rPr>
                <w:rFonts w:ascii="Times New Roman"/>
              </w:rPr>
              <w:t>文件</w:t>
            </w:r>
            <w:r>
              <w:rPr>
                <w:rFonts w:hint="eastAsia" w:ascii="Times New Roman"/>
              </w:rPr>
              <w:t>数据（单播</w:t>
            </w:r>
            <w:r>
              <w:rPr>
                <w:rFonts w:ascii="Times New Roman"/>
              </w:rPr>
              <w:t>转本地</w:t>
            </w:r>
            <w:r>
              <w:rPr>
                <w:rFonts w:hint="eastAsia" w:ascii="Times New Roman"/>
              </w:rPr>
              <w:t>广播）报文</w:t>
            </w:r>
          </w:p>
        </w:tc>
        <w:tc>
          <w:tcPr>
            <w:tcW w:w="2762" w:type="dxa"/>
            <w:noWrap w:val="0"/>
            <w:vAlign w:val="center"/>
          </w:tcPr>
          <w:p w14:paraId="281A7150">
            <w:pPr>
              <w:jc w:val="center"/>
              <w:rPr>
                <w:rFonts w:ascii="Calibri" w:hAnsi="Calibri"/>
              </w:rPr>
            </w:pPr>
            <w:r>
              <w:rPr>
                <w:rFonts w:hint="eastAsia" w:ascii="Calibri" w:hAnsi="Calibri"/>
              </w:rPr>
              <w:t>处理接收到文件数据</w:t>
            </w:r>
          </w:p>
        </w:tc>
        <w:tc>
          <w:tcPr>
            <w:tcW w:w="1275" w:type="dxa"/>
            <w:noWrap w:val="0"/>
            <w:vAlign w:val="center"/>
          </w:tcPr>
          <w:p w14:paraId="12B39716">
            <w:pPr>
              <w:jc w:val="center"/>
              <w:rPr>
                <w:rFonts w:ascii="Calibri" w:hAnsi="Calibri"/>
              </w:rPr>
            </w:pPr>
            <w:r>
              <w:rPr>
                <w:rFonts w:hint="eastAsia" w:ascii="Calibri" w:hAnsi="Calibri" w:cs="宋体"/>
              </w:rPr>
              <w:t>接收进行态</w:t>
            </w:r>
          </w:p>
        </w:tc>
      </w:tr>
      <w:tr w14:paraId="1DC76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0B0BC798">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5E52399B">
            <w:pPr>
              <w:pStyle w:val="214"/>
              <w:rPr>
                <w:rFonts w:hint="eastAsia" w:ascii="Times New Roman"/>
              </w:rPr>
            </w:pPr>
            <w:r>
              <w:rPr>
                <w:rFonts w:hint="eastAsia" w:ascii="Times New Roman"/>
              </w:rPr>
              <w:t>收到</w:t>
            </w:r>
            <w:r>
              <w:rPr>
                <w:rFonts w:ascii="Times New Roman"/>
              </w:rPr>
              <w:t>查询</w:t>
            </w:r>
            <w:r>
              <w:rPr>
                <w:rFonts w:hint="eastAsia" w:ascii="Times New Roman"/>
              </w:rPr>
              <w:t>站点升级</w:t>
            </w:r>
            <w:r>
              <w:rPr>
                <w:rFonts w:ascii="Times New Roman"/>
              </w:rPr>
              <w:t>状态</w:t>
            </w:r>
            <w:r>
              <w:rPr>
                <w:rFonts w:hint="eastAsia" w:ascii="Times New Roman"/>
              </w:rPr>
              <w:t>报文</w:t>
            </w:r>
          </w:p>
        </w:tc>
        <w:tc>
          <w:tcPr>
            <w:tcW w:w="2762" w:type="dxa"/>
            <w:noWrap w:val="0"/>
            <w:vAlign w:val="center"/>
          </w:tcPr>
          <w:p w14:paraId="12216438">
            <w:pPr>
              <w:jc w:val="center"/>
              <w:rPr>
                <w:rFonts w:ascii="Calibri" w:hAnsi="Calibri"/>
              </w:rPr>
            </w:pPr>
            <w:r>
              <w:t>查询</w:t>
            </w:r>
            <w:r>
              <w:rPr>
                <w:rFonts w:hint="eastAsia"/>
              </w:rPr>
              <w:t>站点升级</w:t>
            </w:r>
            <w:r>
              <w:t>状态</w:t>
            </w:r>
            <w:r>
              <w:rPr>
                <w:rFonts w:hint="eastAsia"/>
              </w:rPr>
              <w:t>应答报文</w:t>
            </w:r>
          </w:p>
        </w:tc>
        <w:tc>
          <w:tcPr>
            <w:tcW w:w="1275" w:type="dxa"/>
            <w:noWrap w:val="0"/>
            <w:vAlign w:val="center"/>
          </w:tcPr>
          <w:p w14:paraId="5DCF9731">
            <w:pPr>
              <w:jc w:val="center"/>
              <w:rPr>
                <w:rFonts w:ascii="Calibri" w:hAnsi="Calibri"/>
              </w:rPr>
            </w:pPr>
            <w:r>
              <w:rPr>
                <w:rFonts w:hint="eastAsia" w:ascii="Calibri" w:hAnsi="Calibri" w:cs="宋体"/>
              </w:rPr>
              <w:t>接收进行态</w:t>
            </w:r>
          </w:p>
        </w:tc>
      </w:tr>
      <w:tr w14:paraId="3D26A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3AF5FF94">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3A43F170">
            <w:pPr>
              <w:jc w:val="center"/>
              <w:rPr>
                <w:rFonts w:ascii="Calibri" w:hAnsi="Calibri"/>
              </w:rPr>
            </w:pPr>
            <w:r>
              <w:rPr>
                <w:rFonts w:hint="eastAsia" w:ascii="Calibri" w:hAnsi="Calibri" w:cs="宋体"/>
              </w:rPr>
              <w:t>收到执行升级报文</w:t>
            </w:r>
          </w:p>
        </w:tc>
        <w:tc>
          <w:tcPr>
            <w:tcW w:w="2762" w:type="dxa"/>
            <w:noWrap w:val="0"/>
            <w:vAlign w:val="center"/>
          </w:tcPr>
          <w:p w14:paraId="1925180D">
            <w:pPr>
              <w:jc w:val="center"/>
              <w:rPr>
                <w:rFonts w:ascii="Calibri" w:hAnsi="Calibri"/>
              </w:rPr>
            </w:pPr>
            <w:r>
              <w:rPr>
                <w:rFonts w:hint="eastAsia" w:ascii="Calibri" w:hAnsi="Calibri" w:cs="宋体"/>
              </w:rPr>
              <w:t>忽略</w:t>
            </w:r>
          </w:p>
        </w:tc>
        <w:tc>
          <w:tcPr>
            <w:tcW w:w="1275" w:type="dxa"/>
            <w:noWrap w:val="0"/>
            <w:vAlign w:val="center"/>
          </w:tcPr>
          <w:p w14:paraId="3416530F">
            <w:pPr>
              <w:jc w:val="center"/>
            </w:pPr>
            <w:r>
              <w:rPr>
                <w:rFonts w:hint="eastAsia" w:ascii="Calibri" w:hAnsi="Calibri" w:cs="宋体"/>
              </w:rPr>
              <w:t>接收进行态</w:t>
            </w:r>
          </w:p>
        </w:tc>
      </w:tr>
      <w:tr w14:paraId="18EF4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05A38E8C">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3DB9DD1A">
            <w:pPr>
              <w:jc w:val="center"/>
              <w:rPr>
                <w:rFonts w:ascii="Calibri" w:hAnsi="Calibri" w:cs="宋体"/>
              </w:rPr>
            </w:pPr>
            <w:r>
              <w:rPr>
                <w:rFonts w:hint="eastAsia" w:ascii="Calibri" w:hAnsi="Calibri" w:cs="宋体"/>
              </w:rPr>
              <w:t>收到查询站点信息报文</w:t>
            </w:r>
          </w:p>
        </w:tc>
        <w:tc>
          <w:tcPr>
            <w:tcW w:w="2762" w:type="dxa"/>
            <w:noWrap w:val="0"/>
            <w:vAlign w:val="center"/>
          </w:tcPr>
          <w:p w14:paraId="1C627A55">
            <w:pPr>
              <w:jc w:val="center"/>
              <w:rPr>
                <w:rFonts w:ascii="Calibri" w:hAnsi="Calibri"/>
              </w:rPr>
            </w:pPr>
            <w:r>
              <w:rPr>
                <w:rFonts w:hint="eastAsia" w:ascii="Calibri" w:hAnsi="Calibri" w:cs="宋体"/>
              </w:rPr>
              <w:t>查询站点信息应答报文</w:t>
            </w:r>
          </w:p>
        </w:tc>
        <w:tc>
          <w:tcPr>
            <w:tcW w:w="1275" w:type="dxa"/>
            <w:noWrap w:val="0"/>
            <w:vAlign w:val="center"/>
          </w:tcPr>
          <w:p w14:paraId="2D749D9D">
            <w:pPr>
              <w:jc w:val="center"/>
            </w:pPr>
            <w:r>
              <w:rPr>
                <w:rFonts w:hint="eastAsia" w:ascii="Calibri" w:hAnsi="Calibri" w:cs="宋体"/>
              </w:rPr>
              <w:t>接收进行态</w:t>
            </w:r>
          </w:p>
        </w:tc>
      </w:tr>
      <w:tr w14:paraId="6C30F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73C9CDE9">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5DFDED69">
            <w:pPr>
              <w:jc w:val="center"/>
              <w:rPr>
                <w:rFonts w:ascii="Calibri" w:hAnsi="Calibri" w:cs="宋体"/>
              </w:rPr>
            </w:pPr>
            <w:r>
              <w:rPr>
                <w:rFonts w:hint="eastAsia" w:ascii="Calibri" w:hAnsi="Calibri" w:cs="宋体"/>
              </w:rPr>
              <w:t>完成文件数据接收且CRC正确</w:t>
            </w:r>
          </w:p>
        </w:tc>
        <w:tc>
          <w:tcPr>
            <w:tcW w:w="2762" w:type="dxa"/>
            <w:noWrap w:val="0"/>
            <w:vAlign w:val="center"/>
          </w:tcPr>
          <w:p w14:paraId="273B49D6">
            <w:pPr>
              <w:jc w:val="center"/>
              <w:rPr>
                <w:rFonts w:ascii="Calibri" w:hAnsi="Calibri"/>
              </w:rPr>
            </w:pPr>
            <w:r>
              <w:rPr>
                <w:rFonts w:hint="eastAsia" w:ascii="Calibri" w:hAnsi="Calibri"/>
              </w:rPr>
              <w:t>/</w:t>
            </w:r>
          </w:p>
        </w:tc>
        <w:tc>
          <w:tcPr>
            <w:tcW w:w="1275" w:type="dxa"/>
            <w:noWrap w:val="0"/>
            <w:vAlign w:val="center"/>
          </w:tcPr>
          <w:p w14:paraId="1E279F46">
            <w:pPr>
              <w:jc w:val="center"/>
              <w:rPr>
                <w:rFonts w:ascii="Calibri" w:hAnsi="Calibri"/>
              </w:rPr>
            </w:pPr>
            <w:r>
              <w:rPr>
                <w:rFonts w:hint="eastAsia" w:ascii="Calibri" w:hAnsi="Calibri" w:cs="宋体"/>
              </w:rPr>
              <w:t>接收完成态</w:t>
            </w:r>
          </w:p>
        </w:tc>
      </w:tr>
      <w:tr w14:paraId="2F038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restart"/>
            <w:noWrap w:val="0"/>
            <w:vAlign w:val="center"/>
          </w:tcPr>
          <w:p w14:paraId="4D85DCEB">
            <w:pPr>
              <w:jc w:val="center"/>
              <w:rPr>
                <w:rFonts w:ascii="Calibri" w:hAnsi="Calibri"/>
              </w:rPr>
            </w:pPr>
            <w:r>
              <w:rPr>
                <w:rFonts w:hint="eastAsia" w:ascii="Calibri" w:hAnsi="Calibri" w:cs="宋体"/>
              </w:rPr>
              <w:t>接收完成态</w:t>
            </w:r>
          </w:p>
        </w:tc>
        <w:tc>
          <w:tcPr>
            <w:tcW w:w="3192" w:type="dxa"/>
            <w:noWrap w:val="0"/>
            <w:vAlign w:val="center"/>
          </w:tcPr>
          <w:p w14:paraId="5E3D6C45">
            <w:pPr>
              <w:jc w:val="center"/>
              <w:rPr>
                <w:rFonts w:ascii="Calibri" w:hAnsi="Calibri"/>
              </w:rPr>
            </w:pPr>
            <w:r>
              <w:rPr>
                <w:rFonts w:hint="eastAsia" w:ascii="Calibri" w:hAnsi="Calibri" w:cs="宋体"/>
              </w:rPr>
              <w:t>收到开始升级报文</w:t>
            </w:r>
          </w:p>
        </w:tc>
        <w:tc>
          <w:tcPr>
            <w:tcW w:w="2762" w:type="dxa"/>
            <w:noWrap w:val="0"/>
            <w:vAlign w:val="center"/>
          </w:tcPr>
          <w:p w14:paraId="3E9A54A3">
            <w:pPr>
              <w:jc w:val="center"/>
              <w:rPr>
                <w:rFonts w:ascii="Calibri" w:hAnsi="Calibri"/>
              </w:rPr>
            </w:pPr>
            <w:r>
              <w:rPr>
                <w:rFonts w:hint="eastAsia" w:ascii="Calibri" w:hAnsi="Calibri" w:cs="宋体"/>
              </w:rPr>
              <w:t>忽略</w:t>
            </w:r>
          </w:p>
        </w:tc>
        <w:tc>
          <w:tcPr>
            <w:tcW w:w="1275" w:type="dxa"/>
            <w:noWrap w:val="0"/>
            <w:vAlign w:val="center"/>
          </w:tcPr>
          <w:p w14:paraId="3A1A46C6">
            <w:pPr>
              <w:jc w:val="center"/>
              <w:rPr>
                <w:rFonts w:ascii="Calibri" w:hAnsi="Calibri"/>
              </w:rPr>
            </w:pPr>
            <w:r>
              <w:rPr>
                <w:rFonts w:hint="eastAsia" w:ascii="Calibri" w:hAnsi="Calibri" w:cs="宋体"/>
              </w:rPr>
              <w:t>接收完成态</w:t>
            </w:r>
          </w:p>
        </w:tc>
      </w:tr>
      <w:tr w14:paraId="75D66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DBCB552">
            <w:pPr>
              <w:widowControl/>
              <w:jc w:val="center"/>
              <w:rPr>
                <w:rFonts w:ascii="Calibri" w:hAnsi="Calibri"/>
              </w:rPr>
            </w:pPr>
          </w:p>
        </w:tc>
        <w:tc>
          <w:tcPr>
            <w:tcW w:w="3192" w:type="dxa"/>
            <w:noWrap w:val="0"/>
            <w:vAlign w:val="center"/>
          </w:tcPr>
          <w:p w14:paraId="078AECEF">
            <w:pPr>
              <w:jc w:val="center"/>
              <w:rPr>
                <w:rFonts w:ascii="Calibri" w:hAnsi="Calibri"/>
              </w:rPr>
            </w:pPr>
            <w:r>
              <w:rPr>
                <w:rFonts w:hint="eastAsia" w:ascii="Calibri" w:hAnsi="Calibri" w:cs="宋体"/>
              </w:rPr>
              <w:t>收到停止升级报文</w:t>
            </w:r>
          </w:p>
        </w:tc>
        <w:tc>
          <w:tcPr>
            <w:tcW w:w="2762" w:type="dxa"/>
            <w:noWrap w:val="0"/>
            <w:vAlign w:val="center"/>
          </w:tcPr>
          <w:p w14:paraId="5B6BF561">
            <w:pPr>
              <w:jc w:val="center"/>
              <w:rPr>
                <w:rFonts w:ascii="Calibri" w:hAnsi="Calibri"/>
              </w:rPr>
            </w:pPr>
            <w:r>
              <w:rPr>
                <w:rFonts w:hint="eastAsia" w:ascii="Calibri" w:hAnsi="Calibri"/>
              </w:rPr>
              <w:t>/</w:t>
            </w:r>
          </w:p>
        </w:tc>
        <w:tc>
          <w:tcPr>
            <w:tcW w:w="1275" w:type="dxa"/>
            <w:noWrap w:val="0"/>
            <w:vAlign w:val="center"/>
          </w:tcPr>
          <w:p w14:paraId="76938965">
            <w:pPr>
              <w:jc w:val="center"/>
              <w:rPr>
                <w:rFonts w:ascii="Calibri" w:hAnsi="Calibri"/>
              </w:rPr>
            </w:pPr>
            <w:r>
              <w:rPr>
                <w:rFonts w:hint="eastAsia" w:ascii="Calibri" w:hAnsi="Calibri"/>
              </w:rPr>
              <w:t>空闲</w:t>
            </w:r>
            <w:r>
              <w:rPr>
                <w:rFonts w:hint="eastAsia" w:ascii="Calibri" w:hAnsi="Calibri" w:cs="宋体"/>
              </w:rPr>
              <w:t>态</w:t>
            </w:r>
          </w:p>
        </w:tc>
      </w:tr>
      <w:tr w14:paraId="07131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restart"/>
            <w:noWrap w:val="0"/>
            <w:vAlign w:val="center"/>
          </w:tcPr>
          <w:p w14:paraId="0DBEA085">
            <w:pPr>
              <w:jc w:val="center"/>
              <w:rPr>
                <w:rFonts w:ascii="Calibri" w:hAnsi="Calibri"/>
              </w:rPr>
            </w:pPr>
            <w:r>
              <w:rPr>
                <w:rFonts w:hint="eastAsia" w:ascii="Calibri" w:hAnsi="Calibri" w:cs="宋体"/>
              </w:rPr>
              <w:t>接收完成态</w:t>
            </w:r>
          </w:p>
        </w:tc>
        <w:tc>
          <w:tcPr>
            <w:tcW w:w="3192" w:type="dxa"/>
            <w:noWrap w:val="0"/>
            <w:vAlign w:val="center"/>
          </w:tcPr>
          <w:p w14:paraId="5A6FEFAA">
            <w:pPr>
              <w:pStyle w:val="214"/>
              <w:rPr>
                <w:rFonts w:hint="eastAsia" w:ascii="Times New Roman"/>
              </w:rPr>
            </w:pPr>
            <w:r>
              <w:rPr>
                <w:rFonts w:hint="eastAsia" w:ascii="Times New Roman"/>
              </w:rPr>
              <w:t>收到</w:t>
            </w:r>
            <w:r>
              <w:rPr>
                <w:rFonts w:ascii="Times New Roman"/>
              </w:rPr>
              <w:t>传输文件</w:t>
            </w:r>
            <w:r>
              <w:rPr>
                <w:rFonts w:hint="eastAsia" w:ascii="Times New Roman"/>
              </w:rPr>
              <w:t>数据（单播）报文</w:t>
            </w:r>
          </w:p>
        </w:tc>
        <w:tc>
          <w:tcPr>
            <w:tcW w:w="2762" w:type="dxa"/>
            <w:noWrap w:val="0"/>
            <w:vAlign w:val="center"/>
          </w:tcPr>
          <w:p w14:paraId="4EE407A1">
            <w:pPr>
              <w:jc w:val="center"/>
              <w:rPr>
                <w:rFonts w:ascii="Calibri" w:hAnsi="Calibri"/>
              </w:rPr>
            </w:pPr>
            <w:r>
              <w:rPr>
                <w:rFonts w:hint="eastAsia" w:ascii="Calibri" w:hAnsi="Calibri" w:cs="宋体"/>
              </w:rPr>
              <w:t>忽略</w:t>
            </w:r>
          </w:p>
        </w:tc>
        <w:tc>
          <w:tcPr>
            <w:tcW w:w="1275" w:type="dxa"/>
            <w:noWrap w:val="0"/>
            <w:vAlign w:val="center"/>
          </w:tcPr>
          <w:p w14:paraId="2B678665">
            <w:pPr>
              <w:jc w:val="center"/>
              <w:rPr>
                <w:rFonts w:ascii="Calibri" w:hAnsi="Calibri"/>
              </w:rPr>
            </w:pPr>
            <w:r>
              <w:rPr>
                <w:rFonts w:hint="eastAsia" w:ascii="Calibri" w:hAnsi="Calibri" w:cs="宋体"/>
              </w:rPr>
              <w:t>接收完成态</w:t>
            </w:r>
          </w:p>
        </w:tc>
      </w:tr>
      <w:tr w14:paraId="52D7E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F0EA797">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0EE02010">
            <w:pPr>
              <w:pStyle w:val="214"/>
              <w:rPr>
                <w:rFonts w:hint="eastAsia" w:ascii="Times New Roman"/>
              </w:rPr>
            </w:pPr>
            <w:r>
              <w:rPr>
                <w:rFonts w:hint="eastAsia" w:ascii="Times New Roman"/>
              </w:rPr>
              <w:t>收到传输</w:t>
            </w:r>
            <w:r>
              <w:rPr>
                <w:rFonts w:ascii="Times New Roman"/>
              </w:rPr>
              <w:t>文件</w:t>
            </w:r>
            <w:r>
              <w:rPr>
                <w:rFonts w:hint="eastAsia" w:ascii="Times New Roman"/>
              </w:rPr>
              <w:t>数据（单播</w:t>
            </w:r>
            <w:r>
              <w:rPr>
                <w:rFonts w:ascii="Times New Roman"/>
              </w:rPr>
              <w:t>转本地</w:t>
            </w:r>
            <w:r>
              <w:rPr>
                <w:rFonts w:hint="eastAsia" w:ascii="Times New Roman"/>
              </w:rPr>
              <w:t>广播）报文</w:t>
            </w:r>
          </w:p>
        </w:tc>
        <w:tc>
          <w:tcPr>
            <w:tcW w:w="2762" w:type="dxa"/>
            <w:noWrap w:val="0"/>
            <w:vAlign w:val="center"/>
          </w:tcPr>
          <w:p w14:paraId="1EF5D002">
            <w:pPr>
              <w:jc w:val="center"/>
              <w:rPr>
                <w:rFonts w:ascii="Calibri" w:hAnsi="Calibri"/>
              </w:rPr>
            </w:pPr>
            <w:r>
              <w:rPr>
                <w:rFonts w:hint="eastAsia" w:ascii="Calibri" w:hAnsi="Calibri" w:cs="宋体"/>
              </w:rPr>
              <w:t>忽略</w:t>
            </w:r>
          </w:p>
        </w:tc>
        <w:tc>
          <w:tcPr>
            <w:tcW w:w="1275" w:type="dxa"/>
            <w:noWrap w:val="0"/>
            <w:vAlign w:val="center"/>
          </w:tcPr>
          <w:p w14:paraId="2E999716">
            <w:pPr>
              <w:jc w:val="center"/>
              <w:rPr>
                <w:rFonts w:ascii="Calibri" w:hAnsi="Calibri"/>
              </w:rPr>
            </w:pPr>
            <w:r>
              <w:rPr>
                <w:rFonts w:hint="eastAsia" w:ascii="Calibri" w:hAnsi="Calibri" w:cs="宋体"/>
              </w:rPr>
              <w:t>接收完成态</w:t>
            </w:r>
          </w:p>
        </w:tc>
      </w:tr>
      <w:tr w14:paraId="5A0B6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04B3D88">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337D37C9">
            <w:pPr>
              <w:pStyle w:val="214"/>
              <w:rPr>
                <w:rFonts w:hint="eastAsia" w:ascii="Times New Roman"/>
              </w:rPr>
            </w:pPr>
            <w:r>
              <w:rPr>
                <w:rFonts w:hint="eastAsia" w:ascii="Times New Roman"/>
              </w:rPr>
              <w:t>收到</w:t>
            </w:r>
            <w:r>
              <w:rPr>
                <w:rFonts w:ascii="Times New Roman"/>
              </w:rPr>
              <w:t>查询</w:t>
            </w:r>
            <w:r>
              <w:rPr>
                <w:rFonts w:hint="eastAsia" w:ascii="Times New Roman"/>
              </w:rPr>
              <w:t>站点升级</w:t>
            </w:r>
            <w:r>
              <w:rPr>
                <w:rFonts w:ascii="Times New Roman"/>
              </w:rPr>
              <w:t>状态</w:t>
            </w:r>
            <w:r>
              <w:rPr>
                <w:rFonts w:hint="eastAsia" w:ascii="Times New Roman"/>
              </w:rPr>
              <w:t>报文</w:t>
            </w:r>
          </w:p>
        </w:tc>
        <w:tc>
          <w:tcPr>
            <w:tcW w:w="2762" w:type="dxa"/>
            <w:noWrap w:val="0"/>
            <w:vAlign w:val="center"/>
          </w:tcPr>
          <w:p w14:paraId="2479F879">
            <w:pPr>
              <w:jc w:val="center"/>
              <w:rPr>
                <w:rFonts w:ascii="Calibri" w:hAnsi="Calibri"/>
              </w:rPr>
            </w:pPr>
            <w:r>
              <w:t>查询</w:t>
            </w:r>
            <w:r>
              <w:rPr>
                <w:rFonts w:hint="eastAsia"/>
              </w:rPr>
              <w:t>站点升级</w:t>
            </w:r>
            <w:r>
              <w:t>状态</w:t>
            </w:r>
            <w:r>
              <w:rPr>
                <w:rFonts w:hint="eastAsia"/>
              </w:rPr>
              <w:t>应答报文</w:t>
            </w:r>
          </w:p>
        </w:tc>
        <w:tc>
          <w:tcPr>
            <w:tcW w:w="1275" w:type="dxa"/>
            <w:noWrap w:val="0"/>
            <w:vAlign w:val="center"/>
          </w:tcPr>
          <w:p w14:paraId="4E2DE6E3">
            <w:pPr>
              <w:jc w:val="center"/>
              <w:rPr>
                <w:rFonts w:ascii="Calibri" w:hAnsi="Calibri"/>
              </w:rPr>
            </w:pPr>
            <w:r>
              <w:rPr>
                <w:rFonts w:hint="eastAsia" w:ascii="Calibri" w:hAnsi="Calibri" w:cs="宋体"/>
              </w:rPr>
              <w:t>接收完成态</w:t>
            </w:r>
          </w:p>
        </w:tc>
      </w:tr>
      <w:tr w14:paraId="0EDCE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52CFC6E2">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139813D4">
            <w:pPr>
              <w:jc w:val="center"/>
              <w:rPr>
                <w:rFonts w:ascii="Calibri" w:hAnsi="Calibri"/>
              </w:rPr>
            </w:pPr>
            <w:r>
              <w:rPr>
                <w:rFonts w:hint="eastAsia" w:ascii="Calibri" w:hAnsi="Calibri" w:cs="宋体"/>
              </w:rPr>
              <w:t>收到执行升级报文</w:t>
            </w:r>
          </w:p>
        </w:tc>
        <w:tc>
          <w:tcPr>
            <w:tcW w:w="2762" w:type="dxa"/>
            <w:noWrap w:val="0"/>
            <w:vAlign w:val="center"/>
          </w:tcPr>
          <w:p w14:paraId="315FD52E">
            <w:pPr>
              <w:jc w:val="center"/>
              <w:rPr>
                <w:rFonts w:ascii="Calibri" w:hAnsi="Calibri"/>
              </w:rPr>
            </w:pPr>
            <w:r>
              <w:rPr>
                <w:rFonts w:hint="eastAsia" w:ascii="Calibri" w:hAnsi="Calibri"/>
              </w:rPr>
              <w:t>/</w:t>
            </w:r>
          </w:p>
        </w:tc>
        <w:tc>
          <w:tcPr>
            <w:tcW w:w="1275" w:type="dxa"/>
            <w:noWrap w:val="0"/>
            <w:vAlign w:val="center"/>
          </w:tcPr>
          <w:p w14:paraId="4A59404F">
            <w:pPr>
              <w:jc w:val="center"/>
              <w:rPr>
                <w:rFonts w:ascii="Calibri" w:hAnsi="Calibri"/>
              </w:rPr>
            </w:pPr>
            <w:r>
              <w:rPr>
                <w:rFonts w:hint="eastAsia" w:ascii="Calibri" w:hAnsi="Calibri"/>
              </w:rPr>
              <w:t>升级进行态</w:t>
            </w:r>
          </w:p>
        </w:tc>
      </w:tr>
      <w:tr w14:paraId="4AB6F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7E2DC4E2">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02B56AFA">
            <w:pPr>
              <w:jc w:val="center"/>
              <w:rPr>
                <w:rFonts w:ascii="Calibri" w:hAnsi="Calibri" w:cs="宋体"/>
              </w:rPr>
            </w:pPr>
            <w:r>
              <w:rPr>
                <w:rFonts w:hint="eastAsia" w:ascii="Calibri" w:hAnsi="Calibri" w:cs="宋体"/>
              </w:rPr>
              <w:t>收到查询站点信息报文</w:t>
            </w:r>
          </w:p>
        </w:tc>
        <w:tc>
          <w:tcPr>
            <w:tcW w:w="2762" w:type="dxa"/>
            <w:noWrap w:val="0"/>
            <w:vAlign w:val="center"/>
          </w:tcPr>
          <w:p w14:paraId="11F55A36">
            <w:pPr>
              <w:jc w:val="center"/>
              <w:rPr>
                <w:rFonts w:ascii="Calibri" w:hAnsi="Calibri"/>
              </w:rPr>
            </w:pPr>
            <w:r>
              <w:rPr>
                <w:rFonts w:hint="eastAsia" w:ascii="Calibri" w:hAnsi="Calibri" w:cs="宋体"/>
              </w:rPr>
              <w:t>查询站点信息应答报文</w:t>
            </w:r>
          </w:p>
        </w:tc>
        <w:tc>
          <w:tcPr>
            <w:tcW w:w="1275" w:type="dxa"/>
            <w:noWrap w:val="0"/>
            <w:vAlign w:val="center"/>
          </w:tcPr>
          <w:p w14:paraId="4161533D">
            <w:pPr>
              <w:jc w:val="center"/>
              <w:rPr>
                <w:rFonts w:ascii="Calibri" w:hAnsi="Calibri"/>
              </w:rPr>
            </w:pPr>
            <w:r>
              <w:rPr>
                <w:rFonts w:hint="eastAsia" w:ascii="Calibri" w:hAnsi="Calibri" w:cs="宋体"/>
              </w:rPr>
              <w:t>接收完成态</w:t>
            </w:r>
          </w:p>
        </w:tc>
      </w:tr>
      <w:tr w14:paraId="6474A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restart"/>
            <w:noWrap w:val="0"/>
            <w:vAlign w:val="center"/>
          </w:tcPr>
          <w:p w14:paraId="736FB0A7">
            <w:pPr>
              <w:jc w:val="center"/>
              <w:rPr>
                <w:rFonts w:ascii="Calibri" w:hAnsi="Calibri"/>
              </w:rPr>
            </w:pPr>
            <w:r>
              <w:rPr>
                <w:rFonts w:hint="eastAsia" w:ascii="Calibri" w:hAnsi="Calibri" w:cs="宋体"/>
              </w:rPr>
              <w:t>升级进行态</w:t>
            </w:r>
          </w:p>
        </w:tc>
        <w:tc>
          <w:tcPr>
            <w:tcW w:w="3192" w:type="dxa"/>
            <w:noWrap w:val="0"/>
            <w:vAlign w:val="center"/>
          </w:tcPr>
          <w:p w14:paraId="1720D3F1">
            <w:pPr>
              <w:jc w:val="center"/>
              <w:rPr>
                <w:rFonts w:ascii="Calibri" w:hAnsi="Calibri"/>
              </w:rPr>
            </w:pPr>
            <w:r>
              <w:rPr>
                <w:rFonts w:hint="eastAsia" w:ascii="Calibri" w:hAnsi="Calibri" w:cs="宋体"/>
              </w:rPr>
              <w:t>收到开始升级报文</w:t>
            </w:r>
          </w:p>
        </w:tc>
        <w:tc>
          <w:tcPr>
            <w:tcW w:w="2762" w:type="dxa"/>
            <w:noWrap w:val="0"/>
            <w:vAlign w:val="center"/>
          </w:tcPr>
          <w:p w14:paraId="20B57FE0">
            <w:pPr>
              <w:jc w:val="center"/>
              <w:rPr>
                <w:rFonts w:ascii="Calibri" w:hAnsi="Calibri"/>
              </w:rPr>
            </w:pPr>
            <w:r>
              <w:rPr>
                <w:rFonts w:hint="eastAsia" w:ascii="Calibri" w:hAnsi="Calibri" w:cs="宋体"/>
              </w:rPr>
              <w:t>忽略</w:t>
            </w:r>
          </w:p>
        </w:tc>
        <w:tc>
          <w:tcPr>
            <w:tcW w:w="1275" w:type="dxa"/>
            <w:noWrap w:val="0"/>
            <w:vAlign w:val="center"/>
          </w:tcPr>
          <w:p w14:paraId="4BEE5C3A">
            <w:pPr>
              <w:jc w:val="center"/>
              <w:rPr>
                <w:rFonts w:ascii="Calibri" w:hAnsi="Calibri"/>
              </w:rPr>
            </w:pPr>
            <w:r>
              <w:rPr>
                <w:rFonts w:hint="eastAsia" w:ascii="Calibri" w:hAnsi="Calibri" w:cs="宋体"/>
              </w:rPr>
              <w:t>升级进行态</w:t>
            </w:r>
          </w:p>
        </w:tc>
      </w:tr>
      <w:tr w14:paraId="7B238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34133D20">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162A4107">
            <w:pPr>
              <w:jc w:val="center"/>
              <w:rPr>
                <w:rFonts w:ascii="Calibri" w:hAnsi="Calibri"/>
              </w:rPr>
            </w:pPr>
            <w:r>
              <w:rPr>
                <w:rFonts w:hint="eastAsia" w:ascii="Calibri" w:hAnsi="Calibri" w:cs="宋体"/>
              </w:rPr>
              <w:t>收到停止升级报文</w:t>
            </w:r>
          </w:p>
        </w:tc>
        <w:tc>
          <w:tcPr>
            <w:tcW w:w="2762" w:type="dxa"/>
            <w:noWrap w:val="0"/>
            <w:vAlign w:val="center"/>
          </w:tcPr>
          <w:p w14:paraId="57F28408">
            <w:pPr>
              <w:jc w:val="center"/>
              <w:rPr>
                <w:rFonts w:ascii="Calibri" w:hAnsi="Calibri"/>
              </w:rPr>
            </w:pPr>
            <w:r>
              <w:rPr>
                <w:rFonts w:hint="eastAsia" w:ascii="Calibri" w:hAnsi="Calibri" w:cs="宋体"/>
              </w:rPr>
              <w:t>/</w:t>
            </w:r>
          </w:p>
        </w:tc>
        <w:tc>
          <w:tcPr>
            <w:tcW w:w="1275" w:type="dxa"/>
            <w:noWrap w:val="0"/>
            <w:vAlign w:val="center"/>
          </w:tcPr>
          <w:p w14:paraId="142765EF">
            <w:pPr>
              <w:jc w:val="center"/>
              <w:rPr>
                <w:rFonts w:ascii="Calibri" w:hAnsi="Calibri"/>
              </w:rPr>
            </w:pPr>
            <w:r>
              <w:rPr>
                <w:rFonts w:hint="eastAsia" w:ascii="Calibri" w:hAnsi="Calibri"/>
              </w:rPr>
              <w:t>空闲态</w:t>
            </w:r>
          </w:p>
        </w:tc>
      </w:tr>
      <w:tr w14:paraId="417C7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61E8B14">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23462441">
            <w:pPr>
              <w:pStyle w:val="214"/>
              <w:rPr>
                <w:rFonts w:hint="eastAsia" w:ascii="Times New Roman"/>
              </w:rPr>
            </w:pPr>
            <w:r>
              <w:rPr>
                <w:rFonts w:hint="eastAsia" w:ascii="Times New Roman"/>
              </w:rPr>
              <w:t>收到</w:t>
            </w:r>
            <w:r>
              <w:rPr>
                <w:rFonts w:ascii="Times New Roman"/>
              </w:rPr>
              <w:t>传输文件</w:t>
            </w:r>
            <w:r>
              <w:rPr>
                <w:rFonts w:hint="eastAsia" w:ascii="Times New Roman"/>
              </w:rPr>
              <w:t>数据（单播）报文</w:t>
            </w:r>
          </w:p>
        </w:tc>
        <w:tc>
          <w:tcPr>
            <w:tcW w:w="2762" w:type="dxa"/>
            <w:noWrap w:val="0"/>
            <w:vAlign w:val="center"/>
          </w:tcPr>
          <w:p w14:paraId="3E6BB9B0">
            <w:pPr>
              <w:jc w:val="center"/>
              <w:rPr>
                <w:rFonts w:ascii="Calibri" w:hAnsi="Calibri"/>
              </w:rPr>
            </w:pPr>
            <w:r>
              <w:rPr>
                <w:rFonts w:hint="eastAsia" w:ascii="Calibri" w:hAnsi="Calibri" w:cs="宋体"/>
              </w:rPr>
              <w:t>忽略</w:t>
            </w:r>
          </w:p>
        </w:tc>
        <w:tc>
          <w:tcPr>
            <w:tcW w:w="1275" w:type="dxa"/>
            <w:noWrap w:val="0"/>
            <w:vAlign w:val="center"/>
          </w:tcPr>
          <w:p w14:paraId="5004CCC8">
            <w:pPr>
              <w:jc w:val="center"/>
            </w:pPr>
            <w:r>
              <w:rPr>
                <w:rFonts w:hint="eastAsia" w:ascii="Calibri" w:hAnsi="Calibri" w:cs="宋体"/>
              </w:rPr>
              <w:t>升级进行态</w:t>
            </w:r>
          </w:p>
        </w:tc>
      </w:tr>
      <w:tr w14:paraId="5EF15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868F88B">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1B2CB6B5">
            <w:pPr>
              <w:pStyle w:val="214"/>
              <w:rPr>
                <w:rFonts w:hint="eastAsia" w:ascii="Times New Roman"/>
              </w:rPr>
            </w:pPr>
            <w:r>
              <w:rPr>
                <w:rFonts w:hint="eastAsia" w:ascii="Times New Roman"/>
              </w:rPr>
              <w:t>收到传输</w:t>
            </w:r>
            <w:r>
              <w:rPr>
                <w:rFonts w:ascii="Times New Roman"/>
              </w:rPr>
              <w:t>文件</w:t>
            </w:r>
            <w:r>
              <w:rPr>
                <w:rFonts w:hint="eastAsia" w:ascii="Times New Roman"/>
              </w:rPr>
              <w:t>数据（单播</w:t>
            </w:r>
            <w:r>
              <w:rPr>
                <w:rFonts w:ascii="Times New Roman"/>
              </w:rPr>
              <w:t>转本地</w:t>
            </w:r>
            <w:r>
              <w:rPr>
                <w:rFonts w:hint="eastAsia" w:ascii="Times New Roman"/>
              </w:rPr>
              <w:t>广播）报文</w:t>
            </w:r>
          </w:p>
        </w:tc>
        <w:tc>
          <w:tcPr>
            <w:tcW w:w="2762" w:type="dxa"/>
            <w:noWrap w:val="0"/>
            <w:vAlign w:val="center"/>
          </w:tcPr>
          <w:p w14:paraId="1A55DB5A">
            <w:pPr>
              <w:jc w:val="center"/>
              <w:rPr>
                <w:rFonts w:ascii="Calibri" w:hAnsi="Calibri"/>
              </w:rPr>
            </w:pPr>
            <w:r>
              <w:rPr>
                <w:rFonts w:hint="eastAsia" w:ascii="Calibri" w:hAnsi="Calibri" w:cs="宋体"/>
              </w:rPr>
              <w:t>忽略</w:t>
            </w:r>
          </w:p>
        </w:tc>
        <w:tc>
          <w:tcPr>
            <w:tcW w:w="1275" w:type="dxa"/>
            <w:noWrap w:val="0"/>
            <w:vAlign w:val="center"/>
          </w:tcPr>
          <w:p w14:paraId="06C8F2A9">
            <w:pPr>
              <w:jc w:val="center"/>
            </w:pPr>
            <w:r>
              <w:rPr>
                <w:rFonts w:hint="eastAsia" w:ascii="Calibri" w:hAnsi="Calibri" w:cs="宋体"/>
              </w:rPr>
              <w:t>升级进行态</w:t>
            </w:r>
          </w:p>
        </w:tc>
      </w:tr>
      <w:tr w14:paraId="0CF9E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2BB817C2">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5BA2FABF">
            <w:pPr>
              <w:pStyle w:val="214"/>
              <w:rPr>
                <w:rFonts w:hint="eastAsia" w:ascii="Times New Roman"/>
              </w:rPr>
            </w:pPr>
            <w:r>
              <w:rPr>
                <w:rFonts w:hint="eastAsia" w:ascii="Times New Roman"/>
              </w:rPr>
              <w:t>收到</w:t>
            </w:r>
            <w:r>
              <w:rPr>
                <w:rFonts w:ascii="Times New Roman"/>
              </w:rPr>
              <w:t>查询</w:t>
            </w:r>
            <w:r>
              <w:rPr>
                <w:rFonts w:hint="eastAsia" w:ascii="Times New Roman"/>
              </w:rPr>
              <w:t>站点升级</w:t>
            </w:r>
            <w:r>
              <w:rPr>
                <w:rFonts w:ascii="Times New Roman"/>
              </w:rPr>
              <w:t>状态</w:t>
            </w:r>
            <w:r>
              <w:rPr>
                <w:rFonts w:hint="eastAsia" w:ascii="Times New Roman"/>
              </w:rPr>
              <w:t>报文</w:t>
            </w:r>
          </w:p>
        </w:tc>
        <w:tc>
          <w:tcPr>
            <w:tcW w:w="2762" w:type="dxa"/>
            <w:noWrap w:val="0"/>
            <w:vAlign w:val="center"/>
          </w:tcPr>
          <w:p w14:paraId="1C4EAE6E">
            <w:pPr>
              <w:jc w:val="center"/>
              <w:rPr>
                <w:rFonts w:ascii="Calibri" w:hAnsi="Calibri"/>
              </w:rPr>
            </w:pPr>
            <w:r>
              <w:t>查询</w:t>
            </w:r>
            <w:r>
              <w:rPr>
                <w:rFonts w:hint="eastAsia"/>
              </w:rPr>
              <w:t>站点升级</w:t>
            </w:r>
            <w:r>
              <w:t>状态</w:t>
            </w:r>
            <w:r>
              <w:rPr>
                <w:rFonts w:hint="eastAsia"/>
              </w:rPr>
              <w:t>应答报文</w:t>
            </w:r>
          </w:p>
        </w:tc>
        <w:tc>
          <w:tcPr>
            <w:tcW w:w="1275" w:type="dxa"/>
            <w:noWrap w:val="0"/>
            <w:vAlign w:val="center"/>
          </w:tcPr>
          <w:p w14:paraId="1A9932C2">
            <w:pPr>
              <w:jc w:val="center"/>
              <w:rPr>
                <w:rFonts w:ascii="Calibri" w:hAnsi="Calibri"/>
              </w:rPr>
            </w:pPr>
            <w:r>
              <w:rPr>
                <w:rFonts w:hint="eastAsia" w:ascii="Calibri" w:hAnsi="Calibri" w:cs="宋体"/>
              </w:rPr>
              <w:t>升级进行态</w:t>
            </w:r>
          </w:p>
        </w:tc>
      </w:tr>
      <w:tr w14:paraId="2D68E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7D52FB2A">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387714AD">
            <w:pPr>
              <w:jc w:val="center"/>
              <w:rPr>
                <w:rFonts w:ascii="Calibri" w:hAnsi="Calibri"/>
              </w:rPr>
            </w:pPr>
            <w:r>
              <w:rPr>
                <w:rFonts w:hint="eastAsia" w:ascii="Calibri" w:hAnsi="Calibri" w:cs="宋体"/>
              </w:rPr>
              <w:t>收到执行升级报文</w:t>
            </w:r>
          </w:p>
        </w:tc>
        <w:tc>
          <w:tcPr>
            <w:tcW w:w="2762" w:type="dxa"/>
            <w:noWrap w:val="0"/>
            <w:vAlign w:val="center"/>
          </w:tcPr>
          <w:p w14:paraId="4FD0F375">
            <w:pPr>
              <w:jc w:val="center"/>
              <w:rPr>
                <w:rFonts w:ascii="Calibri" w:hAnsi="Calibri"/>
              </w:rPr>
            </w:pPr>
            <w:r>
              <w:rPr>
                <w:rFonts w:hint="eastAsia" w:ascii="Calibri" w:hAnsi="Calibri" w:cs="宋体"/>
              </w:rPr>
              <w:t>忽略</w:t>
            </w:r>
          </w:p>
        </w:tc>
        <w:tc>
          <w:tcPr>
            <w:tcW w:w="1275" w:type="dxa"/>
            <w:noWrap w:val="0"/>
            <w:vAlign w:val="center"/>
          </w:tcPr>
          <w:p w14:paraId="38E0AB16">
            <w:pPr>
              <w:jc w:val="center"/>
              <w:rPr>
                <w:rFonts w:ascii="Calibri" w:hAnsi="Calibri"/>
              </w:rPr>
            </w:pPr>
            <w:r>
              <w:rPr>
                <w:rFonts w:hint="eastAsia" w:ascii="Calibri" w:hAnsi="Calibri" w:cs="宋体"/>
              </w:rPr>
              <w:t>升级进行态</w:t>
            </w:r>
          </w:p>
        </w:tc>
      </w:tr>
      <w:tr w14:paraId="6DAA1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B65B70A">
            <w:pPr>
              <w:keepNext/>
              <w:autoSpaceDE w:val="0"/>
              <w:autoSpaceDN w:val="0"/>
              <w:adjustRightInd w:val="0"/>
              <w:spacing w:before="260" w:after="260" w:line="415" w:lineRule="auto"/>
              <w:jc w:val="center"/>
              <w:outlineLvl w:val="2"/>
              <w:rPr>
                <w:rFonts w:ascii="Calibri" w:hAnsi="Calibri"/>
              </w:rPr>
            </w:pPr>
          </w:p>
        </w:tc>
        <w:tc>
          <w:tcPr>
            <w:tcW w:w="3192" w:type="dxa"/>
            <w:noWrap w:val="0"/>
            <w:vAlign w:val="center"/>
          </w:tcPr>
          <w:p w14:paraId="714786EE">
            <w:pPr>
              <w:jc w:val="center"/>
              <w:rPr>
                <w:rFonts w:ascii="Calibri" w:hAnsi="Calibri" w:cs="宋体"/>
              </w:rPr>
            </w:pPr>
            <w:r>
              <w:rPr>
                <w:rFonts w:hint="eastAsia" w:ascii="Calibri" w:hAnsi="Calibri" w:cs="宋体"/>
              </w:rPr>
              <w:t>收到查询站点信息报文</w:t>
            </w:r>
          </w:p>
        </w:tc>
        <w:tc>
          <w:tcPr>
            <w:tcW w:w="2762" w:type="dxa"/>
            <w:noWrap w:val="0"/>
            <w:vAlign w:val="center"/>
          </w:tcPr>
          <w:p w14:paraId="774E55A4">
            <w:pPr>
              <w:jc w:val="center"/>
              <w:rPr>
                <w:rFonts w:ascii="Calibri" w:hAnsi="Calibri"/>
              </w:rPr>
            </w:pPr>
            <w:r>
              <w:rPr>
                <w:rFonts w:hint="eastAsia" w:ascii="Calibri" w:hAnsi="Calibri" w:cs="宋体"/>
              </w:rPr>
              <w:t>查询站点信息报文应答报文</w:t>
            </w:r>
          </w:p>
        </w:tc>
        <w:tc>
          <w:tcPr>
            <w:tcW w:w="1275" w:type="dxa"/>
            <w:noWrap w:val="0"/>
            <w:vAlign w:val="center"/>
          </w:tcPr>
          <w:p w14:paraId="34FAB875">
            <w:pPr>
              <w:jc w:val="center"/>
              <w:rPr>
                <w:rFonts w:ascii="Calibri" w:hAnsi="Calibri"/>
              </w:rPr>
            </w:pPr>
            <w:r>
              <w:rPr>
                <w:rFonts w:hint="eastAsia" w:ascii="Calibri" w:hAnsi="Calibri" w:cs="宋体"/>
              </w:rPr>
              <w:t>升级进行态</w:t>
            </w:r>
          </w:p>
        </w:tc>
      </w:tr>
      <w:tr w14:paraId="3B913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restart"/>
            <w:noWrap w:val="0"/>
            <w:vAlign w:val="center"/>
          </w:tcPr>
          <w:p w14:paraId="4A347B34">
            <w:pPr>
              <w:jc w:val="center"/>
              <w:rPr>
                <w:rFonts w:ascii="Calibri" w:hAnsi="Calibri"/>
              </w:rPr>
            </w:pPr>
            <w:r>
              <w:rPr>
                <w:rFonts w:hint="eastAsia" w:ascii="Calibri" w:hAnsi="Calibri" w:cs="宋体"/>
              </w:rPr>
              <w:t>试运行态</w:t>
            </w:r>
          </w:p>
        </w:tc>
        <w:tc>
          <w:tcPr>
            <w:tcW w:w="3192" w:type="dxa"/>
            <w:noWrap w:val="0"/>
            <w:vAlign w:val="center"/>
          </w:tcPr>
          <w:p w14:paraId="7C149C3E">
            <w:pPr>
              <w:jc w:val="center"/>
              <w:rPr>
                <w:rFonts w:ascii="Calibri" w:hAnsi="Calibri"/>
              </w:rPr>
            </w:pPr>
            <w:r>
              <w:rPr>
                <w:rFonts w:hint="eastAsia" w:ascii="Calibri" w:hAnsi="Calibri" w:cs="宋体"/>
              </w:rPr>
              <w:t>收到开始升级报文</w:t>
            </w:r>
          </w:p>
        </w:tc>
        <w:tc>
          <w:tcPr>
            <w:tcW w:w="2762" w:type="dxa"/>
            <w:noWrap w:val="0"/>
            <w:vAlign w:val="center"/>
          </w:tcPr>
          <w:p w14:paraId="1DC54F1D">
            <w:pPr>
              <w:jc w:val="center"/>
              <w:rPr>
                <w:rFonts w:ascii="Calibri" w:hAnsi="Calibri"/>
              </w:rPr>
            </w:pPr>
            <w:r>
              <w:rPr>
                <w:rFonts w:hint="eastAsia" w:ascii="Calibri" w:hAnsi="Calibri" w:cs="宋体"/>
              </w:rPr>
              <w:t>忽略</w:t>
            </w:r>
          </w:p>
        </w:tc>
        <w:tc>
          <w:tcPr>
            <w:tcW w:w="1275" w:type="dxa"/>
            <w:noWrap w:val="0"/>
            <w:vAlign w:val="center"/>
          </w:tcPr>
          <w:p w14:paraId="5857B577">
            <w:pPr>
              <w:jc w:val="center"/>
              <w:rPr>
                <w:rFonts w:ascii="Calibri" w:hAnsi="Calibri"/>
              </w:rPr>
            </w:pPr>
            <w:r>
              <w:rPr>
                <w:rFonts w:hint="eastAsia" w:ascii="Calibri" w:hAnsi="Calibri" w:cs="宋体"/>
              </w:rPr>
              <w:t>试运行态</w:t>
            </w:r>
          </w:p>
        </w:tc>
      </w:tr>
      <w:tr w14:paraId="2FDB7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4F6238CD">
            <w:pPr>
              <w:jc w:val="center"/>
              <w:rPr>
                <w:rFonts w:ascii="Calibri" w:hAnsi="Calibri" w:cs="宋体"/>
              </w:rPr>
            </w:pPr>
          </w:p>
        </w:tc>
        <w:tc>
          <w:tcPr>
            <w:tcW w:w="3192" w:type="dxa"/>
            <w:noWrap w:val="0"/>
            <w:vAlign w:val="center"/>
          </w:tcPr>
          <w:p w14:paraId="4845F60A">
            <w:pPr>
              <w:jc w:val="center"/>
              <w:rPr>
                <w:rFonts w:ascii="Calibri" w:hAnsi="Calibri"/>
              </w:rPr>
            </w:pPr>
            <w:r>
              <w:rPr>
                <w:rFonts w:hint="eastAsia" w:ascii="Calibri" w:hAnsi="Calibri" w:cs="宋体"/>
              </w:rPr>
              <w:t>收到停止升级报文</w:t>
            </w:r>
          </w:p>
        </w:tc>
        <w:tc>
          <w:tcPr>
            <w:tcW w:w="2762" w:type="dxa"/>
            <w:noWrap w:val="0"/>
            <w:vAlign w:val="center"/>
          </w:tcPr>
          <w:p w14:paraId="246215BB">
            <w:pPr>
              <w:jc w:val="center"/>
              <w:rPr>
                <w:rFonts w:ascii="Calibri" w:hAnsi="Calibri"/>
              </w:rPr>
            </w:pPr>
            <w:r>
              <w:rPr>
                <w:rFonts w:hint="eastAsia" w:ascii="Calibri" w:hAnsi="Calibri" w:cs="宋体"/>
              </w:rPr>
              <w:t>/</w:t>
            </w:r>
          </w:p>
        </w:tc>
        <w:tc>
          <w:tcPr>
            <w:tcW w:w="1275" w:type="dxa"/>
            <w:noWrap w:val="0"/>
            <w:vAlign w:val="center"/>
          </w:tcPr>
          <w:p w14:paraId="50EC730F">
            <w:pPr>
              <w:jc w:val="center"/>
            </w:pPr>
            <w:r>
              <w:rPr>
                <w:rFonts w:hint="eastAsia" w:ascii="Calibri" w:hAnsi="Calibri" w:cs="宋体"/>
              </w:rPr>
              <w:t>空闲态</w:t>
            </w:r>
          </w:p>
        </w:tc>
      </w:tr>
      <w:tr w14:paraId="5D3FB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E5D341D">
            <w:pPr>
              <w:jc w:val="center"/>
              <w:rPr>
                <w:rFonts w:ascii="Calibri" w:hAnsi="Calibri" w:cs="宋体"/>
              </w:rPr>
            </w:pPr>
          </w:p>
        </w:tc>
        <w:tc>
          <w:tcPr>
            <w:tcW w:w="3192" w:type="dxa"/>
            <w:noWrap w:val="0"/>
            <w:vAlign w:val="center"/>
          </w:tcPr>
          <w:p w14:paraId="74A51AF1">
            <w:pPr>
              <w:pStyle w:val="214"/>
              <w:rPr>
                <w:rFonts w:hint="eastAsia" w:ascii="Times New Roman"/>
              </w:rPr>
            </w:pPr>
            <w:r>
              <w:rPr>
                <w:rFonts w:hint="eastAsia" w:ascii="Times New Roman"/>
              </w:rPr>
              <w:t>收到</w:t>
            </w:r>
            <w:r>
              <w:rPr>
                <w:rFonts w:ascii="Times New Roman"/>
              </w:rPr>
              <w:t>传输文件</w:t>
            </w:r>
            <w:r>
              <w:rPr>
                <w:rFonts w:hint="eastAsia" w:ascii="Times New Roman"/>
              </w:rPr>
              <w:t>数据（单播）报文</w:t>
            </w:r>
          </w:p>
        </w:tc>
        <w:tc>
          <w:tcPr>
            <w:tcW w:w="2762" w:type="dxa"/>
            <w:noWrap w:val="0"/>
            <w:vAlign w:val="center"/>
          </w:tcPr>
          <w:p w14:paraId="2FA43B9C">
            <w:pPr>
              <w:jc w:val="center"/>
              <w:rPr>
                <w:rFonts w:ascii="Calibri" w:hAnsi="Calibri"/>
              </w:rPr>
            </w:pPr>
            <w:r>
              <w:rPr>
                <w:rFonts w:hint="eastAsia" w:ascii="Calibri" w:hAnsi="Calibri" w:cs="宋体"/>
              </w:rPr>
              <w:t>忽略</w:t>
            </w:r>
          </w:p>
        </w:tc>
        <w:tc>
          <w:tcPr>
            <w:tcW w:w="1275" w:type="dxa"/>
            <w:noWrap w:val="0"/>
            <w:vAlign w:val="center"/>
          </w:tcPr>
          <w:p w14:paraId="1766F837">
            <w:pPr>
              <w:jc w:val="center"/>
            </w:pPr>
            <w:r>
              <w:rPr>
                <w:rFonts w:hint="eastAsia" w:ascii="Calibri" w:hAnsi="Calibri" w:cs="宋体"/>
              </w:rPr>
              <w:t>试运行态</w:t>
            </w:r>
          </w:p>
        </w:tc>
      </w:tr>
      <w:tr w14:paraId="2E187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0BBA44FA">
            <w:pPr>
              <w:jc w:val="center"/>
              <w:rPr>
                <w:rFonts w:ascii="Calibri" w:hAnsi="Calibri" w:cs="宋体"/>
              </w:rPr>
            </w:pPr>
          </w:p>
        </w:tc>
        <w:tc>
          <w:tcPr>
            <w:tcW w:w="3192" w:type="dxa"/>
            <w:noWrap w:val="0"/>
            <w:vAlign w:val="center"/>
          </w:tcPr>
          <w:p w14:paraId="60092BC2">
            <w:pPr>
              <w:pStyle w:val="214"/>
              <w:rPr>
                <w:rFonts w:hint="eastAsia" w:ascii="Times New Roman"/>
              </w:rPr>
            </w:pPr>
            <w:r>
              <w:rPr>
                <w:rFonts w:hint="eastAsia" w:ascii="Times New Roman"/>
              </w:rPr>
              <w:t>收到传输</w:t>
            </w:r>
            <w:r>
              <w:rPr>
                <w:rFonts w:ascii="Times New Roman"/>
              </w:rPr>
              <w:t>文件</w:t>
            </w:r>
            <w:r>
              <w:rPr>
                <w:rFonts w:hint="eastAsia" w:ascii="Times New Roman"/>
              </w:rPr>
              <w:t>数据（单播</w:t>
            </w:r>
            <w:r>
              <w:rPr>
                <w:rFonts w:ascii="Times New Roman"/>
              </w:rPr>
              <w:t>转本地</w:t>
            </w:r>
            <w:r>
              <w:rPr>
                <w:rFonts w:hint="eastAsia" w:ascii="Times New Roman"/>
              </w:rPr>
              <w:t>广播）报文</w:t>
            </w:r>
          </w:p>
        </w:tc>
        <w:tc>
          <w:tcPr>
            <w:tcW w:w="2762" w:type="dxa"/>
            <w:noWrap w:val="0"/>
            <w:vAlign w:val="center"/>
          </w:tcPr>
          <w:p w14:paraId="08AC8773">
            <w:pPr>
              <w:jc w:val="center"/>
              <w:rPr>
                <w:rFonts w:ascii="Calibri" w:hAnsi="Calibri"/>
              </w:rPr>
            </w:pPr>
            <w:r>
              <w:rPr>
                <w:rFonts w:hint="eastAsia" w:ascii="Calibri" w:hAnsi="Calibri" w:cs="宋体"/>
              </w:rPr>
              <w:t>忽略</w:t>
            </w:r>
          </w:p>
        </w:tc>
        <w:tc>
          <w:tcPr>
            <w:tcW w:w="1275" w:type="dxa"/>
            <w:noWrap w:val="0"/>
            <w:vAlign w:val="center"/>
          </w:tcPr>
          <w:p w14:paraId="5F95EE34">
            <w:pPr>
              <w:jc w:val="center"/>
            </w:pPr>
            <w:r>
              <w:rPr>
                <w:rFonts w:hint="eastAsia" w:ascii="Calibri" w:hAnsi="Calibri" w:cs="宋体"/>
              </w:rPr>
              <w:t>试运行态</w:t>
            </w:r>
          </w:p>
        </w:tc>
      </w:tr>
      <w:tr w14:paraId="49C3A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0F557A7C">
            <w:pPr>
              <w:jc w:val="center"/>
              <w:rPr>
                <w:rFonts w:ascii="Calibri" w:hAnsi="Calibri" w:cs="宋体"/>
              </w:rPr>
            </w:pPr>
          </w:p>
        </w:tc>
        <w:tc>
          <w:tcPr>
            <w:tcW w:w="3192" w:type="dxa"/>
            <w:noWrap w:val="0"/>
            <w:vAlign w:val="center"/>
          </w:tcPr>
          <w:p w14:paraId="6553DA79">
            <w:pPr>
              <w:pStyle w:val="214"/>
              <w:rPr>
                <w:rFonts w:hint="eastAsia" w:ascii="Times New Roman"/>
              </w:rPr>
            </w:pPr>
            <w:r>
              <w:rPr>
                <w:rFonts w:hint="eastAsia" w:ascii="Times New Roman"/>
              </w:rPr>
              <w:t>收到</w:t>
            </w:r>
            <w:r>
              <w:rPr>
                <w:rFonts w:ascii="Times New Roman"/>
              </w:rPr>
              <w:t>查询</w:t>
            </w:r>
            <w:r>
              <w:rPr>
                <w:rFonts w:hint="eastAsia" w:ascii="Times New Roman"/>
              </w:rPr>
              <w:t>站点升级</w:t>
            </w:r>
            <w:r>
              <w:rPr>
                <w:rFonts w:ascii="Times New Roman"/>
              </w:rPr>
              <w:t>状态</w:t>
            </w:r>
            <w:r>
              <w:rPr>
                <w:rFonts w:hint="eastAsia" w:ascii="Times New Roman"/>
              </w:rPr>
              <w:t>报文</w:t>
            </w:r>
          </w:p>
        </w:tc>
        <w:tc>
          <w:tcPr>
            <w:tcW w:w="2762" w:type="dxa"/>
            <w:noWrap w:val="0"/>
            <w:vAlign w:val="center"/>
          </w:tcPr>
          <w:p w14:paraId="190E8F85">
            <w:pPr>
              <w:jc w:val="center"/>
              <w:rPr>
                <w:rFonts w:ascii="Calibri" w:hAnsi="Calibri"/>
              </w:rPr>
            </w:pPr>
            <w:r>
              <w:t>查询</w:t>
            </w:r>
            <w:r>
              <w:rPr>
                <w:rFonts w:hint="eastAsia"/>
              </w:rPr>
              <w:t>站点升级</w:t>
            </w:r>
            <w:r>
              <w:t>状态</w:t>
            </w:r>
            <w:r>
              <w:rPr>
                <w:rFonts w:hint="eastAsia"/>
              </w:rPr>
              <w:t>应答报文</w:t>
            </w:r>
          </w:p>
        </w:tc>
        <w:tc>
          <w:tcPr>
            <w:tcW w:w="1275" w:type="dxa"/>
            <w:noWrap w:val="0"/>
            <w:vAlign w:val="center"/>
          </w:tcPr>
          <w:p w14:paraId="31D4AAFB">
            <w:pPr>
              <w:jc w:val="center"/>
            </w:pPr>
            <w:r>
              <w:rPr>
                <w:rFonts w:hint="eastAsia" w:ascii="Calibri" w:hAnsi="Calibri" w:cs="宋体"/>
              </w:rPr>
              <w:t>试运行态</w:t>
            </w:r>
          </w:p>
        </w:tc>
      </w:tr>
      <w:tr w14:paraId="2F3B3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50AB137D">
            <w:pPr>
              <w:jc w:val="center"/>
              <w:rPr>
                <w:rFonts w:ascii="Calibri" w:hAnsi="Calibri" w:cs="宋体"/>
              </w:rPr>
            </w:pPr>
          </w:p>
        </w:tc>
        <w:tc>
          <w:tcPr>
            <w:tcW w:w="3192" w:type="dxa"/>
            <w:noWrap w:val="0"/>
            <w:vAlign w:val="center"/>
          </w:tcPr>
          <w:p w14:paraId="0B26EF9D">
            <w:pPr>
              <w:jc w:val="center"/>
              <w:rPr>
                <w:rFonts w:ascii="Calibri" w:hAnsi="Calibri"/>
              </w:rPr>
            </w:pPr>
            <w:r>
              <w:rPr>
                <w:rFonts w:hint="eastAsia" w:ascii="Calibri" w:hAnsi="Calibri" w:cs="宋体"/>
              </w:rPr>
              <w:t>收到执行升级报文</w:t>
            </w:r>
          </w:p>
        </w:tc>
        <w:tc>
          <w:tcPr>
            <w:tcW w:w="2762" w:type="dxa"/>
            <w:noWrap w:val="0"/>
            <w:vAlign w:val="center"/>
          </w:tcPr>
          <w:p w14:paraId="0FA0ACD2">
            <w:pPr>
              <w:jc w:val="center"/>
              <w:rPr>
                <w:rFonts w:ascii="Calibri" w:hAnsi="Calibri"/>
              </w:rPr>
            </w:pPr>
            <w:r>
              <w:rPr>
                <w:rFonts w:hint="eastAsia" w:ascii="Calibri" w:hAnsi="Calibri" w:cs="宋体"/>
              </w:rPr>
              <w:t>忽略</w:t>
            </w:r>
          </w:p>
        </w:tc>
        <w:tc>
          <w:tcPr>
            <w:tcW w:w="1275" w:type="dxa"/>
            <w:noWrap w:val="0"/>
            <w:vAlign w:val="center"/>
          </w:tcPr>
          <w:p w14:paraId="3F7CC85E">
            <w:pPr>
              <w:jc w:val="center"/>
            </w:pPr>
            <w:r>
              <w:rPr>
                <w:rFonts w:hint="eastAsia" w:ascii="Calibri" w:hAnsi="Calibri" w:cs="宋体"/>
              </w:rPr>
              <w:t>试运行态</w:t>
            </w:r>
          </w:p>
        </w:tc>
      </w:tr>
      <w:tr w14:paraId="19167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10633010">
            <w:pPr>
              <w:jc w:val="center"/>
              <w:rPr>
                <w:rFonts w:ascii="Calibri" w:hAnsi="Calibri" w:cs="宋体"/>
              </w:rPr>
            </w:pPr>
          </w:p>
        </w:tc>
        <w:tc>
          <w:tcPr>
            <w:tcW w:w="3192" w:type="dxa"/>
            <w:noWrap w:val="0"/>
            <w:vAlign w:val="center"/>
          </w:tcPr>
          <w:p w14:paraId="15206DDC">
            <w:pPr>
              <w:jc w:val="center"/>
              <w:rPr>
                <w:rFonts w:ascii="Calibri" w:hAnsi="Calibri" w:cs="宋体"/>
              </w:rPr>
            </w:pPr>
            <w:r>
              <w:rPr>
                <w:rFonts w:hint="eastAsia" w:ascii="Calibri" w:hAnsi="Calibri" w:cs="宋体"/>
              </w:rPr>
              <w:t>收到查询站点信息报文</w:t>
            </w:r>
          </w:p>
        </w:tc>
        <w:tc>
          <w:tcPr>
            <w:tcW w:w="2762" w:type="dxa"/>
            <w:noWrap w:val="0"/>
            <w:vAlign w:val="center"/>
          </w:tcPr>
          <w:p w14:paraId="5978F761">
            <w:pPr>
              <w:jc w:val="center"/>
              <w:rPr>
                <w:rFonts w:ascii="Calibri" w:hAnsi="Calibri"/>
              </w:rPr>
            </w:pPr>
            <w:r>
              <w:rPr>
                <w:rFonts w:hint="eastAsia" w:ascii="Calibri" w:hAnsi="Calibri" w:cs="宋体"/>
              </w:rPr>
              <w:t>查询站点信息报文应答报文</w:t>
            </w:r>
          </w:p>
        </w:tc>
        <w:tc>
          <w:tcPr>
            <w:tcW w:w="1275" w:type="dxa"/>
            <w:noWrap w:val="0"/>
            <w:vAlign w:val="center"/>
          </w:tcPr>
          <w:p w14:paraId="0679A241">
            <w:pPr>
              <w:jc w:val="center"/>
            </w:pPr>
            <w:r>
              <w:rPr>
                <w:rFonts w:hint="eastAsia" w:ascii="Calibri" w:hAnsi="Calibri" w:cs="宋体"/>
              </w:rPr>
              <w:t>试运行态</w:t>
            </w:r>
          </w:p>
        </w:tc>
      </w:tr>
      <w:tr w14:paraId="4A7EA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5" w:type="dxa"/>
            <w:vMerge w:val="continue"/>
            <w:noWrap w:val="0"/>
            <w:vAlign w:val="center"/>
          </w:tcPr>
          <w:p w14:paraId="37DE9F92">
            <w:pPr>
              <w:jc w:val="center"/>
              <w:rPr>
                <w:rFonts w:ascii="Calibri" w:hAnsi="Calibri" w:cs="宋体"/>
              </w:rPr>
            </w:pPr>
          </w:p>
        </w:tc>
        <w:tc>
          <w:tcPr>
            <w:tcW w:w="3192" w:type="dxa"/>
            <w:noWrap w:val="0"/>
            <w:vAlign w:val="center"/>
          </w:tcPr>
          <w:p w14:paraId="0A93CB22">
            <w:pPr>
              <w:jc w:val="center"/>
              <w:rPr>
                <w:rFonts w:ascii="Calibri" w:hAnsi="Calibri" w:cs="宋体"/>
              </w:rPr>
            </w:pPr>
            <w:r>
              <w:rPr>
                <w:rFonts w:hint="eastAsia" w:ascii="Calibri" w:hAnsi="Calibri" w:cs="宋体"/>
              </w:rPr>
              <w:t>试运行时间结束</w:t>
            </w:r>
          </w:p>
        </w:tc>
        <w:tc>
          <w:tcPr>
            <w:tcW w:w="2762" w:type="dxa"/>
            <w:noWrap w:val="0"/>
            <w:vAlign w:val="center"/>
          </w:tcPr>
          <w:p w14:paraId="5F09384C">
            <w:pPr>
              <w:jc w:val="center"/>
              <w:rPr>
                <w:rFonts w:ascii="Calibri" w:hAnsi="Calibri" w:cs="宋体"/>
              </w:rPr>
            </w:pPr>
            <w:r>
              <w:rPr>
                <w:rFonts w:hint="eastAsia" w:ascii="Calibri" w:hAnsi="Calibri" w:cs="宋体"/>
              </w:rPr>
              <w:t>/</w:t>
            </w:r>
          </w:p>
        </w:tc>
        <w:tc>
          <w:tcPr>
            <w:tcW w:w="1275" w:type="dxa"/>
            <w:noWrap w:val="0"/>
            <w:vAlign w:val="center"/>
          </w:tcPr>
          <w:p w14:paraId="643E3E81">
            <w:pPr>
              <w:jc w:val="center"/>
              <w:rPr>
                <w:rFonts w:ascii="Calibri" w:hAnsi="Calibri" w:cs="宋体"/>
              </w:rPr>
            </w:pPr>
            <w:r>
              <w:rPr>
                <w:rFonts w:hint="eastAsia" w:ascii="Calibri" w:hAnsi="Calibri" w:cs="宋体"/>
              </w:rPr>
              <w:t>空闲态</w:t>
            </w:r>
          </w:p>
        </w:tc>
      </w:tr>
    </w:tbl>
    <w:p w14:paraId="7F89407D">
      <w:pPr>
        <w:pStyle w:val="191"/>
        <w:ind w:firstLineChars="0"/>
      </w:pPr>
    </w:p>
    <w:p w14:paraId="201AC757">
      <w:pPr>
        <w:pStyle w:val="38"/>
      </w:pPr>
      <w:r>
        <w:rPr>
          <w:rFonts w:hint="eastAsia"/>
        </w:rPr>
        <w:t>升级</w:t>
      </w:r>
      <w:r>
        <w:t>业务传输流程</w:t>
      </w:r>
      <w:r>
        <w:rPr>
          <w:rFonts w:hint="eastAsia"/>
        </w:rPr>
        <w:t>应</w:t>
      </w:r>
      <w:r>
        <w:t>符合</w:t>
      </w:r>
      <w:ins w:id="141" w:author="作者">
        <w:r>
          <w:rPr/>
          <w:t>以下</w:t>
        </w:r>
      </w:ins>
      <w:del w:id="142" w:author="作者">
        <w:r>
          <w:rPr/>
          <w:delText>图</w:delText>
        </w:r>
      </w:del>
      <w:del w:id="143" w:author="作者">
        <w:r>
          <w:rPr>
            <w:rFonts w:hint="eastAsia"/>
          </w:rPr>
          <w:delText>31</w:delText>
        </w:r>
      </w:del>
      <w:r>
        <w:t>要求</w:t>
      </w:r>
      <w:ins w:id="144" w:author="作者">
        <w:r>
          <w:rPr>
            <w:rFonts w:hint="eastAsia"/>
          </w:rPr>
          <w:t>，如图3</w:t>
        </w:r>
      </w:ins>
      <w:ins w:id="145" w:author="作者">
        <w:r>
          <w:rPr/>
          <w:t>1所示</w:t>
        </w:r>
      </w:ins>
      <w:r>
        <w:rPr>
          <w:rFonts w:hint="eastAsia"/>
        </w:rPr>
        <w:t>：</w:t>
      </w:r>
    </w:p>
    <w:p w14:paraId="19408B03">
      <w:pPr>
        <w:pStyle w:val="87"/>
        <w:numPr>
          <w:ilvl w:val="0"/>
          <w:numId w:val="31"/>
        </w:numPr>
        <w:rPr>
          <w:rFonts w:hAnsi="宋体"/>
        </w:rPr>
      </w:pPr>
      <w:r>
        <w:rPr>
          <w:rFonts w:hAnsi="宋体"/>
        </w:rPr>
        <w:t>CCO向STA发送开始升级命令，STA收到后，进入升级状态；</w:t>
      </w:r>
    </w:p>
    <w:p w14:paraId="1B435DFF">
      <w:pPr>
        <w:pStyle w:val="87"/>
        <w:numPr>
          <w:ilvl w:val="0"/>
          <w:numId w:val="31"/>
        </w:numPr>
        <w:rPr>
          <w:rFonts w:hAnsi="宋体"/>
        </w:rPr>
      </w:pPr>
      <w:r>
        <w:rPr>
          <w:rFonts w:hAnsi="宋体"/>
        </w:rPr>
        <w:t>CCO向STA发送数据块，STA收到数据块后保持下来，并更新本地位图；</w:t>
      </w:r>
    </w:p>
    <w:p w14:paraId="261343FD">
      <w:pPr>
        <w:pStyle w:val="87"/>
        <w:numPr>
          <w:ilvl w:val="0"/>
          <w:numId w:val="31"/>
        </w:numPr>
        <w:rPr>
          <w:rFonts w:hAnsi="宋体"/>
        </w:rPr>
      </w:pPr>
      <w:r>
        <w:rPr>
          <w:rFonts w:hAnsi="宋体"/>
        </w:rPr>
        <w:t>CCO查询STA状态， STA接收到后，返回状态及接收到数据块位图情况；</w:t>
      </w:r>
    </w:p>
    <w:p w14:paraId="3D003C56">
      <w:pPr>
        <w:pStyle w:val="87"/>
        <w:numPr>
          <w:ilvl w:val="0"/>
          <w:numId w:val="31"/>
        </w:numPr>
        <w:rPr>
          <w:rFonts w:hAnsi="宋体"/>
        </w:rPr>
      </w:pPr>
      <w:r>
        <w:rPr>
          <w:rFonts w:hAnsi="宋体"/>
        </w:rPr>
        <w:t>针对STA站点缺少的数据块，CCO向STA站点补包；</w:t>
      </w:r>
    </w:p>
    <w:p w14:paraId="6DA5F001">
      <w:pPr>
        <w:pStyle w:val="87"/>
        <w:numPr>
          <w:ilvl w:val="0"/>
          <w:numId w:val="31"/>
        </w:numPr>
        <w:rPr>
          <w:rFonts w:hAnsi="宋体"/>
        </w:rPr>
      </w:pPr>
      <w:r>
        <w:rPr>
          <w:rFonts w:hAnsi="宋体"/>
        </w:rPr>
        <w:t>重复第c）</w:t>
      </w:r>
      <w:r>
        <w:rPr>
          <w:rFonts w:hint="eastAsia" w:hAnsi="宋体"/>
        </w:rPr>
        <w:t>到</w:t>
      </w:r>
      <w:r>
        <w:rPr>
          <w:rFonts w:hAnsi="宋体"/>
        </w:rPr>
        <w:t>d）步，直到STA收齐数据为止；</w:t>
      </w:r>
    </w:p>
    <w:p w14:paraId="38D7BE83">
      <w:pPr>
        <w:pStyle w:val="87"/>
        <w:numPr>
          <w:ilvl w:val="0"/>
          <w:numId w:val="31"/>
        </w:numPr>
        <w:rPr>
          <w:rFonts w:hAnsi="宋体"/>
        </w:rPr>
      </w:pPr>
      <w:r>
        <w:rPr>
          <w:rFonts w:hAnsi="宋体"/>
        </w:rPr>
        <w:t>CCO向STA发送执行升级，STA接收到后，验证升级包的完整性，并试运行成功后，本地保存接收到升级包的长度、CRC备查；如果失败，将长度和CRC置为0x00</w:t>
      </w:r>
      <w:r>
        <w:rPr>
          <w:rFonts w:hint="eastAsia" w:hAnsi="宋体"/>
        </w:rPr>
        <w:t>，</w:t>
      </w:r>
    </w:p>
    <w:p w14:paraId="2A39AB4D">
      <w:pPr>
        <w:pStyle w:val="87"/>
        <w:numPr>
          <w:ilvl w:val="0"/>
          <w:numId w:val="31"/>
        </w:numPr>
        <w:rPr>
          <w:rFonts w:hAnsi="宋体"/>
        </w:rPr>
      </w:pPr>
      <w:r>
        <w:rPr>
          <w:rFonts w:hAnsi="宋体"/>
        </w:rPr>
        <w:t>CCO查询站点信息，如果STA返回的长度和CRC值与CCO下发的相同，则认为站点升级成功，否则判断升级失败。</w:t>
      </w:r>
    </w:p>
    <w:p w14:paraId="75538684">
      <w:pPr>
        <w:pStyle w:val="38"/>
        <w:ind w:firstLine="0" w:firstLineChars="0"/>
        <w:jc w:val="center"/>
      </w:pPr>
      <w:r>
        <w:object>
          <v:shape id="_x0000_i1053" o:spt="75" type="#_x0000_t75" style="height:526.3pt;width:202.35pt;" o:ole="t" filled="f" o:preferrelative="t" stroked="f" coordsize="21600,21600">
            <v:path/>
            <v:fill on="f" focussize="0,0"/>
            <v:stroke on="f"/>
            <v:imagedata r:id="rId73" o:title=""/>
            <o:lock v:ext="edit" aspectratio="t"/>
            <w10:wrap type="none"/>
            <w10:anchorlock/>
          </v:shape>
          <o:OLEObject Type="Embed" ProgID="Visio.Drawing.11" ShapeID="_x0000_i1053" DrawAspect="Content" ObjectID="_1468075755" r:id="rId72">
            <o:LockedField>false</o:LockedField>
          </o:OLEObject>
        </w:object>
      </w:r>
    </w:p>
    <w:p w14:paraId="64B0FF7B">
      <w:pPr>
        <w:pStyle w:val="156"/>
        <w:ind w:hanging="2"/>
        <w:rPr>
          <w:rFonts w:ascii="Times New Roman"/>
        </w:rPr>
      </w:pPr>
      <w:bookmarkStart w:id="989" w:name="_Ref446611667"/>
      <w:r>
        <w:rPr>
          <w:rFonts w:hint="eastAsia" w:ascii="Times New Roman"/>
        </w:rPr>
        <w:t>升级</w:t>
      </w:r>
      <w:r>
        <w:rPr>
          <w:rFonts w:ascii="Times New Roman"/>
        </w:rPr>
        <w:t>传输流程</w:t>
      </w:r>
      <w:bookmarkEnd w:id="989"/>
    </w:p>
    <w:p w14:paraId="243ABD26">
      <w:pPr>
        <w:pStyle w:val="70"/>
        <w:rPr>
          <w:rFonts w:ascii="Times New Roman"/>
          <w:color w:val="000000"/>
        </w:rPr>
      </w:pPr>
      <w:bookmarkStart w:id="990" w:name="_Toc522709524"/>
      <w:bookmarkStart w:id="991" w:name="_Toc522709511"/>
      <w:r>
        <w:rPr>
          <w:rFonts w:hint="eastAsia" w:ascii="Times New Roman"/>
          <w:color w:val="000000"/>
        </w:rPr>
        <w:t>台区户变关系识别</w:t>
      </w:r>
      <w:r>
        <w:rPr>
          <w:rFonts w:ascii="Times New Roman"/>
          <w:color w:val="000000"/>
        </w:rPr>
        <w:t>报文</w:t>
      </w:r>
      <w:bookmarkEnd w:id="990"/>
      <w:bookmarkEnd w:id="991"/>
    </w:p>
    <w:p w14:paraId="30C313C6">
      <w:pPr>
        <w:pStyle w:val="74"/>
        <w:spacing w:before="156" w:after="156"/>
        <w:rPr>
          <w:rFonts w:ascii="Times New Roman"/>
        </w:rPr>
      </w:pPr>
      <w:r>
        <w:rPr>
          <w:rFonts w:ascii="Times New Roman"/>
        </w:rPr>
        <w:t>报文格式</w:t>
      </w:r>
    </w:p>
    <w:p w14:paraId="321277D1">
      <w:pPr>
        <w:pStyle w:val="79"/>
        <w:spacing w:before="156" w:after="156"/>
        <w:rPr>
          <w:rFonts w:ascii="Times New Roman"/>
        </w:rPr>
      </w:pPr>
      <w:r>
        <w:rPr>
          <w:rFonts w:hint="eastAsia" w:ascii="Times New Roman"/>
        </w:rPr>
        <w:t>台区户变关系识别报文格式</w:t>
      </w:r>
    </w:p>
    <w:p w14:paraId="61517AD6">
      <w:pPr>
        <w:pStyle w:val="38"/>
      </w:pPr>
      <w:r>
        <w:rPr>
          <w:rFonts w:hint="eastAsia"/>
        </w:rPr>
        <w:t>台区户变关系识别，主要是对各类台区特征信息采集分析的过程，相关的报文格式，根据特征类型、采集类型的不同各有区别，报文的上下关系在不同的识别模式下也各有区别。</w:t>
      </w:r>
    </w:p>
    <w:p w14:paraId="7A422AC0">
      <w:pPr>
        <w:pStyle w:val="38"/>
      </w:pPr>
      <w:r>
        <w:t>报文应符合图</w:t>
      </w:r>
      <w:r>
        <w:rPr>
          <w:rFonts w:hint="eastAsia"/>
        </w:rPr>
        <w:t>32</w:t>
      </w:r>
      <w:r>
        <w:t>格式要求。</w:t>
      </w:r>
    </w:p>
    <w:p w14:paraId="27D87F83">
      <w:pPr>
        <w:pStyle w:val="175"/>
        <w:keepNext/>
        <w:ind w:firstLine="0" w:firstLineChars="0"/>
        <w:jc w:val="center"/>
      </w:pPr>
      <w:r>
        <w:object>
          <v:shape id="_x0000_i1054" o:spt="75" type="#_x0000_t75" style="height:76.4pt;width:414.15pt;" o:ole="t" filled="f" o:preferrelative="t" stroked="f" coordsize="21600,21600">
            <v:path/>
            <v:fill on="f" focussize="0,0"/>
            <v:stroke on="f"/>
            <v:imagedata r:id="rId75" o:title=""/>
            <o:lock v:ext="edit" aspectratio="t"/>
            <w10:wrap type="none"/>
            <w10:anchorlock/>
          </v:shape>
          <o:OLEObject Type="Embed" ProgID="Visio.Drawing.11" ShapeID="_x0000_i1054" DrawAspect="Content" ObjectID="_1468075756" r:id="rId74">
            <o:LockedField>false</o:LockedField>
          </o:OLEObject>
        </w:object>
      </w:r>
    </w:p>
    <w:p w14:paraId="69E39EE4">
      <w:pPr>
        <w:pStyle w:val="156"/>
        <w:ind w:hanging="2"/>
        <w:rPr>
          <w:rFonts w:ascii="Times New Roman"/>
        </w:rPr>
      </w:pPr>
      <w:bookmarkStart w:id="992" w:name="_Toc522709374"/>
      <w:bookmarkStart w:id="993" w:name="_Ref527737711"/>
      <w:r>
        <w:rPr>
          <w:rFonts w:hint="eastAsia" w:ascii="Times New Roman"/>
        </w:rPr>
        <w:t>台区户变关系识别报文</w:t>
      </w:r>
      <w:r>
        <w:rPr>
          <w:rFonts w:ascii="Times New Roman"/>
        </w:rPr>
        <w:t>格式</w:t>
      </w:r>
      <w:bookmarkEnd w:id="992"/>
      <w:bookmarkEnd w:id="993"/>
    </w:p>
    <w:p w14:paraId="75CF054B">
      <w:pPr>
        <w:pStyle w:val="38"/>
      </w:pPr>
      <w:r>
        <w:rPr>
          <w:rFonts w:hint="eastAsia"/>
        </w:rPr>
        <w:t>台区户变关系识别报文</w:t>
      </w:r>
      <w:r>
        <w:t>的字段应符合表</w:t>
      </w:r>
      <w:r>
        <w:rPr>
          <w:rFonts w:hint="eastAsia"/>
        </w:rPr>
        <w:t>29</w:t>
      </w:r>
      <w:r>
        <w:t>要求。</w:t>
      </w:r>
    </w:p>
    <w:p w14:paraId="324B46C6">
      <w:pPr>
        <w:pStyle w:val="154"/>
        <w:ind w:left="0"/>
        <w:rPr>
          <w:rFonts w:ascii="Times New Roman"/>
        </w:rPr>
      </w:pPr>
      <w:bookmarkStart w:id="994" w:name="_Ref527737725"/>
      <w:bookmarkStart w:id="995" w:name="_Toc522709358"/>
      <w:r>
        <w:rPr>
          <w:rFonts w:hint="eastAsia" w:ascii="Times New Roman"/>
        </w:rPr>
        <w:t>台区特征信息采集</w:t>
      </w:r>
      <w:r>
        <w:rPr>
          <w:rFonts w:ascii="Times New Roman"/>
        </w:rPr>
        <w:t>报文格式说明</w:t>
      </w:r>
      <w:bookmarkEnd w:id="994"/>
      <w:bookmarkEnd w:id="99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1"/>
        <w:gridCol w:w="851"/>
        <w:gridCol w:w="850"/>
        <w:gridCol w:w="1418"/>
        <w:gridCol w:w="4132"/>
      </w:tblGrid>
      <w:tr w14:paraId="07A05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1EE2E1B8">
            <w:pPr>
              <w:pStyle w:val="214"/>
              <w:rPr>
                <w:rFonts w:ascii="Times New Roman" w:hAnsi="Times New Roman"/>
              </w:rPr>
            </w:pPr>
            <w:r>
              <w:rPr>
                <w:rFonts w:ascii="Times New Roman" w:hAnsi="Times New Roman"/>
              </w:rPr>
              <w:t>域</w:t>
            </w:r>
          </w:p>
        </w:tc>
        <w:tc>
          <w:tcPr>
            <w:tcW w:w="851" w:type="dxa"/>
            <w:noWrap w:val="0"/>
            <w:vAlign w:val="center"/>
          </w:tcPr>
          <w:p w14:paraId="77E0F591">
            <w:pPr>
              <w:pStyle w:val="214"/>
              <w:rPr>
                <w:rFonts w:ascii="Times New Roman" w:hAnsi="Times New Roman"/>
              </w:rPr>
            </w:pPr>
            <w:r>
              <w:rPr>
                <w:rFonts w:ascii="Times New Roman" w:hAnsi="Times New Roman"/>
              </w:rPr>
              <w:t>字节号</w:t>
            </w:r>
          </w:p>
        </w:tc>
        <w:tc>
          <w:tcPr>
            <w:tcW w:w="850" w:type="dxa"/>
            <w:noWrap w:val="0"/>
            <w:vAlign w:val="center"/>
          </w:tcPr>
          <w:p w14:paraId="562EC742">
            <w:pPr>
              <w:pStyle w:val="214"/>
              <w:rPr>
                <w:rFonts w:ascii="Times New Roman" w:hAnsi="Times New Roman"/>
              </w:rPr>
            </w:pPr>
            <w:r>
              <w:rPr>
                <w:rFonts w:ascii="Times New Roman" w:hAnsi="Times New Roman"/>
              </w:rPr>
              <w:t>比特位</w:t>
            </w:r>
          </w:p>
        </w:tc>
        <w:tc>
          <w:tcPr>
            <w:tcW w:w="1418" w:type="dxa"/>
            <w:noWrap w:val="0"/>
            <w:vAlign w:val="center"/>
          </w:tcPr>
          <w:p w14:paraId="6F68B48E">
            <w:pPr>
              <w:pStyle w:val="214"/>
              <w:rPr>
                <w:rFonts w:ascii="Times New Roman" w:hAnsi="Times New Roman"/>
              </w:rPr>
            </w:pPr>
            <w:r>
              <w:rPr>
                <w:rFonts w:ascii="Times New Roman" w:hAnsi="Times New Roman"/>
              </w:rPr>
              <w:t>域大小(比特)</w:t>
            </w:r>
          </w:p>
        </w:tc>
        <w:tc>
          <w:tcPr>
            <w:tcW w:w="4132" w:type="dxa"/>
            <w:noWrap w:val="0"/>
            <w:vAlign w:val="top"/>
          </w:tcPr>
          <w:p w14:paraId="6F25F481">
            <w:pPr>
              <w:pStyle w:val="214"/>
              <w:rPr>
                <w:rFonts w:ascii="Times New Roman" w:hAnsi="Times New Roman"/>
              </w:rPr>
            </w:pPr>
            <w:r>
              <w:rPr>
                <w:rFonts w:hint="eastAsia" w:ascii="Times New Roman" w:hAnsi="Times New Roman"/>
              </w:rPr>
              <w:t>含义</w:t>
            </w:r>
          </w:p>
        </w:tc>
      </w:tr>
      <w:tr w14:paraId="70FAF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1F6A110D">
            <w:pPr>
              <w:pStyle w:val="214"/>
              <w:rPr>
                <w:rFonts w:ascii="Times New Roman" w:hAnsi="Times New Roman"/>
              </w:rPr>
            </w:pPr>
            <w:r>
              <w:rPr>
                <w:rFonts w:ascii="Times New Roman" w:hAnsi="Times New Roman"/>
              </w:rPr>
              <w:t>协议版本号</w:t>
            </w:r>
          </w:p>
        </w:tc>
        <w:tc>
          <w:tcPr>
            <w:tcW w:w="851" w:type="dxa"/>
            <w:vMerge w:val="restart"/>
            <w:noWrap w:val="0"/>
            <w:vAlign w:val="center"/>
          </w:tcPr>
          <w:p w14:paraId="765AC91E">
            <w:pPr>
              <w:pStyle w:val="214"/>
              <w:rPr>
                <w:rFonts w:ascii="Times New Roman" w:hAnsi="Times New Roman"/>
              </w:rPr>
            </w:pPr>
            <w:r>
              <w:rPr>
                <w:rFonts w:ascii="Times New Roman" w:hAnsi="Times New Roman"/>
              </w:rPr>
              <w:t>0</w:t>
            </w:r>
          </w:p>
        </w:tc>
        <w:tc>
          <w:tcPr>
            <w:tcW w:w="850" w:type="dxa"/>
            <w:noWrap w:val="0"/>
            <w:vAlign w:val="center"/>
          </w:tcPr>
          <w:p w14:paraId="24BF4AA3">
            <w:pPr>
              <w:pStyle w:val="214"/>
              <w:rPr>
                <w:rFonts w:ascii="Times New Roman" w:hAnsi="Times New Roman"/>
              </w:rPr>
            </w:pPr>
            <w:r>
              <w:rPr>
                <w:rFonts w:ascii="Times New Roman" w:hAnsi="Times New Roman"/>
              </w:rPr>
              <w:t>0-5</w:t>
            </w:r>
          </w:p>
        </w:tc>
        <w:tc>
          <w:tcPr>
            <w:tcW w:w="1418" w:type="dxa"/>
            <w:noWrap w:val="0"/>
            <w:vAlign w:val="center"/>
          </w:tcPr>
          <w:p w14:paraId="60C402E0">
            <w:pPr>
              <w:pStyle w:val="214"/>
              <w:rPr>
                <w:rFonts w:ascii="Times New Roman" w:hAnsi="Times New Roman"/>
              </w:rPr>
            </w:pPr>
            <w:r>
              <w:rPr>
                <w:rFonts w:ascii="Times New Roman" w:hAnsi="Times New Roman"/>
              </w:rPr>
              <w:t>6</w:t>
            </w:r>
          </w:p>
        </w:tc>
        <w:tc>
          <w:tcPr>
            <w:tcW w:w="4132" w:type="dxa"/>
            <w:noWrap w:val="0"/>
            <w:vAlign w:val="top"/>
          </w:tcPr>
          <w:p w14:paraId="3C1F8A64">
            <w:pPr>
              <w:pStyle w:val="214"/>
              <w:jc w:val="both"/>
              <w:rPr>
                <w:rFonts w:hAnsi="Times New Roman"/>
              </w:rPr>
            </w:pPr>
            <w:r>
              <w:rPr>
                <w:rFonts w:hint="eastAsia"/>
              </w:rPr>
              <w:t>当前</w:t>
            </w:r>
            <w:r>
              <w:t>版本取值固定为1。</w:t>
            </w:r>
          </w:p>
        </w:tc>
      </w:tr>
      <w:tr w14:paraId="47A80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0" w:hRule="atLeast"/>
          <w:jc w:val="center"/>
        </w:trPr>
        <w:tc>
          <w:tcPr>
            <w:tcW w:w="1271" w:type="dxa"/>
            <w:vMerge w:val="restart"/>
            <w:noWrap w:val="0"/>
            <w:vAlign w:val="center"/>
          </w:tcPr>
          <w:p w14:paraId="1F165998">
            <w:pPr>
              <w:pStyle w:val="214"/>
              <w:rPr>
                <w:rFonts w:ascii="Times New Roman" w:hAnsi="Times New Roman"/>
              </w:rPr>
            </w:pPr>
            <w:r>
              <w:rPr>
                <w:rFonts w:ascii="Times New Roman" w:hAnsi="Times New Roman"/>
              </w:rPr>
              <w:t>报文头长度</w:t>
            </w:r>
          </w:p>
        </w:tc>
        <w:tc>
          <w:tcPr>
            <w:tcW w:w="851" w:type="dxa"/>
            <w:vMerge w:val="continue"/>
            <w:tcBorders>
              <w:bottom w:val="single" w:color="auto" w:sz="4" w:space="0"/>
            </w:tcBorders>
            <w:noWrap w:val="0"/>
            <w:vAlign w:val="center"/>
          </w:tcPr>
          <w:p w14:paraId="605FB4C0">
            <w:pPr>
              <w:pStyle w:val="214"/>
              <w:rPr>
                <w:rFonts w:ascii="Times New Roman" w:hAnsi="Times New Roman"/>
              </w:rPr>
            </w:pPr>
          </w:p>
        </w:tc>
        <w:tc>
          <w:tcPr>
            <w:tcW w:w="850" w:type="dxa"/>
            <w:tcBorders>
              <w:bottom w:val="single" w:color="auto" w:sz="4" w:space="0"/>
            </w:tcBorders>
            <w:noWrap w:val="0"/>
            <w:vAlign w:val="center"/>
          </w:tcPr>
          <w:p w14:paraId="4DDCEE4F">
            <w:pPr>
              <w:pStyle w:val="214"/>
              <w:rPr>
                <w:rFonts w:ascii="Times New Roman" w:hAnsi="Times New Roman"/>
              </w:rPr>
            </w:pPr>
            <w:r>
              <w:rPr>
                <w:rFonts w:ascii="Times New Roman" w:hAnsi="Times New Roman"/>
              </w:rPr>
              <w:t>6-7</w:t>
            </w:r>
          </w:p>
        </w:tc>
        <w:tc>
          <w:tcPr>
            <w:tcW w:w="1418" w:type="dxa"/>
            <w:vMerge w:val="restart"/>
            <w:noWrap w:val="0"/>
            <w:vAlign w:val="center"/>
          </w:tcPr>
          <w:p w14:paraId="0A2A7A36">
            <w:pPr>
              <w:pStyle w:val="214"/>
              <w:rPr>
                <w:rFonts w:ascii="Times New Roman" w:hAnsi="Times New Roman"/>
              </w:rPr>
            </w:pPr>
            <w:r>
              <w:rPr>
                <w:rFonts w:ascii="Times New Roman" w:hAnsi="Times New Roman"/>
              </w:rPr>
              <w:t>6</w:t>
            </w:r>
          </w:p>
        </w:tc>
        <w:tc>
          <w:tcPr>
            <w:tcW w:w="4132" w:type="dxa"/>
            <w:vMerge w:val="restart"/>
            <w:noWrap w:val="0"/>
            <w:vAlign w:val="top"/>
          </w:tcPr>
          <w:p w14:paraId="52606308">
            <w:pPr>
              <w:pStyle w:val="214"/>
              <w:jc w:val="both"/>
            </w:pPr>
            <w:r>
              <w:t>由发送方给定，描述报文头（除数据（DATA）长度外）的长度，用于接收方从报文头偏移报文头长度找到数据（DATA）的位置。</w:t>
            </w:r>
          </w:p>
        </w:tc>
      </w:tr>
      <w:tr w14:paraId="11F70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271" w:type="dxa"/>
            <w:vMerge w:val="continue"/>
            <w:noWrap w:val="0"/>
            <w:vAlign w:val="center"/>
          </w:tcPr>
          <w:p w14:paraId="4760A884">
            <w:pPr>
              <w:pStyle w:val="214"/>
              <w:rPr>
                <w:rFonts w:ascii="Times New Roman" w:hAnsi="Times New Roman"/>
              </w:rPr>
            </w:pPr>
          </w:p>
        </w:tc>
        <w:tc>
          <w:tcPr>
            <w:tcW w:w="851" w:type="dxa"/>
            <w:vMerge w:val="restart"/>
            <w:tcBorders>
              <w:top w:val="single" w:color="auto" w:sz="4" w:space="0"/>
              <w:right w:val="single" w:color="auto" w:sz="4" w:space="0"/>
            </w:tcBorders>
            <w:noWrap w:val="0"/>
            <w:vAlign w:val="center"/>
          </w:tcPr>
          <w:p w14:paraId="5DCA0990">
            <w:pPr>
              <w:pStyle w:val="214"/>
              <w:rPr>
                <w:rFonts w:ascii="Times New Roman" w:hAnsi="Times New Roman"/>
              </w:rPr>
            </w:pPr>
            <w:r>
              <w:rPr>
                <w:rFonts w:ascii="Times New Roman" w:hAnsi="Times New Roman"/>
              </w:rPr>
              <w:t>1</w:t>
            </w:r>
          </w:p>
        </w:tc>
        <w:tc>
          <w:tcPr>
            <w:tcW w:w="850" w:type="dxa"/>
            <w:tcBorders>
              <w:top w:val="single" w:color="auto" w:sz="4" w:space="0"/>
              <w:left w:val="single" w:color="auto" w:sz="4" w:space="0"/>
            </w:tcBorders>
            <w:noWrap w:val="0"/>
            <w:vAlign w:val="center"/>
          </w:tcPr>
          <w:p w14:paraId="715B01B2">
            <w:pPr>
              <w:pStyle w:val="214"/>
              <w:rPr>
                <w:rFonts w:ascii="Times New Roman" w:hAnsi="Times New Roman"/>
              </w:rPr>
            </w:pPr>
            <w:r>
              <w:rPr>
                <w:rFonts w:ascii="Times New Roman" w:hAnsi="Times New Roman"/>
              </w:rPr>
              <w:t>0-3</w:t>
            </w:r>
          </w:p>
        </w:tc>
        <w:tc>
          <w:tcPr>
            <w:tcW w:w="1418" w:type="dxa"/>
            <w:vMerge w:val="continue"/>
            <w:noWrap w:val="0"/>
            <w:vAlign w:val="center"/>
          </w:tcPr>
          <w:p w14:paraId="05F4E7FC">
            <w:pPr>
              <w:pStyle w:val="214"/>
              <w:rPr>
                <w:rFonts w:ascii="Times New Roman" w:hAnsi="Times New Roman"/>
              </w:rPr>
            </w:pPr>
          </w:p>
        </w:tc>
        <w:tc>
          <w:tcPr>
            <w:tcW w:w="4132" w:type="dxa"/>
            <w:vMerge w:val="continue"/>
            <w:noWrap w:val="0"/>
            <w:vAlign w:val="top"/>
          </w:tcPr>
          <w:p w14:paraId="3CF310C0">
            <w:pPr>
              <w:pStyle w:val="214"/>
              <w:rPr>
                <w:rFonts w:hAnsi="Times New Roman"/>
              </w:rPr>
            </w:pPr>
          </w:p>
        </w:tc>
      </w:tr>
      <w:tr w14:paraId="32645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16A27B12">
            <w:pPr>
              <w:pStyle w:val="214"/>
              <w:rPr>
                <w:rFonts w:ascii="Times New Roman" w:hAnsi="Times New Roman"/>
              </w:rPr>
            </w:pPr>
            <w:r>
              <w:rPr>
                <w:rFonts w:ascii="Times New Roman" w:hAnsi="Times New Roman"/>
              </w:rPr>
              <w:t>方向位</w:t>
            </w:r>
          </w:p>
        </w:tc>
        <w:tc>
          <w:tcPr>
            <w:tcW w:w="851" w:type="dxa"/>
            <w:vMerge w:val="continue"/>
            <w:tcBorders>
              <w:right w:val="single" w:color="auto" w:sz="4" w:space="0"/>
            </w:tcBorders>
            <w:noWrap w:val="0"/>
            <w:vAlign w:val="center"/>
          </w:tcPr>
          <w:p w14:paraId="11054EDB">
            <w:pPr>
              <w:pStyle w:val="214"/>
              <w:rPr>
                <w:rFonts w:ascii="Times New Roman" w:hAnsi="Times New Roman"/>
              </w:rPr>
            </w:pPr>
          </w:p>
        </w:tc>
        <w:tc>
          <w:tcPr>
            <w:tcW w:w="850" w:type="dxa"/>
            <w:tcBorders>
              <w:left w:val="single" w:color="auto" w:sz="4" w:space="0"/>
            </w:tcBorders>
            <w:noWrap w:val="0"/>
            <w:vAlign w:val="center"/>
          </w:tcPr>
          <w:p w14:paraId="67FD18FB">
            <w:pPr>
              <w:pStyle w:val="214"/>
              <w:rPr>
                <w:rFonts w:ascii="Times New Roman" w:hAnsi="Times New Roman"/>
              </w:rPr>
            </w:pPr>
            <w:r>
              <w:rPr>
                <w:rFonts w:ascii="Times New Roman" w:hAnsi="Times New Roman"/>
              </w:rPr>
              <w:t>4</w:t>
            </w:r>
          </w:p>
        </w:tc>
        <w:tc>
          <w:tcPr>
            <w:tcW w:w="1418" w:type="dxa"/>
            <w:noWrap w:val="0"/>
            <w:vAlign w:val="center"/>
          </w:tcPr>
          <w:p w14:paraId="70412101">
            <w:pPr>
              <w:pStyle w:val="214"/>
              <w:rPr>
                <w:rFonts w:ascii="Times New Roman" w:hAnsi="Times New Roman"/>
              </w:rPr>
            </w:pPr>
            <w:r>
              <w:rPr>
                <w:rFonts w:ascii="Times New Roman" w:hAnsi="Times New Roman"/>
              </w:rPr>
              <w:t>1</w:t>
            </w:r>
          </w:p>
        </w:tc>
        <w:tc>
          <w:tcPr>
            <w:tcW w:w="4132" w:type="dxa"/>
            <w:noWrap w:val="0"/>
            <w:vAlign w:val="top"/>
          </w:tcPr>
          <w:p w14:paraId="2CBB0F79">
            <w:pPr>
              <w:pStyle w:val="214"/>
              <w:jc w:val="both"/>
              <w:rPr>
                <w:rFonts w:hint="eastAsia"/>
              </w:rPr>
            </w:pPr>
            <w:r>
              <w:t>指下行报文为CCO发送给STA方向的报文，上行报文为STA上报CCO方向的报文，</w:t>
            </w:r>
            <w:r>
              <w:rPr>
                <w:rFonts w:hint="eastAsia"/>
              </w:rPr>
              <w:t>具体含义如下：</w:t>
            </w:r>
          </w:p>
          <w:p w14:paraId="3A01ED46">
            <w:pPr>
              <w:pStyle w:val="214"/>
              <w:jc w:val="both"/>
              <w:rPr>
                <w:rFonts w:hAnsi="Times New Roman"/>
              </w:rPr>
            </w:pPr>
            <w:r>
              <w:rPr>
                <w:rFonts w:hint="eastAsia"/>
              </w:rPr>
              <w:t>0x00：</w:t>
            </w:r>
            <w:r>
              <w:rPr>
                <w:rFonts w:hAnsi="Times New Roman"/>
              </w:rPr>
              <w:t>下行方向</w:t>
            </w:r>
            <w:r>
              <w:rPr>
                <w:rFonts w:hint="eastAsia" w:hAnsi="Times New Roman"/>
              </w:rPr>
              <w:t>；</w:t>
            </w:r>
          </w:p>
          <w:p w14:paraId="1B198292">
            <w:pPr>
              <w:pStyle w:val="214"/>
              <w:jc w:val="both"/>
              <w:rPr>
                <w:rFonts w:hAnsi="Times New Roman"/>
              </w:rPr>
            </w:pPr>
            <w:r>
              <w:rPr>
                <w:rFonts w:hint="eastAsia" w:hAnsi="Times New Roman"/>
              </w:rPr>
              <w:t>0x01：上行方向。</w:t>
            </w:r>
          </w:p>
        </w:tc>
      </w:tr>
      <w:tr w14:paraId="1D13B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4" w:hRule="atLeast"/>
          <w:jc w:val="center"/>
        </w:trPr>
        <w:tc>
          <w:tcPr>
            <w:tcW w:w="1271" w:type="dxa"/>
            <w:tcBorders>
              <w:bottom w:val="single" w:color="auto" w:sz="4" w:space="0"/>
            </w:tcBorders>
            <w:noWrap w:val="0"/>
            <w:vAlign w:val="center"/>
          </w:tcPr>
          <w:p w14:paraId="186E73E1">
            <w:pPr>
              <w:pStyle w:val="214"/>
              <w:rPr>
                <w:rFonts w:ascii="Times New Roman" w:hAnsi="Times New Roman"/>
              </w:rPr>
            </w:pPr>
            <w:r>
              <w:rPr>
                <w:rFonts w:ascii="Times New Roman" w:hAnsi="Times New Roman"/>
              </w:rPr>
              <w:t>启动位</w:t>
            </w:r>
          </w:p>
        </w:tc>
        <w:tc>
          <w:tcPr>
            <w:tcW w:w="851" w:type="dxa"/>
            <w:vMerge w:val="continue"/>
            <w:tcBorders>
              <w:right w:val="single" w:color="auto" w:sz="4" w:space="0"/>
            </w:tcBorders>
            <w:noWrap w:val="0"/>
            <w:vAlign w:val="center"/>
          </w:tcPr>
          <w:p w14:paraId="03907F90">
            <w:pPr>
              <w:pStyle w:val="214"/>
              <w:rPr>
                <w:rFonts w:ascii="Times New Roman" w:hAnsi="Times New Roman"/>
              </w:rPr>
            </w:pPr>
          </w:p>
        </w:tc>
        <w:tc>
          <w:tcPr>
            <w:tcW w:w="850" w:type="dxa"/>
            <w:tcBorders>
              <w:left w:val="single" w:color="auto" w:sz="4" w:space="0"/>
              <w:bottom w:val="single" w:color="auto" w:sz="4" w:space="0"/>
            </w:tcBorders>
            <w:noWrap w:val="0"/>
            <w:vAlign w:val="center"/>
          </w:tcPr>
          <w:p w14:paraId="29F8DFA6">
            <w:pPr>
              <w:pStyle w:val="214"/>
              <w:rPr>
                <w:rFonts w:ascii="Times New Roman" w:hAnsi="Times New Roman"/>
              </w:rPr>
            </w:pPr>
            <w:r>
              <w:rPr>
                <w:rFonts w:ascii="Times New Roman" w:hAnsi="Times New Roman"/>
              </w:rPr>
              <w:t>5</w:t>
            </w:r>
          </w:p>
        </w:tc>
        <w:tc>
          <w:tcPr>
            <w:tcW w:w="1418" w:type="dxa"/>
            <w:tcBorders>
              <w:bottom w:val="single" w:color="auto" w:sz="4" w:space="0"/>
            </w:tcBorders>
            <w:noWrap w:val="0"/>
            <w:vAlign w:val="center"/>
          </w:tcPr>
          <w:p w14:paraId="5A2BF220">
            <w:pPr>
              <w:pStyle w:val="214"/>
              <w:rPr>
                <w:rFonts w:ascii="Times New Roman" w:hAnsi="Times New Roman"/>
              </w:rPr>
            </w:pPr>
            <w:r>
              <w:rPr>
                <w:rFonts w:ascii="Times New Roman" w:hAnsi="Times New Roman"/>
              </w:rPr>
              <w:t>1</w:t>
            </w:r>
          </w:p>
        </w:tc>
        <w:tc>
          <w:tcPr>
            <w:tcW w:w="4132" w:type="dxa"/>
            <w:noWrap w:val="0"/>
            <w:vAlign w:val="top"/>
          </w:tcPr>
          <w:p w14:paraId="435F1579">
            <w:pPr>
              <w:pStyle w:val="214"/>
              <w:jc w:val="both"/>
              <w:rPr>
                <w:rFonts w:hint="eastAsia"/>
              </w:rPr>
            </w:pPr>
            <w:r>
              <w:t>指当前节点收到的数据报文来自从动站或者启动站</w:t>
            </w:r>
            <w:r>
              <w:rPr>
                <w:rFonts w:hint="eastAsia"/>
              </w:rPr>
              <w:t>（</w:t>
            </w:r>
            <w:r>
              <w:t>启动站是指主动发起命令的一方，从动站是指被动接收命令的一方。</w:t>
            </w:r>
            <w:r>
              <w:rPr>
                <w:rFonts w:hint="eastAsia"/>
              </w:rPr>
              <w:t>）</w:t>
            </w:r>
            <w:r>
              <w:t>，具体取值如</w:t>
            </w:r>
            <w:r>
              <w:rPr>
                <w:rFonts w:hint="eastAsia"/>
              </w:rPr>
              <w:t>下：</w:t>
            </w:r>
          </w:p>
          <w:p w14:paraId="70B90D36">
            <w:pPr>
              <w:pStyle w:val="214"/>
              <w:jc w:val="both"/>
              <w:rPr>
                <w:rFonts w:hAnsi="Times New Roman"/>
              </w:rPr>
            </w:pPr>
            <w:r>
              <w:rPr>
                <w:rFonts w:hint="eastAsia"/>
              </w:rPr>
              <w:t>0x00：</w:t>
            </w:r>
            <w:r>
              <w:rPr>
                <w:rFonts w:hint="eastAsia" w:hAnsi="Times New Roman"/>
              </w:rPr>
              <w:t>来自从动站；</w:t>
            </w:r>
          </w:p>
          <w:p w14:paraId="35BAA66B">
            <w:pPr>
              <w:pStyle w:val="214"/>
              <w:jc w:val="both"/>
              <w:rPr>
                <w:rFonts w:hAnsi="Times New Roman"/>
              </w:rPr>
            </w:pPr>
            <w:r>
              <w:rPr>
                <w:rFonts w:hint="eastAsia" w:hAnsi="Times New Roman"/>
              </w:rPr>
              <w:t>0x01：来自启动站。</w:t>
            </w:r>
          </w:p>
        </w:tc>
      </w:tr>
      <w:tr w14:paraId="7991D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72" w:hRule="atLeast"/>
          <w:jc w:val="center"/>
        </w:trPr>
        <w:tc>
          <w:tcPr>
            <w:tcW w:w="1271" w:type="dxa"/>
            <w:tcBorders>
              <w:top w:val="single" w:color="auto" w:sz="4" w:space="0"/>
            </w:tcBorders>
            <w:noWrap w:val="0"/>
            <w:vAlign w:val="center"/>
          </w:tcPr>
          <w:p w14:paraId="3BA595DF">
            <w:pPr>
              <w:pStyle w:val="214"/>
              <w:rPr>
                <w:rFonts w:ascii="Times New Roman" w:hAnsi="Times New Roman"/>
              </w:rPr>
            </w:pPr>
            <w:r>
              <w:rPr>
                <w:rFonts w:hint="eastAsia" w:ascii="Times New Roman" w:hAnsi="Times New Roman"/>
              </w:rPr>
              <w:t>采集相位</w:t>
            </w:r>
          </w:p>
        </w:tc>
        <w:tc>
          <w:tcPr>
            <w:tcW w:w="851" w:type="dxa"/>
            <w:vMerge w:val="continue"/>
            <w:tcBorders>
              <w:bottom w:val="single" w:color="auto" w:sz="4" w:space="0"/>
              <w:right w:val="single" w:color="auto" w:sz="4" w:space="0"/>
            </w:tcBorders>
            <w:noWrap w:val="0"/>
            <w:vAlign w:val="center"/>
          </w:tcPr>
          <w:p w14:paraId="02CCA67D">
            <w:pPr>
              <w:pStyle w:val="214"/>
              <w:rPr>
                <w:rFonts w:ascii="Times New Roman" w:hAnsi="Times New Roman"/>
              </w:rPr>
            </w:pPr>
          </w:p>
        </w:tc>
        <w:tc>
          <w:tcPr>
            <w:tcW w:w="850" w:type="dxa"/>
            <w:tcBorders>
              <w:top w:val="single" w:color="auto" w:sz="4" w:space="0"/>
              <w:left w:val="single" w:color="auto" w:sz="4" w:space="0"/>
              <w:bottom w:val="single" w:color="auto" w:sz="4" w:space="0"/>
            </w:tcBorders>
            <w:noWrap w:val="0"/>
            <w:vAlign w:val="center"/>
          </w:tcPr>
          <w:p w14:paraId="406A8E4D">
            <w:pPr>
              <w:pStyle w:val="214"/>
              <w:rPr>
                <w:rFonts w:ascii="Times New Roman" w:hAnsi="Times New Roman"/>
              </w:rPr>
            </w:pPr>
            <w:r>
              <w:rPr>
                <w:rFonts w:ascii="Times New Roman" w:hAnsi="Times New Roman"/>
              </w:rPr>
              <w:t>6-7</w:t>
            </w:r>
          </w:p>
        </w:tc>
        <w:tc>
          <w:tcPr>
            <w:tcW w:w="1418" w:type="dxa"/>
            <w:tcBorders>
              <w:top w:val="single" w:color="auto" w:sz="4" w:space="0"/>
            </w:tcBorders>
            <w:noWrap w:val="0"/>
            <w:vAlign w:val="center"/>
          </w:tcPr>
          <w:p w14:paraId="7CA7DC76">
            <w:pPr>
              <w:pStyle w:val="214"/>
              <w:rPr>
                <w:rFonts w:ascii="Times New Roman" w:hAnsi="Times New Roman"/>
              </w:rPr>
            </w:pPr>
            <w:r>
              <w:rPr>
                <w:rFonts w:hint="eastAsia" w:ascii="Times New Roman" w:hAnsi="Times New Roman"/>
              </w:rPr>
              <w:t>2</w:t>
            </w:r>
          </w:p>
        </w:tc>
        <w:tc>
          <w:tcPr>
            <w:tcW w:w="4132" w:type="dxa"/>
            <w:noWrap w:val="0"/>
            <w:vAlign w:val="top"/>
          </w:tcPr>
          <w:p w14:paraId="401BD2F7">
            <w:pPr>
              <w:pStyle w:val="214"/>
              <w:jc w:val="both"/>
              <w:rPr>
                <w:rFonts w:hint="eastAsia"/>
              </w:rPr>
            </w:pPr>
            <w:r>
              <w:rPr>
                <w:rFonts w:hint="eastAsia"/>
              </w:rPr>
              <w:t>指示当前报文相关的特征所对应的相位信息，具体定义如下：</w:t>
            </w:r>
          </w:p>
          <w:p w14:paraId="7D1EA09E">
            <w:pPr>
              <w:pStyle w:val="214"/>
              <w:jc w:val="both"/>
              <w:rPr>
                <w:rFonts w:hint="eastAsia"/>
              </w:rPr>
            </w:pPr>
            <w:r>
              <w:rPr>
                <w:rFonts w:hint="eastAsia"/>
              </w:rPr>
              <w:t>0x00：默认相位：</w:t>
            </w:r>
          </w:p>
          <w:p w14:paraId="53002973">
            <w:pPr>
              <w:pStyle w:val="214"/>
              <w:jc w:val="both"/>
              <w:rPr>
                <w:rFonts w:hAnsi="Times New Roman"/>
              </w:rPr>
            </w:pPr>
            <w:r>
              <w:rPr>
                <w:rFonts w:hint="eastAsia"/>
              </w:rPr>
              <w:t>0x01：</w:t>
            </w:r>
            <w:r>
              <w:rPr>
                <w:rFonts w:hint="eastAsia" w:hAnsi="Times New Roman"/>
              </w:rPr>
              <w:t>CCO第一出线相位；</w:t>
            </w:r>
          </w:p>
          <w:p w14:paraId="2FAFBEAD">
            <w:pPr>
              <w:pStyle w:val="214"/>
              <w:jc w:val="both"/>
              <w:rPr>
                <w:rFonts w:hAnsi="Times New Roman"/>
              </w:rPr>
            </w:pPr>
            <w:r>
              <w:rPr>
                <w:rFonts w:hint="eastAsia"/>
              </w:rPr>
              <w:t>0x02：</w:t>
            </w:r>
            <w:r>
              <w:rPr>
                <w:rFonts w:hint="eastAsia" w:hAnsi="Times New Roman"/>
              </w:rPr>
              <w:t>CCO第二出线相位；</w:t>
            </w:r>
          </w:p>
          <w:p w14:paraId="16D5B844">
            <w:pPr>
              <w:pStyle w:val="214"/>
              <w:jc w:val="both"/>
              <w:rPr>
                <w:rFonts w:hAnsi="Times New Roman"/>
              </w:rPr>
            </w:pPr>
            <w:r>
              <w:rPr>
                <w:rFonts w:hint="eastAsia"/>
              </w:rPr>
              <w:t>0x03：</w:t>
            </w:r>
            <w:r>
              <w:rPr>
                <w:rFonts w:hint="eastAsia" w:hAnsi="Times New Roman"/>
              </w:rPr>
              <w:t>CCO第三出线相位；</w:t>
            </w:r>
          </w:p>
          <w:p w14:paraId="64BCC4E8">
            <w:pPr>
              <w:pStyle w:val="214"/>
              <w:jc w:val="both"/>
              <w:rPr>
                <w:rFonts w:hAnsi="Times New Roman"/>
              </w:rPr>
            </w:pPr>
            <w:r>
              <w:rPr>
                <w:rFonts w:hint="eastAsia"/>
              </w:rPr>
              <w:t>注</w:t>
            </w:r>
            <w:r>
              <w:t>：</w:t>
            </w:r>
            <w:r>
              <w:rPr>
                <w:rFonts w:hint="eastAsia"/>
              </w:rPr>
              <w:t>取值</w:t>
            </w:r>
            <w:r>
              <w:t>为0</w:t>
            </w:r>
            <w:r>
              <w:rPr>
                <w:rFonts w:hint="eastAsia"/>
              </w:rPr>
              <w:t>时</w:t>
            </w:r>
            <w:r>
              <w:t>，</w:t>
            </w:r>
            <w:r>
              <w:rPr>
                <w:rFonts w:hint="eastAsia"/>
              </w:rPr>
              <w:t>下行CCO发</w:t>
            </w:r>
            <w:r>
              <w:t>的报文表示三相，</w:t>
            </w:r>
            <w:r>
              <w:rPr>
                <w:rFonts w:hint="eastAsia"/>
              </w:rPr>
              <w:t>上行STA发</w:t>
            </w:r>
            <w:r>
              <w:t>的报文表示站点所在相位。</w:t>
            </w:r>
            <w:r>
              <w:rPr>
                <w:rFonts w:hint="eastAsia"/>
              </w:rPr>
              <w:t>主要在</w:t>
            </w:r>
            <w:r>
              <w:t>下行告知</w:t>
            </w:r>
            <w:r>
              <w:rPr>
                <w:rFonts w:hint="eastAsia"/>
              </w:rPr>
              <w:t>台区特征</w:t>
            </w:r>
            <w:r>
              <w:t>时使用，允许</w:t>
            </w:r>
            <w:r>
              <w:rPr>
                <w:rFonts w:hint="eastAsia"/>
              </w:rPr>
              <w:t>CCO在</w:t>
            </w:r>
            <w:r>
              <w:t>一帧报文中携带</w:t>
            </w:r>
            <w:r>
              <w:rPr>
                <w:rFonts w:hint="eastAsia"/>
              </w:rPr>
              <w:t>三个</w:t>
            </w:r>
            <w:r>
              <w:t>相位的</w:t>
            </w:r>
            <w:r>
              <w:rPr>
                <w:rFonts w:hint="eastAsia"/>
              </w:rPr>
              <w:t>台区</w:t>
            </w:r>
            <w:r>
              <w:t>特征</w:t>
            </w:r>
            <w:r>
              <w:rPr>
                <w:rFonts w:hint="eastAsia"/>
              </w:rPr>
              <w:t>信息。</w:t>
            </w:r>
          </w:p>
        </w:tc>
      </w:tr>
      <w:tr w14:paraId="489E7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312" w:hRule="atLeast"/>
          <w:jc w:val="center"/>
        </w:trPr>
        <w:tc>
          <w:tcPr>
            <w:tcW w:w="1271" w:type="dxa"/>
            <w:tcBorders>
              <w:bottom w:val="single" w:color="auto" w:sz="4" w:space="0"/>
            </w:tcBorders>
            <w:noWrap w:val="0"/>
            <w:vAlign w:val="center"/>
          </w:tcPr>
          <w:p w14:paraId="0B42E0CE">
            <w:pPr>
              <w:pStyle w:val="214"/>
              <w:rPr>
                <w:rFonts w:ascii="Times New Roman" w:hAnsi="Times New Roman"/>
              </w:rPr>
            </w:pPr>
            <w:r>
              <w:rPr>
                <w:rFonts w:hint="eastAsia" w:ascii="Times New Roman" w:hAnsi="Times New Roman"/>
              </w:rPr>
              <w:t>报文序号</w:t>
            </w:r>
          </w:p>
        </w:tc>
        <w:tc>
          <w:tcPr>
            <w:tcW w:w="851" w:type="dxa"/>
            <w:tcBorders>
              <w:top w:val="single" w:color="auto" w:sz="4" w:space="0"/>
              <w:right w:val="single" w:color="auto" w:sz="4" w:space="0"/>
            </w:tcBorders>
            <w:noWrap w:val="0"/>
            <w:vAlign w:val="center"/>
          </w:tcPr>
          <w:p w14:paraId="0503B890">
            <w:pPr>
              <w:pStyle w:val="214"/>
              <w:rPr>
                <w:rFonts w:ascii="Times New Roman" w:hAnsi="Times New Roman"/>
              </w:rPr>
            </w:pPr>
            <w:r>
              <w:rPr>
                <w:rFonts w:ascii="Times New Roman" w:hAnsi="Times New Roman"/>
              </w:rPr>
              <w:t>2</w:t>
            </w:r>
            <w:r>
              <w:rPr>
                <w:rFonts w:hint="eastAsia" w:ascii="Times New Roman" w:hAnsi="Times New Roman"/>
              </w:rPr>
              <w:t>-3</w:t>
            </w:r>
          </w:p>
        </w:tc>
        <w:tc>
          <w:tcPr>
            <w:tcW w:w="850" w:type="dxa"/>
            <w:tcBorders>
              <w:top w:val="single" w:color="auto" w:sz="4" w:space="0"/>
              <w:left w:val="single" w:color="auto" w:sz="4" w:space="0"/>
              <w:bottom w:val="single" w:color="auto" w:sz="4" w:space="0"/>
            </w:tcBorders>
            <w:noWrap w:val="0"/>
            <w:vAlign w:val="center"/>
          </w:tcPr>
          <w:p w14:paraId="16428CC9">
            <w:pPr>
              <w:pStyle w:val="214"/>
              <w:rPr>
                <w:rFonts w:ascii="Times New Roman" w:hAnsi="Times New Roman"/>
              </w:rPr>
            </w:pPr>
            <w:r>
              <w:rPr>
                <w:rFonts w:ascii="Times New Roman" w:hAnsi="Times New Roman"/>
              </w:rPr>
              <w:t>0</w:t>
            </w:r>
            <w:r>
              <w:rPr>
                <w:rFonts w:hint="eastAsia" w:ascii="Times New Roman" w:hAnsi="Times New Roman"/>
              </w:rPr>
              <w:t>-15</w:t>
            </w:r>
          </w:p>
        </w:tc>
        <w:tc>
          <w:tcPr>
            <w:tcW w:w="1418" w:type="dxa"/>
            <w:tcBorders>
              <w:bottom w:val="single" w:color="auto" w:sz="4" w:space="0"/>
            </w:tcBorders>
            <w:noWrap w:val="0"/>
            <w:vAlign w:val="center"/>
          </w:tcPr>
          <w:p w14:paraId="29893327">
            <w:pPr>
              <w:pStyle w:val="214"/>
              <w:rPr>
                <w:rFonts w:ascii="Times New Roman" w:hAnsi="Times New Roman"/>
              </w:rPr>
            </w:pPr>
            <w:r>
              <w:rPr>
                <w:rFonts w:hint="eastAsia" w:ascii="Times New Roman" w:hAnsi="Times New Roman"/>
              </w:rPr>
              <w:t>16</w:t>
            </w:r>
          </w:p>
        </w:tc>
        <w:tc>
          <w:tcPr>
            <w:tcW w:w="4132" w:type="dxa"/>
            <w:noWrap w:val="0"/>
            <w:vAlign w:val="top"/>
          </w:tcPr>
          <w:p w14:paraId="7712D75C">
            <w:pPr>
              <w:pStyle w:val="214"/>
              <w:jc w:val="both"/>
              <w:rPr>
                <w:rFonts w:hAnsi="Times New Roman"/>
              </w:rPr>
            </w:pPr>
            <w:r>
              <w:rPr>
                <w:rFonts w:hint="eastAsia"/>
              </w:rPr>
              <w:t>由启动站填写序号，序号具有递增特性，从动站应对该序号报文进行应答，上下文相关一对报文，这两个域是相同的内容。</w:t>
            </w:r>
          </w:p>
        </w:tc>
      </w:tr>
      <w:tr w14:paraId="50669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5" w:hRule="atLeast"/>
          <w:jc w:val="center"/>
        </w:trPr>
        <w:tc>
          <w:tcPr>
            <w:tcW w:w="1271" w:type="dxa"/>
            <w:tcBorders>
              <w:top w:val="single" w:color="auto" w:sz="4" w:space="0"/>
            </w:tcBorders>
            <w:noWrap w:val="0"/>
            <w:vAlign w:val="center"/>
          </w:tcPr>
          <w:p w14:paraId="762897E6">
            <w:pPr>
              <w:pStyle w:val="214"/>
              <w:rPr>
                <w:rFonts w:ascii="Times New Roman" w:hAnsi="Times New Roman"/>
              </w:rPr>
            </w:pPr>
            <w:r>
              <w:rPr>
                <w:rFonts w:hint="eastAsia" w:ascii="Times New Roman" w:hAnsi="Times New Roman"/>
              </w:rPr>
              <w:t>MAC地址</w:t>
            </w:r>
          </w:p>
        </w:tc>
        <w:tc>
          <w:tcPr>
            <w:tcW w:w="851" w:type="dxa"/>
            <w:tcBorders>
              <w:bottom w:val="single" w:color="auto" w:sz="4" w:space="0"/>
              <w:right w:val="single" w:color="auto" w:sz="4" w:space="0"/>
            </w:tcBorders>
            <w:noWrap w:val="0"/>
            <w:vAlign w:val="center"/>
          </w:tcPr>
          <w:p w14:paraId="3DF53A7C">
            <w:pPr>
              <w:pStyle w:val="214"/>
              <w:rPr>
                <w:rFonts w:ascii="Times New Roman" w:hAnsi="Times New Roman"/>
              </w:rPr>
            </w:pPr>
            <w:r>
              <w:rPr>
                <w:rFonts w:hint="eastAsia" w:ascii="Times New Roman" w:hAnsi="Times New Roman"/>
              </w:rPr>
              <w:t>4-9</w:t>
            </w:r>
          </w:p>
        </w:tc>
        <w:tc>
          <w:tcPr>
            <w:tcW w:w="850" w:type="dxa"/>
            <w:tcBorders>
              <w:top w:val="single" w:color="auto" w:sz="4" w:space="0"/>
              <w:left w:val="single" w:color="auto" w:sz="4" w:space="0"/>
              <w:bottom w:val="single" w:color="auto" w:sz="4" w:space="0"/>
            </w:tcBorders>
            <w:noWrap w:val="0"/>
            <w:vAlign w:val="center"/>
          </w:tcPr>
          <w:p w14:paraId="0569262B">
            <w:pPr>
              <w:pStyle w:val="214"/>
              <w:rPr>
                <w:rFonts w:ascii="Times New Roman" w:hAnsi="Times New Roman"/>
              </w:rPr>
            </w:pPr>
            <w:r>
              <w:rPr>
                <w:rFonts w:hint="eastAsia" w:ascii="Times New Roman" w:hAnsi="Times New Roman"/>
              </w:rPr>
              <w:t>0</w:t>
            </w:r>
            <w:r>
              <w:rPr>
                <w:rFonts w:ascii="Times New Roman" w:hAnsi="Times New Roman"/>
              </w:rPr>
              <w:t>-7</w:t>
            </w:r>
          </w:p>
        </w:tc>
        <w:tc>
          <w:tcPr>
            <w:tcW w:w="1418" w:type="dxa"/>
            <w:tcBorders>
              <w:top w:val="single" w:color="auto" w:sz="4" w:space="0"/>
            </w:tcBorders>
            <w:noWrap w:val="0"/>
            <w:vAlign w:val="center"/>
          </w:tcPr>
          <w:p w14:paraId="1906F1A5">
            <w:pPr>
              <w:pStyle w:val="214"/>
              <w:rPr>
                <w:rFonts w:ascii="Times New Roman" w:hAnsi="Times New Roman"/>
              </w:rPr>
            </w:pPr>
            <w:r>
              <w:rPr>
                <w:rFonts w:hint="eastAsia" w:ascii="Times New Roman" w:hAnsi="Times New Roman"/>
              </w:rPr>
              <w:t>48</w:t>
            </w:r>
          </w:p>
        </w:tc>
        <w:tc>
          <w:tcPr>
            <w:tcW w:w="4132" w:type="dxa"/>
            <w:noWrap w:val="0"/>
            <w:vAlign w:val="top"/>
          </w:tcPr>
          <w:p w14:paraId="29A2C37C">
            <w:pPr>
              <w:pStyle w:val="214"/>
              <w:jc w:val="both"/>
            </w:pPr>
            <w:r>
              <w:rPr>
                <w:rFonts w:hint="eastAsia"/>
              </w:rPr>
              <w:t>标记后续台区特征相关命令和信息相关联的MAC地址，可以是STA的电表地址，也可以是CCO的主节点地址，</w:t>
            </w:r>
            <w:r>
              <w:t>是48比特的字段</w:t>
            </w:r>
            <w:r>
              <w:rPr>
                <w:rFonts w:hint="eastAsia"/>
              </w:rPr>
              <w:t>。</w:t>
            </w:r>
          </w:p>
          <w:p w14:paraId="264DD46C">
            <w:pPr>
              <w:pStyle w:val="214"/>
              <w:jc w:val="both"/>
              <w:rPr>
                <w:rFonts w:hint="eastAsia"/>
              </w:rPr>
            </w:pPr>
            <w:r>
              <w:rPr>
                <w:rFonts w:hint="eastAsia"/>
              </w:rPr>
              <w:t>应</w:t>
            </w:r>
            <w:r>
              <w:t>符合表</w:t>
            </w:r>
            <w:r>
              <w:rPr>
                <w:rFonts w:hint="eastAsia"/>
              </w:rPr>
              <w:t>30</w:t>
            </w:r>
            <w:r>
              <w:t>要求。</w:t>
            </w:r>
          </w:p>
          <w:p w14:paraId="1BDDE1C5">
            <w:pPr>
              <w:pStyle w:val="191"/>
              <w:ind w:firstLine="0" w:firstLineChars="0"/>
            </w:pPr>
            <w:r>
              <w:rPr>
                <w:rFonts w:hint="eastAsia"/>
              </w:rPr>
              <w:t>MAC地址字节传输均按照“大端”序列。</w:t>
            </w:r>
          </w:p>
        </w:tc>
      </w:tr>
      <w:tr w14:paraId="39C14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15" w:hRule="atLeast"/>
          <w:jc w:val="center"/>
        </w:trPr>
        <w:tc>
          <w:tcPr>
            <w:tcW w:w="1271" w:type="dxa"/>
            <w:noWrap w:val="0"/>
            <w:vAlign w:val="center"/>
          </w:tcPr>
          <w:p w14:paraId="683E9DE4">
            <w:pPr>
              <w:pStyle w:val="214"/>
              <w:rPr>
                <w:rFonts w:ascii="Times New Roman" w:hAnsi="Times New Roman"/>
              </w:rPr>
            </w:pPr>
            <w:r>
              <w:rPr>
                <w:rFonts w:hint="eastAsia" w:ascii="Times New Roman" w:hAnsi="Times New Roman"/>
              </w:rPr>
              <w:t>特征类型</w:t>
            </w:r>
          </w:p>
        </w:tc>
        <w:tc>
          <w:tcPr>
            <w:tcW w:w="851" w:type="dxa"/>
            <w:tcBorders>
              <w:top w:val="single" w:color="auto" w:sz="4" w:space="0"/>
              <w:bottom w:val="single" w:color="auto" w:sz="4" w:space="0"/>
              <w:right w:val="single" w:color="auto" w:sz="4" w:space="0"/>
            </w:tcBorders>
            <w:noWrap w:val="0"/>
            <w:vAlign w:val="center"/>
          </w:tcPr>
          <w:p w14:paraId="558E9B01">
            <w:pPr>
              <w:pStyle w:val="214"/>
              <w:rPr>
                <w:rFonts w:ascii="Times New Roman" w:hAnsi="Times New Roman"/>
              </w:rPr>
            </w:pPr>
            <w:r>
              <w:rPr>
                <w:rFonts w:hint="eastAsia" w:ascii="Times New Roman" w:hAnsi="Times New Roman"/>
              </w:rPr>
              <w:t>10</w:t>
            </w:r>
          </w:p>
        </w:tc>
        <w:tc>
          <w:tcPr>
            <w:tcW w:w="850" w:type="dxa"/>
            <w:tcBorders>
              <w:top w:val="single" w:color="auto" w:sz="4" w:space="0"/>
              <w:left w:val="single" w:color="auto" w:sz="4" w:space="0"/>
              <w:bottom w:val="single" w:color="auto" w:sz="4" w:space="0"/>
            </w:tcBorders>
            <w:noWrap w:val="0"/>
            <w:vAlign w:val="center"/>
          </w:tcPr>
          <w:p w14:paraId="761F7662">
            <w:pPr>
              <w:pStyle w:val="214"/>
              <w:rPr>
                <w:rFonts w:ascii="Times New Roman" w:hAnsi="Times New Roman"/>
              </w:rPr>
            </w:pPr>
            <w:r>
              <w:rPr>
                <w:rFonts w:ascii="Times New Roman" w:hAnsi="Times New Roman"/>
              </w:rPr>
              <w:t>0-7</w:t>
            </w:r>
          </w:p>
        </w:tc>
        <w:tc>
          <w:tcPr>
            <w:tcW w:w="1418" w:type="dxa"/>
            <w:tcBorders>
              <w:bottom w:val="single" w:color="auto" w:sz="4" w:space="0"/>
            </w:tcBorders>
            <w:noWrap w:val="0"/>
            <w:vAlign w:val="center"/>
          </w:tcPr>
          <w:p w14:paraId="15B78D94">
            <w:pPr>
              <w:pStyle w:val="214"/>
              <w:rPr>
                <w:rFonts w:ascii="Times New Roman" w:hAnsi="Times New Roman"/>
              </w:rPr>
            </w:pPr>
            <w:r>
              <w:rPr>
                <w:rFonts w:hint="eastAsia" w:ascii="Times New Roman" w:hAnsi="Times New Roman"/>
              </w:rPr>
              <w:t>8</w:t>
            </w:r>
          </w:p>
        </w:tc>
        <w:tc>
          <w:tcPr>
            <w:tcW w:w="4132" w:type="dxa"/>
            <w:noWrap w:val="0"/>
            <w:vAlign w:val="top"/>
          </w:tcPr>
          <w:p w14:paraId="2791C7C9">
            <w:pPr>
              <w:pStyle w:val="214"/>
              <w:jc w:val="both"/>
              <w:rPr>
                <w:rFonts w:hint="eastAsia"/>
              </w:rPr>
            </w:pPr>
            <w:r>
              <w:rPr>
                <w:rFonts w:hint="eastAsia"/>
              </w:rPr>
              <w:t>定义该报文相关的台区特征信息的类型，具体类型定义如下：</w:t>
            </w:r>
          </w:p>
          <w:p w14:paraId="00859C5F">
            <w:pPr>
              <w:pStyle w:val="214"/>
              <w:jc w:val="both"/>
              <w:rPr>
                <w:rFonts w:ascii="Times New Roman" w:hAnsi="Times New Roman"/>
              </w:rPr>
            </w:pPr>
            <w:r>
              <w:rPr>
                <w:rFonts w:hint="eastAsia"/>
              </w:rPr>
              <w:t>0x01：</w:t>
            </w:r>
            <w:r>
              <w:rPr>
                <w:rFonts w:hint="eastAsia" w:ascii="Times New Roman" w:hAnsi="Times New Roman"/>
              </w:rPr>
              <w:t>工频电压特征；</w:t>
            </w:r>
          </w:p>
          <w:p w14:paraId="34B09AA7">
            <w:pPr>
              <w:pStyle w:val="214"/>
              <w:jc w:val="both"/>
              <w:rPr>
                <w:rFonts w:ascii="Times New Roman" w:hAnsi="Times New Roman"/>
              </w:rPr>
            </w:pPr>
            <w:r>
              <w:rPr>
                <w:rFonts w:hint="eastAsia" w:ascii="Times New Roman" w:hAnsi="Times New Roman"/>
              </w:rPr>
              <w:t>0x02：工频频率特征；</w:t>
            </w:r>
          </w:p>
          <w:p w14:paraId="0BD161EE">
            <w:pPr>
              <w:pStyle w:val="214"/>
              <w:jc w:val="both"/>
              <w:rPr>
                <w:rFonts w:ascii="Times New Roman" w:hAnsi="Times New Roman"/>
              </w:rPr>
            </w:pPr>
            <w:r>
              <w:rPr>
                <w:rFonts w:hint="eastAsia" w:ascii="Times New Roman" w:hAnsi="Times New Roman"/>
              </w:rPr>
              <w:t>0x03：工频周期特征；</w:t>
            </w:r>
          </w:p>
          <w:p w14:paraId="19E89354">
            <w:pPr>
              <w:pStyle w:val="214"/>
              <w:jc w:val="both"/>
              <w:rPr>
                <w:rFonts w:ascii="Times New Roman" w:hAnsi="Times New Roman"/>
              </w:rPr>
            </w:pPr>
            <w:r>
              <w:rPr>
                <w:rFonts w:hint="eastAsia" w:ascii="Times New Roman" w:hAnsi="Times New Roman"/>
              </w:rPr>
              <w:t>其他：保留。</w:t>
            </w:r>
          </w:p>
        </w:tc>
      </w:tr>
      <w:tr w14:paraId="39C17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271" w:type="dxa"/>
            <w:noWrap w:val="0"/>
            <w:vAlign w:val="center"/>
          </w:tcPr>
          <w:p w14:paraId="576D9185">
            <w:pPr>
              <w:pStyle w:val="214"/>
              <w:rPr>
                <w:rFonts w:ascii="Times New Roman" w:hAnsi="Times New Roman"/>
              </w:rPr>
            </w:pPr>
            <w:r>
              <w:rPr>
                <w:rFonts w:hint="eastAsia" w:ascii="Times New Roman" w:hAnsi="Times New Roman"/>
              </w:rPr>
              <w:t>采集类型</w:t>
            </w:r>
          </w:p>
        </w:tc>
        <w:tc>
          <w:tcPr>
            <w:tcW w:w="851" w:type="dxa"/>
            <w:tcBorders>
              <w:top w:val="single" w:color="auto" w:sz="4" w:space="0"/>
              <w:bottom w:val="single" w:color="auto" w:sz="4" w:space="0"/>
            </w:tcBorders>
            <w:noWrap w:val="0"/>
            <w:vAlign w:val="center"/>
          </w:tcPr>
          <w:p w14:paraId="6704D798">
            <w:pPr>
              <w:pStyle w:val="214"/>
              <w:rPr>
                <w:rFonts w:ascii="Times New Roman" w:hAnsi="Times New Roman"/>
              </w:rPr>
            </w:pPr>
            <w:r>
              <w:rPr>
                <w:rFonts w:hint="eastAsia" w:ascii="Times New Roman" w:hAnsi="Times New Roman"/>
              </w:rPr>
              <w:t>11</w:t>
            </w:r>
          </w:p>
        </w:tc>
        <w:tc>
          <w:tcPr>
            <w:tcW w:w="850" w:type="dxa"/>
            <w:tcBorders>
              <w:top w:val="single" w:color="auto" w:sz="4" w:space="0"/>
              <w:bottom w:val="single" w:color="auto" w:sz="4" w:space="0"/>
            </w:tcBorders>
            <w:noWrap w:val="0"/>
            <w:vAlign w:val="center"/>
          </w:tcPr>
          <w:p w14:paraId="0AE41999">
            <w:pPr>
              <w:pStyle w:val="214"/>
              <w:rPr>
                <w:rFonts w:ascii="Times New Roman" w:hAnsi="Times New Roman"/>
              </w:rPr>
            </w:pPr>
            <w:r>
              <w:rPr>
                <w:rFonts w:ascii="Times New Roman" w:hAnsi="Times New Roman"/>
              </w:rPr>
              <w:t>0-</w:t>
            </w:r>
            <w:r>
              <w:rPr>
                <w:rFonts w:hint="eastAsia" w:ascii="Times New Roman" w:hAnsi="Times New Roman"/>
              </w:rPr>
              <w:t>7</w:t>
            </w:r>
          </w:p>
        </w:tc>
        <w:tc>
          <w:tcPr>
            <w:tcW w:w="1418" w:type="dxa"/>
            <w:noWrap w:val="0"/>
            <w:vAlign w:val="center"/>
          </w:tcPr>
          <w:p w14:paraId="60AB061C">
            <w:pPr>
              <w:pStyle w:val="214"/>
              <w:rPr>
                <w:rFonts w:ascii="Times New Roman" w:hAnsi="Times New Roman"/>
              </w:rPr>
            </w:pPr>
            <w:r>
              <w:rPr>
                <w:rFonts w:hint="eastAsia" w:ascii="Times New Roman" w:hAnsi="Times New Roman"/>
              </w:rPr>
              <w:t>8</w:t>
            </w:r>
          </w:p>
        </w:tc>
        <w:tc>
          <w:tcPr>
            <w:tcW w:w="4132" w:type="dxa"/>
            <w:noWrap w:val="0"/>
            <w:vAlign w:val="top"/>
          </w:tcPr>
          <w:p w14:paraId="32F8481D">
            <w:pPr>
              <w:pStyle w:val="214"/>
              <w:jc w:val="both"/>
              <w:rPr>
                <w:rFonts w:hint="eastAsia"/>
              </w:rPr>
            </w:pPr>
            <w:r>
              <w:rPr>
                <w:rFonts w:hint="eastAsia"/>
              </w:rPr>
              <w:t>定义采集行为的类型，具体类型定义如下：</w:t>
            </w:r>
          </w:p>
          <w:p w14:paraId="1D82956E">
            <w:pPr>
              <w:pStyle w:val="214"/>
              <w:jc w:val="both"/>
              <w:rPr>
                <w:rFonts w:ascii="Times New Roman" w:hAnsi="Times New Roman"/>
                <w:color w:val="000000"/>
              </w:rPr>
            </w:pPr>
            <w:r>
              <w:rPr>
                <w:rFonts w:hint="eastAsia"/>
              </w:rPr>
              <w:t>0x01：</w:t>
            </w:r>
            <w:r>
              <w:rPr>
                <w:rFonts w:hint="eastAsia" w:ascii="Times New Roman" w:hAnsi="Times New Roman"/>
                <w:color w:val="000000"/>
              </w:rPr>
              <w:t>台区特征采集启动；</w:t>
            </w:r>
          </w:p>
          <w:p w14:paraId="2A55A1E1">
            <w:pPr>
              <w:pStyle w:val="214"/>
              <w:jc w:val="both"/>
              <w:rPr>
                <w:rFonts w:hint="eastAsia" w:ascii="Times New Roman"/>
              </w:rPr>
            </w:pPr>
            <w:r>
              <w:rPr>
                <w:rFonts w:hint="eastAsia" w:ascii="Times New Roman" w:hAnsi="Times New Roman"/>
                <w:color w:val="000000"/>
              </w:rPr>
              <w:t>0x02：</w:t>
            </w:r>
            <w:r>
              <w:rPr>
                <w:rFonts w:hint="eastAsia" w:ascii="Times New Roman"/>
              </w:rPr>
              <w:t>台区特征信息收集；</w:t>
            </w:r>
          </w:p>
          <w:p w14:paraId="730D3AD4">
            <w:pPr>
              <w:pStyle w:val="214"/>
              <w:jc w:val="both"/>
              <w:rPr>
                <w:rFonts w:ascii="Times New Roman" w:hAnsi="Times New Roman"/>
              </w:rPr>
            </w:pPr>
            <w:r>
              <w:rPr>
                <w:rFonts w:hint="eastAsia" w:ascii="Times New Roman"/>
              </w:rPr>
              <w:t>0x03：</w:t>
            </w:r>
            <w:r>
              <w:rPr>
                <w:rFonts w:hint="eastAsia" w:ascii="Times New Roman" w:hAnsi="Times New Roman"/>
                <w:color w:val="000000"/>
              </w:rPr>
              <w:t>台区特征信息</w:t>
            </w:r>
            <w:r>
              <w:rPr>
                <w:rFonts w:hint="eastAsia" w:ascii="Times New Roman" w:hAnsi="Times New Roman"/>
              </w:rPr>
              <w:t>告知；</w:t>
            </w:r>
          </w:p>
          <w:p w14:paraId="519A381F">
            <w:pPr>
              <w:pStyle w:val="214"/>
              <w:jc w:val="both"/>
              <w:rPr>
                <w:rFonts w:ascii="Times New Roman" w:hAnsi="Times New Roman"/>
              </w:rPr>
            </w:pPr>
            <w:r>
              <w:rPr>
                <w:rFonts w:hint="eastAsia" w:ascii="Times New Roman" w:hAnsi="Times New Roman"/>
              </w:rPr>
              <w:t>0x04：台区判别结果查询；</w:t>
            </w:r>
          </w:p>
          <w:p w14:paraId="2854D3DD">
            <w:pPr>
              <w:pStyle w:val="214"/>
              <w:jc w:val="both"/>
              <w:rPr>
                <w:rFonts w:ascii="Times New Roman" w:hAnsi="Times New Roman"/>
              </w:rPr>
            </w:pPr>
            <w:r>
              <w:rPr>
                <w:rFonts w:hint="eastAsia" w:ascii="Times New Roman" w:hAnsi="Times New Roman"/>
              </w:rPr>
              <w:t>0x05：台区判别结果信息；</w:t>
            </w:r>
          </w:p>
          <w:p w14:paraId="7E8CA44C">
            <w:pPr>
              <w:pStyle w:val="214"/>
              <w:jc w:val="both"/>
              <w:rPr>
                <w:rFonts w:ascii="Times New Roman" w:hAnsi="Times New Roman"/>
              </w:rPr>
            </w:pPr>
            <w:r>
              <w:rPr>
                <w:rFonts w:hint="eastAsia" w:ascii="Times New Roman" w:hAnsi="Times New Roman"/>
              </w:rPr>
              <w:t>其他：保留。</w:t>
            </w:r>
          </w:p>
        </w:tc>
      </w:tr>
      <w:tr w14:paraId="11A5C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2" w:hRule="atLeast"/>
          <w:jc w:val="center"/>
        </w:trPr>
        <w:tc>
          <w:tcPr>
            <w:tcW w:w="1271" w:type="dxa"/>
            <w:noWrap w:val="0"/>
            <w:vAlign w:val="center"/>
          </w:tcPr>
          <w:p w14:paraId="3EFDBF58">
            <w:pPr>
              <w:pStyle w:val="214"/>
              <w:rPr>
                <w:rFonts w:ascii="Times New Roman" w:hAnsi="Times New Roman"/>
              </w:rPr>
            </w:pPr>
            <w:r>
              <w:rPr>
                <w:rFonts w:hint="eastAsia" w:ascii="Times New Roman" w:hAnsi="Times New Roman"/>
              </w:rPr>
              <w:t>数据（DATA）</w:t>
            </w:r>
          </w:p>
        </w:tc>
        <w:tc>
          <w:tcPr>
            <w:tcW w:w="851" w:type="dxa"/>
            <w:tcBorders>
              <w:top w:val="single" w:color="auto" w:sz="4" w:space="0"/>
              <w:bottom w:val="single" w:color="auto" w:sz="4" w:space="0"/>
            </w:tcBorders>
            <w:noWrap w:val="0"/>
            <w:vAlign w:val="center"/>
          </w:tcPr>
          <w:p w14:paraId="6F05A392">
            <w:pPr>
              <w:pStyle w:val="214"/>
              <w:rPr>
                <w:rFonts w:ascii="Times New Roman" w:hAnsi="Times New Roman"/>
              </w:rPr>
            </w:pPr>
            <w:r>
              <w:rPr>
                <w:rFonts w:hint="eastAsia" w:ascii="Times New Roman" w:hAnsi="Times New Roman"/>
              </w:rPr>
              <w:t>12-N</w:t>
            </w:r>
          </w:p>
        </w:tc>
        <w:tc>
          <w:tcPr>
            <w:tcW w:w="850" w:type="dxa"/>
            <w:tcBorders>
              <w:top w:val="single" w:color="auto" w:sz="4" w:space="0"/>
              <w:bottom w:val="single" w:color="auto" w:sz="4" w:space="0"/>
            </w:tcBorders>
            <w:noWrap w:val="0"/>
            <w:vAlign w:val="center"/>
          </w:tcPr>
          <w:p w14:paraId="3AE9C471">
            <w:pPr>
              <w:pStyle w:val="214"/>
              <w:rPr>
                <w:rFonts w:ascii="Times New Roman" w:hAnsi="Times New Roman"/>
              </w:rPr>
            </w:pPr>
            <w:r>
              <w:rPr>
                <w:rFonts w:ascii="Times New Roman" w:hAnsi="Times New Roman"/>
              </w:rPr>
              <w:t>0-7</w:t>
            </w:r>
          </w:p>
        </w:tc>
        <w:tc>
          <w:tcPr>
            <w:tcW w:w="1418" w:type="dxa"/>
            <w:noWrap w:val="0"/>
            <w:vAlign w:val="center"/>
          </w:tcPr>
          <w:p w14:paraId="0850F66F">
            <w:pPr>
              <w:pStyle w:val="214"/>
              <w:rPr>
                <w:rFonts w:ascii="Times New Roman" w:hAnsi="Times New Roman"/>
              </w:rPr>
            </w:pPr>
            <w:r>
              <w:rPr>
                <w:rFonts w:hint="eastAsia" w:ascii="Times New Roman" w:hAnsi="Times New Roman"/>
              </w:rPr>
              <w:t>L（变长）</w:t>
            </w:r>
          </w:p>
        </w:tc>
        <w:tc>
          <w:tcPr>
            <w:tcW w:w="4132" w:type="dxa"/>
            <w:noWrap w:val="0"/>
            <w:vAlign w:val="center"/>
          </w:tcPr>
          <w:p w14:paraId="114B4454">
            <w:pPr>
              <w:pStyle w:val="214"/>
              <w:jc w:val="both"/>
              <w:rPr>
                <w:rFonts w:ascii="Times New Roman" w:hAnsi="Times New Roman"/>
              </w:rPr>
            </w:pPr>
          </w:p>
        </w:tc>
      </w:tr>
    </w:tbl>
    <w:p w14:paraId="2EE80375">
      <w:pPr>
        <w:pStyle w:val="38"/>
      </w:pPr>
    </w:p>
    <w:p w14:paraId="13423B32">
      <w:pPr>
        <w:pStyle w:val="154"/>
        <w:ind w:left="0"/>
        <w:rPr>
          <w:rFonts w:hint="eastAsia" w:ascii="Times New Roman"/>
        </w:rPr>
      </w:pPr>
      <w:r>
        <w:rPr>
          <w:rFonts w:hint="eastAsia" w:ascii="Times New Roman"/>
        </w:rPr>
        <w:t>MAC地址</w:t>
      </w:r>
      <w:r>
        <w:rPr>
          <w:rFonts w:ascii="Times New Roman"/>
        </w:rPr>
        <w:t>格式说明</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1701"/>
        <w:gridCol w:w="1135"/>
        <w:gridCol w:w="2013"/>
      </w:tblGrid>
      <w:tr w14:paraId="166F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5C4FCA06">
            <w:pPr>
              <w:pStyle w:val="214"/>
              <w:rPr>
                <w:rFonts w:ascii="Times New Roman" w:hAnsi="Times New Roman"/>
              </w:rPr>
            </w:pPr>
            <w:r>
              <w:rPr>
                <w:rFonts w:hint="eastAsia" w:ascii="Times New Roman" w:hAnsi="Times New Roman"/>
              </w:rPr>
              <w:t>台区特征采集类型</w:t>
            </w:r>
          </w:p>
        </w:tc>
        <w:tc>
          <w:tcPr>
            <w:tcW w:w="1701" w:type="dxa"/>
            <w:noWrap w:val="0"/>
            <w:vAlign w:val="top"/>
          </w:tcPr>
          <w:p w14:paraId="0AF8388A">
            <w:pPr>
              <w:pStyle w:val="214"/>
              <w:rPr>
                <w:rFonts w:ascii="Times New Roman" w:hAnsi="Times New Roman"/>
              </w:rPr>
            </w:pPr>
            <w:r>
              <w:rPr>
                <w:rFonts w:hint="eastAsia" w:ascii="Times New Roman" w:hAnsi="Times New Roman"/>
              </w:rPr>
              <w:t>报文发送方向</w:t>
            </w:r>
          </w:p>
        </w:tc>
        <w:tc>
          <w:tcPr>
            <w:tcW w:w="1135" w:type="dxa"/>
            <w:noWrap w:val="0"/>
            <w:vAlign w:val="top"/>
          </w:tcPr>
          <w:p w14:paraId="3794BA04">
            <w:pPr>
              <w:pStyle w:val="214"/>
              <w:rPr>
                <w:rFonts w:ascii="Times New Roman" w:hAnsi="Times New Roman"/>
              </w:rPr>
            </w:pPr>
            <w:r>
              <w:rPr>
                <w:rFonts w:hint="eastAsia" w:ascii="Times New Roman" w:hAnsi="Times New Roman"/>
              </w:rPr>
              <w:t>报文类型</w:t>
            </w:r>
          </w:p>
        </w:tc>
        <w:tc>
          <w:tcPr>
            <w:tcW w:w="2013" w:type="dxa"/>
            <w:noWrap w:val="0"/>
            <w:vAlign w:val="top"/>
          </w:tcPr>
          <w:p w14:paraId="4A09A219">
            <w:pPr>
              <w:pStyle w:val="214"/>
              <w:rPr>
                <w:rFonts w:ascii="Times New Roman" w:hAnsi="Times New Roman"/>
              </w:rPr>
            </w:pPr>
            <w:r>
              <w:rPr>
                <w:rFonts w:ascii="Times New Roman" w:hAnsi="Times New Roman"/>
              </w:rPr>
              <w:t>MAC地址内容</w:t>
            </w:r>
          </w:p>
        </w:tc>
      </w:tr>
      <w:tr w14:paraId="44B8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7568D577">
            <w:pPr>
              <w:pStyle w:val="214"/>
              <w:rPr>
                <w:rFonts w:ascii="Times New Roman" w:hAnsi="Times New Roman"/>
              </w:rPr>
            </w:pPr>
            <w:r>
              <w:rPr>
                <w:rFonts w:hint="eastAsia" w:ascii="Times New Roman" w:hAnsi="Times New Roman"/>
              </w:rPr>
              <w:t>台区特征采集启动</w:t>
            </w:r>
          </w:p>
        </w:tc>
        <w:tc>
          <w:tcPr>
            <w:tcW w:w="1701" w:type="dxa"/>
            <w:noWrap w:val="0"/>
            <w:vAlign w:val="top"/>
          </w:tcPr>
          <w:p w14:paraId="428B2E73">
            <w:pPr>
              <w:pStyle w:val="214"/>
              <w:rPr>
                <w:rFonts w:ascii="Times New Roman" w:hAnsi="Times New Roman"/>
              </w:rPr>
            </w:pPr>
            <w:r>
              <w:rPr>
                <w:rFonts w:hint="eastAsia" w:ascii="Times New Roman" w:hAnsi="Times New Roman"/>
              </w:rPr>
              <w:t>CCO—&gt;</w:t>
            </w:r>
            <w:r>
              <w:rPr>
                <w:rFonts w:ascii="Times New Roman" w:hAnsi="Times New Roman"/>
              </w:rPr>
              <w:t>STA</w:t>
            </w:r>
          </w:p>
        </w:tc>
        <w:tc>
          <w:tcPr>
            <w:tcW w:w="1135" w:type="dxa"/>
            <w:noWrap w:val="0"/>
            <w:vAlign w:val="top"/>
          </w:tcPr>
          <w:p w14:paraId="0E7579E8">
            <w:pPr>
              <w:pStyle w:val="214"/>
              <w:rPr>
                <w:rFonts w:ascii="Times New Roman" w:hAnsi="Times New Roman"/>
              </w:rPr>
            </w:pPr>
            <w:r>
              <w:rPr>
                <w:rFonts w:hint="eastAsia" w:ascii="Times New Roman" w:hAnsi="Times New Roman"/>
              </w:rPr>
              <w:t>全网广播</w:t>
            </w:r>
          </w:p>
        </w:tc>
        <w:tc>
          <w:tcPr>
            <w:tcW w:w="2013" w:type="dxa"/>
            <w:noWrap w:val="0"/>
            <w:vAlign w:val="top"/>
          </w:tcPr>
          <w:p w14:paraId="0F582943">
            <w:pPr>
              <w:pStyle w:val="214"/>
              <w:rPr>
                <w:rFonts w:ascii="Times New Roman" w:hAnsi="Times New Roman"/>
              </w:rPr>
            </w:pPr>
            <w:r>
              <w:rPr>
                <w:rFonts w:hint="eastAsia" w:ascii="Times New Roman" w:hAnsi="Times New Roman"/>
              </w:rPr>
              <w:t>CCO主节点地址</w:t>
            </w:r>
          </w:p>
        </w:tc>
      </w:tr>
      <w:tr w14:paraId="299D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4448A684">
            <w:pPr>
              <w:pStyle w:val="214"/>
              <w:rPr>
                <w:rFonts w:ascii="Times New Roman" w:hAnsi="Times New Roman"/>
              </w:rPr>
            </w:pPr>
            <w:r>
              <w:rPr>
                <w:rFonts w:hint="eastAsia" w:ascii="Times New Roman" w:hAnsi="Times New Roman"/>
              </w:rPr>
              <w:t>台区特征信息收集</w:t>
            </w:r>
          </w:p>
        </w:tc>
        <w:tc>
          <w:tcPr>
            <w:tcW w:w="1701" w:type="dxa"/>
            <w:noWrap w:val="0"/>
            <w:vAlign w:val="top"/>
          </w:tcPr>
          <w:p w14:paraId="707ADBA5">
            <w:pPr>
              <w:pStyle w:val="214"/>
              <w:rPr>
                <w:rFonts w:ascii="Times New Roman" w:hAnsi="Times New Roman"/>
              </w:rPr>
            </w:pPr>
            <w:r>
              <w:rPr>
                <w:rFonts w:hint="eastAsia" w:ascii="Times New Roman" w:hAnsi="Times New Roman"/>
              </w:rPr>
              <w:t>CCO—&gt;</w:t>
            </w:r>
            <w:r>
              <w:rPr>
                <w:rFonts w:ascii="Times New Roman" w:hAnsi="Times New Roman"/>
              </w:rPr>
              <w:t>STA</w:t>
            </w:r>
          </w:p>
        </w:tc>
        <w:tc>
          <w:tcPr>
            <w:tcW w:w="1135" w:type="dxa"/>
            <w:noWrap w:val="0"/>
            <w:vAlign w:val="top"/>
          </w:tcPr>
          <w:p w14:paraId="5C41AC83">
            <w:pPr>
              <w:pStyle w:val="214"/>
              <w:rPr>
                <w:rFonts w:ascii="Times New Roman" w:hAnsi="Times New Roman"/>
              </w:rPr>
            </w:pPr>
            <w:r>
              <w:rPr>
                <w:rFonts w:ascii="Times New Roman" w:hAnsi="Times New Roman"/>
              </w:rPr>
              <w:t>单播</w:t>
            </w:r>
          </w:p>
        </w:tc>
        <w:tc>
          <w:tcPr>
            <w:tcW w:w="2013" w:type="dxa"/>
            <w:noWrap w:val="0"/>
            <w:vAlign w:val="top"/>
          </w:tcPr>
          <w:p w14:paraId="567B2F8D">
            <w:pPr>
              <w:pStyle w:val="214"/>
              <w:rPr>
                <w:rFonts w:ascii="Times New Roman" w:hAnsi="Times New Roman"/>
              </w:rPr>
            </w:pPr>
            <w:r>
              <w:rPr>
                <w:rFonts w:ascii="Times New Roman" w:hAnsi="Times New Roman"/>
              </w:rPr>
              <w:t>STA MAC地址</w:t>
            </w:r>
          </w:p>
        </w:tc>
      </w:tr>
      <w:tr w14:paraId="2279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046D9991">
            <w:pPr>
              <w:pStyle w:val="214"/>
              <w:rPr>
                <w:rFonts w:ascii="Times New Roman" w:hAnsi="Times New Roman"/>
              </w:rPr>
            </w:pPr>
            <w:r>
              <w:rPr>
                <w:rFonts w:hint="eastAsia" w:ascii="Times New Roman" w:hAnsi="Times New Roman"/>
              </w:rPr>
              <w:t>台区特征信息告知</w:t>
            </w:r>
          </w:p>
        </w:tc>
        <w:tc>
          <w:tcPr>
            <w:tcW w:w="1701" w:type="dxa"/>
            <w:noWrap w:val="0"/>
            <w:vAlign w:val="top"/>
          </w:tcPr>
          <w:p w14:paraId="32FF0779">
            <w:pPr>
              <w:pStyle w:val="214"/>
              <w:rPr>
                <w:rFonts w:ascii="Times New Roman" w:hAnsi="Times New Roman"/>
              </w:rPr>
            </w:pPr>
            <w:r>
              <w:rPr>
                <w:rFonts w:hint="eastAsia" w:ascii="Times New Roman" w:hAnsi="Times New Roman"/>
              </w:rPr>
              <w:t>CCO—&gt;</w:t>
            </w:r>
            <w:r>
              <w:rPr>
                <w:rFonts w:ascii="Times New Roman" w:hAnsi="Times New Roman"/>
              </w:rPr>
              <w:t>STA</w:t>
            </w:r>
          </w:p>
        </w:tc>
        <w:tc>
          <w:tcPr>
            <w:tcW w:w="1135" w:type="dxa"/>
            <w:noWrap w:val="0"/>
            <w:vAlign w:val="top"/>
          </w:tcPr>
          <w:p w14:paraId="19BBCD31">
            <w:pPr>
              <w:pStyle w:val="214"/>
              <w:rPr>
                <w:rFonts w:ascii="Times New Roman" w:hAnsi="Times New Roman"/>
              </w:rPr>
            </w:pPr>
            <w:r>
              <w:rPr>
                <w:rFonts w:hint="eastAsia" w:ascii="Times New Roman" w:hAnsi="Times New Roman"/>
              </w:rPr>
              <w:t>全网广播</w:t>
            </w:r>
          </w:p>
        </w:tc>
        <w:tc>
          <w:tcPr>
            <w:tcW w:w="2013" w:type="dxa"/>
            <w:noWrap w:val="0"/>
            <w:vAlign w:val="top"/>
          </w:tcPr>
          <w:p w14:paraId="478FE10A">
            <w:pPr>
              <w:pStyle w:val="214"/>
              <w:rPr>
                <w:rFonts w:ascii="Times New Roman" w:hAnsi="Times New Roman"/>
              </w:rPr>
            </w:pPr>
            <w:r>
              <w:rPr>
                <w:rFonts w:hint="eastAsia" w:ascii="Times New Roman" w:hAnsi="Times New Roman"/>
              </w:rPr>
              <w:t>CCO主节点地址</w:t>
            </w:r>
          </w:p>
        </w:tc>
      </w:tr>
      <w:tr w14:paraId="7FF5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6ABA7768">
            <w:pPr>
              <w:pStyle w:val="214"/>
              <w:rPr>
                <w:rFonts w:ascii="Times New Roman" w:hAnsi="Times New Roman"/>
              </w:rPr>
            </w:pPr>
            <w:r>
              <w:rPr>
                <w:rFonts w:hint="eastAsia" w:ascii="Times New Roman" w:hAnsi="Times New Roman"/>
              </w:rPr>
              <w:t>台区特征信息告知</w:t>
            </w:r>
          </w:p>
        </w:tc>
        <w:tc>
          <w:tcPr>
            <w:tcW w:w="1701" w:type="dxa"/>
            <w:noWrap w:val="0"/>
            <w:vAlign w:val="top"/>
          </w:tcPr>
          <w:p w14:paraId="250BF4FE">
            <w:pPr>
              <w:pStyle w:val="214"/>
              <w:rPr>
                <w:rFonts w:ascii="Times New Roman" w:hAnsi="Times New Roman"/>
              </w:rPr>
            </w:pPr>
            <w:r>
              <w:rPr>
                <w:rFonts w:ascii="Times New Roman" w:hAnsi="Times New Roman"/>
              </w:rPr>
              <w:t>STA</w:t>
            </w:r>
            <w:r>
              <w:rPr>
                <w:rFonts w:hint="eastAsia" w:ascii="Times New Roman" w:hAnsi="Times New Roman"/>
              </w:rPr>
              <w:t>—&gt;</w:t>
            </w:r>
            <w:r>
              <w:rPr>
                <w:rFonts w:ascii="Times New Roman" w:hAnsi="Times New Roman"/>
              </w:rPr>
              <w:t>CCO</w:t>
            </w:r>
          </w:p>
        </w:tc>
        <w:tc>
          <w:tcPr>
            <w:tcW w:w="1135" w:type="dxa"/>
            <w:noWrap w:val="0"/>
            <w:vAlign w:val="top"/>
          </w:tcPr>
          <w:p w14:paraId="10EC48C1">
            <w:pPr>
              <w:pStyle w:val="214"/>
              <w:rPr>
                <w:rFonts w:ascii="Times New Roman" w:hAnsi="Times New Roman"/>
              </w:rPr>
            </w:pPr>
            <w:r>
              <w:rPr>
                <w:rFonts w:hint="eastAsia" w:ascii="Times New Roman" w:hAnsi="Times New Roman"/>
              </w:rPr>
              <w:t>单播</w:t>
            </w:r>
          </w:p>
        </w:tc>
        <w:tc>
          <w:tcPr>
            <w:tcW w:w="2013" w:type="dxa"/>
            <w:noWrap w:val="0"/>
            <w:vAlign w:val="top"/>
          </w:tcPr>
          <w:p w14:paraId="639C7C7E">
            <w:pPr>
              <w:pStyle w:val="214"/>
              <w:rPr>
                <w:rFonts w:ascii="Times New Roman" w:hAnsi="Times New Roman"/>
              </w:rPr>
            </w:pPr>
            <w:r>
              <w:rPr>
                <w:rFonts w:hint="eastAsia" w:ascii="Times New Roman" w:hAnsi="Times New Roman"/>
              </w:rPr>
              <w:t>STA</w:t>
            </w:r>
            <w:r>
              <w:rPr>
                <w:rFonts w:ascii="Times New Roman" w:hAnsi="Times New Roman"/>
              </w:rPr>
              <w:t xml:space="preserve"> MAC地址</w:t>
            </w:r>
          </w:p>
        </w:tc>
      </w:tr>
      <w:tr w14:paraId="7D6D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6444242F">
            <w:pPr>
              <w:pStyle w:val="214"/>
              <w:rPr>
                <w:rFonts w:ascii="Times New Roman" w:hAnsi="Times New Roman"/>
              </w:rPr>
            </w:pPr>
            <w:r>
              <w:rPr>
                <w:rFonts w:hint="eastAsia" w:ascii="Times New Roman" w:hAnsi="Times New Roman"/>
              </w:rPr>
              <w:t>台区判别结果查询</w:t>
            </w:r>
          </w:p>
        </w:tc>
        <w:tc>
          <w:tcPr>
            <w:tcW w:w="1701" w:type="dxa"/>
            <w:noWrap w:val="0"/>
            <w:vAlign w:val="top"/>
          </w:tcPr>
          <w:p w14:paraId="1EA62812">
            <w:pPr>
              <w:pStyle w:val="214"/>
              <w:rPr>
                <w:rFonts w:ascii="Times New Roman" w:hAnsi="Times New Roman"/>
              </w:rPr>
            </w:pPr>
            <w:r>
              <w:rPr>
                <w:rFonts w:hint="eastAsia" w:ascii="Times New Roman" w:hAnsi="Times New Roman"/>
              </w:rPr>
              <w:t>CCO—&gt;</w:t>
            </w:r>
            <w:r>
              <w:rPr>
                <w:rFonts w:ascii="Times New Roman" w:hAnsi="Times New Roman"/>
              </w:rPr>
              <w:t>STA</w:t>
            </w:r>
          </w:p>
        </w:tc>
        <w:tc>
          <w:tcPr>
            <w:tcW w:w="1135" w:type="dxa"/>
            <w:noWrap w:val="0"/>
            <w:vAlign w:val="top"/>
          </w:tcPr>
          <w:p w14:paraId="2DEC566A">
            <w:pPr>
              <w:pStyle w:val="214"/>
              <w:rPr>
                <w:rFonts w:ascii="Times New Roman" w:hAnsi="Times New Roman"/>
              </w:rPr>
            </w:pPr>
            <w:r>
              <w:rPr>
                <w:rFonts w:hint="eastAsia" w:ascii="Times New Roman" w:hAnsi="Times New Roman"/>
              </w:rPr>
              <w:t>单播</w:t>
            </w:r>
          </w:p>
        </w:tc>
        <w:tc>
          <w:tcPr>
            <w:tcW w:w="2013" w:type="dxa"/>
            <w:noWrap w:val="0"/>
            <w:vAlign w:val="top"/>
          </w:tcPr>
          <w:p w14:paraId="38D02654">
            <w:pPr>
              <w:pStyle w:val="214"/>
              <w:rPr>
                <w:rFonts w:ascii="Times New Roman" w:hAnsi="Times New Roman"/>
              </w:rPr>
            </w:pPr>
            <w:r>
              <w:rPr>
                <w:rFonts w:hint="eastAsia" w:ascii="Times New Roman" w:hAnsi="Times New Roman"/>
              </w:rPr>
              <w:t>STA</w:t>
            </w:r>
            <w:r>
              <w:rPr>
                <w:rFonts w:ascii="Times New Roman" w:hAnsi="Times New Roman"/>
              </w:rPr>
              <w:t xml:space="preserve"> MAC地址</w:t>
            </w:r>
          </w:p>
        </w:tc>
      </w:tr>
      <w:tr w14:paraId="3FFF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118" w:type="dxa"/>
            <w:noWrap w:val="0"/>
            <w:vAlign w:val="top"/>
          </w:tcPr>
          <w:p w14:paraId="6BCAE6E8">
            <w:pPr>
              <w:pStyle w:val="214"/>
              <w:rPr>
                <w:rFonts w:ascii="Times New Roman" w:hAnsi="Times New Roman"/>
              </w:rPr>
            </w:pPr>
            <w:r>
              <w:rPr>
                <w:rFonts w:hint="eastAsia" w:ascii="Times New Roman" w:hAnsi="Times New Roman"/>
              </w:rPr>
              <w:t>台区判别结果信息</w:t>
            </w:r>
          </w:p>
        </w:tc>
        <w:tc>
          <w:tcPr>
            <w:tcW w:w="1701" w:type="dxa"/>
            <w:noWrap w:val="0"/>
            <w:vAlign w:val="top"/>
          </w:tcPr>
          <w:p w14:paraId="3DB1A6B8">
            <w:pPr>
              <w:pStyle w:val="214"/>
              <w:rPr>
                <w:rFonts w:ascii="Times New Roman" w:hAnsi="Times New Roman"/>
              </w:rPr>
            </w:pPr>
            <w:r>
              <w:rPr>
                <w:rFonts w:ascii="Times New Roman" w:hAnsi="Times New Roman"/>
              </w:rPr>
              <w:t>STA</w:t>
            </w:r>
            <w:r>
              <w:rPr>
                <w:rFonts w:hint="eastAsia" w:ascii="Times New Roman" w:hAnsi="Times New Roman"/>
              </w:rPr>
              <w:t>—&gt;</w:t>
            </w:r>
            <w:r>
              <w:rPr>
                <w:rFonts w:ascii="Times New Roman" w:hAnsi="Times New Roman"/>
              </w:rPr>
              <w:t>CCO</w:t>
            </w:r>
          </w:p>
        </w:tc>
        <w:tc>
          <w:tcPr>
            <w:tcW w:w="1135" w:type="dxa"/>
            <w:noWrap w:val="0"/>
            <w:vAlign w:val="top"/>
          </w:tcPr>
          <w:p w14:paraId="7F4A14F4">
            <w:pPr>
              <w:pStyle w:val="214"/>
              <w:rPr>
                <w:rFonts w:ascii="Times New Roman" w:hAnsi="Times New Roman"/>
              </w:rPr>
            </w:pPr>
            <w:r>
              <w:rPr>
                <w:rFonts w:hint="eastAsia" w:ascii="Times New Roman" w:hAnsi="Times New Roman"/>
              </w:rPr>
              <w:t>单播</w:t>
            </w:r>
          </w:p>
        </w:tc>
        <w:tc>
          <w:tcPr>
            <w:tcW w:w="2013" w:type="dxa"/>
            <w:noWrap w:val="0"/>
            <w:vAlign w:val="top"/>
          </w:tcPr>
          <w:p w14:paraId="3C9A2FE1">
            <w:pPr>
              <w:pStyle w:val="214"/>
              <w:rPr>
                <w:rFonts w:ascii="Times New Roman" w:hAnsi="Times New Roman"/>
              </w:rPr>
            </w:pPr>
            <w:r>
              <w:rPr>
                <w:rFonts w:hint="eastAsia" w:ascii="Times New Roman" w:hAnsi="Times New Roman"/>
              </w:rPr>
              <w:t>STA</w:t>
            </w:r>
            <w:r>
              <w:rPr>
                <w:rFonts w:ascii="Times New Roman" w:hAnsi="Times New Roman"/>
              </w:rPr>
              <w:t xml:space="preserve"> </w:t>
            </w:r>
            <w:r>
              <w:rPr>
                <w:rFonts w:hint="eastAsia" w:ascii="Times New Roman" w:hAnsi="Times New Roman"/>
              </w:rPr>
              <w:t>MAC地址</w:t>
            </w:r>
          </w:p>
        </w:tc>
      </w:tr>
    </w:tbl>
    <w:p w14:paraId="5F2D8743">
      <w:pPr>
        <w:pStyle w:val="38"/>
        <w:rPr>
          <w:rFonts w:hint="eastAsia"/>
        </w:rPr>
      </w:pPr>
    </w:p>
    <w:p w14:paraId="5CDFE041">
      <w:pPr>
        <w:pStyle w:val="79"/>
        <w:spacing w:before="156" w:after="156"/>
        <w:rPr>
          <w:rFonts w:ascii="Times New Roman"/>
        </w:rPr>
      </w:pPr>
      <w:r>
        <w:rPr>
          <w:rFonts w:ascii="Times New Roman"/>
        </w:rPr>
        <w:t>数据（DATA）</w:t>
      </w:r>
    </w:p>
    <w:p w14:paraId="51036D53">
      <w:pPr>
        <w:pStyle w:val="83"/>
        <w:spacing w:before="156" w:after="156"/>
        <w:rPr>
          <w:rFonts w:ascii="Times New Roman"/>
        </w:rPr>
      </w:pPr>
      <w:r>
        <w:rPr>
          <w:rFonts w:hint="eastAsia" w:ascii="Times New Roman"/>
        </w:rPr>
        <w:t>台区特征采集启动命令数据（DATA）格式</w:t>
      </w:r>
    </w:p>
    <w:p w14:paraId="12D92F69">
      <w:pPr>
        <w:pStyle w:val="191"/>
        <w:ind w:firstLineChars="0"/>
      </w:pPr>
      <w:r>
        <w:rPr>
          <w:rFonts w:hint="eastAsia"/>
        </w:rPr>
        <w:t>当报文是台区特征采集启动命令时，数据（DATA）域</w:t>
      </w:r>
      <w:r>
        <w:t>应符合表</w:t>
      </w:r>
      <w:r>
        <w:rPr>
          <w:rFonts w:hint="eastAsia"/>
          <w:lang w:eastAsia="zh-CN"/>
        </w:rPr>
        <w:t>3</w:t>
      </w:r>
      <w:r>
        <w:t>1要求。</w:t>
      </w:r>
    </w:p>
    <w:p w14:paraId="13945DBD">
      <w:pPr>
        <w:pStyle w:val="154"/>
        <w:ind w:left="0"/>
        <w:rPr>
          <w:rFonts w:ascii="Times New Roman"/>
        </w:rPr>
      </w:pPr>
      <w:bookmarkStart w:id="996" w:name="_Toc522709364"/>
      <w:bookmarkStart w:id="997" w:name="_Ref527737795"/>
      <w:r>
        <w:rPr>
          <w:rFonts w:hint="eastAsia" w:ascii="Times New Roman"/>
        </w:rPr>
        <w:t>数据域定义</w:t>
      </w:r>
      <w:bookmarkEnd w:id="996"/>
      <w:bookmarkEnd w:id="99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1"/>
        <w:gridCol w:w="851"/>
        <w:gridCol w:w="850"/>
        <w:gridCol w:w="1418"/>
        <w:gridCol w:w="4132"/>
      </w:tblGrid>
      <w:tr w14:paraId="58248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top"/>
          </w:tcPr>
          <w:p w14:paraId="17E33556">
            <w:pPr>
              <w:pStyle w:val="214"/>
              <w:rPr>
                <w:rFonts w:ascii="Times New Roman" w:hAnsi="Times New Roman"/>
              </w:rPr>
            </w:pPr>
            <w:r>
              <w:rPr>
                <w:rFonts w:hint="eastAsia" w:ascii="Times New Roman" w:hAnsi="Times New Roman"/>
              </w:rPr>
              <w:t>字段</w:t>
            </w:r>
          </w:p>
        </w:tc>
        <w:tc>
          <w:tcPr>
            <w:tcW w:w="851" w:type="dxa"/>
            <w:noWrap w:val="0"/>
            <w:vAlign w:val="top"/>
          </w:tcPr>
          <w:p w14:paraId="67BD5304">
            <w:pPr>
              <w:pStyle w:val="214"/>
              <w:rPr>
                <w:rFonts w:ascii="Times New Roman" w:hAnsi="Times New Roman"/>
              </w:rPr>
            </w:pPr>
            <w:r>
              <w:rPr>
                <w:rFonts w:ascii="Times New Roman"/>
              </w:rPr>
              <w:t>字节号</w:t>
            </w:r>
          </w:p>
        </w:tc>
        <w:tc>
          <w:tcPr>
            <w:tcW w:w="850" w:type="dxa"/>
            <w:noWrap w:val="0"/>
            <w:vAlign w:val="top"/>
          </w:tcPr>
          <w:p w14:paraId="2ACC6199">
            <w:pPr>
              <w:pStyle w:val="214"/>
              <w:rPr>
                <w:rFonts w:ascii="Times New Roman" w:hAnsi="Times New Roman"/>
              </w:rPr>
            </w:pPr>
            <w:r>
              <w:rPr>
                <w:rFonts w:ascii="Times New Roman"/>
              </w:rPr>
              <w:t>比特位</w:t>
            </w:r>
          </w:p>
        </w:tc>
        <w:tc>
          <w:tcPr>
            <w:tcW w:w="1418" w:type="dxa"/>
            <w:noWrap w:val="0"/>
            <w:vAlign w:val="top"/>
          </w:tcPr>
          <w:p w14:paraId="7DF096D4">
            <w:pPr>
              <w:pStyle w:val="214"/>
              <w:rPr>
                <w:rFonts w:ascii="Times New Roman" w:hAnsi="Times New Roman"/>
              </w:rPr>
            </w:pPr>
            <w:r>
              <w:rPr>
                <w:rFonts w:ascii="Times New Roman"/>
              </w:rPr>
              <w:t>域大小</w:t>
            </w:r>
            <w:r>
              <w:rPr>
                <w:rFonts w:ascii="Times New Roman" w:hAnsi="Times New Roman"/>
              </w:rPr>
              <w:t>(</w:t>
            </w:r>
            <w:r>
              <w:rPr>
                <w:rFonts w:hint="eastAsia" w:ascii="Times New Roman" w:hAnsi="Times New Roman"/>
              </w:rPr>
              <w:t>字节</w:t>
            </w:r>
            <w:r>
              <w:rPr>
                <w:rFonts w:ascii="Times New Roman" w:hAnsi="Times New Roman"/>
              </w:rPr>
              <w:t>)</w:t>
            </w:r>
          </w:p>
        </w:tc>
        <w:tc>
          <w:tcPr>
            <w:tcW w:w="4132" w:type="dxa"/>
            <w:noWrap w:val="0"/>
            <w:vAlign w:val="top"/>
          </w:tcPr>
          <w:p w14:paraId="3FA06C44">
            <w:pPr>
              <w:pStyle w:val="214"/>
              <w:rPr>
                <w:rFonts w:hint="eastAsia" w:ascii="Times New Roman"/>
              </w:rPr>
            </w:pPr>
            <w:r>
              <w:rPr>
                <w:rFonts w:hint="eastAsia" w:ascii="Times New Roman"/>
              </w:rPr>
              <w:t>含义</w:t>
            </w:r>
          </w:p>
        </w:tc>
      </w:tr>
      <w:tr w14:paraId="5CA4C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0CE8FABB">
            <w:pPr>
              <w:pStyle w:val="214"/>
              <w:rPr>
                <w:rFonts w:ascii="Times New Roman" w:hAnsi="Times New Roman"/>
              </w:rPr>
            </w:pPr>
            <w:r>
              <w:rPr>
                <w:rFonts w:hint="eastAsia" w:ascii="Times New Roman" w:hAnsi="Times New Roman"/>
              </w:rPr>
              <w:t>起始NTB</w:t>
            </w:r>
          </w:p>
        </w:tc>
        <w:tc>
          <w:tcPr>
            <w:tcW w:w="851" w:type="dxa"/>
            <w:noWrap w:val="0"/>
            <w:vAlign w:val="center"/>
          </w:tcPr>
          <w:p w14:paraId="0AB071F1">
            <w:pPr>
              <w:pStyle w:val="214"/>
              <w:rPr>
                <w:rFonts w:hint="eastAsia" w:ascii="Times New Roman"/>
              </w:rPr>
            </w:pPr>
            <w:r>
              <w:rPr>
                <w:rFonts w:hint="eastAsia" w:ascii="Times New Roman"/>
              </w:rPr>
              <w:t>0-3</w:t>
            </w:r>
          </w:p>
        </w:tc>
        <w:tc>
          <w:tcPr>
            <w:tcW w:w="850" w:type="dxa"/>
            <w:noWrap w:val="0"/>
            <w:vAlign w:val="center"/>
          </w:tcPr>
          <w:p w14:paraId="6FE45850">
            <w:pPr>
              <w:pStyle w:val="214"/>
              <w:rPr>
                <w:rFonts w:hint="eastAsia" w:ascii="Times New Roman"/>
              </w:rPr>
            </w:pPr>
            <w:r>
              <w:rPr>
                <w:rFonts w:hint="eastAsia" w:ascii="Times New Roman"/>
              </w:rPr>
              <w:t>0-31</w:t>
            </w:r>
          </w:p>
        </w:tc>
        <w:tc>
          <w:tcPr>
            <w:tcW w:w="1418" w:type="dxa"/>
            <w:noWrap w:val="0"/>
            <w:vAlign w:val="center"/>
          </w:tcPr>
          <w:p w14:paraId="4F8D6C2C">
            <w:pPr>
              <w:pStyle w:val="214"/>
              <w:rPr>
                <w:rFonts w:hint="eastAsia" w:ascii="Times New Roman"/>
              </w:rPr>
            </w:pPr>
            <w:r>
              <w:rPr>
                <w:rFonts w:hint="eastAsia" w:ascii="Times New Roman"/>
              </w:rPr>
              <w:t>4</w:t>
            </w:r>
          </w:p>
        </w:tc>
        <w:tc>
          <w:tcPr>
            <w:tcW w:w="4132" w:type="dxa"/>
            <w:noWrap w:val="0"/>
            <w:vAlign w:val="center"/>
          </w:tcPr>
          <w:p w14:paraId="3E3E8EAE">
            <w:pPr>
              <w:pStyle w:val="214"/>
              <w:jc w:val="both"/>
              <w:rPr>
                <w:rFonts w:hint="eastAsia" w:ascii="Times New Roman"/>
              </w:rPr>
            </w:pPr>
            <w:r>
              <w:rPr>
                <w:rFonts w:hint="eastAsia"/>
              </w:rPr>
              <w:t>全网开始采集时刻的NTB。</w:t>
            </w:r>
          </w:p>
        </w:tc>
      </w:tr>
      <w:tr w14:paraId="151DA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5F0E0D1D">
            <w:pPr>
              <w:pStyle w:val="214"/>
              <w:rPr>
                <w:rFonts w:ascii="Times New Roman" w:hAnsi="Times New Roman"/>
              </w:rPr>
            </w:pPr>
            <w:r>
              <w:rPr>
                <w:rFonts w:hint="eastAsia" w:ascii="Times New Roman" w:hAnsi="Times New Roman"/>
              </w:rPr>
              <w:t>采集周期</w:t>
            </w:r>
          </w:p>
        </w:tc>
        <w:tc>
          <w:tcPr>
            <w:tcW w:w="851" w:type="dxa"/>
            <w:noWrap w:val="0"/>
            <w:vAlign w:val="center"/>
          </w:tcPr>
          <w:p w14:paraId="77BDB314">
            <w:pPr>
              <w:pStyle w:val="214"/>
              <w:rPr>
                <w:rFonts w:hint="eastAsia" w:ascii="Times New Roman"/>
              </w:rPr>
            </w:pPr>
            <w:r>
              <w:rPr>
                <w:rFonts w:hint="eastAsia" w:ascii="Times New Roman"/>
              </w:rPr>
              <w:t>4</w:t>
            </w:r>
          </w:p>
        </w:tc>
        <w:tc>
          <w:tcPr>
            <w:tcW w:w="850" w:type="dxa"/>
            <w:noWrap w:val="0"/>
            <w:vAlign w:val="center"/>
          </w:tcPr>
          <w:p w14:paraId="163403E1">
            <w:pPr>
              <w:pStyle w:val="214"/>
              <w:rPr>
                <w:rFonts w:hint="eastAsia" w:ascii="Times New Roman"/>
              </w:rPr>
            </w:pPr>
            <w:r>
              <w:rPr>
                <w:rFonts w:hint="eastAsia" w:ascii="Times New Roman"/>
              </w:rPr>
              <w:t>0-7</w:t>
            </w:r>
          </w:p>
        </w:tc>
        <w:tc>
          <w:tcPr>
            <w:tcW w:w="1418" w:type="dxa"/>
            <w:noWrap w:val="0"/>
            <w:vAlign w:val="center"/>
          </w:tcPr>
          <w:p w14:paraId="5D5F925D">
            <w:pPr>
              <w:pStyle w:val="214"/>
              <w:rPr>
                <w:rFonts w:hint="eastAsia" w:ascii="Times New Roman"/>
              </w:rPr>
            </w:pPr>
            <w:r>
              <w:rPr>
                <w:rFonts w:hint="eastAsia" w:ascii="Times New Roman"/>
              </w:rPr>
              <w:t>1</w:t>
            </w:r>
          </w:p>
        </w:tc>
        <w:tc>
          <w:tcPr>
            <w:tcW w:w="4132" w:type="dxa"/>
            <w:noWrap w:val="0"/>
            <w:vAlign w:val="center"/>
          </w:tcPr>
          <w:p w14:paraId="3B965819">
            <w:pPr>
              <w:pStyle w:val="214"/>
              <w:jc w:val="both"/>
              <w:rPr>
                <w:rFonts w:hint="eastAsia" w:ascii="Times New Roman"/>
              </w:rPr>
            </w:pPr>
            <w:r>
              <w:rPr>
                <w:rFonts w:hint="eastAsia"/>
              </w:rPr>
              <w:t>对于采集特征为“工频周期特征”的命令，该域忽略，站点</w:t>
            </w:r>
            <w:r>
              <w:t>按</w:t>
            </w:r>
            <w:r>
              <w:rPr>
                <w:rFonts w:hint="eastAsia"/>
              </w:rPr>
              <w:t>其</w:t>
            </w:r>
            <w:r>
              <w:t>支持的沿采集数据</w:t>
            </w:r>
            <w:r>
              <w:rPr>
                <w:rFonts w:hint="eastAsia"/>
              </w:rPr>
              <w:t>，其它采集特征，该域有意义，单位秒，指示每隔此周期采集一次特征信息。</w:t>
            </w:r>
          </w:p>
        </w:tc>
      </w:tr>
      <w:tr w14:paraId="663A9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11E98E80">
            <w:pPr>
              <w:pStyle w:val="214"/>
              <w:rPr>
                <w:rFonts w:ascii="Times New Roman" w:hAnsi="Times New Roman"/>
              </w:rPr>
            </w:pPr>
            <w:r>
              <w:rPr>
                <w:rFonts w:hint="eastAsia" w:ascii="Times New Roman" w:hAnsi="Times New Roman"/>
              </w:rPr>
              <w:t>采集数量</w:t>
            </w:r>
          </w:p>
        </w:tc>
        <w:tc>
          <w:tcPr>
            <w:tcW w:w="851" w:type="dxa"/>
            <w:noWrap w:val="0"/>
            <w:vAlign w:val="center"/>
          </w:tcPr>
          <w:p w14:paraId="2CDBCB2D">
            <w:pPr>
              <w:pStyle w:val="214"/>
              <w:rPr>
                <w:rFonts w:hint="eastAsia" w:ascii="Times New Roman"/>
              </w:rPr>
            </w:pPr>
            <w:r>
              <w:rPr>
                <w:rFonts w:hint="eastAsia" w:ascii="Times New Roman"/>
              </w:rPr>
              <w:t>5</w:t>
            </w:r>
          </w:p>
        </w:tc>
        <w:tc>
          <w:tcPr>
            <w:tcW w:w="850" w:type="dxa"/>
            <w:noWrap w:val="0"/>
            <w:vAlign w:val="center"/>
          </w:tcPr>
          <w:p w14:paraId="552987BA">
            <w:pPr>
              <w:pStyle w:val="214"/>
              <w:rPr>
                <w:rFonts w:hint="eastAsia" w:ascii="Times New Roman"/>
              </w:rPr>
            </w:pPr>
            <w:r>
              <w:rPr>
                <w:rFonts w:hint="eastAsia" w:ascii="Times New Roman"/>
              </w:rPr>
              <w:t>0-7</w:t>
            </w:r>
          </w:p>
        </w:tc>
        <w:tc>
          <w:tcPr>
            <w:tcW w:w="1418" w:type="dxa"/>
            <w:noWrap w:val="0"/>
            <w:vAlign w:val="center"/>
          </w:tcPr>
          <w:p w14:paraId="22285741">
            <w:pPr>
              <w:pStyle w:val="214"/>
              <w:rPr>
                <w:rFonts w:hint="eastAsia" w:ascii="Times New Roman"/>
              </w:rPr>
            </w:pPr>
            <w:r>
              <w:rPr>
                <w:rFonts w:hint="eastAsia" w:ascii="Times New Roman"/>
              </w:rPr>
              <w:t>1</w:t>
            </w:r>
          </w:p>
        </w:tc>
        <w:tc>
          <w:tcPr>
            <w:tcW w:w="4132" w:type="dxa"/>
            <w:noWrap w:val="0"/>
            <w:vAlign w:val="center"/>
          </w:tcPr>
          <w:p w14:paraId="703F3B06">
            <w:pPr>
              <w:pStyle w:val="214"/>
              <w:jc w:val="both"/>
              <w:rPr>
                <w:rFonts w:hint="eastAsia" w:ascii="Times New Roman"/>
              </w:rPr>
            </w:pPr>
            <w:r>
              <w:rPr>
                <w:rFonts w:hint="eastAsia"/>
              </w:rPr>
              <w:t>连续采集特征信息的数量。</w:t>
            </w:r>
          </w:p>
        </w:tc>
      </w:tr>
      <w:tr w14:paraId="0EB7C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0B6F9FF5">
            <w:pPr>
              <w:pStyle w:val="214"/>
              <w:rPr>
                <w:rFonts w:ascii="Times New Roman" w:hAnsi="Times New Roman"/>
              </w:rPr>
            </w:pPr>
            <w:r>
              <w:rPr>
                <w:rFonts w:hint="eastAsia" w:ascii="Times New Roman" w:hAnsi="Times New Roman"/>
              </w:rPr>
              <w:t>采集序列号</w:t>
            </w:r>
          </w:p>
        </w:tc>
        <w:tc>
          <w:tcPr>
            <w:tcW w:w="851" w:type="dxa"/>
            <w:noWrap w:val="0"/>
            <w:vAlign w:val="center"/>
          </w:tcPr>
          <w:p w14:paraId="7BEA64D0">
            <w:pPr>
              <w:pStyle w:val="214"/>
              <w:rPr>
                <w:rFonts w:hint="eastAsia" w:ascii="Times New Roman"/>
              </w:rPr>
            </w:pPr>
            <w:r>
              <w:rPr>
                <w:rFonts w:hint="eastAsia" w:ascii="Times New Roman"/>
              </w:rPr>
              <w:t>6</w:t>
            </w:r>
          </w:p>
        </w:tc>
        <w:tc>
          <w:tcPr>
            <w:tcW w:w="850" w:type="dxa"/>
            <w:noWrap w:val="0"/>
            <w:vAlign w:val="center"/>
          </w:tcPr>
          <w:p w14:paraId="2BE0F09A">
            <w:pPr>
              <w:pStyle w:val="214"/>
              <w:rPr>
                <w:rFonts w:hint="eastAsia" w:ascii="Times New Roman"/>
              </w:rPr>
            </w:pPr>
            <w:r>
              <w:rPr>
                <w:rFonts w:hint="eastAsia" w:ascii="Times New Roman"/>
              </w:rPr>
              <w:t>0-7</w:t>
            </w:r>
          </w:p>
        </w:tc>
        <w:tc>
          <w:tcPr>
            <w:tcW w:w="1418" w:type="dxa"/>
            <w:noWrap w:val="0"/>
            <w:vAlign w:val="center"/>
          </w:tcPr>
          <w:p w14:paraId="2FE60402">
            <w:pPr>
              <w:pStyle w:val="214"/>
              <w:rPr>
                <w:rFonts w:hint="eastAsia" w:ascii="Times New Roman"/>
              </w:rPr>
            </w:pPr>
            <w:r>
              <w:rPr>
                <w:rFonts w:hint="eastAsia" w:ascii="Times New Roman"/>
              </w:rPr>
              <w:t>1</w:t>
            </w:r>
          </w:p>
        </w:tc>
        <w:tc>
          <w:tcPr>
            <w:tcW w:w="4132" w:type="dxa"/>
            <w:noWrap w:val="0"/>
            <w:vAlign w:val="center"/>
          </w:tcPr>
          <w:p w14:paraId="39898A8B">
            <w:pPr>
              <w:pStyle w:val="214"/>
              <w:jc w:val="both"/>
              <w:rPr>
                <w:rFonts w:hint="eastAsia" w:ascii="Times New Roman"/>
              </w:rPr>
            </w:pPr>
            <w:r>
              <w:rPr>
                <w:rFonts w:hint="eastAsia"/>
              </w:rPr>
              <w:t>整个网络第几次启动采集，CCO每启动一次采集累加一次，取值范围为0-255，循环使用。</w:t>
            </w:r>
          </w:p>
        </w:tc>
      </w:tr>
      <w:tr w14:paraId="1596E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71" w:type="dxa"/>
            <w:noWrap w:val="0"/>
            <w:vAlign w:val="center"/>
          </w:tcPr>
          <w:p w14:paraId="56B2BF62">
            <w:pPr>
              <w:pStyle w:val="214"/>
              <w:rPr>
                <w:rFonts w:ascii="Times New Roman" w:hAnsi="Times New Roman"/>
              </w:rPr>
            </w:pPr>
            <w:r>
              <w:rPr>
                <w:rFonts w:hint="eastAsia" w:ascii="Times New Roman" w:hAnsi="Times New Roman"/>
              </w:rPr>
              <w:t>保留</w:t>
            </w:r>
          </w:p>
        </w:tc>
        <w:tc>
          <w:tcPr>
            <w:tcW w:w="851" w:type="dxa"/>
            <w:noWrap w:val="0"/>
            <w:vAlign w:val="center"/>
          </w:tcPr>
          <w:p w14:paraId="5CE932A7">
            <w:pPr>
              <w:pStyle w:val="214"/>
              <w:rPr>
                <w:rFonts w:hint="eastAsia" w:ascii="Times New Roman"/>
              </w:rPr>
            </w:pPr>
            <w:r>
              <w:rPr>
                <w:rFonts w:hint="eastAsia" w:ascii="Times New Roman"/>
              </w:rPr>
              <w:t>7</w:t>
            </w:r>
          </w:p>
        </w:tc>
        <w:tc>
          <w:tcPr>
            <w:tcW w:w="850" w:type="dxa"/>
            <w:noWrap w:val="0"/>
            <w:vAlign w:val="center"/>
          </w:tcPr>
          <w:p w14:paraId="55389D73">
            <w:pPr>
              <w:pStyle w:val="214"/>
              <w:rPr>
                <w:rFonts w:hint="eastAsia" w:ascii="Times New Roman"/>
              </w:rPr>
            </w:pPr>
            <w:r>
              <w:rPr>
                <w:rFonts w:hint="eastAsia" w:ascii="Times New Roman"/>
              </w:rPr>
              <w:t>0-7</w:t>
            </w:r>
          </w:p>
        </w:tc>
        <w:tc>
          <w:tcPr>
            <w:tcW w:w="1418" w:type="dxa"/>
            <w:noWrap w:val="0"/>
            <w:vAlign w:val="center"/>
          </w:tcPr>
          <w:p w14:paraId="025B09BC">
            <w:pPr>
              <w:pStyle w:val="214"/>
              <w:rPr>
                <w:rFonts w:hint="eastAsia" w:ascii="Times New Roman"/>
              </w:rPr>
            </w:pPr>
            <w:r>
              <w:rPr>
                <w:rFonts w:hint="eastAsia" w:ascii="Times New Roman"/>
              </w:rPr>
              <w:t>1</w:t>
            </w:r>
          </w:p>
        </w:tc>
        <w:tc>
          <w:tcPr>
            <w:tcW w:w="4132" w:type="dxa"/>
            <w:noWrap w:val="0"/>
            <w:vAlign w:val="center"/>
          </w:tcPr>
          <w:p w14:paraId="370A6C4C">
            <w:pPr>
              <w:pStyle w:val="214"/>
              <w:rPr>
                <w:rFonts w:hint="eastAsia" w:ascii="Times New Roman"/>
              </w:rPr>
            </w:pPr>
          </w:p>
        </w:tc>
      </w:tr>
    </w:tbl>
    <w:p w14:paraId="0FCD4903">
      <w:r>
        <w:rPr>
          <w:rFonts w:hint="eastAsia"/>
        </w:rPr>
        <w:tab/>
      </w:r>
    </w:p>
    <w:p w14:paraId="0EF74BFD">
      <w:pPr>
        <w:pStyle w:val="83"/>
        <w:spacing w:before="156" w:after="156"/>
        <w:rPr>
          <w:rFonts w:ascii="Times New Roman"/>
        </w:rPr>
      </w:pPr>
      <w:r>
        <w:rPr>
          <w:rFonts w:hint="eastAsia" w:ascii="Times New Roman"/>
        </w:rPr>
        <w:t>台区特征信息收集命令数据（DATA）格式</w:t>
      </w:r>
    </w:p>
    <w:p w14:paraId="6CB58B6D">
      <w:pPr>
        <w:pStyle w:val="191"/>
        <w:ind w:firstLineChars="0"/>
      </w:pPr>
      <w:r>
        <w:rPr>
          <w:rFonts w:hint="eastAsia"/>
        </w:rPr>
        <w:t>该命令的采集类型标识为0x02，数据（DATA）域为空。</w:t>
      </w:r>
    </w:p>
    <w:p w14:paraId="638A780D">
      <w:pPr>
        <w:pStyle w:val="83"/>
        <w:spacing w:before="156" w:after="156"/>
        <w:rPr>
          <w:rFonts w:ascii="Times New Roman"/>
        </w:rPr>
      </w:pPr>
      <w:r>
        <w:rPr>
          <w:rFonts w:hint="eastAsia" w:ascii="Times New Roman"/>
        </w:rPr>
        <w:t>台区特征信息告知报文数据（DATA）格式</w:t>
      </w:r>
    </w:p>
    <w:p w14:paraId="1E0B4510">
      <w:pPr>
        <w:pStyle w:val="191"/>
        <w:ind w:firstLineChars="0"/>
      </w:pPr>
      <w:r>
        <w:rPr>
          <w:rFonts w:hint="eastAsia"/>
        </w:rPr>
        <w:t>该命令的采集类型标识为0x03,数据域</w:t>
      </w:r>
      <w:r>
        <w:t>应符合表</w:t>
      </w:r>
      <w:r>
        <w:rPr>
          <w:rFonts w:hint="eastAsia"/>
          <w:lang w:eastAsia="zh-CN"/>
        </w:rPr>
        <w:t>32</w:t>
      </w:r>
      <w:r>
        <w:t>要求。</w:t>
      </w:r>
    </w:p>
    <w:p w14:paraId="2FEC9126">
      <w:pPr>
        <w:pStyle w:val="154"/>
        <w:ind w:left="0"/>
        <w:rPr>
          <w:rFonts w:ascii="Times New Roman"/>
        </w:rPr>
      </w:pPr>
      <w:bookmarkStart w:id="998" w:name="_Ref527737805"/>
      <w:r>
        <w:rPr>
          <w:rFonts w:hint="eastAsia"/>
        </w:rPr>
        <w:t>台区特征信息告知报文数据域</w:t>
      </w:r>
      <w:bookmarkEnd w:id="998"/>
    </w:p>
    <w:tbl>
      <w:tblPr>
        <w:tblStyle w:val="52"/>
        <w:tblW w:w="94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3"/>
        <w:gridCol w:w="992"/>
        <w:gridCol w:w="851"/>
        <w:gridCol w:w="1417"/>
        <w:gridCol w:w="4759"/>
      </w:tblGrid>
      <w:tr w14:paraId="24D01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top"/>
          </w:tcPr>
          <w:p w14:paraId="4A02C5C7">
            <w:pPr>
              <w:pStyle w:val="214"/>
              <w:rPr>
                <w:rFonts w:ascii="Times New Roman" w:hAnsi="Times New Roman"/>
              </w:rPr>
            </w:pPr>
            <w:bookmarkStart w:id="999" w:name="_Toc522709365"/>
            <w:r>
              <w:rPr>
                <w:rFonts w:hint="eastAsia"/>
              </w:rPr>
              <w:t>定义</w:t>
            </w:r>
            <w:bookmarkEnd w:id="999"/>
            <w:r>
              <w:rPr>
                <w:rFonts w:hint="eastAsia" w:ascii="Times New Roman" w:hAnsi="Times New Roman"/>
              </w:rPr>
              <w:t>字段</w:t>
            </w:r>
          </w:p>
        </w:tc>
        <w:tc>
          <w:tcPr>
            <w:tcW w:w="992" w:type="dxa"/>
            <w:noWrap w:val="0"/>
            <w:vAlign w:val="top"/>
          </w:tcPr>
          <w:p w14:paraId="719B36E4">
            <w:pPr>
              <w:pStyle w:val="214"/>
              <w:rPr>
                <w:rFonts w:ascii="Times New Roman" w:hAnsi="Times New Roman"/>
              </w:rPr>
            </w:pPr>
            <w:r>
              <w:rPr>
                <w:rFonts w:ascii="Times New Roman"/>
              </w:rPr>
              <w:t>字节号</w:t>
            </w:r>
          </w:p>
        </w:tc>
        <w:tc>
          <w:tcPr>
            <w:tcW w:w="851" w:type="dxa"/>
            <w:noWrap w:val="0"/>
            <w:vAlign w:val="top"/>
          </w:tcPr>
          <w:p w14:paraId="33D305B7">
            <w:pPr>
              <w:pStyle w:val="214"/>
              <w:rPr>
                <w:rFonts w:ascii="Times New Roman" w:hAnsi="Times New Roman"/>
              </w:rPr>
            </w:pPr>
            <w:r>
              <w:rPr>
                <w:rFonts w:ascii="Times New Roman"/>
              </w:rPr>
              <w:t>比特位</w:t>
            </w:r>
          </w:p>
        </w:tc>
        <w:tc>
          <w:tcPr>
            <w:tcW w:w="1417" w:type="dxa"/>
            <w:noWrap w:val="0"/>
            <w:vAlign w:val="top"/>
          </w:tcPr>
          <w:p w14:paraId="4D9FEF7C">
            <w:pPr>
              <w:pStyle w:val="214"/>
              <w:rPr>
                <w:rFonts w:ascii="Times New Roman" w:hAnsi="Times New Roman"/>
              </w:rPr>
            </w:pPr>
            <w:r>
              <w:rPr>
                <w:rFonts w:ascii="Times New Roman"/>
              </w:rPr>
              <w:t>域大小</w:t>
            </w:r>
            <w:r>
              <w:rPr>
                <w:rFonts w:ascii="Times New Roman" w:hAnsi="Times New Roman"/>
              </w:rPr>
              <w:t>(</w:t>
            </w:r>
            <w:r>
              <w:rPr>
                <w:rFonts w:hint="eastAsia" w:ascii="Times New Roman" w:hAnsi="Times New Roman"/>
              </w:rPr>
              <w:t>比特</w:t>
            </w:r>
            <w:r>
              <w:rPr>
                <w:rFonts w:ascii="Times New Roman" w:hAnsi="Times New Roman"/>
              </w:rPr>
              <w:t>)</w:t>
            </w:r>
          </w:p>
        </w:tc>
        <w:tc>
          <w:tcPr>
            <w:tcW w:w="4759" w:type="dxa"/>
            <w:noWrap w:val="0"/>
            <w:vAlign w:val="top"/>
          </w:tcPr>
          <w:p w14:paraId="0363BC02">
            <w:pPr>
              <w:pStyle w:val="214"/>
              <w:rPr>
                <w:rFonts w:hint="eastAsia" w:ascii="Times New Roman"/>
              </w:rPr>
            </w:pPr>
            <w:r>
              <w:rPr>
                <w:rFonts w:hint="eastAsia" w:ascii="Times New Roman"/>
              </w:rPr>
              <w:t>含义</w:t>
            </w:r>
          </w:p>
        </w:tc>
      </w:tr>
      <w:tr w14:paraId="6D9B7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7324BB81">
            <w:pPr>
              <w:pStyle w:val="214"/>
              <w:rPr>
                <w:rFonts w:ascii="Times New Roman" w:hAnsi="Times New Roman"/>
              </w:rPr>
            </w:pPr>
            <w:r>
              <w:rPr>
                <w:rFonts w:hint="eastAsia" w:ascii="Times New Roman" w:hAnsi="Times New Roman"/>
              </w:rPr>
              <w:t>TEI</w:t>
            </w:r>
          </w:p>
        </w:tc>
        <w:tc>
          <w:tcPr>
            <w:tcW w:w="992" w:type="dxa"/>
            <w:noWrap w:val="0"/>
            <w:vAlign w:val="center"/>
          </w:tcPr>
          <w:p w14:paraId="6639B2DD">
            <w:pPr>
              <w:pStyle w:val="214"/>
              <w:rPr>
                <w:rFonts w:hint="eastAsia" w:ascii="Times New Roman"/>
              </w:rPr>
            </w:pPr>
            <w:r>
              <w:rPr>
                <w:rFonts w:hint="eastAsia" w:ascii="Times New Roman"/>
              </w:rPr>
              <w:t>0-1</w:t>
            </w:r>
          </w:p>
        </w:tc>
        <w:tc>
          <w:tcPr>
            <w:tcW w:w="851" w:type="dxa"/>
            <w:noWrap w:val="0"/>
            <w:vAlign w:val="center"/>
          </w:tcPr>
          <w:p w14:paraId="2F61FF30">
            <w:pPr>
              <w:pStyle w:val="214"/>
              <w:rPr>
                <w:rFonts w:hint="eastAsia" w:ascii="Times New Roman"/>
              </w:rPr>
            </w:pPr>
            <w:r>
              <w:rPr>
                <w:rFonts w:hint="eastAsia" w:ascii="Times New Roman"/>
              </w:rPr>
              <w:t>0-11</w:t>
            </w:r>
          </w:p>
        </w:tc>
        <w:tc>
          <w:tcPr>
            <w:tcW w:w="1417" w:type="dxa"/>
            <w:noWrap w:val="0"/>
            <w:vAlign w:val="center"/>
          </w:tcPr>
          <w:p w14:paraId="52CE4221">
            <w:pPr>
              <w:pStyle w:val="214"/>
              <w:rPr>
                <w:rFonts w:hint="eastAsia" w:ascii="Times New Roman"/>
              </w:rPr>
            </w:pPr>
            <w:r>
              <w:rPr>
                <w:rFonts w:hint="eastAsia" w:ascii="Times New Roman"/>
              </w:rPr>
              <w:t>12</w:t>
            </w:r>
          </w:p>
        </w:tc>
        <w:tc>
          <w:tcPr>
            <w:tcW w:w="4759" w:type="dxa"/>
            <w:noWrap w:val="0"/>
            <w:vAlign w:val="center"/>
          </w:tcPr>
          <w:p w14:paraId="18892C70">
            <w:pPr>
              <w:pStyle w:val="191"/>
              <w:ind w:firstLine="0" w:firstLineChars="0"/>
              <w:rPr>
                <w:rFonts w:hint="eastAsia"/>
              </w:rPr>
            </w:pPr>
            <w:r>
              <w:rPr>
                <w:rFonts w:hint="eastAsia"/>
              </w:rPr>
              <w:t>如果报文为CCO向STA通知自身台区特征时，TEI为1，代表CCO发出；当报文是STA向CCO发送的台区特征信息时，TEI为STA的地址。</w:t>
            </w:r>
          </w:p>
        </w:tc>
      </w:tr>
      <w:tr w14:paraId="3AD22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38B7691B">
            <w:pPr>
              <w:pStyle w:val="214"/>
              <w:rPr>
                <w:rFonts w:ascii="Times New Roman" w:hAnsi="Times New Roman"/>
              </w:rPr>
            </w:pPr>
            <w:r>
              <w:rPr>
                <w:rFonts w:hint="eastAsia" w:ascii="Times New Roman" w:hAnsi="Times New Roman"/>
              </w:rPr>
              <w:t>采集</w:t>
            </w:r>
            <w:r>
              <w:rPr>
                <w:rFonts w:ascii="Times New Roman" w:hAnsi="Times New Roman"/>
              </w:rPr>
              <w:t>方式</w:t>
            </w:r>
          </w:p>
        </w:tc>
        <w:tc>
          <w:tcPr>
            <w:tcW w:w="992" w:type="dxa"/>
            <w:noWrap w:val="0"/>
            <w:vAlign w:val="center"/>
          </w:tcPr>
          <w:p w14:paraId="0C0B44B6">
            <w:pPr>
              <w:pStyle w:val="214"/>
              <w:rPr>
                <w:rFonts w:hint="eastAsia" w:ascii="Times New Roman"/>
              </w:rPr>
            </w:pPr>
            <w:r>
              <w:rPr>
                <w:rFonts w:hint="eastAsia" w:ascii="Times New Roman"/>
              </w:rPr>
              <w:t>1</w:t>
            </w:r>
          </w:p>
        </w:tc>
        <w:tc>
          <w:tcPr>
            <w:tcW w:w="851" w:type="dxa"/>
            <w:noWrap w:val="0"/>
            <w:vAlign w:val="center"/>
          </w:tcPr>
          <w:p w14:paraId="6D9AE50E">
            <w:pPr>
              <w:pStyle w:val="214"/>
              <w:rPr>
                <w:rFonts w:hint="eastAsia" w:ascii="Times New Roman"/>
              </w:rPr>
            </w:pPr>
            <w:r>
              <w:rPr>
                <w:rFonts w:hint="eastAsia" w:ascii="Times New Roman"/>
              </w:rPr>
              <w:t>12</w:t>
            </w:r>
            <w:r>
              <w:rPr>
                <w:rFonts w:ascii="Times New Roman"/>
              </w:rPr>
              <w:t>-13</w:t>
            </w:r>
          </w:p>
        </w:tc>
        <w:tc>
          <w:tcPr>
            <w:tcW w:w="1417" w:type="dxa"/>
            <w:noWrap w:val="0"/>
            <w:vAlign w:val="center"/>
          </w:tcPr>
          <w:p w14:paraId="0FF1DBED">
            <w:pPr>
              <w:pStyle w:val="214"/>
              <w:rPr>
                <w:rFonts w:hint="eastAsia" w:ascii="Times New Roman"/>
              </w:rPr>
            </w:pPr>
            <w:r>
              <w:rPr>
                <w:rFonts w:hint="eastAsia" w:ascii="Times New Roman"/>
              </w:rPr>
              <w:t>2</w:t>
            </w:r>
          </w:p>
        </w:tc>
        <w:tc>
          <w:tcPr>
            <w:tcW w:w="4759" w:type="dxa"/>
            <w:noWrap w:val="0"/>
            <w:vAlign w:val="center"/>
          </w:tcPr>
          <w:p w14:paraId="4128D707">
            <w:pPr>
              <w:pStyle w:val="214"/>
              <w:jc w:val="both"/>
              <w:rPr>
                <w:rFonts w:hint="eastAsia" w:ascii="Times New Roman"/>
              </w:rPr>
            </w:pPr>
            <w:r>
              <w:rPr>
                <w:rFonts w:hint="eastAsia"/>
              </w:rPr>
              <w:t>本字段</w:t>
            </w:r>
            <w:r>
              <w:t>仅在特征类型为“工频周期”特征时有效。</w:t>
            </w:r>
            <w:r>
              <w:rPr>
                <w:rFonts w:hint="eastAsia"/>
              </w:rPr>
              <w:t>0保留</w:t>
            </w:r>
            <w:r>
              <w:t>，</w:t>
            </w:r>
            <w:r>
              <w:rPr>
                <w:rFonts w:hint="eastAsia"/>
              </w:rPr>
              <w:t>1下降沿</w:t>
            </w:r>
            <w:r>
              <w:t>采集，</w:t>
            </w:r>
            <w:r>
              <w:rPr>
                <w:rFonts w:hint="eastAsia"/>
              </w:rPr>
              <w:t>2上升沿</w:t>
            </w:r>
            <w:r>
              <w:t>采集，</w:t>
            </w:r>
            <w:r>
              <w:rPr>
                <w:rFonts w:hint="eastAsia"/>
              </w:rPr>
              <w:t>3双沿</w:t>
            </w:r>
            <w:r>
              <w:t>采集。当</w:t>
            </w:r>
            <w:r>
              <w:rPr>
                <w:rFonts w:hint="eastAsia"/>
              </w:rPr>
              <w:t>采集</w:t>
            </w:r>
            <w:r>
              <w:t>方式为</w:t>
            </w:r>
            <w:r>
              <w:rPr>
                <w:rFonts w:hint="eastAsia"/>
              </w:rPr>
              <w:t>上升沿</w:t>
            </w:r>
            <w:r>
              <w:t>或者下降沿时，</w:t>
            </w:r>
            <w:r>
              <w:rPr>
                <w:rFonts w:hint="eastAsia"/>
              </w:rPr>
              <w:t>不</w:t>
            </w:r>
            <w:r>
              <w:t>填写</w:t>
            </w:r>
            <w:r>
              <w:rPr>
                <w:rFonts w:hint="eastAsia"/>
              </w:rPr>
              <w:t>“起始</w:t>
            </w:r>
            <w:r>
              <w:t>采集</w:t>
            </w:r>
            <w:r>
              <w:rPr>
                <w:rFonts w:hint="eastAsia"/>
              </w:rPr>
              <w:t>NTB</w:t>
            </w:r>
            <w:r>
              <w:t>2</w:t>
            </w:r>
            <w:r>
              <w:rPr>
                <w:rFonts w:hint="eastAsia"/>
              </w:rPr>
              <w:t>”</w:t>
            </w:r>
            <w:r>
              <w:t>和</w:t>
            </w:r>
            <w:r>
              <w:rPr>
                <w:rFonts w:hint="eastAsia"/>
              </w:rPr>
              <w:t>台区</w:t>
            </w:r>
            <w:r>
              <w:t>特征</w:t>
            </w:r>
            <w:r>
              <w:rPr>
                <w:rFonts w:hint="eastAsia"/>
              </w:rPr>
              <w:t>信息</w:t>
            </w:r>
            <w:r>
              <w:t>序列</w:t>
            </w:r>
            <w:r>
              <w:rPr>
                <w:rFonts w:hint="eastAsia"/>
              </w:rPr>
              <w:t>2</w:t>
            </w:r>
            <w:r>
              <w:t>”</w:t>
            </w:r>
            <w:r>
              <w:rPr>
                <w:rFonts w:hint="eastAsia"/>
              </w:rPr>
              <w:t>字段；当为采集</w:t>
            </w:r>
            <w:r>
              <w:t>方式为双沿时，</w:t>
            </w:r>
            <w:r>
              <w:rPr>
                <w:rFonts w:hint="eastAsia"/>
              </w:rPr>
              <w:t>“起始</w:t>
            </w:r>
            <w:r>
              <w:t>采集</w:t>
            </w:r>
            <w:r>
              <w:rPr>
                <w:rFonts w:hint="eastAsia"/>
              </w:rPr>
              <w:t>NTB</w:t>
            </w:r>
            <w:r>
              <w:t>1</w:t>
            </w:r>
            <w:r>
              <w:rPr>
                <w:rFonts w:hint="eastAsia"/>
              </w:rPr>
              <w:t>”</w:t>
            </w:r>
            <w:r>
              <w:t>和</w:t>
            </w:r>
            <w:r>
              <w:rPr>
                <w:rFonts w:hint="eastAsia"/>
              </w:rPr>
              <w:t>“台区</w:t>
            </w:r>
            <w:r>
              <w:t>特征</w:t>
            </w:r>
            <w:r>
              <w:rPr>
                <w:rFonts w:hint="eastAsia"/>
              </w:rPr>
              <w:t>信息</w:t>
            </w:r>
            <w:r>
              <w:t>序列</w:t>
            </w:r>
            <w:r>
              <w:rPr>
                <w:rFonts w:hint="eastAsia"/>
              </w:rPr>
              <w:t>1”为</w:t>
            </w:r>
            <w:r>
              <w:t>下降沿数据，</w:t>
            </w:r>
            <w:r>
              <w:rPr>
                <w:rFonts w:hint="eastAsia"/>
              </w:rPr>
              <w:t>“起始</w:t>
            </w:r>
            <w:r>
              <w:t>采集</w:t>
            </w:r>
            <w:r>
              <w:rPr>
                <w:rFonts w:hint="eastAsia"/>
              </w:rPr>
              <w:t>NTB</w:t>
            </w:r>
            <w:r>
              <w:t>2</w:t>
            </w:r>
            <w:r>
              <w:rPr>
                <w:rFonts w:hint="eastAsia"/>
              </w:rPr>
              <w:t>”</w:t>
            </w:r>
            <w:r>
              <w:t>和</w:t>
            </w:r>
            <w:r>
              <w:rPr>
                <w:rFonts w:hint="eastAsia"/>
              </w:rPr>
              <w:t>“台区</w:t>
            </w:r>
            <w:r>
              <w:t>特征</w:t>
            </w:r>
            <w:r>
              <w:rPr>
                <w:rFonts w:hint="eastAsia"/>
              </w:rPr>
              <w:t>信息</w:t>
            </w:r>
            <w:r>
              <w:t>序列</w:t>
            </w:r>
            <w:r>
              <w:rPr>
                <w:rFonts w:hint="eastAsia"/>
              </w:rPr>
              <w:t>2”为上升沿</w:t>
            </w:r>
            <w:r>
              <w:t>数据</w:t>
            </w:r>
            <w:r>
              <w:rPr>
                <w:rFonts w:hint="eastAsia"/>
              </w:rPr>
              <w:t>。</w:t>
            </w:r>
          </w:p>
        </w:tc>
      </w:tr>
      <w:tr w14:paraId="4FFCB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61539A24">
            <w:pPr>
              <w:pStyle w:val="214"/>
              <w:rPr>
                <w:rFonts w:ascii="Times New Roman" w:hAnsi="Times New Roman"/>
              </w:rPr>
            </w:pPr>
            <w:r>
              <w:rPr>
                <w:rFonts w:hint="eastAsia" w:ascii="Times New Roman" w:hAnsi="Times New Roman"/>
              </w:rPr>
              <w:t>保留</w:t>
            </w:r>
          </w:p>
        </w:tc>
        <w:tc>
          <w:tcPr>
            <w:tcW w:w="992" w:type="dxa"/>
            <w:noWrap w:val="0"/>
            <w:vAlign w:val="center"/>
          </w:tcPr>
          <w:p w14:paraId="6F973974">
            <w:pPr>
              <w:pStyle w:val="214"/>
              <w:rPr>
                <w:rFonts w:hint="eastAsia" w:ascii="Times New Roman"/>
              </w:rPr>
            </w:pPr>
            <w:r>
              <w:rPr>
                <w:rFonts w:hint="eastAsia" w:ascii="Times New Roman"/>
              </w:rPr>
              <w:t>1</w:t>
            </w:r>
          </w:p>
        </w:tc>
        <w:tc>
          <w:tcPr>
            <w:tcW w:w="851" w:type="dxa"/>
            <w:noWrap w:val="0"/>
            <w:vAlign w:val="center"/>
          </w:tcPr>
          <w:p w14:paraId="5FF44F94">
            <w:pPr>
              <w:pStyle w:val="214"/>
              <w:rPr>
                <w:rFonts w:hint="eastAsia" w:ascii="Times New Roman"/>
              </w:rPr>
            </w:pPr>
            <w:r>
              <w:rPr>
                <w:rFonts w:hint="eastAsia" w:ascii="Times New Roman"/>
              </w:rPr>
              <w:t>1</w:t>
            </w:r>
            <w:r>
              <w:rPr>
                <w:rFonts w:ascii="Times New Roman"/>
              </w:rPr>
              <w:t>3</w:t>
            </w:r>
            <w:r>
              <w:rPr>
                <w:rFonts w:hint="eastAsia" w:ascii="Times New Roman"/>
              </w:rPr>
              <w:t>-15</w:t>
            </w:r>
          </w:p>
        </w:tc>
        <w:tc>
          <w:tcPr>
            <w:tcW w:w="1417" w:type="dxa"/>
            <w:noWrap w:val="0"/>
            <w:vAlign w:val="center"/>
          </w:tcPr>
          <w:p w14:paraId="459981A6">
            <w:pPr>
              <w:pStyle w:val="214"/>
              <w:rPr>
                <w:rFonts w:hint="eastAsia" w:ascii="Times New Roman"/>
              </w:rPr>
            </w:pPr>
            <w:r>
              <w:rPr>
                <w:rFonts w:ascii="Times New Roman"/>
              </w:rPr>
              <w:t>2</w:t>
            </w:r>
          </w:p>
        </w:tc>
        <w:tc>
          <w:tcPr>
            <w:tcW w:w="4759" w:type="dxa"/>
            <w:noWrap w:val="0"/>
            <w:vAlign w:val="center"/>
          </w:tcPr>
          <w:p w14:paraId="36781FD2">
            <w:pPr>
              <w:pStyle w:val="214"/>
              <w:rPr>
                <w:rFonts w:hint="eastAsia" w:ascii="Times New Roman"/>
              </w:rPr>
            </w:pPr>
          </w:p>
        </w:tc>
      </w:tr>
      <w:tr w14:paraId="62D7C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718A5E79">
            <w:pPr>
              <w:pStyle w:val="214"/>
              <w:rPr>
                <w:rFonts w:ascii="Times New Roman" w:hAnsi="Times New Roman"/>
              </w:rPr>
            </w:pPr>
            <w:r>
              <w:rPr>
                <w:rFonts w:hint="eastAsia" w:ascii="Times New Roman" w:hAnsi="Times New Roman"/>
              </w:rPr>
              <w:t>采集序列号</w:t>
            </w:r>
          </w:p>
        </w:tc>
        <w:tc>
          <w:tcPr>
            <w:tcW w:w="992" w:type="dxa"/>
            <w:noWrap w:val="0"/>
            <w:vAlign w:val="center"/>
          </w:tcPr>
          <w:p w14:paraId="5C14AFF0">
            <w:pPr>
              <w:pStyle w:val="214"/>
              <w:rPr>
                <w:rFonts w:hint="eastAsia" w:ascii="Times New Roman"/>
              </w:rPr>
            </w:pPr>
            <w:r>
              <w:rPr>
                <w:rFonts w:hint="eastAsia" w:ascii="Times New Roman"/>
              </w:rPr>
              <w:t>2</w:t>
            </w:r>
          </w:p>
        </w:tc>
        <w:tc>
          <w:tcPr>
            <w:tcW w:w="851" w:type="dxa"/>
            <w:noWrap w:val="0"/>
            <w:vAlign w:val="center"/>
          </w:tcPr>
          <w:p w14:paraId="7A360AF9">
            <w:pPr>
              <w:pStyle w:val="214"/>
              <w:rPr>
                <w:rFonts w:hint="eastAsia" w:ascii="Times New Roman"/>
              </w:rPr>
            </w:pPr>
            <w:r>
              <w:rPr>
                <w:rFonts w:hint="eastAsia" w:ascii="Times New Roman"/>
              </w:rPr>
              <w:t>0-7</w:t>
            </w:r>
          </w:p>
        </w:tc>
        <w:tc>
          <w:tcPr>
            <w:tcW w:w="1417" w:type="dxa"/>
            <w:noWrap w:val="0"/>
            <w:vAlign w:val="center"/>
          </w:tcPr>
          <w:p w14:paraId="61C2FCEA">
            <w:pPr>
              <w:pStyle w:val="214"/>
              <w:rPr>
                <w:rFonts w:hint="eastAsia" w:ascii="Times New Roman"/>
              </w:rPr>
            </w:pPr>
            <w:r>
              <w:rPr>
                <w:rFonts w:hint="eastAsia" w:ascii="Times New Roman"/>
              </w:rPr>
              <w:t>8</w:t>
            </w:r>
          </w:p>
        </w:tc>
        <w:tc>
          <w:tcPr>
            <w:tcW w:w="4759" w:type="dxa"/>
            <w:noWrap w:val="0"/>
            <w:vAlign w:val="center"/>
          </w:tcPr>
          <w:p w14:paraId="615AB960">
            <w:pPr>
              <w:pStyle w:val="214"/>
              <w:jc w:val="both"/>
              <w:rPr>
                <w:rFonts w:hint="eastAsia" w:ascii="Times New Roman"/>
              </w:rPr>
            </w:pPr>
            <w:r>
              <w:rPr>
                <w:rFonts w:hint="eastAsia"/>
              </w:rPr>
              <w:t>代表第几次采集活动。</w:t>
            </w:r>
          </w:p>
        </w:tc>
      </w:tr>
      <w:tr w14:paraId="5F40E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20CFD892">
            <w:pPr>
              <w:pStyle w:val="214"/>
              <w:rPr>
                <w:rFonts w:ascii="Times New Roman" w:hAnsi="Times New Roman"/>
              </w:rPr>
            </w:pPr>
            <w:r>
              <w:rPr>
                <w:rFonts w:hint="eastAsia" w:ascii="Times New Roman" w:hAnsi="Times New Roman"/>
              </w:rPr>
              <w:t>告知总数量</w:t>
            </w:r>
          </w:p>
        </w:tc>
        <w:tc>
          <w:tcPr>
            <w:tcW w:w="992" w:type="dxa"/>
            <w:noWrap w:val="0"/>
            <w:vAlign w:val="center"/>
          </w:tcPr>
          <w:p w14:paraId="423BBD81">
            <w:pPr>
              <w:pStyle w:val="214"/>
              <w:rPr>
                <w:rFonts w:hint="eastAsia" w:ascii="Times New Roman"/>
              </w:rPr>
            </w:pPr>
            <w:r>
              <w:rPr>
                <w:rFonts w:hint="eastAsia" w:ascii="Times New Roman"/>
              </w:rPr>
              <w:t>3</w:t>
            </w:r>
          </w:p>
        </w:tc>
        <w:tc>
          <w:tcPr>
            <w:tcW w:w="851" w:type="dxa"/>
            <w:noWrap w:val="0"/>
            <w:vAlign w:val="center"/>
          </w:tcPr>
          <w:p w14:paraId="701ECCA1">
            <w:pPr>
              <w:pStyle w:val="214"/>
              <w:rPr>
                <w:rFonts w:hint="eastAsia" w:ascii="Times New Roman"/>
              </w:rPr>
            </w:pPr>
            <w:r>
              <w:rPr>
                <w:rFonts w:hint="eastAsia" w:ascii="Times New Roman"/>
              </w:rPr>
              <w:t>0-7</w:t>
            </w:r>
          </w:p>
        </w:tc>
        <w:tc>
          <w:tcPr>
            <w:tcW w:w="1417" w:type="dxa"/>
            <w:noWrap w:val="0"/>
            <w:vAlign w:val="center"/>
          </w:tcPr>
          <w:p w14:paraId="5F5D9B34">
            <w:pPr>
              <w:pStyle w:val="214"/>
              <w:rPr>
                <w:rFonts w:hint="eastAsia" w:ascii="Times New Roman"/>
              </w:rPr>
            </w:pPr>
            <w:r>
              <w:rPr>
                <w:rFonts w:hint="eastAsia" w:ascii="Times New Roman"/>
              </w:rPr>
              <w:t>8</w:t>
            </w:r>
          </w:p>
        </w:tc>
        <w:tc>
          <w:tcPr>
            <w:tcW w:w="4759" w:type="dxa"/>
            <w:noWrap w:val="0"/>
            <w:vAlign w:val="center"/>
          </w:tcPr>
          <w:p w14:paraId="5110F10D">
            <w:pPr>
              <w:pStyle w:val="214"/>
              <w:jc w:val="both"/>
              <w:rPr>
                <w:rFonts w:hint="eastAsia" w:ascii="Times New Roman"/>
              </w:rPr>
            </w:pPr>
            <w:r>
              <w:rPr>
                <w:rFonts w:hint="eastAsia"/>
              </w:rPr>
              <w:t>代表台区特征信息序列包含的数据个数。</w:t>
            </w:r>
          </w:p>
        </w:tc>
      </w:tr>
      <w:tr w14:paraId="0C40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4D0EBD43">
            <w:pPr>
              <w:pStyle w:val="214"/>
              <w:rPr>
                <w:rFonts w:ascii="Times New Roman" w:hAnsi="Times New Roman"/>
              </w:rPr>
            </w:pPr>
            <w:r>
              <w:rPr>
                <w:rFonts w:hint="eastAsia" w:ascii="Times New Roman" w:hAnsi="Times New Roman"/>
              </w:rPr>
              <w:t>起始采集NTB</w:t>
            </w:r>
            <w:r>
              <w:rPr>
                <w:rFonts w:ascii="Times New Roman" w:hAnsi="Times New Roman"/>
              </w:rPr>
              <w:t>1</w:t>
            </w:r>
          </w:p>
        </w:tc>
        <w:tc>
          <w:tcPr>
            <w:tcW w:w="992" w:type="dxa"/>
            <w:noWrap w:val="0"/>
            <w:vAlign w:val="center"/>
          </w:tcPr>
          <w:p w14:paraId="5CCBB3B5">
            <w:pPr>
              <w:pStyle w:val="214"/>
              <w:rPr>
                <w:rFonts w:hint="eastAsia" w:ascii="Times New Roman"/>
              </w:rPr>
            </w:pPr>
            <w:r>
              <w:rPr>
                <w:rFonts w:hint="eastAsia" w:ascii="Times New Roman"/>
              </w:rPr>
              <w:t>4-7</w:t>
            </w:r>
          </w:p>
        </w:tc>
        <w:tc>
          <w:tcPr>
            <w:tcW w:w="851" w:type="dxa"/>
            <w:noWrap w:val="0"/>
            <w:vAlign w:val="center"/>
          </w:tcPr>
          <w:p w14:paraId="4E2629BB">
            <w:pPr>
              <w:pStyle w:val="214"/>
              <w:rPr>
                <w:rFonts w:hint="eastAsia" w:ascii="Times New Roman"/>
              </w:rPr>
            </w:pPr>
            <w:r>
              <w:rPr>
                <w:rFonts w:hint="eastAsia" w:ascii="Times New Roman"/>
              </w:rPr>
              <w:t>0-31</w:t>
            </w:r>
          </w:p>
        </w:tc>
        <w:tc>
          <w:tcPr>
            <w:tcW w:w="1417" w:type="dxa"/>
            <w:noWrap w:val="0"/>
            <w:vAlign w:val="center"/>
          </w:tcPr>
          <w:p w14:paraId="79F204C5">
            <w:pPr>
              <w:pStyle w:val="214"/>
              <w:rPr>
                <w:rFonts w:hint="eastAsia" w:ascii="Times New Roman"/>
              </w:rPr>
            </w:pPr>
            <w:r>
              <w:rPr>
                <w:rFonts w:hint="eastAsia" w:ascii="Times New Roman"/>
              </w:rPr>
              <w:t>32</w:t>
            </w:r>
          </w:p>
        </w:tc>
        <w:tc>
          <w:tcPr>
            <w:tcW w:w="4759" w:type="dxa"/>
            <w:noWrap w:val="0"/>
            <w:vAlign w:val="center"/>
          </w:tcPr>
          <w:p w14:paraId="2BF3CD8A">
            <w:pPr>
              <w:pStyle w:val="214"/>
              <w:jc w:val="both"/>
              <w:rPr>
                <w:rFonts w:hint="eastAsia" w:ascii="Times New Roman"/>
              </w:rPr>
            </w:pPr>
            <w:r>
              <w:rPr>
                <w:rFonts w:hint="eastAsia"/>
              </w:rPr>
              <w:t>代表本次采集的起始时刻，即第一个特征数据的采集时刻，和启动采集命令中的起始时刻有一定的差别。</w:t>
            </w:r>
          </w:p>
        </w:tc>
      </w:tr>
      <w:tr w14:paraId="7B2C8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4203C366">
            <w:pPr>
              <w:pStyle w:val="214"/>
              <w:rPr>
                <w:rFonts w:ascii="Times New Roman" w:hAnsi="Times New Roman"/>
              </w:rPr>
            </w:pPr>
            <w:r>
              <w:rPr>
                <w:rFonts w:hint="eastAsia" w:ascii="Times New Roman" w:hAnsi="Times New Roman"/>
              </w:rPr>
              <w:t>台区特征信息序列1</w:t>
            </w:r>
          </w:p>
        </w:tc>
        <w:tc>
          <w:tcPr>
            <w:tcW w:w="992" w:type="dxa"/>
            <w:noWrap w:val="0"/>
            <w:vAlign w:val="center"/>
          </w:tcPr>
          <w:p w14:paraId="7C67A591">
            <w:pPr>
              <w:pStyle w:val="214"/>
              <w:rPr>
                <w:rFonts w:hint="eastAsia" w:ascii="Times New Roman"/>
              </w:rPr>
            </w:pPr>
            <w:r>
              <w:rPr>
                <w:rFonts w:hint="eastAsia" w:ascii="Times New Roman"/>
              </w:rPr>
              <w:t>8-N</w:t>
            </w:r>
          </w:p>
        </w:tc>
        <w:tc>
          <w:tcPr>
            <w:tcW w:w="851" w:type="dxa"/>
            <w:noWrap w:val="0"/>
            <w:vAlign w:val="center"/>
          </w:tcPr>
          <w:p w14:paraId="3907369C">
            <w:pPr>
              <w:pStyle w:val="214"/>
              <w:rPr>
                <w:rFonts w:hint="eastAsia" w:ascii="Times New Roman"/>
              </w:rPr>
            </w:pPr>
            <w:r>
              <w:rPr>
                <w:rFonts w:hint="eastAsia" w:ascii="Times New Roman"/>
              </w:rPr>
              <w:t>0-7</w:t>
            </w:r>
          </w:p>
        </w:tc>
        <w:tc>
          <w:tcPr>
            <w:tcW w:w="1417" w:type="dxa"/>
            <w:noWrap w:val="0"/>
            <w:vAlign w:val="center"/>
          </w:tcPr>
          <w:p w14:paraId="5F25D8EC">
            <w:pPr>
              <w:pStyle w:val="214"/>
              <w:rPr>
                <w:rFonts w:hint="eastAsia" w:ascii="Times New Roman"/>
              </w:rPr>
            </w:pPr>
            <w:r>
              <w:rPr>
                <w:rFonts w:hint="eastAsia" w:ascii="Times New Roman"/>
              </w:rPr>
              <w:t>(N-7)*8</w:t>
            </w:r>
          </w:p>
        </w:tc>
        <w:tc>
          <w:tcPr>
            <w:tcW w:w="4759" w:type="dxa"/>
            <w:noWrap w:val="0"/>
            <w:vAlign w:val="center"/>
          </w:tcPr>
          <w:p w14:paraId="0E2231F8">
            <w:pPr>
              <w:pStyle w:val="214"/>
              <w:jc w:val="both"/>
              <w:rPr>
                <w:rFonts w:hint="eastAsia" w:ascii="Times New Roman"/>
              </w:rPr>
            </w:pPr>
            <w:r>
              <w:rPr>
                <w:rFonts w:hint="eastAsia"/>
              </w:rPr>
              <w:t>根据台区特征信息的不同“台区特征信息序列的”内容定义略有不同。</w:t>
            </w:r>
          </w:p>
        </w:tc>
      </w:tr>
      <w:tr w14:paraId="52C4D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36A8BB8C">
            <w:pPr>
              <w:pStyle w:val="214"/>
              <w:rPr>
                <w:rFonts w:ascii="Times New Roman" w:hAnsi="Times New Roman"/>
              </w:rPr>
            </w:pPr>
            <w:r>
              <w:rPr>
                <w:rFonts w:hint="eastAsia" w:ascii="Times New Roman" w:hAnsi="Times New Roman"/>
              </w:rPr>
              <w:t>起始采集NTB</w:t>
            </w:r>
            <w:r>
              <w:rPr>
                <w:rFonts w:ascii="Times New Roman" w:hAnsi="Times New Roman"/>
              </w:rPr>
              <w:t>2</w:t>
            </w:r>
            <w:r>
              <w:rPr>
                <w:rFonts w:hint="eastAsia" w:ascii="Times New Roman" w:hAnsi="Times New Roman"/>
              </w:rPr>
              <w:t>（可选</w:t>
            </w:r>
            <w:r>
              <w:rPr>
                <w:rFonts w:ascii="Times New Roman" w:hAnsi="Times New Roman"/>
              </w:rPr>
              <w:t>）</w:t>
            </w:r>
          </w:p>
        </w:tc>
        <w:tc>
          <w:tcPr>
            <w:tcW w:w="992" w:type="dxa"/>
            <w:noWrap w:val="0"/>
            <w:vAlign w:val="center"/>
          </w:tcPr>
          <w:p w14:paraId="6D09AD42">
            <w:pPr>
              <w:pStyle w:val="214"/>
              <w:rPr>
                <w:rFonts w:hint="eastAsia" w:ascii="Times New Roman"/>
              </w:rPr>
            </w:pPr>
            <w:r>
              <w:rPr>
                <w:rFonts w:hint="eastAsia" w:ascii="Times New Roman"/>
              </w:rPr>
              <w:t>N</w:t>
            </w:r>
            <w:r>
              <w:rPr>
                <w:rFonts w:ascii="Times New Roman"/>
              </w:rPr>
              <w:t>+1-N+4</w:t>
            </w:r>
          </w:p>
        </w:tc>
        <w:tc>
          <w:tcPr>
            <w:tcW w:w="851" w:type="dxa"/>
            <w:noWrap w:val="0"/>
            <w:vAlign w:val="center"/>
          </w:tcPr>
          <w:p w14:paraId="39CA81D6">
            <w:pPr>
              <w:pStyle w:val="214"/>
              <w:rPr>
                <w:rFonts w:hint="eastAsia" w:ascii="Times New Roman"/>
              </w:rPr>
            </w:pPr>
            <w:r>
              <w:rPr>
                <w:rFonts w:hint="eastAsia" w:ascii="Times New Roman"/>
              </w:rPr>
              <w:t>0-31</w:t>
            </w:r>
          </w:p>
        </w:tc>
        <w:tc>
          <w:tcPr>
            <w:tcW w:w="1417" w:type="dxa"/>
            <w:noWrap w:val="0"/>
            <w:vAlign w:val="center"/>
          </w:tcPr>
          <w:p w14:paraId="09F78125">
            <w:pPr>
              <w:pStyle w:val="214"/>
              <w:rPr>
                <w:rFonts w:hint="eastAsia" w:ascii="Times New Roman"/>
              </w:rPr>
            </w:pPr>
            <w:r>
              <w:rPr>
                <w:rFonts w:hint="eastAsia" w:ascii="Times New Roman"/>
              </w:rPr>
              <w:t>32</w:t>
            </w:r>
          </w:p>
        </w:tc>
        <w:tc>
          <w:tcPr>
            <w:tcW w:w="4759" w:type="dxa"/>
            <w:noWrap w:val="0"/>
            <w:vAlign w:val="center"/>
          </w:tcPr>
          <w:p w14:paraId="6F2DFAF2">
            <w:pPr>
              <w:pStyle w:val="214"/>
              <w:jc w:val="both"/>
              <w:rPr>
                <w:rFonts w:hint="eastAsia" w:ascii="Times New Roman"/>
              </w:rPr>
            </w:pPr>
            <w:r>
              <w:rPr>
                <w:rFonts w:hint="eastAsia"/>
              </w:rPr>
              <w:t>本字段</w:t>
            </w:r>
            <w:r>
              <w:t>仅在特征类型为“工频周期”特征时</w:t>
            </w:r>
            <w:r>
              <w:rPr>
                <w:rFonts w:hint="eastAsia"/>
              </w:rPr>
              <w:t>使用。定义同起始采集NTB</w:t>
            </w:r>
            <w:r>
              <w:t>1。</w:t>
            </w:r>
          </w:p>
        </w:tc>
      </w:tr>
      <w:tr w14:paraId="77DC0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13" w:type="dxa"/>
            <w:noWrap w:val="0"/>
            <w:vAlign w:val="center"/>
          </w:tcPr>
          <w:p w14:paraId="52E14511">
            <w:pPr>
              <w:pStyle w:val="214"/>
              <w:rPr>
                <w:rFonts w:ascii="Times New Roman" w:hAnsi="Times New Roman"/>
              </w:rPr>
            </w:pPr>
            <w:r>
              <w:rPr>
                <w:rFonts w:hint="eastAsia" w:ascii="Times New Roman" w:hAnsi="Times New Roman"/>
              </w:rPr>
              <w:t>台区</w:t>
            </w:r>
            <w:r>
              <w:rPr>
                <w:rFonts w:ascii="Times New Roman" w:hAnsi="Times New Roman"/>
              </w:rPr>
              <w:t>特征信息序列</w:t>
            </w:r>
            <w:r>
              <w:rPr>
                <w:rFonts w:hint="eastAsia" w:ascii="Times New Roman" w:hAnsi="Times New Roman"/>
              </w:rPr>
              <w:t>2（可选</w:t>
            </w:r>
            <w:r>
              <w:rPr>
                <w:rFonts w:ascii="Times New Roman" w:hAnsi="Times New Roman"/>
              </w:rPr>
              <w:t>）</w:t>
            </w:r>
          </w:p>
        </w:tc>
        <w:tc>
          <w:tcPr>
            <w:tcW w:w="992" w:type="dxa"/>
            <w:noWrap w:val="0"/>
            <w:vAlign w:val="center"/>
          </w:tcPr>
          <w:p w14:paraId="21B838C2">
            <w:pPr>
              <w:pStyle w:val="214"/>
              <w:rPr>
                <w:rFonts w:hint="eastAsia" w:ascii="Times New Roman"/>
              </w:rPr>
            </w:pPr>
            <w:r>
              <w:rPr>
                <w:rFonts w:hint="eastAsia" w:ascii="Times New Roman"/>
              </w:rPr>
              <w:t>N+5-M</w:t>
            </w:r>
          </w:p>
        </w:tc>
        <w:tc>
          <w:tcPr>
            <w:tcW w:w="851" w:type="dxa"/>
            <w:noWrap w:val="0"/>
            <w:vAlign w:val="center"/>
          </w:tcPr>
          <w:p w14:paraId="5B5D5D71">
            <w:pPr>
              <w:pStyle w:val="214"/>
              <w:rPr>
                <w:rFonts w:hint="eastAsia" w:ascii="Times New Roman"/>
              </w:rPr>
            </w:pPr>
            <w:r>
              <w:rPr>
                <w:rFonts w:hint="eastAsia" w:ascii="Times New Roman"/>
              </w:rPr>
              <w:t>0-7</w:t>
            </w:r>
          </w:p>
        </w:tc>
        <w:tc>
          <w:tcPr>
            <w:tcW w:w="1417" w:type="dxa"/>
            <w:noWrap w:val="0"/>
            <w:vAlign w:val="center"/>
          </w:tcPr>
          <w:p w14:paraId="029D6D3F">
            <w:pPr>
              <w:pStyle w:val="214"/>
              <w:rPr>
                <w:rFonts w:hint="eastAsia" w:ascii="Times New Roman"/>
              </w:rPr>
            </w:pPr>
            <w:r>
              <w:rPr>
                <w:rFonts w:hint="eastAsia" w:ascii="Times New Roman"/>
              </w:rPr>
              <w:t>(</w:t>
            </w:r>
            <w:r>
              <w:rPr>
                <w:rFonts w:ascii="Times New Roman"/>
              </w:rPr>
              <w:t>M-N-4</w:t>
            </w:r>
            <w:r>
              <w:rPr>
                <w:rFonts w:hint="eastAsia" w:ascii="Times New Roman"/>
              </w:rPr>
              <w:t>)</w:t>
            </w:r>
            <w:r>
              <w:rPr>
                <w:rFonts w:ascii="Times New Roman"/>
              </w:rPr>
              <w:t>*8</w:t>
            </w:r>
          </w:p>
        </w:tc>
        <w:tc>
          <w:tcPr>
            <w:tcW w:w="4759" w:type="dxa"/>
            <w:noWrap w:val="0"/>
            <w:vAlign w:val="center"/>
          </w:tcPr>
          <w:p w14:paraId="3FDA6A5D">
            <w:pPr>
              <w:pStyle w:val="214"/>
              <w:jc w:val="both"/>
              <w:rPr>
                <w:rFonts w:hint="eastAsia" w:ascii="Times New Roman"/>
              </w:rPr>
            </w:pPr>
            <w:r>
              <w:rPr>
                <w:rFonts w:hint="eastAsia"/>
              </w:rPr>
              <w:t>本字段</w:t>
            </w:r>
            <w:r>
              <w:t>仅在特征类型为“工频周期”特征时</w:t>
            </w:r>
            <w:r>
              <w:rPr>
                <w:rFonts w:hint="eastAsia"/>
              </w:rPr>
              <w:t>使用。</w:t>
            </w:r>
            <w:r>
              <w:t>定义同</w:t>
            </w:r>
            <w:r>
              <w:rPr>
                <w:rFonts w:hint="eastAsia"/>
              </w:rPr>
              <w:t>台区特征信息序列1</w:t>
            </w:r>
            <w:r>
              <w:t>。</w:t>
            </w:r>
          </w:p>
        </w:tc>
      </w:tr>
    </w:tbl>
    <w:p w14:paraId="7F0C0B2D">
      <w:pPr>
        <w:pStyle w:val="38"/>
      </w:pPr>
    </w:p>
    <w:p w14:paraId="191433DD">
      <w:pPr>
        <w:pStyle w:val="191"/>
        <w:ind w:firstLineChars="0"/>
      </w:pPr>
      <w:r>
        <w:rPr>
          <w:rFonts w:hint="eastAsia"/>
        </w:rPr>
        <w:t>下面</w:t>
      </w:r>
      <w:r>
        <w:t>描述</w:t>
      </w:r>
      <w:r>
        <w:rPr>
          <w:rFonts w:hint="eastAsia"/>
        </w:rPr>
        <w:t>不同</w:t>
      </w:r>
      <w:r>
        <w:t>类型</w:t>
      </w:r>
      <w:r>
        <w:rPr>
          <w:rFonts w:hint="eastAsia"/>
        </w:rPr>
        <w:t>“台区特征信息序列”定义</w:t>
      </w:r>
      <w:r>
        <w:t>。</w:t>
      </w:r>
    </w:p>
    <w:p w14:paraId="3B185248">
      <w:pPr>
        <w:pStyle w:val="191"/>
        <w:ind w:firstLineChars="0"/>
        <w:rPr>
          <w:lang w:eastAsia="zh-CN"/>
        </w:rPr>
      </w:pPr>
      <w:r>
        <w:rPr>
          <w:rFonts w:hint="eastAsia"/>
        </w:rPr>
        <w:t>当特征类型为“工频电压时”：特征序列</w:t>
      </w:r>
      <w:r>
        <w:t>应符合表</w:t>
      </w:r>
      <w:r>
        <w:rPr>
          <w:rFonts w:hint="eastAsia"/>
          <w:lang w:eastAsia="zh-CN"/>
        </w:rPr>
        <w:t>33</w:t>
      </w:r>
      <w:r>
        <w:t>要求。</w:t>
      </w:r>
    </w:p>
    <w:p w14:paraId="078937EF">
      <w:pPr>
        <w:pStyle w:val="154"/>
        <w:ind w:left="0"/>
      </w:pPr>
      <w:bookmarkStart w:id="1000" w:name="_Ref527737817"/>
      <w:bookmarkStart w:id="1001" w:name="_Toc522709366"/>
      <w:r>
        <w:rPr>
          <w:rFonts w:hint="eastAsia"/>
        </w:rPr>
        <w:t>工频电压特征序列定义</w:t>
      </w:r>
      <w:bookmarkEnd w:id="1000"/>
      <w:bookmarkEnd w:id="1001"/>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0"/>
        <w:gridCol w:w="1022"/>
        <w:gridCol w:w="992"/>
        <w:gridCol w:w="1560"/>
        <w:gridCol w:w="2998"/>
      </w:tblGrid>
      <w:tr w14:paraId="45EA5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7B969B89">
            <w:pPr>
              <w:pStyle w:val="214"/>
              <w:rPr>
                <w:rFonts w:ascii="Times New Roman" w:hAnsi="Times New Roman"/>
              </w:rPr>
            </w:pPr>
            <w:r>
              <w:rPr>
                <w:rFonts w:hint="eastAsia" w:ascii="Times New Roman" w:hAnsi="Times New Roman"/>
              </w:rPr>
              <w:t>字段</w:t>
            </w:r>
          </w:p>
        </w:tc>
        <w:tc>
          <w:tcPr>
            <w:tcW w:w="1022" w:type="dxa"/>
            <w:noWrap w:val="0"/>
            <w:vAlign w:val="top"/>
          </w:tcPr>
          <w:p w14:paraId="6EDCF8D8">
            <w:pPr>
              <w:pStyle w:val="214"/>
              <w:rPr>
                <w:rFonts w:ascii="Times New Roman" w:hAnsi="Times New Roman"/>
              </w:rPr>
            </w:pPr>
            <w:r>
              <w:rPr>
                <w:rFonts w:ascii="Times New Roman"/>
              </w:rPr>
              <w:t>字节号</w:t>
            </w:r>
          </w:p>
        </w:tc>
        <w:tc>
          <w:tcPr>
            <w:tcW w:w="992" w:type="dxa"/>
            <w:noWrap w:val="0"/>
            <w:vAlign w:val="top"/>
          </w:tcPr>
          <w:p w14:paraId="045F1892">
            <w:pPr>
              <w:pStyle w:val="214"/>
              <w:rPr>
                <w:rFonts w:ascii="Times New Roman" w:hAnsi="Times New Roman"/>
              </w:rPr>
            </w:pPr>
            <w:r>
              <w:rPr>
                <w:rFonts w:ascii="Times New Roman"/>
              </w:rPr>
              <w:t>比特位</w:t>
            </w:r>
          </w:p>
        </w:tc>
        <w:tc>
          <w:tcPr>
            <w:tcW w:w="1560" w:type="dxa"/>
            <w:noWrap w:val="0"/>
            <w:vAlign w:val="top"/>
          </w:tcPr>
          <w:p w14:paraId="0AC5FBAD">
            <w:pPr>
              <w:pStyle w:val="214"/>
              <w:rPr>
                <w:rFonts w:ascii="Times New Roman" w:hAnsi="Times New Roman"/>
              </w:rPr>
            </w:pPr>
            <w:r>
              <w:rPr>
                <w:rFonts w:ascii="Times New Roman"/>
              </w:rPr>
              <w:t>域大小</w:t>
            </w:r>
            <w:r>
              <w:rPr>
                <w:rFonts w:ascii="Times New Roman" w:hAnsi="Times New Roman"/>
              </w:rPr>
              <w:t>(</w:t>
            </w:r>
            <w:r>
              <w:rPr>
                <w:rFonts w:hint="eastAsia" w:ascii="Times New Roman" w:hAnsi="Times New Roman"/>
              </w:rPr>
              <w:t>字节</w:t>
            </w:r>
            <w:r>
              <w:rPr>
                <w:rFonts w:ascii="Times New Roman" w:hAnsi="Times New Roman"/>
              </w:rPr>
              <w:t>)</w:t>
            </w:r>
          </w:p>
        </w:tc>
        <w:tc>
          <w:tcPr>
            <w:tcW w:w="2998" w:type="dxa"/>
            <w:noWrap w:val="0"/>
            <w:vAlign w:val="top"/>
          </w:tcPr>
          <w:p w14:paraId="16ED6273">
            <w:pPr>
              <w:pStyle w:val="214"/>
              <w:rPr>
                <w:rFonts w:hint="eastAsia" w:ascii="Times New Roman"/>
              </w:rPr>
            </w:pPr>
            <w:r>
              <w:rPr>
                <w:rFonts w:hint="eastAsia" w:ascii="Times New Roman"/>
              </w:rPr>
              <w:t>含义</w:t>
            </w:r>
          </w:p>
        </w:tc>
      </w:tr>
      <w:tr w14:paraId="4B09A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37F067A1">
            <w:pPr>
              <w:pStyle w:val="214"/>
              <w:rPr>
                <w:rFonts w:ascii="Times New Roman" w:hAnsi="Times New Roman"/>
              </w:rPr>
            </w:pPr>
            <w:r>
              <w:rPr>
                <w:rFonts w:hint="eastAsia" w:ascii="Times New Roman" w:hAnsi="Times New Roman"/>
              </w:rPr>
              <w:t>保留</w:t>
            </w:r>
          </w:p>
        </w:tc>
        <w:tc>
          <w:tcPr>
            <w:tcW w:w="1022" w:type="dxa"/>
            <w:noWrap w:val="0"/>
            <w:vAlign w:val="top"/>
          </w:tcPr>
          <w:p w14:paraId="5DCBA71D">
            <w:pPr>
              <w:pStyle w:val="214"/>
              <w:rPr>
                <w:rFonts w:hint="eastAsia" w:ascii="Times New Roman"/>
              </w:rPr>
            </w:pPr>
            <w:r>
              <w:rPr>
                <w:rFonts w:hint="eastAsia" w:ascii="Times New Roman"/>
              </w:rPr>
              <w:t>0</w:t>
            </w:r>
          </w:p>
        </w:tc>
        <w:tc>
          <w:tcPr>
            <w:tcW w:w="992" w:type="dxa"/>
            <w:noWrap w:val="0"/>
            <w:vAlign w:val="top"/>
          </w:tcPr>
          <w:p w14:paraId="72869938">
            <w:pPr>
              <w:pStyle w:val="214"/>
              <w:rPr>
                <w:rFonts w:hint="eastAsia" w:ascii="Times New Roman"/>
              </w:rPr>
            </w:pPr>
            <w:r>
              <w:rPr>
                <w:rFonts w:hint="eastAsia" w:ascii="Times New Roman"/>
              </w:rPr>
              <w:t>0-7</w:t>
            </w:r>
          </w:p>
        </w:tc>
        <w:tc>
          <w:tcPr>
            <w:tcW w:w="1560" w:type="dxa"/>
            <w:noWrap w:val="0"/>
            <w:vAlign w:val="top"/>
          </w:tcPr>
          <w:p w14:paraId="6A07BA48">
            <w:pPr>
              <w:pStyle w:val="214"/>
              <w:rPr>
                <w:rFonts w:hint="eastAsia" w:ascii="Times New Roman"/>
              </w:rPr>
            </w:pPr>
            <w:r>
              <w:rPr>
                <w:rFonts w:hint="eastAsia" w:ascii="Times New Roman"/>
              </w:rPr>
              <w:t>1</w:t>
            </w:r>
          </w:p>
        </w:tc>
        <w:tc>
          <w:tcPr>
            <w:tcW w:w="2998" w:type="dxa"/>
            <w:noWrap w:val="0"/>
            <w:vAlign w:val="top"/>
          </w:tcPr>
          <w:p w14:paraId="446FC27B">
            <w:pPr>
              <w:pStyle w:val="214"/>
              <w:rPr>
                <w:rFonts w:hint="eastAsia" w:ascii="Times New Roman"/>
              </w:rPr>
            </w:pPr>
          </w:p>
        </w:tc>
      </w:tr>
      <w:tr w14:paraId="10521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6CF428C8">
            <w:pPr>
              <w:pStyle w:val="214"/>
              <w:rPr>
                <w:rFonts w:ascii="Times New Roman" w:hAnsi="Times New Roman"/>
              </w:rPr>
            </w:pPr>
            <w:r>
              <w:rPr>
                <w:rFonts w:hint="eastAsia" w:ascii="Times New Roman" w:hAnsi="Times New Roman"/>
              </w:rPr>
              <w:t>第一出线报告数量</w:t>
            </w:r>
          </w:p>
        </w:tc>
        <w:tc>
          <w:tcPr>
            <w:tcW w:w="1022" w:type="dxa"/>
            <w:noWrap w:val="0"/>
            <w:vAlign w:val="top"/>
          </w:tcPr>
          <w:p w14:paraId="37D7951D">
            <w:pPr>
              <w:pStyle w:val="214"/>
              <w:rPr>
                <w:rFonts w:hint="eastAsia" w:ascii="Times New Roman"/>
              </w:rPr>
            </w:pPr>
            <w:r>
              <w:rPr>
                <w:rFonts w:hint="eastAsia" w:ascii="Times New Roman"/>
              </w:rPr>
              <w:t>1</w:t>
            </w:r>
          </w:p>
        </w:tc>
        <w:tc>
          <w:tcPr>
            <w:tcW w:w="992" w:type="dxa"/>
            <w:noWrap w:val="0"/>
            <w:vAlign w:val="top"/>
          </w:tcPr>
          <w:p w14:paraId="13D1214B">
            <w:pPr>
              <w:pStyle w:val="214"/>
              <w:rPr>
                <w:rFonts w:hint="eastAsia" w:ascii="Times New Roman"/>
              </w:rPr>
            </w:pPr>
            <w:r>
              <w:rPr>
                <w:rFonts w:hint="eastAsia" w:ascii="Times New Roman"/>
              </w:rPr>
              <w:t>0-7</w:t>
            </w:r>
          </w:p>
        </w:tc>
        <w:tc>
          <w:tcPr>
            <w:tcW w:w="1560" w:type="dxa"/>
            <w:noWrap w:val="0"/>
            <w:vAlign w:val="top"/>
          </w:tcPr>
          <w:p w14:paraId="7B1E90CC">
            <w:pPr>
              <w:pStyle w:val="214"/>
              <w:rPr>
                <w:rFonts w:hint="eastAsia" w:ascii="Times New Roman"/>
              </w:rPr>
            </w:pPr>
            <w:r>
              <w:rPr>
                <w:rFonts w:hint="eastAsia" w:ascii="Times New Roman"/>
              </w:rPr>
              <w:t>1</w:t>
            </w:r>
          </w:p>
        </w:tc>
        <w:tc>
          <w:tcPr>
            <w:tcW w:w="2998" w:type="dxa"/>
            <w:vMerge w:val="restart"/>
            <w:noWrap w:val="0"/>
            <w:vAlign w:val="center"/>
          </w:tcPr>
          <w:p w14:paraId="6E570A20">
            <w:pPr>
              <w:pStyle w:val="214"/>
              <w:jc w:val="both"/>
              <w:rPr>
                <w:rFonts w:hint="eastAsia" w:ascii="Times New Roman"/>
              </w:rPr>
            </w:pPr>
            <w:r>
              <w:rPr>
                <w:rFonts w:hint="eastAsia"/>
              </w:rPr>
              <w:t>第i出线报告</w:t>
            </w:r>
            <w:r>
              <w:t>数量</w:t>
            </w:r>
            <w:r>
              <w:rPr>
                <w:rFonts w:hint="eastAsia"/>
              </w:rPr>
              <w:t>，</w:t>
            </w:r>
            <w:r>
              <w:t>表示</w:t>
            </w:r>
            <w:r>
              <w:rPr>
                <w:rFonts w:hint="eastAsia"/>
              </w:rPr>
              <w:t>该相线</w:t>
            </w:r>
            <w:r>
              <w:t>告知的</w:t>
            </w:r>
            <w:r>
              <w:rPr>
                <w:rFonts w:hint="eastAsia"/>
              </w:rPr>
              <w:t>电压特征信息数量</w:t>
            </w:r>
            <w:r>
              <w:t>。</w:t>
            </w:r>
          </w:p>
        </w:tc>
      </w:tr>
      <w:tr w14:paraId="5219D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7F781775">
            <w:pPr>
              <w:pStyle w:val="214"/>
              <w:rPr>
                <w:rFonts w:ascii="Times New Roman" w:hAnsi="Times New Roman"/>
              </w:rPr>
            </w:pPr>
            <w:r>
              <w:rPr>
                <w:rFonts w:hint="eastAsia" w:ascii="Times New Roman" w:hAnsi="Times New Roman"/>
              </w:rPr>
              <w:t>第二出线报告数量</w:t>
            </w:r>
          </w:p>
        </w:tc>
        <w:tc>
          <w:tcPr>
            <w:tcW w:w="1022" w:type="dxa"/>
            <w:noWrap w:val="0"/>
            <w:vAlign w:val="top"/>
          </w:tcPr>
          <w:p w14:paraId="3E467474">
            <w:pPr>
              <w:pStyle w:val="214"/>
              <w:rPr>
                <w:rFonts w:hint="eastAsia" w:ascii="Times New Roman"/>
              </w:rPr>
            </w:pPr>
            <w:r>
              <w:rPr>
                <w:rFonts w:hint="eastAsia" w:ascii="Times New Roman"/>
              </w:rPr>
              <w:t>2</w:t>
            </w:r>
          </w:p>
        </w:tc>
        <w:tc>
          <w:tcPr>
            <w:tcW w:w="992" w:type="dxa"/>
            <w:noWrap w:val="0"/>
            <w:vAlign w:val="top"/>
          </w:tcPr>
          <w:p w14:paraId="6F25B821">
            <w:pPr>
              <w:pStyle w:val="214"/>
              <w:rPr>
                <w:rFonts w:hint="eastAsia" w:ascii="Times New Roman"/>
              </w:rPr>
            </w:pPr>
            <w:r>
              <w:rPr>
                <w:rFonts w:hint="eastAsia" w:ascii="Times New Roman"/>
              </w:rPr>
              <w:t>0-7</w:t>
            </w:r>
          </w:p>
        </w:tc>
        <w:tc>
          <w:tcPr>
            <w:tcW w:w="1560" w:type="dxa"/>
            <w:noWrap w:val="0"/>
            <w:vAlign w:val="top"/>
          </w:tcPr>
          <w:p w14:paraId="69BD7480">
            <w:pPr>
              <w:pStyle w:val="214"/>
              <w:rPr>
                <w:rFonts w:hint="eastAsia" w:ascii="Times New Roman"/>
              </w:rPr>
            </w:pPr>
            <w:r>
              <w:rPr>
                <w:rFonts w:hint="eastAsia" w:ascii="Times New Roman"/>
              </w:rPr>
              <w:t>1</w:t>
            </w:r>
          </w:p>
        </w:tc>
        <w:tc>
          <w:tcPr>
            <w:tcW w:w="2998" w:type="dxa"/>
            <w:vMerge w:val="continue"/>
            <w:noWrap w:val="0"/>
            <w:vAlign w:val="center"/>
          </w:tcPr>
          <w:p w14:paraId="2C2AE272">
            <w:pPr>
              <w:pStyle w:val="214"/>
              <w:rPr>
                <w:rFonts w:hint="eastAsia" w:ascii="Times New Roman"/>
              </w:rPr>
            </w:pPr>
          </w:p>
        </w:tc>
      </w:tr>
      <w:tr w14:paraId="3F4B9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53E3F912">
            <w:pPr>
              <w:pStyle w:val="214"/>
              <w:rPr>
                <w:rFonts w:ascii="Times New Roman" w:hAnsi="Times New Roman"/>
              </w:rPr>
            </w:pPr>
            <w:r>
              <w:rPr>
                <w:rFonts w:hint="eastAsia" w:ascii="Times New Roman" w:hAnsi="Times New Roman"/>
              </w:rPr>
              <w:t>第三出线报告数量</w:t>
            </w:r>
          </w:p>
        </w:tc>
        <w:tc>
          <w:tcPr>
            <w:tcW w:w="1022" w:type="dxa"/>
            <w:noWrap w:val="0"/>
            <w:vAlign w:val="top"/>
          </w:tcPr>
          <w:p w14:paraId="101B5F46">
            <w:pPr>
              <w:pStyle w:val="214"/>
              <w:rPr>
                <w:rFonts w:hint="eastAsia" w:ascii="Times New Roman"/>
              </w:rPr>
            </w:pPr>
            <w:r>
              <w:rPr>
                <w:rFonts w:hint="eastAsia" w:ascii="Times New Roman"/>
              </w:rPr>
              <w:t>3</w:t>
            </w:r>
          </w:p>
        </w:tc>
        <w:tc>
          <w:tcPr>
            <w:tcW w:w="992" w:type="dxa"/>
            <w:noWrap w:val="0"/>
            <w:vAlign w:val="top"/>
          </w:tcPr>
          <w:p w14:paraId="1945BEBF">
            <w:pPr>
              <w:pStyle w:val="214"/>
              <w:rPr>
                <w:rFonts w:hint="eastAsia" w:ascii="Times New Roman"/>
              </w:rPr>
            </w:pPr>
            <w:r>
              <w:rPr>
                <w:rFonts w:hint="eastAsia" w:ascii="Times New Roman"/>
              </w:rPr>
              <w:t>0-7</w:t>
            </w:r>
          </w:p>
        </w:tc>
        <w:tc>
          <w:tcPr>
            <w:tcW w:w="1560" w:type="dxa"/>
            <w:noWrap w:val="0"/>
            <w:vAlign w:val="top"/>
          </w:tcPr>
          <w:p w14:paraId="1235E109">
            <w:pPr>
              <w:pStyle w:val="214"/>
              <w:rPr>
                <w:rFonts w:hint="eastAsia" w:ascii="Times New Roman"/>
              </w:rPr>
            </w:pPr>
            <w:r>
              <w:rPr>
                <w:rFonts w:hint="eastAsia" w:ascii="Times New Roman"/>
              </w:rPr>
              <w:t>1</w:t>
            </w:r>
          </w:p>
        </w:tc>
        <w:tc>
          <w:tcPr>
            <w:tcW w:w="2998" w:type="dxa"/>
            <w:vMerge w:val="continue"/>
            <w:noWrap w:val="0"/>
            <w:vAlign w:val="center"/>
          </w:tcPr>
          <w:p w14:paraId="2B3CC4CF">
            <w:pPr>
              <w:pStyle w:val="214"/>
              <w:rPr>
                <w:rFonts w:hint="eastAsia" w:ascii="Times New Roman"/>
              </w:rPr>
            </w:pPr>
          </w:p>
        </w:tc>
      </w:tr>
      <w:tr w14:paraId="56A2C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12D30939">
            <w:pPr>
              <w:pStyle w:val="214"/>
              <w:rPr>
                <w:rFonts w:ascii="Times New Roman" w:hAnsi="Times New Roman"/>
              </w:rPr>
            </w:pPr>
            <w:r>
              <w:rPr>
                <w:rFonts w:hint="eastAsia" w:ascii="Times New Roman" w:hAnsi="Times New Roman"/>
              </w:rPr>
              <w:t>V1（第一个电压值）</w:t>
            </w:r>
          </w:p>
        </w:tc>
        <w:tc>
          <w:tcPr>
            <w:tcW w:w="1022" w:type="dxa"/>
            <w:noWrap w:val="0"/>
            <w:vAlign w:val="top"/>
          </w:tcPr>
          <w:p w14:paraId="572F5AFC">
            <w:pPr>
              <w:pStyle w:val="214"/>
              <w:rPr>
                <w:rFonts w:hint="eastAsia" w:ascii="Times New Roman"/>
              </w:rPr>
            </w:pPr>
            <w:r>
              <w:rPr>
                <w:rFonts w:hint="eastAsia" w:ascii="Times New Roman"/>
              </w:rPr>
              <w:t>4-5</w:t>
            </w:r>
          </w:p>
        </w:tc>
        <w:tc>
          <w:tcPr>
            <w:tcW w:w="992" w:type="dxa"/>
            <w:noWrap w:val="0"/>
            <w:vAlign w:val="top"/>
          </w:tcPr>
          <w:p w14:paraId="15071EFD">
            <w:pPr>
              <w:pStyle w:val="214"/>
              <w:rPr>
                <w:rFonts w:hint="eastAsia" w:ascii="Times New Roman"/>
              </w:rPr>
            </w:pPr>
            <w:r>
              <w:rPr>
                <w:rFonts w:hint="eastAsia" w:ascii="Times New Roman"/>
              </w:rPr>
              <w:t>0-15</w:t>
            </w:r>
          </w:p>
        </w:tc>
        <w:tc>
          <w:tcPr>
            <w:tcW w:w="1560" w:type="dxa"/>
            <w:noWrap w:val="0"/>
            <w:vAlign w:val="top"/>
          </w:tcPr>
          <w:p w14:paraId="117EEAA6">
            <w:pPr>
              <w:pStyle w:val="214"/>
              <w:rPr>
                <w:rFonts w:hint="eastAsia" w:ascii="Times New Roman"/>
              </w:rPr>
            </w:pPr>
            <w:r>
              <w:rPr>
                <w:rFonts w:hint="eastAsia" w:ascii="Times New Roman"/>
              </w:rPr>
              <w:t>2</w:t>
            </w:r>
          </w:p>
        </w:tc>
        <w:tc>
          <w:tcPr>
            <w:tcW w:w="2998" w:type="dxa"/>
            <w:vMerge w:val="restart"/>
            <w:noWrap w:val="0"/>
            <w:vAlign w:val="center"/>
          </w:tcPr>
          <w:p w14:paraId="6255145A">
            <w:pPr>
              <w:pStyle w:val="191"/>
              <w:ind w:firstLine="0" w:firstLineChars="0"/>
              <w:rPr>
                <w:rFonts w:hint="eastAsia"/>
              </w:rPr>
            </w:pPr>
            <w:r>
              <w:rPr>
                <w:rFonts w:hint="eastAsia"/>
              </w:rPr>
              <w:t>Vi为第i次采集的电压值，采用BCD编码，两个字节表示，数据格式为“</w:t>
            </w:r>
            <w:r>
              <w:t>XXX.X</w:t>
            </w:r>
            <w:r>
              <w:rPr>
                <w:rFonts w:hint="eastAsia"/>
              </w:rPr>
              <w:t>”，保留一位小数。</w:t>
            </w:r>
          </w:p>
        </w:tc>
      </w:tr>
      <w:tr w14:paraId="68B18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502B9190">
            <w:pPr>
              <w:pStyle w:val="214"/>
              <w:rPr>
                <w:rFonts w:ascii="Times New Roman" w:hAnsi="Times New Roman"/>
              </w:rPr>
            </w:pPr>
            <w:r>
              <w:rPr>
                <w:rFonts w:hint="eastAsia" w:ascii="Times New Roman" w:hAnsi="Times New Roman"/>
              </w:rPr>
              <w:t>V2（第二个电压值）</w:t>
            </w:r>
          </w:p>
        </w:tc>
        <w:tc>
          <w:tcPr>
            <w:tcW w:w="1022" w:type="dxa"/>
            <w:noWrap w:val="0"/>
            <w:vAlign w:val="top"/>
          </w:tcPr>
          <w:p w14:paraId="4EBF8624">
            <w:pPr>
              <w:pStyle w:val="214"/>
              <w:rPr>
                <w:rFonts w:hint="eastAsia" w:ascii="Times New Roman"/>
              </w:rPr>
            </w:pPr>
            <w:r>
              <w:rPr>
                <w:rFonts w:hint="eastAsia" w:ascii="Times New Roman"/>
              </w:rPr>
              <w:t>6-7</w:t>
            </w:r>
          </w:p>
        </w:tc>
        <w:tc>
          <w:tcPr>
            <w:tcW w:w="992" w:type="dxa"/>
            <w:noWrap w:val="0"/>
            <w:vAlign w:val="top"/>
          </w:tcPr>
          <w:p w14:paraId="4D919A07">
            <w:pPr>
              <w:pStyle w:val="214"/>
              <w:rPr>
                <w:rFonts w:hint="eastAsia" w:ascii="Times New Roman"/>
              </w:rPr>
            </w:pPr>
            <w:r>
              <w:rPr>
                <w:rFonts w:hint="eastAsia" w:ascii="Times New Roman"/>
              </w:rPr>
              <w:t>0-15</w:t>
            </w:r>
          </w:p>
        </w:tc>
        <w:tc>
          <w:tcPr>
            <w:tcW w:w="1560" w:type="dxa"/>
            <w:noWrap w:val="0"/>
            <w:vAlign w:val="top"/>
          </w:tcPr>
          <w:p w14:paraId="05AE137C">
            <w:pPr>
              <w:pStyle w:val="214"/>
              <w:rPr>
                <w:rFonts w:hint="eastAsia" w:ascii="Times New Roman"/>
              </w:rPr>
            </w:pPr>
            <w:r>
              <w:rPr>
                <w:rFonts w:hint="eastAsia" w:ascii="Times New Roman"/>
              </w:rPr>
              <w:t>2</w:t>
            </w:r>
          </w:p>
        </w:tc>
        <w:tc>
          <w:tcPr>
            <w:tcW w:w="2998" w:type="dxa"/>
            <w:vMerge w:val="continue"/>
            <w:noWrap w:val="0"/>
            <w:vAlign w:val="top"/>
          </w:tcPr>
          <w:p w14:paraId="5499E68C">
            <w:pPr>
              <w:pStyle w:val="214"/>
              <w:rPr>
                <w:rFonts w:hint="eastAsia" w:ascii="Times New Roman"/>
              </w:rPr>
            </w:pPr>
          </w:p>
        </w:tc>
      </w:tr>
      <w:tr w14:paraId="4C4E8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63ED15C3">
            <w:pPr>
              <w:pStyle w:val="214"/>
              <w:rPr>
                <w:rFonts w:ascii="Times New Roman" w:hAnsi="Times New Roman"/>
              </w:rPr>
            </w:pPr>
            <w:r>
              <w:rPr>
                <w:rFonts w:ascii="Times New Roman" w:hAnsi="Times New Roman"/>
              </w:rPr>
              <w:t>…</w:t>
            </w:r>
          </w:p>
        </w:tc>
        <w:tc>
          <w:tcPr>
            <w:tcW w:w="1022" w:type="dxa"/>
            <w:noWrap w:val="0"/>
            <w:vAlign w:val="top"/>
          </w:tcPr>
          <w:p w14:paraId="7DEC44ED">
            <w:pPr>
              <w:pStyle w:val="214"/>
              <w:rPr>
                <w:rFonts w:hint="eastAsia" w:ascii="Times New Roman"/>
              </w:rPr>
            </w:pPr>
            <w:r>
              <w:rPr>
                <w:rFonts w:hint="eastAsia" w:ascii="Times New Roman"/>
              </w:rPr>
              <w:t>-</w:t>
            </w:r>
          </w:p>
        </w:tc>
        <w:tc>
          <w:tcPr>
            <w:tcW w:w="992" w:type="dxa"/>
            <w:noWrap w:val="0"/>
            <w:vAlign w:val="top"/>
          </w:tcPr>
          <w:p w14:paraId="4F5B8A0E">
            <w:pPr>
              <w:pStyle w:val="214"/>
              <w:rPr>
                <w:rFonts w:hint="eastAsia" w:ascii="Times New Roman"/>
              </w:rPr>
            </w:pPr>
            <w:r>
              <w:rPr>
                <w:rFonts w:hint="eastAsia" w:ascii="Times New Roman"/>
              </w:rPr>
              <w:t>0-15</w:t>
            </w:r>
          </w:p>
        </w:tc>
        <w:tc>
          <w:tcPr>
            <w:tcW w:w="1560" w:type="dxa"/>
            <w:noWrap w:val="0"/>
            <w:vAlign w:val="top"/>
          </w:tcPr>
          <w:p w14:paraId="24F9803D">
            <w:pPr>
              <w:pStyle w:val="214"/>
              <w:rPr>
                <w:rFonts w:hint="eastAsia" w:ascii="Times New Roman"/>
              </w:rPr>
            </w:pPr>
            <w:r>
              <w:rPr>
                <w:rFonts w:hint="eastAsia" w:ascii="Times New Roman"/>
              </w:rPr>
              <w:t>2</w:t>
            </w:r>
          </w:p>
        </w:tc>
        <w:tc>
          <w:tcPr>
            <w:tcW w:w="2998" w:type="dxa"/>
            <w:vMerge w:val="continue"/>
            <w:noWrap w:val="0"/>
            <w:vAlign w:val="top"/>
          </w:tcPr>
          <w:p w14:paraId="2DCBEE4E">
            <w:pPr>
              <w:pStyle w:val="214"/>
              <w:rPr>
                <w:rFonts w:hint="eastAsia" w:ascii="Times New Roman"/>
              </w:rPr>
            </w:pPr>
          </w:p>
        </w:tc>
      </w:tr>
      <w:tr w14:paraId="5F300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1849C72F">
            <w:pPr>
              <w:pStyle w:val="214"/>
              <w:rPr>
                <w:rFonts w:ascii="Times New Roman" w:hAnsi="Times New Roman"/>
              </w:rPr>
            </w:pPr>
            <w:r>
              <w:rPr>
                <w:rFonts w:hint="eastAsia" w:ascii="Times New Roman" w:hAnsi="Times New Roman"/>
              </w:rPr>
              <w:t>Vn（第n个电压值）</w:t>
            </w:r>
          </w:p>
        </w:tc>
        <w:tc>
          <w:tcPr>
            <w:tcW w:w="1022" w:type="dxa"/>
            <w:noWrap w:val="0"/>
            <w:vAlign w:val="top"/>
          </w:tcPr>
          <w:p w14:paraId="6B73A6C4">
            <w:pPr>
              <w:pStyle w:val="214"/>
              <w:rPr>
                <w:rFonts w:hint="eastAsia" w:ascii="Times New Roman"/>
              </w:rPr>
            </w:pPr>
            <w:r>
              <w:rPr>
                <w:rFonts w:hint="eastAsia" w:ascii="Times New Roman"/>
              </w:rPr>
              <w:t>-</w:t>
            </w:r>
          </w:p>
        </w:tc>
        <w:tc>
          <w:tcPr>
            <w:tcW w:w="992" w:type="dxa"/>
            <w:noWrap w:val="0"/>
            <w:vAlign w:val="top"/>
          </w:tcPr>
          <w:p w14:paraId="645A1950">
            <w:pPr>
              <w:pStyle w:val="214"/>
              <w:rPr>
                <w:rFonts w:hint="eastAsia" w:ascii="Times New Roman"/>
              </w:rPr>
            </w:pPr>
            <w:r>
              <w:rPr>
                <w:rFonts w:hint="eastAsia" w:ascii="Times New Roman"/>
              </w:rPr>
              <w:t>0-15</w:t>
            </w:r>
          </w:p>
        </w:tc>
        <w:tc>
          <w:tcPr>
            <w:tcW w:w="1560" w:type="dxa"/>
            <w:noWrap w:val="0"/>
            <w:vAlign w:val="top"/>
          </w:tcPr>
          <w:p w14:paraId="1DD5B49A">
            <w:pPr>
              <w:pStyle w:val="214"/>
              <w:rPr>
                <w:rFonts w:hint="eastAsia" w:ascii="Times New Roman"/>
              </w:rPr>
            </w:pPr>
            <w:r>
              <w:rPr>
                <w:rFonts w:hint="eastAsia" w:ascii="Times New Roman"/>
              </w:rPr>
              <w:t>2</w:t>
            </w:r>
          </w:p>
        </w:tc>
        <w:tc>
          <w:tcPr>
            <w:tcW w:w="2998" w:type="dxa"/>
            <w:vMerge w:val="continue"/>
            <w:noWrap w:val="0"/>
            <w:vAlign w:val="top"/>
          </w:tcPr>
          <w:p w14:paraId="720C8A3A">
            <w:pPr>
              <w:pStyle w:val="214"/>
              <w:rPr>
                <w:rFonts w:hint="eastAsia" w:ascii="Times New Roman"/>
              </w:rPr>
            </w:pPr>
          </w:p>
        </w:tc>
      </w:tr>
      <w:tr w14:paraId="0E027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680E7AD3">
            <w:pPr>
              <w:pStyle w:val="214"/>
              <w:rPr>
                <w:rFonts w:ascii="Times New Roman" w:hAnsi="Times New Roman"/>
              </w:rPr>
            </w:pPr>
            <w:r>
              <w:rPr>
                <w:rFonts w:hint="eastAsia" w:ascii="Times New Roman" w:hAnsi="Times New Roman"/>
              </w:rPr>
              <w:t>第二出线V1~Vn</w:t>
            </w:r>
          </w:p>
        </w:tc>
        <w:tc>
          <w:tcPr>
            <w:tcW w:w="1022" w:type="dxa"/>
            <w:noWrap w:val="0"/>
            <w:vAlign w:val="top"/>
          </w:tcPr>
          <w:p w14:paraId="673CF188">
            <w:pPr>
              <w:pStyle w:val="214"/>
              <w:rPr>
                <w:rFonts w:hint="eastAsia" w:ascii="Times New Roman"/>
              </w:rPr>
            </w:pPr>
            <w:r>
              <w:rPr>
                <w:rFonts w:hint="eastAsia" w:ascii="Times New Roman"/>
              </w:rPr>
              <w:t>-</w:t>
            </w:r>
          </w:p>
        </w:tc>
        <w:tc>
          <w:tcPr>
            <w:tcW w:w="992" w:type="dxa"/>
            <w:noWrap w:val="0"/>
            <w:vAlign w:val="top"/>
          </w:tcPr>
          <w:p w14:paraId="145380B5">
            <w:pPr>
              <w:pStyle w:val="214"/>
              <w:rPr>
                <w:rFonts w:hint="eastAsia" w:ascii="Times New Roman"/>
              </w:rPr>
            </w:pPr>
            <w:r>
              <w:rPr>
                <w:rFonts w:hint="eastAsia" w:ascii="Times New Roman"/>
              </w:rPr>
              <w:t>-</w:t>
            </w:r>
          </w:p>
        </w:tc>
        <w:tc>
          <w:tcPr>
            <w:tcW w:w="1560" w:type="dxa"/>
            <w:noWrap w:val="0"/>
            <w:vAlign w:val="top"/>
          </w:tcPr>
          <w:p w14:paraId="333B883D">
            <w:pPr>
              <w:pStyle w:val="214"/>
              <w:rPr>
                <w:rFonts w:hint="eastAsia" w:ascii="Times New Roman"/>
              </w:rPr>
            </w:pPr>
            <w:r>
              <w:rPr>
                <w:rFonts w:hint="eastAsia" w:ascii="Times New Roman"/>
              </w:rPr>
              <w:t>-</w:t>
            </w:r>
          </w:p>
        </w:tc>
        <w:tc>
          <w:tcPr>
            <w:tcW w:w="2998" w:type="dxa"/>
            <w:vMerge w:val="continue"/>
            <w:noWrap w:val="0"/>
            <w:vAlign w:val="top"/>
          </w:tcPr>
          <w:p w14:paraId="7BD635F6">
            <w:pPr>
              <w:pStyle w:val="214"/>
              <w:rPr>
                <w:rFonts w:hint="eastAsia" w:ascii="Times New Roman"/>
              </w:rPr>
            </w:pPr>
          </w:p>
        </w:tc>
      </w:tr>
      <w:tr w14:paraId="2AF44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950" w:type="dxa"/>
            <w:noWrap w:val="0"/>
            <w:vAlign w:val="top"/>
          </w:tcPr>
          <w:p w14:paraId="47CDC7AB">
            <w:pPr>
              <w:pStyle w:val="214"/>
              <w:rPr>
                <w:rFonts w:ascii="Times New Roman" w:hAnsi="Times New Roman"/>
              </w:rPr>
            </w:pPr>
            <w:r>
              <w:rPr>
                <w:rFonts w:hint="eastAsia" w:ascii="Times New Roman" w:hAnsi="Times New Roman"/>
              </w:rPr>
              <w:t>第三出线V1-Vn</w:t>
            </w:r>
          </w:p>
        </w:tc>
        <w:tc>
          <w:tcPr>
            <w:tcW w:w="1022" w:type="dxa"/>
            <w:noWrap w:val="0"/>
            <w:vAlign w:val="top"/>
          </w:tcPr>
          <w:p w14:paraId="42D0DC8C">
            <w:pPr>
              <w:pStyle w:val="214"/>
              <w:rPr>
                <w:rFonts w:hint="eastAsia" w:ascii="Times New Roman"/>
              </w:rPr>
            </w:pPr>
            <w:r>
              <w:rPr>
                <w:rFonts w:hint="eastAsia" w:ascii="Times New Roman"/>
              </w:rPr>
              <w:t>-</w:t>
            </w:r>
          </w:p>
        </w:tc>
        <w:tc>
          <w:tcPr>
            <w:tcW w:w="992" w:type="dxa"/>
            <w:noWrap w:val="0"/>
            <w:vAlign w:val="top"/>
          </w:tcPr>
          <w:p w14:paraId="07D3FFE6">
            <w:pPr>
              <w:pStyle w:val="214"/>
              <w:rPr>
                <w:rFonts w:hint="eastAsia" w:ascii="Times New Roman"/>
              </w:rPr>
            </w:pPr>
            <w:r>
              <w:rPr>
                <w:rFonts w:hint="eastAsia" w:ascii="Times New Roman"/>
              </w:rPr>
              <w:t>-</w:t>
            </w:r>
          </w:p>
        </w:tc>
        <w:tc>
          <w:tcPr>
            <w:tcW w:w="1560" w:type="dxa"/>
            <w:noWrap w:val="0"/>
            <w:vAlign w:val="top"/>
          </w:tcPr>
          <w:p w14:paraId="6D973957">
            <w:pPr>
              <w:pStyle w:val="214"/>
              <w:rPr>
                <w:rFonts w:hint="eastAsia" w:ascii="Times New Roman"/>
              </w:rPr>
            </w:pPr>
            <w:r>
              <w:rPr>
                <w:rFonts w:hint="eastAsia" w:ascii="Times New Roman"/>
              </w:rPr>
              <w:t>-</w:t>
            </w:r>
          </w:p>
        </w:tc>
        <w:tc>
          <w:tcPr>
            <w:tcW w:w="2998" w:type="dxa"/>
            <w:vMerge w:val="continue"/>
            <w:noWrap w:val="0"/>
            <w:vAlign w:val="top"/>
          </w:tcPr>
          <w:p w14:paraId="2EDD7D38">
            <w:pPr>
              <w:pStyle w:val="214"/>
              <w:rPr>
                <w:rFonts w:hint="eastAsia" w:ascii="Times New Roman"/>
              </w:rPr>
            </w:pPr>
          </w:p>
        </w:tc>
      </w:tr>
    </w:tbl>
    <w:p w14:paraId="697AF13B">
      <w:pPr>
        <w:pStyle w:val="191"/>
        <w:ind w:firstLineChars="0"/>
      </w:pPr>
    </w:p>
    <w:p w14:paraId="2A00AAC2">
      <w:pPr>
        <w:pStyle w:val="191"/>
      </w:pPr>
      <w:r>
        <w:rPr>
          <w:rFonts w:hint="eastAsia"/>
        </w:rPr>
        <w:t>当特征类型为“工频频率”时，特征序列</w:t>
      </w:r>
      <w:r>
        <w:t>应符合表</w:t>
      </w:r>
      <w:r>
        <w:rPr>
          <w:rFonts w:hint="eastAsia"/>
          <w:lang w:eastAsia="zh-CN"/>
        </w:rPr>
        <w:t>34</w:t>
      </w:r>
      <w:r>
        <w:t>要求</w:t>
      </w:r>
      <w:r>
        <w:rPr>
          <w:rFonts w:hint="eastAsia"/>
        </w:rPr>
        <w:t>。</w:t>
      </w:r>
    </w:p>
    <w:p w14:paraId="40A29321">
      <w:pPr>
        <w:pStyle w:val="154"/>
        <w:ind w:left="0"/>
      </w:pPr>
      <w:bookmarkStart w:id="1002" w:name="_Ref527737826"/>
      <w:bookmarkStart w:id="1003" w:name="_Toc522709367"/>
      <w:r>
        <w:rPr>
          <w:rFonts w:hint="eastAsia"/>
        </w:rPr>
        <w:t>工频频率特征序列定义</w:t>
      </w:r>
      <w:bookmarkEnd w:id="1002"/>
      <w:bookmarkEnd w:id="1003"/>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7"/>
        <w:gridCol w:w="850"/>
        <w:gridCol w:w="993"/>
        <w:gridCol w:w="1417"/>
        <w:gridCol w:w="3334"/>
      </w:tblGrid>
      <w:tr w14:paraId="3128B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6D494C46">
            <w:pPr>
              <w:pStyle w:val="214"/>
              <w:rPr>
                <w:rFonts w:ascii="Times New Roman" w:hAnsi="Times New Roman"/>
              </w:rPr>
            </w:pPr>
            <w:r>
              <w:rPr>
                <w:rFonts w:hint="eastAsia" w:ascii="Times New Roman" w:hAnsi="Times New Roman"/>
              </w:rPr>
              <w:t>字段</w:t>
            </w:r>
          </w:p>
        </w:tc>
        <w:tc>
          <w:tcPr>
            <w:tcW w:w="850" w:type="dxa"/>
            <w:noWrap w:val="0"/>
            <w:vAlign w:val="top"/>
          </w:tcPr>
          <w:p w14:paraId="338754DD">
            <w:pPr>
              <w:pStyle w:val="214"/>
              <w:rPr>
                <w:rFonts w:ascii="Times New Roman" w:hAnsi="Times New Roman"/>
              </w:rPr>
            </w:pPr>
            <w:r>
              <w:rPr>
                <w:rFonts w:ascii="Times New Roman"/>
              </w:rPr>
              <w:t>字节号</w:t>
            </w:r>
          </w:p>
        </w:tc>
        <w:tc>
          <w:tcPr>
            <w:tcW w:w="993" w:type="dxa"/>
            <w:noWrap w:val="0"/>
            <w:vAlign w:val="top"/>
          </w:tcPr>
          <w:p w14:paraId="291AE91D">
            <w:pPr>
              <w:pStyle w:val="214"/>
              <w:rPr>
                <w:rFonts w:ascii="Times New Roman" w:hAnsi="Times New Roman"/>
              </w:rPr>
            </w:pPr>
            <w:r>
              <w:rPr>
                <w:rFonts w:ascii="Times New Roman"/>
              </w:rPr>
              <w:t>比特位</w:t>
            </w:r>
          </w:p>
        </w:tc>
        <w:tc>
          <w:tcPr>
            <w:tcW w:w="1417" w:type="dxa"/>
            <w:noWrap w:val="0"/>
            <w:vAlign w:val="top"/>
          </w:tcPr>
          <w:p w14:paraId="409D7FA6">
            <w:pPr>
              <w:pStyle w:val="214"/>
              <w:rPr>
                <w:rFonts w:ascii="Times New Roman" w:hAnsi="Times New Roman"/>
              </w:rPr>
            </w:pPr>
            <w:r>
              <w:rPr>
                <w:rFonts w:ascii="Times New Roman"/>
              </w:rPr>
              <w:t>域大小</w:t>
            </w:r>
            <w:r>
              <w:rPr>
                <w:rFonts w:ascii="Times New Roman" w:hAnsi="Times New Roman"/>
              </w:rPr>
              <w:t>(</w:t>
            </w:r>
            <w:r>
              <w:rPr>
                <w:rFonts w:hint="eastAsia" w:ascii="Times New Roman" w:hAnsi="Times New Roman"/>
              </w:rPr>
              <w:t>字节</w:t>
            </w:r>
            <w:r>
              <w:rPr>
                <w:rFonts w:ascii="Times New Roman" w:hAnsi="Times New Roman"/>
              </w:rPr>
              <w:t>)</w:t>
            </w:r>
          </w:p>
        </w:tc>
        <w:tc>
          <w:tcPr>
            <w:tcW w:w="3334" w:type="dxa"/>
            <w:noWrap w:val="0"/>
            <w:vAlign w:val="top"/>
          </w:tcPr>
          <w:p w14:paraId="5E1E75F7">
            <w:pPr>
              <w:pStyle w:val="214"/>
              <w:rPr>
                <w:rFonts w:hint="eastAsia" w:ascii="Times New Roman"/>
              </w:rPr>
            </w:pPr>
            <w:r>
              <w:rPr>
                <w:rFonts w:hint="eastAsia" w:ascii="Times New Roman"/>
              </w:rPr>
              <w:t>含义</w:t>
            </w:r>
          </w:p>
        </w:tc>
      </w:tr>
      <w:tr w14:paraId="672D8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3BBB9300">
            <w:pPr>
              <w:pStyle w:val="214"/>
              <w:rPr>
                <w:rFonts w:ascii="Times New Roman" w:hAnsi="Times New Roman"/>
              </w:rPr>
            </w:pPr>
            <w:r>
              <w:rPr>
                <w:rFonts w:hint="eastAsia" w:ascii="Times New Roman" w:hAnsi="Times New Roman"/>
              </w:rPr>
              <w:t>保留</w:t>
            </w:r>
          </w:p>
        </w:tc>
        <w:tc>
          <w:tcPr>
            <w:tcW w:w="850" w:type="dxa"/>
            <w:noWrap w:val="0"/>
            <w:vAlign w:val="top"/>
          </w:tcPr>
          <w:p w14:paraId="6ACEF404">
            <w:pPr>
              <w:pStyle w:val="214"/>
              <w:rPr>
                <w:rFonts w:hint="eastAsia" w:ascii="Times New Roman"/>
              </w:rPr>
            </w:pPr>
            <w:r>
              <w:rPr>
                <w:rFonts w:hint="eastAsia" w:ascii="Times New Roman"/>
              </w:rPr>
              <w:t>0</w:t>
            </w:r>
          </w:p>
        </w:tc>
        <w:tc>
          <w:tcPr>
            <w:tcW w:w="993" w:type="dxa"/>
            <w:noWrap w:val="0"/>
            <w:vAlign w:val="top"/>
          </w:tcPr>
          <w:p w14:paraId="670969BC">
            <w:pPr>
              <w:pStyle w:val="214"/>
              <w:rPr>
                <w:rFonts w:hint="eastAsia" w:ascii="Times New Roman"/>
              </w:rPr>
            </w:pPr>
            <w:r>
              <w:rPr>
                <w:rFonts w:hint="eastAsia" w:ascii="Times New Roman"/>
              </w:rPr>
              <w:t>0-7</w:t>
            </w:r>
          </w:p>
        </w:tc>
        <w:tc>
          <w:tcPr>
            <w:tcW w:w="1417" w:type="dxa"/>
            <w:noWrap w:val="0"/>
            <w:vAlign w:val="top"/>
          </w:tcPr>
          <w:p w14:paraId="47E21BE2">
            <w:pPr>
              <w:pStyle w:val="214"/>
              <w:rPr>
                <w:rFonts w:hint="eastAsia" w:ascii="Times New Roman"/>
              </w:rPr>
            </w:pPr>
            <w:r>
              <w:rPr>
                <w:rFonts w:hint="eastAsia" w:ascii="Times New Roman"/>
              </w:rPr>
              <w:t>1</w:t>
            </w:r>
          </w:p>
        </w:tc>
        <w:tc>
          <w:tcPr>
            <w:tcW w:w="3334" w:type="dxa"/>
            <w:noWrap w:val="0"/>
            <w:vAlign w:val="top"/>
          </w:tcPr>
          <w:p w14:paraId="69704D80">
            <w:pPr>
              <w:pStyle w:val="214"/>
              <w:rPr>
                <w:rFonts w:hint="eastAsia" w:ascii="Times New Roman"/>
              </w:rPr>
            </w:pPr>
          </w:p>
        </w:tc>
      </w:tr>
      <w:tr w14:paraId="5DF34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687C0848">
            <w:pPr>
              <w:pStyle w:val="214"/>
              <w:rPr>
                <w:rFonts w:ascii="Times New Roman" w:hAnsi="Times New Roman"/>
              </w:rPr>
            </w:pPr>
            <w:r>
              <w:rPr>
                <w:rFonts w:hint="eastAsia" w:ascii="Times New Roman" w:hAnsi="Times New Roman"/>
              </w:rPr>
              <w:t>第一出线报告数量</w:t>
            </w:r>
          </w:p>
        </w:tc>
        <w:tc>
          <w:tcPr>
            <w:tcW w:w="850" w:type="dxa"/>
            <w:noWrap w:val="0"/>
            <w:vAlign w:val="top"/>
          </w:tcPr>
          <w:p w14:paraId="1ED95D49">
            <w:pPr>
              <w:pStyle w:val="214"/>
              <w:rPr>
                <w:rFonts w:hint="eastAsia" w:ascii="Times New Roman"/>
              </w:rPr>
            </w:pPr>
            <w:r>
              <w:rPr>
                <w:rFonts w:hint="eastAsia" w:ascii="Times New Roman"/>
              </w:rPr>
              <w:t>1</w:t>
            </w:r>
          </w:p>
        </w:tc>
        <w:tc>
          <w:tcPr>
            <w:tcW w:w="993" w:type="dxa"/>
            <w:noWrap w:val="0"/>
            <w:vAlign w:val="top"/>
          </w:tcPr>
          <w:p w14:paraId="22A5A4B4">
            <w:pPr>
              <w:pStyle w:val="214"/>
              <w:rPr>
                <w:rFonts w:hint="eastAsia" w:ascii="Times New Roman"/>
              </w:rPr>
            </w:pPr>
            <w:r>
              <w:rPr>
                <w:rFonts w:hint="eastAsia" w:ascii="Times New Roman"/>
              </w:rPr>
              <w:t>0-7</w:t>
            </w:r>
          </w:p>
        </w:tc>
        <w:tc>
          <w:tcPr>
            <w:tcW w:w="1417" w:type="dxa"/>
            <w:noWrap w:val="0"/>
            <w:vAlign w:val="top"/>
          </w:tcPr>
          <w:p w14:paraId="62738BD7">
            <w:pPr>
              <w:pStyle w:val="214"/>
              <w:rPr>
                <w:rFonts w:hint="eastAsia" w:ascii="Times New Roman"/>
              </w:rPr>
            </w:pPr>
            <w:r>
              <w:rPr>
                <w:rFonts w:hint="eastAsia" w:ascii="Times New Roman"/>
              </w:rPr>
              <w:t>1</w:t>
            </w:r>
          </w:p>
        </w:tc>
        <w:tc>
          <w:tcPr>
            <w:tcW w:w="3334" w:type="dxa"/>
            <w:vMerge w:val="restart"/>
            <w:noWrap w:val="0"/>
            <w:vAlign w:val="center"/>
          </w:tcPr>
          <w:p w14:paraId="6C0B8EB2">
            <w:pPr>
              <w:pStyle w:val="191"/>
              <w:ind w:firstLine="0" w:firstLineChars="0"/>
              <w:rPr>
                <w:rFonts w:hint="eastAsia"/>
              </w:rPr>
            </w:pPr>
            <w:r>
              <w:rPr>
                <w:rFonts w:hint="eastAsia"/>
              </w:rPr>
              <w:t>第i出线报告</w:t>
            </w:r>
            <w:r>
              <w:t>数量</w:t>
            </w:r>
            <w:r>
              <w:rPr>
                <w:rFonts w:hint="eastAsia"/>
                <w:lang w:eastAsia="zh-CN"/>
              </w:rPr>
              <w:t>，</w:t>
            </w:r>
            <w:r>
              <w:t>表示</w:t>
            </w:r>
            <w:r>
              <w:rPr>
                <w:rFonts w:hint="eastAsia"/>
              </w:rPr>
              <w:t>该相线</w:t>
            </w:r>
            <w:r>
              <w:t>告知的工频</w:t>
            </w:r>
            <w:r>
              <w:rPr>
                <w:rFonts w:hint="eastAsia"/>
              </w:rPr>
              <w:t>频率信息数量</w:t>
            </w:r>
            <w:r>
              <w:t>。</w:t>
            </w:r>
          </w:p>
        </w:tc>
      </w:tr>
      <w:tr w14:paraId="10752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78BC8E9A">
            <w:pPr>
              <w:pStyle w:val="214"/>
              <w:rPr>
                <w:rFonts w:ascii="Times New Roman" w:hAnsi="Times New Roman"/>
              </w:rPr>
            </w:pPr>
            <w:r>
              <w:rPr>
                <w:rFonts w:hint="eastAsia" w:ascii="Times New Roman" w:hAnsi="Times New Roman"/>
              </w:rPr>
              <w:t>第二出线报告数量</w:t>
            </w:r>
          </w:p>
        </w:tc>
        <w:tc>
          <w:tcPr>
            <w:tcW w:w="850" w:type="dxa"/>
            <w:noWrap w:val="0"/>
            <w:vAlign w:val="top"/>
          </w:tcPr>
          <w:p w14:paraId="04E64BF9">
            <w:pPr>
              <w:pStyle w:val="214"/>
              <w:rPr>
                <w:rFonts w:hint="eastAsia" w:ascii="Times New Roman"/>
              </w:rPr>
            </w:pPr>
            <w:r>
              <w:rPr>
                <w:rFonts w:hint="eastAsia" w:ascii="Times New Roman"/>
              </w:rPr>
              <w:t>2</w:t>
            </w:r>
          </w:p>
        </w:tc>
        <w:tc>
          <w:tcPr>
            <w:tcW w:w="993" w:type="dxa"/>
            <w:noWrap w:val="0"/>
            <w:vAlign w:val="top"/>
          </w:tcPr>
          <w:p w14:paraId="2C5E6112">
            <w:pPr>
              <w:pStyle w:val="214"/>
              <w:rPr>
                <w:rFonts w:hint="eastAsia" w:ascii="Times New Roman"/>
              </w:rPr>
            </w:pPr>
            <w:r>
              <w:rPr>
                <w:rFonts w:hint="eastAsia" w:ascii="Times New Roman"/>
              </w:rPr>
              <w:t>0-7</w:t>
            </w:r>
          </w:p>
        </w:tc>
        <w:tc>
          <w:tcPr>
            <w:tcW w:w="1417" w:type="dxa"/>
            <w:noWrap w:val="0"/>
            <w:vAlign w:val="top"/>
          </w:tcPr>
          <w:p w14:paraId="7DC65ACB">
            <w:pPr>
              <w:pStyle w:val="214"/>
              <w:rPr>
                <w:rFonts w:hint="eastAsia" w:ascii="Times New Roman"/>
              </w:rPr>
            </w:pPr>
            <w:r>
              <w:rPr>
                <w:rFonts w:hint="eastAsia" w:ascii="Times New Roman"/>
              </w:rPr>
              <w:t>1</w:t>
            </w:r>
          </w:p>
        </w:tc>
        <w:tc>
          <w:tcPr>
            <w:tcW w:w="3334" w:type="dxa"/>
            <w:vMerge w:val="continue"/>
            <w:noWrap w:val="0"/>
            <w:vAlign w:val="center"/>
          </w:tcPr>
          <w:p w14:paraId="502D808F">
            <w:pPr>
              <w:pStyle w:val="214"/>
              <w:rPr>
                <w:rFonts w:hint="eastAsia" w:ascii="Times New Roman"/>
              </w:rPr>
            </w:pPr>
          </w:p>
        </w:tc>
      </w:tr>
      <w:tr w14:paraId="663AA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5249F8D5">
            <w:pPr>
              <w:pStyle w:val="214"/>
              <w:rPr>
                <w:rFonts w:ascii="Times New Roman" w:hAnsi="Times New Roman"/>
              </w:rPr>
            </w:pPr>
            <w:r>
              <w:rPr>
                <w:rFonts w:hint="eastAsia" w:ascii="Times New Roman" w:hAnsi="Times New Roman"/>
              </w:rPr>
              <w:t>第三出线报告数量</w:t>
            </w:r>
          </w:p>
        </w:tc>
        <w:tc>
          <w:tcPr>
            <w:tcW w:w="850" w:type="dxa"/>
            <w:noWrap w:val="0"/>
            <w:vAlign w:val="top"/>
          </w:tcPr>
          <w:p w14:paraId="581ABE6A">
            <w:pPr>
              <w:pStyle w:val="214"/>
              <w:rPr>
                <w:rFonts w:hint="eastAsia" w:ascii="Times New Roman"/>
              </w:rPr>
            </w:pPr>
            <w:r>
              <w:rPr>
                <w:rFonts w:hint="eastAsia" w:ascii="Times New Roman"/>
              </w:rPr>
              <w:t>3</w:t>
            </w:r>
          </w:p>
        </w:tc>
        <w:tc>
          <w:tcPr>
            <w:tcW w:w="993" w:type="dxa"/>
            <w:noWrap w:val="0"/>
            <w:vAlign w:val="top"/>
          </w:tcPr>
          <w:p w14:paraId="392E7966">
            <w:pPr>
              <w:pStyle w:val="214"/>
              <w:rPr>
                <w:rFonts w:hint="eastAsia" w:ascii="Times New Roman"/>
              </w:rPr>
            </w:pPr>
            <w:r>
              <w:rPr>
                <w:rFonts w:hint="eastAsia" w:ascii="Times New Roman"/>
              </w:rPr>
              <w:t>0-7</w:t>
            </w:r>
          </w:p>
        </w:tc>
        <w:tc>
          <w:tcPr>
            <w:tcW w:w="1417" w:type="dxa"/>
            <w:noWrap w:val="0"/>
            <w:vAlign w:val="top"/>
          </w:tcPr>
          <w:p w14:paraId="7EC010C2">
            <w:pPr>
              <w:pStyle w:val="214"/>
              <w:rPr>
                <w:rFonts w:hint="eastAsia" w:ascii="Times New Roman"/>
              </w:rPr>
            </w:pPr>
            <w:r>
              <w:rPr>
                <w:rFonts w:hint="eastAsia" w:ascii="Times New Roman"/>
              </w:rPr>
              <w:t>1</w:t>
            </w:r>
          </w:p>
        </w:tc>
        <w:tc>
          <w:tcPr>
            <w:tcW w:w="3334" w:type="dxa"/>
            <w:vMerge w:val="continue"/>
            <w:noWrap w:val="0"/>
            <w:vAlign w:val="center"/>
          </w:tcPr>
          <w:p w14:paraId="6B282620">
            <w:pPr>
              <w:pStyle w:val="214"/>
              <w:rPr>
                <w:rFonts w:hint="eastAsia" w:ascii="Times New Roman"/>
              </w:rPr>
            </w:pPr>
          </w:p>
        </w:tc>
      </w:tr>
      <w:tr w14:paraId="4EE7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187089B2">
            <w:pPr>
              <w:pStyle w:val="214"/>
              <w:rPr>
                <w:rFonts w:ascii="Times New Roman" w:hAnsi="Times New Roman"/>
              </w:rPr>
            </w:pPr>
            <w:r>
              <w:rPr>
                <w:rFonts w:hint="eastAsia" w:ascii="Times New Roman" w:hAnsi="Times New Roman"/>
              </w:rPr>
              <w:t>F1（第一个工频频率值）</w:t>
            </w:r>
          </w:p>
        </w:tc>
        <w:tc>
          <w:tcPr>
            <w:tcW w:w="850" w:type="dxa"/>
            <w:noWrap w:val="0"/>
            <w:vAlign w:val="top"/>
          </w:tcPr>
          <w:p w14:paraId="5ABE6924">
            <w:pPr>
              <w:pStyle w:val="214"/>
              <w:rPr>
                <w:rFonts w:hint="eastAsia" w:ascii="Times New Roman"/>
              </w:rPr>
            </w:pPr>
            <w:r>
              <w:rPr>
                <w:rFonts w:hint="eastAsia" w:ascii="Times New Roman"/>
              </w:rPr>
              <w:t>4-5</w:t>
            </w:r>
          </w:p>
        </w:tc>
        <w:tc>
          <w:tcPr>
            <w:tcW w:w="993" w:type="dxa"/>
            <w:noWrap w:val="0"/>
            <w:vAlign w:val="top"/>
          </w:tcPr>
          <w:p w14:paraId="5B5128CF">
            <w:pPr>
              <w:pStyle w:val="214"/>
              <w:rPr>
                <w:rFonts w:hint="eastAsia" w:ascii="Times New Roman"/>
              </w:rPr>
            </w:pPr>
            <w:r>
              <w:rPr>
                <w:rFonts w:hint="eastAsia" w:ascii="Times New Roman"/>
              </w:rPr>
              <w:t>0-15</w:t>
            </w:r>
          </w:p>
        </w:tc>
        <w:tc>
          <w:tcPr>
            <w:tcW w:w="1417" w:type="dxa"/>
            <w:noWrap w:val="0"/>
            <w:vAlign w:val="top"/>
          </w:tcPr>
          <w:p w14:paraId="1D13D0B8">
            <w:pPr>
              <w:pStyle w:val="214"/>
              <w:rPr>
                <w:rFonts w:hint="eastAsia" w:ascii="Times New Roman"/>
              </w:rPr>
            </w:pPr>
            <w:r>
              <w:rPr>
                <w:rFonts w:hint="eastAsia" w:ascii="Times New Roman"/>
              </w:rPr>
              <w:t>2</w:t>
            </w:r>
          </w:p>
        </w:tc>
        <w:tc>
          <w:tcPr>
            <w:tcW w:w="3334" w:type="dxa"/>
            <w:vMerge w:val="restart"/>
            <w:noWrap w:val="0"/>
            <w:vAlign w:val="center"/>
          </w:tcPr>
          <w:p w14:paraId="68141CC3">
            <w:pPr>
              <w:pStyle w:val="191"/>
              <w:ind w:firstLine="0" w:firstLineChars="0"/>
              <w:rPr>
                <w:rFonts w:hint="eastAsia"/>
              </w:rPr>
            </w:pPr>
            <w:r>
              <w:rPr>
                <w:rFonts w:hint="eastAsia"/>
              </w:rPr>
              <w:t>Fi为第i次采集的工频频率值，采用BCD编码，两个字节表示，数据格式为“</w:t>
            </w:r>
            <w:r>
              <w:t>XX.XX</w:t>
            </w:r>
            <w:r>
              <w:rPr>
                <w:rFonts w:hint="eastAsia"/>
              </w:rPr>
              <w:t>”，保留两位小数。</w:t>
            </w:r>
          </w:p>
        </w:tc>
      </w:tr>
      <w:tr w14:paraId="1D333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7F4E9F4C">
            <w:pPr>
              <w:pStyle w:val="214"/>
              <w:rPr>
                <w:rFonts w:ascii="Times New Roman" w:hAnsi="Times New Roman"/>
              </w:rPr>
            </w:pPr>
            <w:r>
              <w:rPr>
                <w:rFonts w:hint="eastAsia" w:ascii="Times New Roman" w:hAnsi="Times New Roman"/>
              </w:rPr>
              <w:t>F2（第二个工频频率值）</w:t>
            </w:r>
          </w:p>
        </w:tc>
        <w:tc>
          <w:tcPr>
            <w:tcW w:w="850" w:type="dxa"/>
            <w:noWrap w:val="0"/>
            <w:vAlign w:val="top"/>
          </w:tcPr>
          <w:p w14:paraId="6FAFA3D3">
            <w:pPr>
              <w:pStyle w:val="214"/>
              <w:rPr>
                <w:rFonts w:hint="eastAsia" w:ascii="Times New Roman"/>
              </w:rPr>
            </w:pPr>
            <w:r>
              <w:rPr>
                <w:rFonts w:hint="eastAsia" w:ascii="Times New Roman"/>
              </w:rPr>
              <w:t>6-7</w:t>
            </w:r>
          </w:p>
        </w:tc>
        <w:tc>
          <w:tcPr>
            <w:tcW w:w="993" w:type="dxa"/>
            <w:noWrap w:val="0"/>
            <w:vAlign w:val="top"/>
          </w:tcPr>
          <w:p w14:paraId="445CE7B7">
            <w:pPr>
              <w:pStyle w:val="214"/>
              <w:rPr>
                <w:rFonts w:hint="eastAsia" w:ascii="Times New Roman"/>
              </w:rPr>
            </w:pPr>
            <w:r>
              <w:rPr>
                <w:rFonts w:hint="eastAsia" w:ascii="Times New Roman"/>
              </w:rPr>
              <w:t>0-15</w:t>
            </w:r>
          </w:p>
        </w:tc>
        <w:tc>
          <w:tcPr>
            <w:tcW w:w="1417" w:type="dxa"/>
            <w:noWrap w:val="0"/>
            <w:vAlign w:val="top"/>
          </w:tcPr>
          <w:p w14:paraId="3BEB13CA">
            <w:pPr>
              <w:pStyle w:val="214"/>
              <w:rPr>
                <w:rFonts w:hint="eastAsia" w:ascii="Times New Roman"/>
              </w:rPr>
            </w:pPr>
            <w:r>
              <w:rPr>
                <w:rFonts w:hint="eastAsia" w:ascii="Times New Roman"/>
              </w:rPr>
              <w:t>2</w:t>
            </w:r>
          </w:p>
        </w:tc>
        <w:tc>
          <w:tcPr>
            <w:tcW w:w="3334" w:type="dxa"/>
            <w:vMerge w:val="continue"/>
            <w:noWrap w:val="0"/>
            <w:vAlign w:val="top"/>
          </w:tcPr>
          <w:p w14:paraId="5F2ADD49">
            <w:pPr>
              <w:pStyle w:val="214"/>
              <w:rPr>
                <w:rFonts w:hint="eastAsia" w:ascii="Times New Roman"/>
              </w:rPr>
            </w:pPr>
          </w:p>
        </w:tc>
      </w:tr>
      <w:tr w14:paraId="71FA2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0460CB8C">
            <w:pPr>
              <w:pStyle w:val="214"/>
              <w:rPr>
                <w:rFonts w:ascii="Times New Roman" w:hAnsi="Times New Roman"/>
              </w:rPr>
            </w:pPr>
            <w:r>
              <w:rPr>
                <w:rFonts w:ascii="Times New Roman" w:hAnsi="Times New Roman"/>
              </w:rPr>
              <w:t>…</w:t>
            </w:r>
          </w:p>
        </w:tc>
        <w:tc>
          <w:tcPr>
            <w:tcW w:w="850" w:type="dxa"/>
            <w:noWrap w:val="0"/>
            <w:vAlign w:val="top"/>
          </w:tcPr>
          <w:p w14:paraId="0F113978">
            <w:pPr>
              <w:pStyle w:val="214"/>
              <w:rPr>
                <w:rFonts w:hint="eastAsia" w:ascii="Times New Roman"/>
              </w:rPr>
            </w:pPr>
            <w:r>
              <w:rPr>
                <w:rFonts w:hint="eastAsia" w:ascii="Times New Roman"/>
              </w:rPr>
              <w:t>-</w:t>
            </w:r>
          </w:p>
        </w:tc>
        <w:tc>
          <w:tcPr>
            <w:tcW w:w="993" w:type="dxa"/>
            <w:noWrap w:val="0"/>
            <w:vAlign w:val="top"/>
          </w:tcPr>
          <w:p w14:paraId="01EB005F">
            <w:pPr>
              <w:pStyle w:val="214"/>
              <w:rPr>
                <w:rFonts w:hint="eastAsia" w:ascii="Times New Roman"/>
              </w:rPr>
            </w:pPr>
            <w:r>
              <w:rPr>
                <w:rFonts w:hint="eastAsia" w:ascii="Times New Roman"/>
              </w:rPr>
              <w:t>0-15</w:t>
            </w:r>
          </w:p>
        </w:tc>
        <w:tc>
          <w:tcPr>
            <w:tcW w:w="1417" w:type="dxa"/>
            <w:noWrap w:val="0"/>
            <w:vAlign w:val="top"/>
          </w:tcPr>
          <w:p w14:paraId="7452B432">
            <w:pPr>
              <w:pStyle w:val="214"/>
              <w:rPr>
                <w:rFonts w:hint="eastAsia" w:ascii="Times New Roman"/>
              </w:rPr>
            </w:pPr>
            <w:r>
              <w:rPr>
                <w:rFonts w:hint="eastAsia" w:ascii="Times New Roman"/>
              </w:rPr>
              <w:t>2</w:t>
            </w:r>
          </w:p>
        </w:tc>
        <w:tc>
          <w:tcPr>
            <w:tcW w:w="3334" w:type="dxa"/>
            <w:vMerge w:val="continue"/>
            <w:noWrap w:val="0"/>
            <w:vAlign w:val="top"/>
          </w:tcPr>
          <w:p w14:paraId="67BD4AAE">
            <w:pPr>
              <w:pStyle w:val="214"/>
              <w:rPr>
                <w:rFonts w:hint="eastAsia" w:ascii="Times New Roman"/>
              </w:rPr>
            </w:pPr>
          </w:p>
        </w:tc>
      </w:tr>
      <w:tr w14:paraId="2A75A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2AFF1384">
            <w:pPr>
              <w:pStyle w:val="214"/>
              <w:rPr>
                <w:rFonts w:ascii="Times New Roman" w:hAnsi="Times New Roman"/>
              </w:rPr>
            </w:pPr>
            <w:r>
              <w:rPr>
                <w:rFonts w:hint="eastAsia" w:ascii="Times New Roman" w:hAnsi="Times New Roman"/>
              </w:rPr>
              <w:t>Fn（第n个工频频率值）</w:t>
            </w:r>
          </w:p>
        </w:tc>
        <w:tc>
          <w:tcPr>
            <w:tcW w:w="850" w:type="dxa"/>
            <w:noWrap w:val="0"/>
            <w:vAlign w:val="top"/>
          </w:tcPr>
          <w:p w14:paraId="63D5A30C">
            <w:pPr>
              <w:pStyle w:val="214"/>
              <w:rPr>
                <w:rFonts w:hint="eastAsia" w:ascii="Times New Roman"/>
              </w:rPr>
            </w:pPr>
            <w:r>
              <w:rPr>
                <w:rFonts w:hint="eastAsia" w:ascii="Times New Roman"/>
              </w:rPr>
              <w:t>-</w:t>
            </w:r>
          </w:p>
        </w:tc>
        <w:tc>
          <w:tcPr>
            <w:tcW w:w="993" w:type="dxa"/>
            <w:noWrap w:val="0"/>
            <w:vAlign w:val="top"/>
          </w:tcPr>
          <w:p w14:paraId="150AF7A3">
            <w:pPr>
              <w:pStyle w:val="214"/>
              <w:rPr>
                <w:rFonts w:hint="eastAsia" w:ascii="Times New Roman"/>
              </w:rPr>
            </w:pPr>
            <w:r>
              <w:rPr>
                <w:rFonts w:hint="eastAsia" w:ascii="Times New Roman"/>
              </w:rPr>
              <w:t>0-15</w:t>
            </w:r>
          </w:p>
        </w:tc>
        <w:tc>
          <w:tcPr>
            <w:tcW w:w="1417" w:type="dxa"/>
            <w:noWrap w:val="0"/>
            <w:vAlign w:val="top"/>
          </w:tcPr>
          <w:p w14:paraId="60009ED9">
            <w:pPr>
              <w:pStyle w:val="214"/>
              <w:rPr>
                <w:rFonts w:hint="eastAsia" w:ascii="Times New Roman"/>
              </w:rPr>
            </w:pPr>
            <w:r>
              <w:rPr>
                <w:rFonts w:hint="eastAsia" w:ascii="Times New Roman"/>
              </w:rPr>
              <w:t>2</w:t>
            </w:r>
          </w:p>
        </w:tc>
        <w:tc>
          <w:tcPr>
            <w:tcW w:w="3334" w:type="dxa"/>
            <w:vMerge w:val="continue"/>
            <w:noWrap w:val="0"/>
            <w:vAlign w:val="top"/>
          </w:tcPr>
          <w:p w14:paraId="5DC09E2E">
            <w:pPr>
              <w:pStyle w:val="214"/>
              <w:rPr>
                <w:rFonts w:hint="eastAsia" w:ascii="Times New Roman"/>
              </w:rPr>
            </w:pPr>
          </w:p>
        </w:tc>
      </w:tr>
      <w:tr w14:paraId="5E901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2EFE4975">
            <w:pPr>
              <w:pStyle w:val="214"/>
              <w:rPr>
                <w:rFonts w:ascii="Times New Roman" w:hAnsi="Times New Roman"/>
              </w:rPr>
            </w:pPr>
            <w:r>
              <w:rPr>
                <w:rFonts w:hint="eastAsia" w:ascii="Times New Roman" w:hAnsi="Times New Roman"/>
              </w:rPr>
              <w:t>第二出线F1~Fn</w:t>
            </w:r>
          </w:p>
        </w:tc>
        <w:tc>
          <w:tcPr>
            <w:tcW w:w="850" w:type="dxa"/>
            <w:noWrap w:val="0"/>
            <w:vAlign w:val="top"/>
          </w:tcPr>
          <w:p w14:paraId="1FFD2396">
            <w:pPr>
              <w:pStyle w:val="214"/>
              <w:rPr>
                <w:rFonts w:hint="eastAsia" w:ascii="Times New Roman"/>
              </w:rPr>
            </w:pPr>
            <w:r>
              <w:rPr>
                <w:rFonts w:hint="eastAsia" w:ascii="Times New Roman"/>
              </w:rPr>
              <w:t>-</w:t>
            </w:r>
          </w:p>
        </w:tc>
        <w:tc>
          <w:tcPr>
            <w:tcW w:w="993" w:type="dxa"/>
            <w:noWrap w:val="0"/>
            <w:vAlign w:val="top"/>
          </w:tcPr>
          <w:p w14:paraId="6C1B58DC">
            <w:pPr>
              <w:pStyle w:val="214"/>
              <w:rPr>
                <w:rFonts w:hint="eastAsia" w:ascii="Times New Roman"/>
              </w:rPr>
            </w:pPr>
            <w:r>
              <w:rPr>
                <w:rFonts w:hint="eastAsia" w:ascii="Times New Roman"/>
              </w:rPr>
              <w:t>-</w:t>
            </w:r>
          </w:p>
        </w:tc>
        <w:tc>
          <w:tcPr>
            <w:tcW w:w="1417" w:type="dxa"/>
            <w:noWrap w:val="0"/>
            <w:vAlign w:val="top"/>
          </w:tcPr>
          <w:p w14:paraId="2ED26F81">
            <w:pPr>
              <w:pStyle w:val="214"/>
              <w:rPr>
                <w:rFonts w:hint="eastAsia" w:ascii="Times New Roman"/>
              </w:rPr>
            </w:pPr>
            <w:r>
              <w:rPr>
                <w:rFonts w:hint="eastAsia" w:ascii="Times New Roman"/>
              </w:rPr>
              <w:t>-</w:t>
            </w:r>
          </w:p>
        </w:tc>
        <w:tc>
          <w:tcPr>
            <w:tcW w:w="3334" w:type="dxa"/>
            <w:vMerge w:val="continue"/>
            <w:noWrap w:val="0"/>
            <w:vAlign w:val="top"/>
          </w:tcPr>
          <w:p w14:paraId="190BCB68">
            <w:pPr>
              <w:pStyle w:val="214"/>
              <w:rPr>
                <w:rFonts w:hint="eastAsia" w:ascii="Times New Roman"/>
              </w:rPr>
            </w:pPr>
          </w:p>
        </w:tc>
      </w:tr>
      <w:tr w14:paraId="79D49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47" w:type="dxa"/>
            <w:noWrap w:val="0"/>
            <w:vAlign w:val="top"/>
          </w:tcPr>
          <w:p w14:paraId="26E5BBEF">
            <w:pPr>
              <w:pStyle w:val="214"/>
              <w:rPr>
                <w:rFonts w:ascii="Times New Roman" w:hAnsi="Times New Roman"/>
              </w:rPr>
            </w:pPr>
            <w:r>
              <w:rPr>
                <w:rFonts w:hint="eastAsia" w:ascii="Times New Roman" w:hAnsi="Times New Roman"/>
              </w:rPr>
              <w:t>第三出线F1~Fn</w:t>
            </w:r>
          </w:p>
        </w:tc>
        <w:tc>
          <w:tcPr>
            <w:tcW w:w="850" w:type="dxa"/>
            <w:noWrap w:val="0"/>
            <w:vAlign w:val="top"/>
          </w:tcPr>
          <w:p w14:paraId="5AA5383B">
            <w:pPr>
              <w:pStyle w:val="214"/>
              <w:rPr>
                <w:rFonts w:hint="eastAsia" w:ascii="Times New Roman"/>
              </w:rPr>
            </w:pPr>
            <w:r>
              <w:rPr>
                <w:rFonts w:hint="eastAsia" w:ascii="Times New Roman"/>
              </w:rPr>
              <w:t>-</w:t>
            </w:r>
          </w:p>
        </w:tc>
        <w:tc>
          <w:tcPr>
            <w:tcW w:w="993" w:type="dxa"/>
            <w:noWrap w:val="0"/>
            <w:vAlign w:val="top"/>
          </w:tcPr>
          <w:p w14:paraId="65DDB1BB">
            <w:pPr>
              <w:pStyle w:val="214"/>
              <w:rPr>
                <w:rFonts w:hint="eastAsia" w:ascii="Times New Roman"/>
              </w:rPr>
            </w:pPr>
            <w:r>
              <w:rPr>
                <w:rFonts w:hint="eastAsia" w:ascii="Times New Roman"/>
              </w:rPr>
              <w:t>-</w:t>
            </w:r>
          </w:p>
        </w:tc>
        <w:tc>
          <w:tcPr>
            <w:tcW w:w="1417" w:type="dxa"/>
            <w:noWrap w:val="0"/>
            <w:vAlign w:val="top"/>
          </w:tcPr>
          <w:p w14:paraId="252661A2">
            <w:pPr>
              <w:pStyle w:val="214"/>
              <w:rPr>
                <w:rFonts w:hint="eastAsia" w:ascii="Times New Roman"/>
              </w:rPr>
            </w:pPr>
            <w:r>
              <w:rPr>
                <w:rFonts w:hint="eastAsia" w:ascii="Times New Roman"/>
              </w:rPr>
              <w:t>-</w:t>
            </w:r>
          </w:p>
        </w:tc>
        <w:tc>
          <w:tcPr>
            <w:tcW w:w="3334" w:type="dxa"/>
            <w:vMerge w:val="continue"/>
            <w:noWrap w:val="0"/>
            <w:vAlign w:val="top"/>
          </w:tcPr>
          <w:p w14:paraId="13212F23">
            <w:pPr>
              <w:pStyle w:val="214"/>
              <w:rPr>
                <w:rFonts w:hint="eastAsia" w:ascii="Times New Roman"/>
              </w:rPr>
            </w:pPr>
          </w:p>
        </w:tc>
      </w:tr>
    </w:tbl>
    <w:p w14:paraId="1A95DA7E">
      <w:pPr>
        <w:pStyle w:val="191"/>
        <w:ind w:firstLineChars="0"/>
      </w:pPr>
    </w:p>
    <w:p w14:paraId="3E400369">
      <w:pPr>
        <w:pStyle w:val="191"/>
        <w:rPr>
          <w:lang w:eastAsia="zh-CN"/>
        </w:rPr>
      </w:pPr>
      <w:r>
        <w:rPr>
          <w:rFonts w:hint="eastAsia"/>
        </w:rPr>
        <w:t>当特征类型为“工频周期”时，特征序列</w:t>
      </w:r>
      <w:r>
        <w:t>应符合表</w:t>
      </w:r>
      <w:r>
        <w:rPr>
          <w:rFonts w:hint="eastAsia"/>
          <w:lang w:eastAsia="zh-CN"/>
        </w:rPr>
        <w:t>35</w:t>
      </w:r>
      <w:r>
        <w:t>要求。</w:t>
      </w:r>
    </w:p>
    <w:p w14:paraId="3D4D6E14">
      <w:pPr>
        <w:pStyle w:val="154"/>
        <w:ind w:left="0"/>
      </w:pPr>
      <w:bookmarkStart w:id="1004" w:name="_Toc522709368"/>
      <w:bookmarkStart w:id="1005" w:name="_Ref527737842"/>
      <w:r>
        <w:rPr>
          <w:rFonts w:hint="eastAsia"/>
        </w:rPr>
        <w:t>工频周期特征序列定义</w:t>
      </w:r>
      <w:bookmarkEnd w:id="1004"/>
      <w:bookmarkEnd w:id="1005"/>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850"/>
        <w:gridCol w:w="851"/>
        <w:gridCol w:w="1417"/>
        <w:gridCol w:w="3334"/>
      </w:tblGrid>
      <w:tr w14:paraId="724D1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top"/>
          </w:tcPr>
          <w:p w14:paraId="37695EB2">
            <w:pPr>
              <w:pStyle w:val="214"/>
              <w:rPr>
                <w:rFonts w:ascii="Times New Roman" w:hAnsi="Times New Roman"/>
              </w:rPr>
            </w:pPr>
            <w:r>
              <w:rPr>
                <w:rFonts w:hint="eastAsia" w:ascii="Times New Roman" w:hAnsi="Times New Roman"/>
              </w:rPr>
              <w:t>字段</w:t>
            </w:r>
          </w:p>
        </w:tc>
        <w:tc>
          <w:tcPr>
            <w:tcW w:w="850" w:type="dxa"/>
            <w:noWrap w:val="0"/>
            <w:vAlign w:val="top"/>
          </w:tcPr>
          <w:p w14:paraId="3276AF61">
            <w:pPr>
              <w:pStyle w:val="214"/>
              <w:rPr>
                <w:rFonts w:ascii="Times New Roman" w:hAnsi="Times New Roman"/>
              </w:rPr>
            </w:pPr>
            <w:r>
              <w:rPr>
                <w:rFonts w:ascii="Times New Roman"/>
              </w:rPr>
              <w:t>字节号</w:t>
            </w:r>
          </w:p>
        </w:tc>
        <w:tc>
          <w:tcPr>
            <w:tcW w:w="851" w:type="dxa"/>
            <w:noWrap w:val="0"/>
            <w:vAlign w:val="top"/>
          </w:tcPr>
          <w:p w14:paraId="7D22B71A">
            <w:pPr>
              <w:pStyle w:val="214"/>
              <w:rPr>
                <w:rFonts w:ascii="Times New Roman" w:hAnsi="Times New Roman"/>
              </w:rPr>
            </w:pPr>
            <w:r>
              <w:rPr>
                <w:rFonts w:ascii="Times New Roman"/>
              </w:rPr>
              <w:t>比特位</w:t>
            </w:r>
          </w:p>
        </w:tc>
        <w:tc>
          <w:tcPr>
            <w:tcW w:w="1417" w:type="dxa"/>
            <w:noWrap w:val="0"/>
            <w:vAlign w:val="top"/>
          </w:tcPr>
          <w:p w14:paraId="3698C97D">
            <w:pPr>
              <w:pStyle w:val="214"/>
              <w:rPr>
                <w:rFonts w:ascii="Times New Roman" w:hAnsi="Times New Roman"/>
              </w:rPr>
            </w:pPr>
            <w:r>
              <w:rPr>
                <w:rFonts w:ascii="Times New Roman"/>
              </w:rPr>
              <w:t>域大小</w:t>
            </w:r>
            <w:r>
              <w:rPr>
                <w:rFonts w:ascii="Times New Roman" w:hAnsi="Times New Roman"/>
              </w:rPr>
              <w:t>(</w:t>
            </w:r>
            <w:r>
              <w:rPr>
                <w:rFonts w:hint="eastAsia" w:ascii="Times New Roman" w:hAnsi="Times New Roman"/>
              </w:rPr>
              <w:t>字节</w:t>
            </w:r>
            <w:r>
              <w:rPr>
                <w:rFonts w:ascii="Times New Roman" w:hAnsi="Times New Roman"/>
              </w:rPr>
              <w:t>)</w:t>
            </w:r>
          </w:p>
        </w:tc>
        <w:tc>
          <w:tcPr>
            <w:tcW w:w="3334" w:type="dxa"/>
            <w:noWrap w:val="0"/>
            <w:vAlign w:val="top"/>
          </w:tcPr>
          <w:p w14:paraId="3CD0A14E">
            <w:pPr>
              <w:pStyle w:val="214"/>
              <w:rPr>
                <w:rFonts w:hint="eastAsia" w:ascii="Times New Roman"/>
              </w:rPr>
            </w:pPr>
            <w:r>
              <w:rPr>
                <w:rFonts w:hint="eastAsia" w:ascii="Times New Roman"/>
              </w:rPr>
              <w:t>含义</w:t>
            </w:r>
          </w:p>
        </w:tc>
      </w:tr>
      <w:tr w14:paraId="5BBD2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422F3DD6">
            <w:pPr>
              <w:pStyle w:val="214"/>
              <w:rPr>
                <w:rFonts w:ascii="Times New Roman" w:hAnsi="Times New Roman"/>
              </w:rPr>
            </w:pPr>
            <w:r>
              <w:rPr>
                <w:rFonts w:hint="eastAsia" w:ascii="Times New Roman" w:hAnsi="Times New Roman"/>
              </w:rPr>
              <w:t>保留</w:t>
            </w:r>
          </w:p>
        </w:tc>
        <w:tc>
          <w:tcPr>
            <w:tcW w:w="850" w:type="dxa"/>
            <w:noWrap w:val="0"/>
            <w:vAlign w:val="center"/>
          </w:tcPr>
          <w:p w14:paraId="695D1130">
            <w:pPr>
              <w:pStyle w:val="214"/>
              <w:rPr>
                <w:rFonts w:hint="eastAsia" w:ascii="Times New Roman"/>
              </w:rPr>
            </w:pPr>
            <w:r>
              <w:rPr>
                <w:rFonts w:hint="eastAsia" w:ascii="Times New Roman"/>
              </w:rPr>
              <w:t>0</w:t>
            </w:r>
          </w:p>
        </w:tc>
        <w:tc>
          <w:tcPr>
            <w:tcW w:w="851" w:type="dxa"/>
            <w:noWrap w:val="0"/>
            <w:vAlign w:val="center"/>
          </w:tcPr>
          <w:p w14:paraId="1DD72CD3">
            <w:pPr>
              <w:pStyle w:val="214"/>
              <w:rPr>
                <w:rFonts w:hint="eastAsia" w:ascii="Times New Roman"/>
              </w:rPr>
            </w:pPr>
            <w:r>
              <w:rPr>
                <w:rFonts w:ascii="Times New Roman"/>
              </w:rPr>
              <w:t>0</w:t>
            </w:r>
            <w:r>
              <w:rPr>
                <w:rFonts w:hint="eastAsia" w:ascii="Times New Roman"/>
              </w:rPr>
              <w:t>-7</w:t>
            </w:r>
          </w:p>
        </w:tc>
        <w:tc>
          <w:tcPr>
            <w:tcW w:w="1417" w:type="dxa"/>
            <w:noWrap w:val="0"/>
            <w:vAlign w:val="center"/>
          </w:tcPr>
          <w:p w14:paraId="20F7C003">
            <w:pPr>
              <w:pStyle w:val="214"/>
              <w:rPr>
                <w:rFonts w:hint="eastAsia" w:ascii="Times New Roman"/>
              </w:rPr>
            </w:pPr>
            <w:r>
              <w:rPr>
                <w:rFonts w:hint="eastAsia" w:ascii="Times New Roman"/>
              </w:rPr>
              <w:t>1</w:t>
            </w:r>
          </w:p>
        </w:tc>
        <w:tc>
          <w:tcPr>
            <w:tcW w:w="3334" w:type="dxa"/>
            <w:noWrap w:val="0"/>
            <w:vAlign w:val="top"/>
          </w:tcPr>
          <w:p w14:paraId="0DBC20D8">
            <w:pPr>
              <w:pStyle w:val="214"/>
              <w:rPr>
                <w:rFonts w:hint="eastAsia" w:ascii="Times New Roman"/>
              </w:rPr>
            </w:pPr>
          </w:p>
        </w:tc>
      </w:tr>
      <w:tr w14:paraId="5AB86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50C2C065">
            <w:pPr>
              <w:pStyle w:val="214"/>
              <w:rPr>
                <w:rFonts w:ascii="Times New Roman" w:hAnsi="Times New Roman"/>
              </w:rPr>
            </w:pPr>
            <w:r>
              <w:rPr>
                <w:rFonts w:hint="eastAsia" w:ascii="Times New Roman" w:hAnsi="Times New Roman"/>
              </w:rPr>
              <w:t>第一出线报告数量</w:t>
            </w:r>
          </w:p>
        </w:tc>
        <w:tc>
          <w:tcPr>
            <w:tcW w:w="850" w:type="dxa"/>
            <w:noWrap w:val="0"/>
            <w:vAlign w:val="center"/>
          </w:tcPr>
          <w:p w14:paraId="42E9376C">
            <w:pPr>
              <w:pStyle w:val="214"/>
              <w:rPr>
                <w:rFonts w:hint="eastAsia" w:ascii="Times New Roman"/>
              </w:rPr>
            </w:pPr>
            <w:r>
              <w:rPr>
                <w:rFonts w:hint="eastAsia" w:ascii="Times New Roman"/>
              </w:rPr>
              <w:t>1</w:t>
            </w:r>
          </w:p>
        </w:tc>
        <w:tc>
          <w:tcPr>
            <w:tcW w:w="851" w:type="dxa"/>
            <w:noWrap w:val="0"/>
            <w:vAlign w:val="center"/>
          </w:tcPr>
          <w:p w14:paraId="782C5BEA">
            <w:pPr>
              <w:pStyle w:val="214"/>
              <w:rPr>
                <w:rFonts w:hint="eastAsia" w:ascii="Times New Roman"/>
              </w:rPr>
            </w:pPr>
            <w:r>
              <w:rPr>
                <w:rFonts w:hint="eastAsia" w:ascii="Times New Roman"/>
              </w:rPr>
              <w:t>0-7</w:t>
            </w:r>
          </w:p>
        </w:tc>
        <w:tc>
          <w:tcPr>
            <w:tcW w:w="1417" w:type="dxa"/>
            <w:noWrap w:val="0"/>
            <w:vAlign w:val="center"/>
          </w:tcPr>
          <w:p w14:paraId="5121A1BD">
            <w:pPr>
              <w:pStyle w:val="214"/>
              <w:rPr>
                <w:rFonts w:hint="eastAsia" w:ascii="Times New Roman"/>
              </w:rPr>
            </w:pPr>
            <w:r>
              <w:rPr>
                <w:rFonts w:hint="eastAsia" w:ascii="Times New Roman"/>
              </w:rPr>
              <w:t>1</w:t>
            </w:r>
          </w:p>
        </w:tc>
        <w:tc>
          <w:tcPr>
            <w:tcW w:w="3334" w:type="dxa"/>
            <w:vMerge w:val="restart"/>
            <w:noWrap w:val="0"/>
            <w:vAlign w:val="center"/>
          </w:tcPr>
          <w:p w14:paraId="7010EF60">
            <w:pPr>
              <w:pStyle w:val="191"/>
              <w:ind w:firstLine="0" w:firstLineChars="0"/>
              <w:rPr>
                <w:rFonts w:hint="eastAsia"/>
              </w:rPr>
            </w:pPr>
            <w:r>
              <w:rPr>
                <w:rFonts w:hint="eastAsia"/>
              </w:rPr>
              <w:t>第i出线报告</w:t>
            </w:r>
            <w:r>
              <w:t>数量</w:t>
            </w:r>
            <w:r>
              <w:rPr>
                <w:rFonts w:hint="eastAsia"/>
                <w:lang w:eastAsia="zh-CN"/>
              </w:rPr>
              <w:t>，</w:t>
            </w:r>
            <w:r>
              <w:t>表示</w:t>
            </w:r>
            <w:r>
              <w:rPr>
                <w:rFonts w:hint="eastAsia"/>
              </w:rPr>
              <w:t>该相线</w:t>
            </w:r>
            <w:r>
              <w:t>告知的工频周期值个数。</w:t>
            </w:r>
          </w:p>
        </w:tc>
      </w:tr>
      <w:tr w14:paraId="315D2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4CC302BA">
            <w:pPr>
              <w:pStyle w:val="214"/>
              <w:rPr>
                <w:rFonts w:ascii="Times New Roman" w:hAnsi="Times New Roman"/>
              </w:rPr>
            </w:pPr>
            <w:r>
              <w:rPr>
                <w:rFonts w:hint="eastAsia" w:ascii="Times New Roman" w:hAnsi="Times New Roman"/>
              </w:rPr>
              <w:t>第二出线报告数量</w:t>
            </w:r>
          </w:p>
        </w:tc>
        <w:tc>
          <w:tcPr>
            <w:tcW w:w="850" w:type="dxa"/>
            <w:noWrap w:val="0"/>
            <w:vAlign w:val="center"/>
          </w:tcPr>
          <w:p w14:paraId="765AB4FF">
            <w:pPr>
              <w:pStyle w:val="214"/>
              <w:rPr>
                <w:rFonts w:hint="eastAsia" w:ascii="Times New Roman"/>
              </w:rPr>
            </w:pPr>
            <w:r>
              <w:rPr>
                <w:rFonts w:hint="eastAsia" w:ascii="Times New Roman"/>
              </w:rPr>
              <w:t>2</w:t>
            </w:r>
          </w:p>
        </w:tc>
        <w:tc>
          <w:tcPr>
            <w:tcW w:w="851" w:type="dxa"/>
            <w:noWrap w:val="0"/>
            <w:vAlign w:val="center"/>
          </w:tcPr>
          <w:p w14:paraId="6C733DFA">
            <w:pPr>
              <w:pStyle w:val="214"/>
              <w:rPr>
                <w:rFonts w:hint="eastAsia" w:ascii="Times New Roman"/>
              </w:rPr>
            </w:pPr>
            <w:r>
              <w:rPr>
                <w:rFonts w:hint="eastAsia" w:ascii="Times New Roman"/>
              </w:rPr>
              <w:t>0-7</w:t>
            </w:r>
          </w:p>
        </w:tc>
        <w:tc>
          <w:tcPr>
            <w:tcW w:w="1417" w:type="dxa"/>
            <w:noWrap w:val="0"/>
            <w:vAlign w:val="center"/>
          </w:tcPr>
          <w:p w14:paraId="02E648F5">
            <w:pPr>
              <w:pStyle w:val="214"/>
              <w:rPr>
                <w:rFonts w:hint="eastAsia" w:ascii="Times New Roman"/>
              </w:rPr>
            </w:pPr>
            <w:r>
              <w:rPr>
                <w:rFonts w:hint="eastAsia" w:ascii="Times New Roman"/>
              </w:rPr>
              <w:t>1</w:t>
            </w:r>
          </w:p>
        </w:tc>
        <w:tc>
          <w:tcPr>
            <w:tcW w:w="3334" w:type="dxa"/>
            <w:vMerge w:val="continue"/>
            <w:noWrap w:val="0"/>
            <w:vAlign w:val="top"/>
          </w:tcPr>
          <w:p w14:paraId="5EB4BB27">
            <w:pPr>
              <w:pStyle w:val="214"/>
              <w:rPr>
                <w:rFonts w:hint="eastAsia" w:ascii="Times New Roman"/>
              </w:rPr>
            </w:pPr>
          </w:p>
        </w:tc>
      </w:tr>
      <w:tr w14:paraId="19052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1F770AD9">
            <w:pPr>
              <w:pStyle w:val="214"/>
              <w:rPr>
                <w:rFonts w:ascii="Times New Roman" w:hAnsi="Times New Roman"/>
              </w:rPr>
            </w:pPr>
            <w:r>
              <w:rPr>
                <w:rFonts w:hint="eastAsia" w:ascii="Times New Roman" w:hAnsi="Times New Roman"/>
              </w:rPr>
              <w:t>第三出线报告数量</w:t>
            </w:r>
          </w:p>
        </w:tc>
        <w:tc>
          <w:tcPr>
            <w:tcW w:w="850" w:type="dxa"/>
            <w:noWrap w:val="0"/>
            <w:vAlign w:val="center"/>
          </w:tcPr>
          <w:p w14:paraId="061A3F98">
            <w:pPr>
              <w:pStyle w:val="214"/>
              <w:rPr>
                <w:rFonts w:hint="eastAsia" w:ascii="Times New Roman"/>
              </w:rPr>
            </w:pPr>
            <w:r>
              <w:rPr>
                <w:rFonts w:hint="eastAsia" w:ascii="Times New Roman"/>
              </w:rPr>
              <w:t>3</w:t>
            </w:r>
          </w:p>
        </w:tc>
        <w:tc>
          <w:tcPr>
            <w:tcW w:w="851" w:type="dxa"/>
            <w:noWrap w:val="0"/>
            <w:vAlign w:val="center"/>
          </w:tcPr>
          <w:p w14:paraId="3C971441">
            <w:pPr>
              <w:pStyle w:val="214"/>
              <w:rPr>
                <w:rFonts w:hint="eastAsia" w:ascii="Times New Roman"/>
              </w:rPr>
            </w:pPr>
            <w:r>
              <w:rPr>
                <w:rFonts w:hint="eastAsia" w:ascii="Times New Roman"/>
              </w:rPr>
              <w:t>0-7</w:t>
            </w:r>
          </w:p>
        </w:tc>
        <w:tc>
          <w:tcPr>
            <w:tcW w:w="1417" w:type="dxa"/>
            <w:noWrap w:val="0"/>
            <w:vAlign w:val="center"/>
          </w:tcPr>
          <w:p w14:paraId="0ED184BC">
            <w:pPr>
              <w:pStyle w:val="214"/>
              <w:rPr>
                <w:rFonts w:hint="eastAsia" w:ascii="Times New Roman"/>
              </w:rPr>
            </w:pPr>
            <w:r>
              <w:rPr>
                <w:rFonts w:hint="eastAsia" w:ascii="Times New Roman"/>
              </w:rPr>
              <w:t>1</w:t>
            </w:r>
          </w:p>
        </w:tc>
        <w:tc>
          <w:tcPr>
            <w:tcW w:w="3334" w:type="dxa"/>
            <w:vMerge w:val="continue"/>
            <w:noWrap w:val="0"/>
            <w:vAlign w:val="top"/>
          </w:tcPr>
          <w:p w14:paraId="757F387F">
            <w:pPr>
              <w:pStyle w:val="214"/>
              <w:rPr>
                <w:rFonts w:hint="eastAsia" w:ascii="Times New Roman"/>
              </w:rPr>
            </w:pPr>
          </w:p>
        </w:tc>
      </w:tr>
      <w:tr w14:paraId="549D2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6303F28C">
            <w:pPr>
              <w:pStyle w:val="214"/>
              <w:rPr>
                <w:rFonts w:ascii="Times New Roman" w:hAnsi="Times New Roman"/>
              </w:rPr>
            </w:pPr>
            <w:r>
              <w:rPr>
                <w:rFonts w:hint="eastAsia" w:ascii="Times New Roman" w:hAnsi="Times New Roman"/>
              </w:rPr>
              <w:t>T1（第一个工频周期值）</w:t>
            </w:r>
          </w:p>
        </w:tc>
        <w:tc>
          <w:tcPr>
            <w:tcW w:w="850" w:type="dxa"/>
            <w:noWrap w:val="0"/>
            <w:vAlign w:val="center"/>
          </w:tcPr>
          <w:p w14:paraId="6EDE13A5">
            <w:pPr>
              <w:pStyle w:val="214"/>
              <w:rPr>
                <w:rFonts w:hint="eastAsia" w:ascii="Times New Roman"/>
              </w:rPr>
            </w:pPr>
            <w:r>
              <w:rPr>
                <w:rFonts w:hint="eastAsia" w:ascii="Times New Roman"/>
              </w:rPr>
              <w:t>4-5</w:t>
            </w:r>
          </w:p>
        </w:tc>
        <w:tc>
          <w:tcPr>
            <w:tcW w:w="851" w:type="dxa"/>
            <w:noWrap w:val="0"/>
            <w:vAlign w:val="center"/>
          </w:tcPr>
          <w:p w14:paraId="15A9E9D2">
            <w:pPr>
              <w:pStyle w:val="214"/>
              <w:rPr>
                <w:rFonts w:hint="eastAsia" w:ascii="Times New Roman"/>
              </w:rPr>
            </w:pPr>
            <w:r>
              <w:rPr>
                <w:rFonts w:hint="eastAsia" w:ascii="Times New Roman"/>
              </w:rPr>
              <w:t>0-7</w:t>
            </w:r>
          </w:p>
        </w:tc>
        <w:tc>
          <w:tcPr>
            <w:tcW w:w="1417" w:type="dxa"/>
            <w:noWrap w:val="0"/>
            <w:vAlign w:val="center"/>
          </w:tcPr>
          <w:p w14:paraId="323178FE">
            <w:pPr>
              <w:pStyle w:val="214"/>
              <w:rPr>
                <w:rFonts w:hint="eastAsia" w:ascii="Times New Roman"/>
              </w:rPr>
            </w:pPr>
            <w:r>
              <w:rPr>
                <w:rFonts w:hint="eastAsia" w:ascii="Times New Roman"/>
              </w:rPr>
              <w:t>2</w:t>
            </w:r>
          </w:p>
        </w:tc>
        <w:tc>
          <w:tcPr>
            <w:tcW w:w="3334" w:type="dxa"/>
            <w:vMerge w:val="restart"/>
            <w:noWrap w:val="0"/>
            <w:vAlign w:val="top"/>
          </w:tcPr>
          <w:p w14:paraId="0394FF51">
            <w:pPr>
              <w:pStyle w:val="191"/>
              <w:ind w:firstLine="0" w:firstLineChars="0"/>
              <w:rPr>
                <w:rFonts w:hint="eastAsia"/>
              </w:rPr>
            </w:pPr>
            <w:r>
              <w:rPr>
                <w:rFonts w:hint="eastAsia"/>
              </w:rPr>
              <w:t>Ti为第i次采集的工频周期值与20ms理想周期的偏差，按照过零下降沿、上升沿或双沿采集工频周期信息，采用HEX格式，有符号整型数，每个周期值代表一个过零周期的时长和20ms的差值，两字节表示，计时单位为1/3125000S（计数频率为25MHz的8分频，即3.125MHz）。在标准工频周期为50Hz 的供电环境下，CCO和STA的硬件系统应能检测到相邻周期发生小于25us 以内的变化。</w:t>
            </w:r>
          </w:p>
        </w:tc>
      </w:tr>
      <w:tr w14:paraId="23405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2A24719F">
            <w:pPr>
              <w:pStyle w:val="214"/>
              <w:rPr>
                <w:rFonts w:ascii="Times New Roman" w:hAnsi="Times New Roman"/>
              </w:rPr>
            </w:pPr>
            <w:r>
              <w:rPr>
                <w:rFonts w:hint="eastAsia" w:ascii="Times New Roman" w:hAnsi="Times New Roman"/>
              </w:rPr>
              <w:t>T2（第二个工频周期值）</w:t>
            </w:r>
          </w:p>
        </w:tc>
        <w:tc>
          <w:tcPr>
            <w:tcW w:w="850" w:type="dxa"/>
            <w:noWrap w:val="0"/>
            <w:vAlign w:val="center"/>
          </w:tcPr>
          <w:p w14:paraId="601F42FA">
            <w:pPr>
              <w:pStyle w:val="214"/>
              <w:rPr>
                <w:rFonts w:hint="eastAsia" w:ascii="Times New Roman"/>
              </w:rPr>
            </w:pPr>
            <w:r>
              <w:rPr>
                <w:rFonts w:hint="eastAsia" w:ascii="Times New Roman"/>
              </w:rPr>
              <w:t>6-7</w:t>
            </w:r>
          </w:p>
        </w:tc>
        <w:tc>
          <w:tcPr>
            <w:tcW w:w="851" w:type="dxa"/>
            <w:noWrap w:val="0"/>
            <w:vAlign w:val="center"/>
          </w:tcPr>
          <w:p w14:paraId="1FF26C77">
            <w:pPr>
              <w:pStyle w:val="214"/>
              <w:rPr>
                <w:rFonts w:hint="eastAsia" w:ascii="Times New Roman"/>
              </w:rPr>
            </w:pPr>
            <w:r>
              <w:rPr>
                <w:rFonts w:hint="eastAsia" w:ascii="Times New Roman"/>
              </w:rPr>
              <w:t>0-7</w:t>
            </w:r>
          </w:p>
        </w:tc>
        <w:tc>
          <w:tcPr>
            <w:tcW w:w="1417" w:type="dxa"/>
            <w:noWrap w:val="0"/>
            <w:vAlign w:val="center"/>
          </w:tcPr>
          <w:p w14:paraId="1ADDB655">
            <w:pPr>
              <w:pStyle w:val="214"/>
              <w:rPr>
                <w:rFonts w:hint="eastAsia" w:ascii="Times New Roman"/>
              </w:rPr>
            </w:pPr>
            <w:r>
              <w:rPr>
                <w:rFonts w:hint="eastAsia" w:ascii="Times New Roman"/>
              </w:rPr>
              <w:t>2</w:t>
            </w:r>
          </w:p>
        </w:tc>
        <w:tc>
          <w:tcPr>
            <w:tcW w:w="3334" w:type="dxa"/>
            <w:vMerge w:val="continue"/>
            <w:noWrap w:val="0"/>
            <w:vAlign w:val="top"/>
          </w:tcPr>
          <w:p w14:paraId="50BD60E0">
            <w:pPr>
              <w:pStyle w:val="214"/>
              <w:rPr>
                <w:rFonts w:hint="eastAsia" w:ascii="Times New Roman"/>
              </w:rPr>
            </w:pPr>
          </w:p>
        </w:tc>
      </w:tr>
      <w:tr w14:paraId="1B2C9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18968DE5">
            <w:pPr>
              <w:pStyle w:val="214"/>
              <w:rPr>
                <w:rFonts w:ascii="Times New Roman" w:hAnsi="Times New Roman"/>
              </w:rPr>
            </w:pPr>
            <w:r>
              <w:rPr>
                <w:rFonts w:ascii="Times New Roman" w:hAnsi="Times New Roman"/>
              </w:rPr>
              <w:t>…</w:t>
            </w:r>
          </w:p>
        </w:tc>
        <w:tc>
          <w:tcPr>
            <w:tcW w:w="850" w:type="dxa"/>
            <w:noWrap w:val="0"/>
            <w:vAlign w:val="center"/>
          </w:tcPr>
          <w:p w14:paraId="34BC0E87">
            <w:pPr>
              <w:pStyle w:val="214"/>
              <w:rPr>
                <w:rFonts w:hint="eastAsia" w:ascii="Times New Roman"/>
              </w:rPr>
            </w:pPr>
            <w:r>
              <w:rPr>
                <w:rFonts w:hint="eastAsia" w:ascii="Times New Roman"/>
              </w:rPr>
              <w:t>-</w:t>
            </w:r>
          </w:p>
        </w:tc>
        <w:tc>
          <w:tcPr>
            <w:tcW w:w="851" w:type="dxa"/>
            <w:noWrap w:val="0"/>
            <w:vAlign w:val="center"/>
          </w:tcPr>
          <w:p w14:paraId="5DD3D4ED">
            <w:pPr>
              <w:pStyle w:val="214"/>
              <w:rPr>
                <w:rFonts w:hint="eastAsia" w:ascii="Times New Roman"/>
              </w:rPr>
            </w:pPr>
            <w:r>
              <w:rPr>
                <w:rFonts w:hint="eastAsia" w:ascii="Times New Roman"/>
              </w:rPr>
              <w:t>0-7</w:t>
            </w:r>
          </w:p>
        </w:tc>
        <w:tc>
          <w:tcPr>
            <w:tcW w:w="1417" w:type="dxa"/>
            <w:noWrap w:val="0"/>
            <w:vAlign w:val="center"/>
          </w:tcPr>
          <w:p w14:paraId="52E039D5">
            <w:pPr>
              <w:pStyle w:val="214"/>
              <w:rPr>
                <w:rFonts w:hint="eastAsia" w:ascii="Times New Roman"/>
              </w:rPr>
            </w:pPr>
            <w:r>
              <w:rPr>
                <w:rFonts w:hint="eastAsia" w:ascii="Times New Roman"/>
              </w:rPr>
              <w:t>2</w:t>
            </w:r>
          </w:p>
        </w:tc>
        <w:tc>
          <w:tcPr>
            <w:tcW w:w="3334" w:type="dxa"/>
            <w:vMerge w:val="continue"/>
            <w:noWrap w:val="0"/>
            <w:vAlign w:val="top"/>
          </w:tcPr>
          <w:p w14:paraId="25E91CD2">
            <w:pPr>
              <w:pStyle w:val="214"/>
              <w:rPr>
                <w:rFonts w:hint="eastAsia" w:ascii="Times New Roman"/>
              </w:rPr>
            </w:pPr>
          </w:p>
        </w:tc>
      </w:tr>
      <w:tr w14:paraId="66089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7494A64B">
            <w:pPr>
              <w:pStyle w:val="214"/>
              <w:rPr>
                <w:rFonts w:ascii="Times New Roman" w:hAnsi="Times New Roman"/>
              </w:rPr>
            </w:pPr>
            <w:r>
              <w:rPr>
                <w:rFonts w:hint="eastAsia" w:ascii="Times New Roman" w:hAnsi="Times New Roman"/>
              </w:rPr>
              <w:t>Tn（第n个工频周期值）</w:t>
            </w:r>
          </w:p>
        </w:tc>
        <w:tc>
          <w:tcPr>
            <w:tcW w:w="850" w:type="dxa"/>
            <w:noWrap w:val="0"/>
            <w:vAlign w:val="center"/>
          </w:tcPr>
          <w:p w14:paraId="1374985E">
            <w:pPr>
              <w:pStyle w:val="214"/>
              <w:rPr>
                <w:rFonts w:hint="eastAsia" w:ascii="Times New Roman"/>
              </w:rPr>
            </w:pPr>
            <w:r>
              <w:rPr>
                <w:rFonts w:hint="eastAsia" w:ascii="Times New Roman"/>
              </w:rPr>
              <w:t>-</w:t>
            </w:r>
          </w:p>
        </w:tc>
        <w:tc>
          <w:tcPr>
            <w:tcW w:w="851" w:type="dxa"/>
            <w:noWrap w:val="0"/>
            <w:vAlign w:val="center"/>
          </w:tcPr>
          <w:p w14:paraId="375EB29F">
            <w:pPr>
              <w:pStyle w:val="214"/>
              <w:rPr>
                <w:rFonts w:hint="eastAsia" w:ascii="Times New Roman"/>
              </w:rPr>
            </w:pPr>
            <w:r>
              <w:rPr>
                <w:rFonts w:hint="eastAsia" w:ascii="Times New Roman"/>
              </w:rPr>
              <w:t>0-7</w:t>
            </w:r>
          </w:p>
        </w:tc>
        <w:tc>
          <w:tcPr>
            <w:tcW w:w="1417" w:type="dxa"/>
            <w:noWrap w:val="0"/>
            <w:vAlign w:val="center"/>
          </w:tcPr>
          <w:p w14:paraId="7CAFF81D">
            <w:pPr>
              <w:pStyle w:val="214"/>
              <w:rPr>
                <w:rFonts w:hint="eastAsia" w:ascii="Times New Roman"/>
              </w:rPr>
            </w:pPr>
            <w:r>
              <w:rPr>
                <w:rFonts w:hint="eastAsia" w:ascii="Times New Roman"/>
              </w:rPr>
              <w:t>2</w:t>
            </w:r>
          </w:p>
        </w:tc>
        <w:tc>
          <w:tcPr>
            <w:tcW w:w="3334" w:type="dxa"/>
            <w:vMerge w:val="continue"/>
            <w:noWrap w:val="0"/>
            <w:vAlign w:val="top"/>
          </w:tcPr>
          <w:p w14:paraId="49AACCAA">
            <w:pPr>
              <w:pStyle w:val="214"/>
              <w:rPr>
                <w:rFonts w:hint="eastAsia" w:ascii="Times New Roman"/>
              </w:rPr>
            </w:pPr>
          </w:p>
        </w:tc>
      </w:tr>
      <w:tr w14:paraId="1AD70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68973770">
            <w:pPr>
              <w:pStyle w:val="214"/>
              <w:rPr>
                <w:rFonts w:ascii="Times New Roman" w:hAnsi="Times New Roman"/>
              </w:rPr>
            </w:pPr>
            <w:r>
              <w:rPr>
                <w:rFonts w:hint="eastAsia" w:ascii="Times New Roman" w:hAnsi="Times New Roman"/>
              </w:rPr>
              <w:t>第二出线T1~Tn</w:t>
            </w:r>
          </w:p>
        </w:tc>
        <w:tc>
          <w:tcPr>
            <w:tcW w:w="850" w:type="dxa"/>
            <w:noWrap w:val="0"/>
            <w:vAlign w:val="center"/>
          </w:tcPr>
          <w:p w14:paraId="257C69CD">
            <w:pPr>
              <w:pStyle w:val="214"/>
              <w:rPr>
                <w:rFonts w:hint="eastAsia" w:ascii="Times New Roman"/>
              </w:rPr>
            </w:pPr>
            <w:r>
              <w:rPr>
                <w:rFonts w:hint="eastAsia" w:ascii="Times New Roman"/>
              </w:rPr>
              <w:t>-</w:t>
            </w:r>
          </w:p>
        </w:tc>
        <w:tc>
          <w:tcPr>
            <w:tcW w:w="851" w:type="dxa"/>
            <w:noWrap w:val="0"/>
            <w:vAlign w:val="center"/>
          </w:tcPr>
          <w:p w14:paraId="71AA01B5">
            <w:pPr>
              <w:pStyle w:val="214"/>
              <w:rPr>
                <w:rFonts w:hint="eastAsia" w:ascii="Times New Roman"/>
              </w:rPr>
            </w:pPr>
            <w:r>
              <w:rPr>
                <w:rFonts w:hint="eastAsia" w:ascii="Times New Roman"/>
              </w:rPr>
              <w:t>-</w:t>
            </w:r>
          </w:p>
        </w:tc>
        <w:tc>
          <w:tcPr>
            <w:tcW w:w="1417" w:type="dxa"/>
            <w:noWrap w:val="0"/>
            <w:vAlign w:val="center"/>
          </w:tcPr>
          <w:p w14:paraId="07750E06">
            <w:pPr>
              <w:pStyle w:val="214"/>
              <w:rPr>
                <w:rFonts w:hint="eastAsia" w:ascii="Times New Roman"/>
              </w:rPr>
            </w:pPr>
            <w:r>
              <w:rPr>
                <w:rFonts w:hint="eastAsia" w:ascii="Times New Roman"/>
              </w:rPr>
              <w:t>-</w:t>
            </w:r>
          </w:p>
        </w:tc>
        <w:tc>
          <w:tcPr>
            <w:tcW w:w="3334" w:type="dxa"/>
            <w:vMerge w:val="continue"/>
            <w:noWrap w:val="0"/>
            <w:vAlign w:val="top"/>
          </w:tcPr>
          <w:p w14:paraId="41A22F8C">
            <w:pPr>
              <w:pStyle w:val="214"/>
              <w:rPr>
                <w:rFonts w:hint="eastAsia" w:ascii="Times New Roman"/>
              </w:rPr>
            </w:pPr>
          </w:p>
        </w:tc>
      </w:tr>
      <w:tr w14:paraId="41B7F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689" w:type="dxa"/>
            <w:noWrap w:val="0"/>
            <w:vAlign w:val="center"/>
          </w:tcPr>
          <w:p w14:paraId="6A02C0E5">
            <w:pPr>
              <w:pStyle w:val="214"/>
              <w:rPr>
                <w:rFonts w:ascii="Times New Roman" w:hAnsi="Times New Roman"/>
              </w:rPr>
            </w:pPr>
            <w:r>
              <w:rPr>
                <w:rFonts w:hint="eastAsia" w:ascii="Times New Roman" w:hAnsi="Times New Roman"/>
              </w:rPr>
              <w:t>第三出线T1~Tn</w:t>
            </w:r>
          </w:p>
        </w:tc>
        <w:tc>
          <w:tcPr>
            <w:tcW w:w="850" w:type="dxa"/>
            <w:noWrap w:val="0"/>
            <w:vAlign w:val="center"/>
          </w:tcPr>
          <w:p w14:paraId="6371F422">
            <w:pPr>
              <w:pStyle w:val="214"/>
              <w:rPr>
                <w:rFonts w:hint="eastAsia" w:ascii="Times New Roman"/>
              </w:rPr>
            </w:pPr>
            <w:r>
              <w:rPr>
                <w:rFonts w:hint="eastAsia" w:ascii="Times New Roman"/>
              </w:rPr>
              <w:t>-</w:t>
            </w:r>
          </w:p>
        </w:tc>
        <w:tc>
          <w:tcPr>
            <w:tcW w:w="851" w:type="dxa"/>
            <w:noWrap w:val="0"/>
            <w:vAlign w:val="center"/>
          </w:tcPr>
          <w:p w14:paraId="5BD91654">
            <w:pPr>
              <w:pStyle w:val="214"/>
              <w:rPr>
                <w:rFonts w:hint="eastAsia" w:ascii="Times New Roman"/>
              </w:rPr>
            </w:pPr>
            <w:r>
              <w:rPr>
                <w:rFonts w:hint="eastAsia" w:ascii="Times New Roman"/>
              </w:rPr>
              <w:t>-</w:t>
            </w:r>
          </w:p>
        </w:tc>
        <w:tc>
          <w:tcPr>
            <w:tcW w:w="1417" w:type="dxa"/>
            <w:noWrap w:val="0"/>
            <w:vAlign w:val="center"/>
          </w:tcPr>
          <w:p w14:paraId="2B90F2F4">
            <w:pPr>
              <w:pStyle w:val="214"/>
              <w:rPr>
                <w:rFonts w:hint="eastAsia" w:ascii="Times New Roman"/>
              </w:rPr>
            </w:pPr>
            <w:r>
              <w:rPr>
                <w:rFonts w:hint="eastAsia" w:ascii="Times New Roman"/>
              </w:rPr>
              <w:t>-</w:t>
            </w:r>
          </w:p>
        </w:tc>
        <w:tc>
          <w:tcPr>
            <w:tcW w:w="3334" w:type="dxa"/>
            <w:vMerge w:val="continue"/>
            <w:noWrap w:val="0"/>
            <w:vAlign w:val="top"/>
          </w:tcPr>
          <w:p w14:paraId="7DB67FCE">
            <w:pPr>
              <w:pStyle w:val="214"/>
              <w:rPr>
                <w:rFonts w:hint="eastAsia" w:ascii="Times New Roman"/>
              </w:rPr>
            </w:pPr>
          </w:p>
        </w:tc>
      </w:tr>
    </w:tbl>
    <w:p w14:paraId="558351E9">
      <w:pPr>
        <w:pStyle w:val="191"/>
        <w:ind w:firstLineChars="0"/>
      </w:pPr>
    </w:p>
    <w:p w14:paraId="6B7425C9">
      <w:pPr>
        <w:pStyle w:val="83"/>
        <w:spacing w:before="156" w:after="156"/>
        <w:rPr>
          <w:rFonts w:ascii="Times New Roman"/>
        </w:rPr>
      </w:pPr>
      <w:r>
        <w:rPr>
          <w:rFonts w:hint="eastAsia" w:ascii="Times New Roman"/>
        </w:rPr>
        <w:t>台区判别结果查询命令数据（DATA）格式</w:t>
      </w:r>
    </w:p>
    <w:p w14:paraId="4A63EF0D">
      <w:pPr>
        <w:pStyle w:val="191"/>
        <w:ind w:firstLineChars="0"/>
      </w:pPr>
      <w:r>
        <w:rPr>
          <w:rFonts w:hint="eastAsia"/>
        </w:rPr>
        <w:t>该命令的采集类型为0x04，数据（DATA）为空。</w:t>
      </w:r>
    </w:p>
    <w:p w14:paraId="7989E252">
      <w:pPr>
        <w:pStyle w:val="83"/>
        <w:spacing w:before="156" w:after="156"/>
        <w:rPr>
          <w:rFonts w:ascii="Times New Roman"/>
        </w:rPr>
      </w:pPr>
      <w:r>
        <w:rPr>
          <w:rFonts w:hint="eastAsia" w:ascii="Times New Roman"/>
        </w:rPr>
        <w:t>台区判别结果信息报文数据（DATA）格式</w:t>
      </w:r>
    </w:p>
    <w:p w14:paraId="31A5B8B2">
      <w:pPr>
        <w:pStyle w:val="191"/>
        <w:ind w:firstLineChars="0"/>
      </w:pPr>
      <w:r>
        <w:rPr>
          <w:rFonts w:hint="eastAsia"/>
        </w:rPr>
        <w:t>该命令的采集类型为0x05，数据域</w:t>
      </w:r>
      <w:r>
        <w:t>应符合表</w:t>
      </w:r>
      <w:r>
        <w:rPr>
          <w:rFonts w:hint="eastAsia"/>
          <w:lang w:eastAsia="zh-CN"/>
        </w:rPr>
        <w:t>36</w:t>
      </w:r>
      <w:r>
        <w:t>要求。</w:t>
      </w:r>
    </w:p>
    <w:p w14:paraId="7537C218">
      <w:pPr>
        <w:pStyle w:val="154"/>
        <w:ind w:left="0"/>
      </w:pPr>
      <w:bookmarkStart w:id="1006" w:name="_Toc522709369"/>
      <w:bookmarkStart w:id="1007" w:name="_Ref527737887"/>
      <w:r>
        <w:rPr>
          <w:rFonts w:hint="eastAsia"/>
        </w:rPr>
        <w:t>台区识别结果数据域定义</w:t>
      </w:r>
      <w:bookmarkEnd w:id="1006"/>
      <w:bookmarkEnd w:id="1007"/>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69"/>
        <w:gridCol w:w="970"/>
        <w:gridCol w:w="992"/>
        <w:gridCol w:w="1418"/>
        <w:gridCol w:w="3192"/>
      </w:tblGrid>
      <w:tr w14:paraId="449A9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69" w:type="dxa"/>
            <w:noWrap w:val="0"/>
            <w:vAlign w:val="top"/>
          </w:tcPr>
          <w:p w14:paraId="66A0A8F9">
            <w:pPr>
              <w:pStyle w:val="214"/>
              <w:rPr>
                <w:rFonts w:ascii="Times New Roman" w:hAnsi="Times New Roman"/>
              </w:rPr>
            </w:pPr>
            <w:r>
              <w:rPr>
                <w:rFonts w:hint="eastAsia" w:ascii="Times New Roman" w:hAnsi="Times New Roman"/>
              </w:rPr>
              <w:t>字段</w:t>
            </w:r>
          </w:p>
        </w:tc>
        <w:tc>
          <w:tcPr>
            <w:tcW w:w="970" w:type="dxa"/>
            <w:noWrap w:val="0"/>
            <w:vAlign w:val="top"/>
          </w:tcPr>
          <w:p w14:paraId="4B75D8FE">
            <w:pPr>
              <w:pStyle w:val="214"/>
              <w:rPr>
                <w:rFonts w:ascii="Times New Roman" w:hAnsi="Times New Roman"/>
              </w:rPr>
            </w:pPr>
            <w:r>
              <w:rPr>
                <w:rFonts w:ascii="Times New Roman"/>
              </w:rPr>
              <w:t>字节号</w:t>
            </w:r>
          </w:p>
        </w:tc>
        <w:tc>
          <w:tcPr>
            <w:tcW w:w="992" w:type="dxa"/>
            <w:noWrap w:val="0"/>
            <w:vAlign w:val="top"/>
          </w:tcPr>
          <w:p w14:paraId="688F33D1">
            <w:pPr>
              <w:pStyle w:val="214"/>
              <w:rPr>
                <w:rFonts w:ascii="Times New Roman" w:hAnsi="Times New Roman"/>
              </w:rPr>
            </w:pPr>
            <w:r>
              <w:rPr>
                <w:rFonts w:ascii="Times New Roman"/>
              </w:rPr>
              <w:t>比特位</w:t>
            </w:r>
          </w:p>
        </w:tc>
        <w:tc>
          <w:tcPr>
            <w:tcW w:w="1418" w:type="dxa"/>
            <w:noWrap w:val="0"/>
            <w:vAlign w:val="top"/>
          </w:tcPr>
          <w:p w14:paraId="43450B8E">
            <w:pPr>
              <w:pStyle w:val="214"/>
              <w:rPr>
                <w:rFonts w:ascii="Times New Roman" w:hAnsi="Times New Roman"/>
              </w:rPr>
            </w:pPr>
            <w:r>
              <w:rPr>
                <w:rFonts w:ascii="Times New Roman"/>
              </w:rPr>
              <w:t>域大小</w:t>
            </w:r>
            <w:r>
              <w:rPr>
                <w:rFonts w:ascii="Times New Roman" w:hAnsi="Times New Roman"/>
              </w:rPr>
              <w:t>(</w:t>
            </w:r>
            <w:r>
              <w:rPr>
                <w:rFonts w:hint="eastAsia" w:ascii="Times New Roman" w:hAnsi="Times New Roman"/>
              </w:rPr>
              <w:t>字节</w:t>
            </w:r>
            <w:r>
              <w:rPr>
                <w:rFonts w:ascii="Times New Roman" w:hAnsi="Times New Roman"/>
              </w:rPr>
              <w:t>)</w:t>
            </w:r>
          </w:p>
        </w:tc>
        <w:tc>
          <w:tcPr>
            <w:tcW w:w="3192" w:type="dxa"/>
            <w:noWrap w:val="0"/>
            <w:vAlign w:val="top"/>
          </w:tcPr>
          <w:p w14:paraId="4E7BB0B9">
            <w:pPr>
              <w:pStyle w:val="214"/>
              <w:rPr>
                <w:rFonts w:hint="eastAsia" w:ascii="Times New Roman"/>
              </w:rPr>
            </w:pPr>
            <w:r>
              <w:rPr>
                <w:rFonts w:hint="eastAsia" w:ascii="Times New Roman"/>
              </w:rPr>
              <w:t>含义</w:t>
            </w:r>
          </w:p>
        </w:tc>
      </w:tr>
      <w:tr w14:paraId="40E5B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69" w:type="dxa"/>
            <w:noWrap w:val="0"/>
            <w:vAlign w:val="center"/>
          </w:tcPr>
          <w:p w14:paraId="617CDEED">
            <w:pPr>
              <w:pStyle w:val="214"/>
              <w:rPr>
                <w:rFonts w:ascii="Times New Roman" w:hAnsi="Times New Roman"/>
              </w:rPr>
            </w:pPr>
            <w:r>
              <w:rPr>
                <w:rFonts w:hint="eastAsia" w:ascii="Times New Roman" w:hAnsi="Times New Roman"/>
              </w:rPr>
              <w:t>TEI</w:t>
            </w:r>
          </w:p>
        </w:tc>
        <w:tc>
          <w:tcPr>
            <w:tcW w:w="970" w:type="dxa"/>
            <w:noWrap w:val="0"/>
            <w:vAlign w:val="center"/>
          </w:tcPr>
          <w:p w14:paraId="1DCF8E48">
            <w:pPr>
              <w:pStyle w:val="214"/>
              <w:rPr>
                <w:rFonts w:hint="eastAsia" w:ascii="Times New Roman"/>
              </w:rPr>
            </w:pPr>
            <w:r>
              <w:rPr>
                <w:rFonts w:hint="eastAsia" w:ascii="Times New Roman"/>
              </w:rPr>
              <w:t>0-1</w:t>
            </w:r>
          </w:p>
        </w:tc>
        <w:tc>
          <w:tcPr>
            <w:tcW w:w="992" w:type="dxa"/>
            <w:noWrap w:val="0"/>
            <w:vAlign w:val="center"/>
          </w:tcPr>
          <w:p w14:paraId="6197BADF">
            <w:pPr>
              <w:pStyle w:val="214"/>
              <w:rPr>
                <w:rFonts w:hint="eastAsia" w:ascii="Times New Roman"/>
              </w:rPr>
            </w:pPr>
            <w:r>
              <w:rPr>
                <w:rFonts w:hint="eastAsia" w:ascii="Times New Roman"/>
              </w:rPr>
              <w:t>0-7</w:t>
            </w:r>
          </w:p>
        </w:tc>
        <w:tc>
          <w:tcPr>
            <w:tcW w:w="1418" w:type="dxa"/>
            <w:noWrap w:val="0"/>
            <w:vAlign w:val="center"/>
          </w:tcPr>
          <w:p w14:paraId="2591323D">
            <w:pPr>
              <w:pStyle w:val="214"/>
              <w:rPr>
                <w:rFonts w:hint="eastAsia" w:ascii="Times New Roman"/>
              </w:rPr>
            </w:pPr>
            <w:r>
              <w:rPr>
                <w:rFonts w:hint="eastAsia" w:ascii="Times New Roman"/>
              </w:rPr>
              <w:t>2</w:t>
            </w:r>
          </w:p>
        </w:tc>
        <w:tc>
          <w:tcPr>
            <w:tcW w:w="3192" w:type="dxa"/>
            <w:noWrap w:val="0"/>
            <w:vAlign w:val="center"/>
          </w:tcPr>
          <w:p w14:paraId="404E58B5">
            <w:pPr>
              <w:pStyle w:val="214"/>
              <w:jc w:val="both"/>
              <w:rPr>
                <w:rFonts w:hint="eastAsia" w:ascii="Times New Roman"/>
              </w:rPr>
            </w:pPr>
            <w:r>
              <w:rPr>
                <w:rFonts w:hint="eastAsia"/>
              </w:rPr>
              <w:t>代表STA的TEI标识。</w:t>
            </w:r>
          </w:p>
        </w:tc>
      </w:tr>
      <w:tr w14:paraId="25F56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69" w:type="dxa"/>
            <w:noWrap w:val="0"/>
            <w:vAlign w:val="center"/>
          </w:tcPr>
          <w:p w14:paraId="293A3435">
            <w:pPr>
              <w:pStyle w:val="214"/>
              <w:rPr>
                <w:rFonts w:ascii="Times New Roman" w:hAnsi="Times New Roman"/>
              </w:rPr>
            </w:pPr>
            <w:r>
              <w:rPr>
                <w:rFonts w:hint="eastAsia" w:ascii="Times New Roman" w:hAnsi="Times New Roman"/>
              </w:rPr>
              <w:t>台区判别过程结束标志</w:t>
            </w:r>
          </w:p>
        </w:tc>
        <w:tc>
          <w:tcPr>
            <w:tcW w:w="970" w:type="dxa"/>
            <w:noWrap w:val="0"/>
            <w:vAlign w:val="center"/>
          </w:tcPr>
          <w:p w14:paraId="3CE09C65">
            <w:pPr>
              <w:pStyle w:val="214"/>
              <w:rPr>
                <w:rFonts w:hint="eastAsia" w:ascii="Times New Roman"/>
              </w:rPr>
            </w:pPr>
            <w:r>
              <w:rPr>
                <w:rFonts w:hint="eastAsia" w:ascii="Times New Roman"/>
              </w:rPr>
              <w:t>2</w:t>
            </w:r>
          </w:p>
        </w:tc>
        <w:tc>
          <w:tcPr>
            <w:tcW w:w="992" w:type="dxa"/>
            <w:noWrap w:val="0"/>
            <w:vAlign w:val="center"/>
          </w:tcPr>
          <w:p w14:paraId="4F3B499D">
            <w:pPr>
              <w:pStyle w:val="214"/>
              <w:rPr>
                <w:rFonts w:hint="eastAsia" w:ascii="Times New Roman"/>
              </w:rPr>
            </w:pPr>
            <w:r>
              <w:rPr>
                <w:rFonts w:hint="eastAsia" w:ascii="Times New Roman"/>
              </w:rPr>
              <w:t>0-7</w:t>
            </w:r>
          </w:p>
        </w:tc>
        <w:tc>
          <w:tcPr>
            <w:tcW w:w="1418" w:type="dxa"/>
            <w:noWrap w:val="0"/>
            <w:vAlign w:val="center"/>
          </w:tcPr>
          <w:p w14:paraId="2A8ACA37">
            <w:pPr>
              <w:pStyle w:val="214"/>
              <w:rPr>
                <w:rFonts w:hint="eastAsia" w:ascii="Times New Roman"/>
              </w:rPr>
            </w:pPr>
            <w:r>
              <w:rPr>
                <w:rFonts w:hint="eastAsia" w:ascii="Times New Roman"/>
              </w:rPr>
              <w:t>1</w:t>
            </w:r>
          </w:p>
        </w:tc>
        <w:tc>
          <w:tcPr>
            <w:tcW w:w="3192" w:type="dxa"/>
            <w:noWrap w:val="0"/>
            <w:vAlign w:val="center"/>
          </w:tcPr>
          <w:p w14:paraId="78BFFB9D">
            <w:pPr>
              <w:pStyle w:val="214"/>
              <w:jc w:val="both"/>
              <w:rPr>
                <w:rFonts w:hint="eastAsia" w:ascii="Times New Roman"/>
              </w:rPr>
            </w:pPr>
            <w:r>
              <w:rPr>
                <w:rFonts w:hint="eastAsia"/>
              </w:rPr>
              <w:t>为1代表识别过程结束，为0代表识别进行中，其它取值保留。</w:t>
            </w:r>
          </w:p>
        </w:tc>
      </w:tr>
      <w:tr w14:paraId="345BA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69" w:type="dxa"/>
            <w:noWrap w:val="0"/>
            <w:vAlign w:val="center"/>
          </w:tcPr>
          <w:p w14:paraId="33EA4523">
            <w:pPr>
              <w:pStyle w:val="214"/>
              <w:rPr>
                <w:rFonts w:ascii="Times New Roman" w:hAnsi="Times New Roman"/>
              </w:rPr>
            </w:pPr>
            <w:r>
              <w:rPr>
                <w:rFonts w:hint="eastAsia" w:ascii="Times New Roman" w:hAnsi="Times New Roman"/>
              </w:rPr>
              <w:t>台区识别结果</w:t>
            </w:r>
          </w:p>
        </w:tc>
        <w:tc>
          <w:tcPr>
            <w:tcW w:w="970" w:type="dxa"/>
            <w:noWrap w:val="0"/>
            <w:vAlign w:val="center"/>
          </w:tcPr>
          <w:p w14:paraId="5D6D1CE5">
            <w:pPr>
              <w:pStyle w:val="214"/>
              <w:rPr>
                <w:rFonts w:hint="eastAsia" w:ascii="Times New Roman"/>
              </w:rPr>
            </w:pPr>
            <w:r>
              <w:rPr>
                <w:rFonts w:hint="eastAsia" w:ascii="Times New Roman"/>
              </w:rPr>
              <w:t>3</w:t>
            </w:r>
          </w:p>
        </w:tc>
        <w:tc>
          <w:tcPr>
            <w:tcW w:w="992" w:type="dxa"/>
            <w:noWrap w:val="0"/>
            <w:vAlign w:val="center"/>
          </w:tcPr>
          <w:p w14:paraId="7183CB83">
            <w:pPr>
              <w:pStyle w:val="214"/>
              <w:rPr>
                <w:rFonts w:hint="eastAsia" w:ascii="Times New Roman"/>
              </w:rPr>
            </w:pPr>
            <w:r>
              <w:rPr>
                <w:rFonts w:hint="eastAsia" w:ascii="Times New Roman"/>
              </w:rPr>
              <w:t>0-7</w:t>
            </w:r>
          </w:p>
        </w:tc>
        <w:tc>
          <w:tcPr>
            <w:tcW w:w="1418" w:type="dxa"/>
            <w:noWrap w:val="0"/>
            <w:vAlign w:val="center"/>
          </w:tcPr>
          <w:p w14:paraId="052BB216">
            <w:pPr>
              <w:pStyle w:val="214"/>
              <w:rPr>
                <w:rFonts w:hint="eastAsia" w:ascii="Times New Roman"/>
              </w:rPr>
            </w:pPr>
            <w:r>
              <w:rPr>
                <w:rFonts w:hint="eastAsia" w:ascii="Times New Roman"/>
              </w:rPr>
              <w:t>1</w:t>
            </w:r>
          </w:p>
        </w:tc>
        <w:tc>
          <w:tcPr>
            <w:tcW w:w="3192" w:type="dxa"/>
            <w:noWrap w:val="0"/>
            <w:vAlign w:val="center"/>
          </w:tcPr>
          <w:p w14:paraId="3FF4A411">
            <w:pPr>
              <w:pStyle w:val="191"/>
              <w:ind w:firstLine="0" w:firstLineChars="0"/>
              <w:rPr>
                <w:rFonts w:hint="eastAsia"/>
              </w:rPr>
            </w:pPr>
            <w:r>
              <w:rPr>
                <w:rFonts w:hint="eastAsia"/>
              </w:rPr>
              <w:t>当台区识别过程未结束时，该域无意义，为0代表识别结果未知，为1代表是本台区，为2代表不是本台区，其它取值保留。</w:t>
            </w:r>
          </w:p>
        </w:tc>
      </w:tr>
      <w:tr w14:paraId="3C452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2569" w:type="dxa"/>
            <w:noWrap w:val="0"/>
            <w:vAlign w:val="center"/>
          </w:tcPr>
          <w:p w14:paraId="08C48E2F">
            <w:pPr>
              <w:pStyle w:val="214"/>
              <w:rPr>
                <w:rFonts w:ascii="Times New Roman" w:hAnsi="Times New Roman"/>
              </w:rPr>
            </w:pPr>
            <w:r>
              <w:rPr>
                <w:rFonts w:hint="eastAsia" w:ascii="Times New Roman" w:hAnsi="Times New Roman"/>
              </w:rPr>
              <w:t>正确隶属CCO地址</w:t>
            </w:r>
          </w:p>
        </w:tc>
        <w:tc>
          <w:tcPr>
            <w:tcW w:w="970" w:type="dxa"/>
            <w:noWrap w:val="0"/>
            <w:vAlign w:val="center"/>
          </w:tcPr>
          <w:p w14:paraId="7E0E4CD9">
            <w:pPr>
              <w:pStyle w:val="214"/>
              <w:rPr>
                <w:rFonts w:hint="eastAsia" w:ascii="Times New Roman"/>
              </w:rPr>
            </w:pPr>
            <w:r>
              <w:rPr>
                <w:rFonts w:hint="eastAsia" w:ascii="Times New Roman"/>
              </w:rPr>
              <w:t>4-9</w:t>
            </w:r>
          </w:p>
        </w:tc>
        <w:tc>
          <w:tcPr>
            <w:tcW w:w="992" w:type="dxa"/>
            <w:noWrap w:val="0"/>
            <w:vAlign w:val="center"/>
          </w:tcPr>
          <w:p w14:paraId="7BC04FD6">
            <w:pPr>
              <w:pStyle w:val="214"/>
              <w:rPr>
                <w:rFonts w:hint="eastAsia" w:ascii="Times New Roman"/>
              </w:rPr>
            </w:pPr>
            <w:r>
              <w:rPr>
                <w:rFonts w:hint="eastAsia" w:ascii="Times New Roman"/>
              </w:rPr>
              <w:t>0-7</w:t>
            </w:r>
          </w:p>
        </w:tc>
        <w:tc>
          <w:tcPr>
            <w:tcW w:w="1418" w:type="dxa"/>
            <w:noWrap w:val="0"/>
            <w:vAlign w:val="center"/>
          </w:tcPr>
          <w:p w14:paraId="503BF9CC">
            <w:pPr>
              <w:pStyle w:val="214"/>
              <w:rPr>
                <w:rFonts w:hint="eastAsia" w:ascii="Times New Roman"/>
              </w:rPr>
            </w:pPr>
            <w:r>
              <w:rPr>
                <w:rFonts w:hint="eastAsia" w:ascii="Times New Roman"/>
              </w:rPr>
              <w:t>6</w:t>
            </w:r>
          </w:p>
        </w:tc>
        <w:tc>
          <w:tcPr>
            <w:tcW w:w="3192" w:type="dxa"/>
            <w:noWrap w:val="0"/>
            <w:vAlign w:val="center"/>
          </w:tcPr>
          <w:p w14:paraId="429CC818">
            <w:pPr>
              <w:pStyle w:val="191"/>
              <w:ind w:firstLine="0" w:firstLineChars="0"/>
              <w:rPr>
                <w:rFonts w:hint="eastAsia"/>
              </w:rPr>
            </w:pPr>
            <w:r>
              <w:rPr>
                <w:rFonts w:hint="eastAsia"/>
              </w:rPr>
              <w:t>当台区识别结果非本台区时，该数据域填充该STA正确隶属的CCO地址。STA融合多种台区特征信息，实现准确的户变隶属关系识别。</w:t>
            </w:r>
          </w:p>
        </w:tc>
      </w:tr>
    </w:tbl>
    <w:p w14:paraId="280EE337">
      <w:pPr>
        <w:pStyle w:val="191"/>
        <w:ind w:firstLineChars="0"/>
      </w:pPr>
    </w:p>
    <w:p w14:paraId="16E91621">
      <w:pPr>
        <w:pStyle w:val="74"/>
        <w:spacing w:before="156" w:after="156"/>
        <w:rPr>
          <w:rFonts w:ascii="Times New Roman"/>
        </w:rPr>
      </w:pPr>
      <w:r>
        <w:rPr>
          <w:rFonts w:hint="eastAsia" w:ascii="Times New Roman"/>
        </w:rPr>
        <w:t>台区识别</w:t>
      </w:r>
      <w:r>
        <w:rPr>
          <w:rFonts w:ascii="Times New Roman"/>
        </w:rPr>
        <w:t>报文传输流程</w:t>
      </w:r>
    </w:p>
    <w:p w14:paraId="5FA9F8F4">
      <w:pPr>
        <w:pStyle w:val="79"/>
        <w:spacing w:before="156" w:after="156"/>
        <w:rPr>
          <w:rFonts w:ascii="Times New Roman"/>
        </w:rPr>
      </w:pPr>
      <w:r>
        <w:rPr>
          <w:rFonts w:hint="eastAsia" w:ascii="Times New Roman"/>
        </w:rPr>
        <w:t>集中</w:t>
      </w:r>
      <w:r>
        <w:rPr>
          <w:rFonts w:hint="eastAsia"/>
        </w:rPr>
        <w:t>式</w:t>
      </w:r>
      <w:r>
        <w:rPr>
          <w:rFonts w:hint="eastAsia" w:ascii="Times New Roman"/>
        </w:rPr>
        <w:t>识别流程</w:t>
      </w:r>
    </w:p>
    <w:p w14:paraId="4933FDA9">
      <w:pPr>
        <w:pStyle w:val="191"/>
        <w:ind w:firstLineChars="0"/>
      </w:pPr>
      <w:r>
        <w:rPr>
          <w:rFonts w:hint="eastAsia"/>
        </w:rPr>
        <w:t>集中式识别流程，首先是CCO向各个STA广播发送“台区特征采集启动”命令，各个STA按照采集规则进行台区特征的采集，之后CCO依次向各个STA单播发送“台区特征信息收集”命令，STA依次返回“台区特征信息告知”报文，具体</w:t>
      </w:r>
      <w:r>
        <w:t>流程应符合</w:t>
      </w:r>
      <w:r>
        <w:rPr>
          <w:rFonts w:hint="eastAsia"/>
          <w:lang w:eastAsia="zh-CN"/>
        </w:rPr>
        <w:t>图33</w:t>
      </w:r>
      <w:r>
        <w:t>要求。</w:t>
      </w:r>
    </w:p>
    <w:p w14:paraId="55207C62">
      <w:pPr>
        <w:jc w:val="center"/>
      </w:pPr>
      <w:r>
        <w:object>
          <v:shape id="_x0000_i1055" o:spt="75" type="#_x0000_t75" style="height:186.8pt;width:154.85pt;" o:ole="t" filled="f" o:preferrelative="t" stroked="f" coordsize="21600,21600">
            <v:path/>
            <v:fill on="f" focussize="0,0"/>
            <v:stroke on="f"/>
            <v:imagedata r:id="rId77" o:title=""/>
            <o:lock v:ext="edit" aspectratio="t"/>
            <w10:wrap type="none"/>
            <w10:anchorlock/>
          </v:shape>
          <o:OLEObject Type="Embed" ProgID="Visio.Drawing.11" ShapeID="_x0000_i1055" DrawAspect="Content" ObjectID="_1468075757" r:id="rId76">
            <o:LockedField>false</o:LockedField>
          </o:OLEObject>
        </w:object>
      </w:r>
    </w:p>
    <w:p w14:paraId="75EA9280">
      <w:pPr>
        <w:pStyle w:val="156"/>
        <w:ind w:hanging="2"/>
        <w:rPr>
          <w:rFonts w:ascii="Times New Roman"/>
        </w:rPr>
      </w:pPr>
      <w:bookmarkStart w:id="1008" w:name="_Toc522709375"/>
      <w:bookmarkStart w:id="1009" w:name="_Ref527737898"/>
      <w:r>
        <w:rPr>
          <w:rFonts w:hint="eastAsia" w:hAnsi="黑体"/>
        </w:rPr>
        <w:t>CCO集中</w:t>
      </w:r>
      <w:r>
        <w:rPr>
          <w:rFonts w:hint="eastAsia" w:ascii="Times New Roman"/>
        </w:rPr>
        <w:t>式台区识别流程</w:t>
      </w:r>
      <w:bookmarkEnd w:id="1008"/>
      <w:bookmarkEnd w:id="1009"/>
    </w:p>
    <w:p w14:paraId="67DA78A0">
      <w:pPr>
        <w:pStyle w:val="79"/>
        <w:spacing w:before="156" w:after="156"/>
        <w:rPr>
          <w:rFonts w:ascii="Times New Roman"/>
        </w:rPr>
      </w:pPr>
      <w:r>
        <w:rPr>
          <w:rFonts w:hint="eastAsia" w:ascii="Times New Roman"/>
        </w:rPr>
        <w:t>分布式识别流程</w:t>
      </w:r>
    </w:p>
    <w:p w14:paraId="5B541FF6">
      <w:pPr>
        <w:pStyle w:val="191"/>
        <w:ind w:firstLineChars="0"/>
      </w:pPr>
      <w:r>
        <w:rPr>
          <w:rFonts w:hint="eastAsia"/>
        </w:rPr>
        <w:t>分布式识别流程，首先是CCO向各个STA广播发送“台区特征采集启动”命令，各个STA按照采集规则进行台区特征的采集，之后CCO向各个STA广播、本地广播发送CCO的“台区特征信息告知”命令，STA本地进行台区隶属关系的判别，判别结果出来后，向CCO单播发送“台区判别信息”报文，具体</w:t>
      </w:r>
      <w:r>
        <w:t>流程应符合</w:t>
      </w:r>
      <w:r>
        <w:rPr>
          <w:rFonts w:hint="eastAsia"/>
          <w:lang w:eastAsia="zh-CN"/>
        </w:rPr>
        <w:t>图34</w:t>
      </w:r>
      <w:r>
        <w:t>要求。</w:t>
      </w:r>
    </w:p>
    <w:p w14:paraId="1CAA56F5">
      <w:pPr>
        <w:jc w:val="center"/>
      </w:pPr>
      <w:r>
        <w:object>
          <v:shape id="_x0000_i1056" o:spt="75" type="#_x0000_t75" style="height:186.8pt;width:154.85pt;" o:ole="t" filled="f" o:preferrelative="t" stroked="f" coordsize="21600,21600">
            <v:path/>
            <v:fill on="f" focussize="0,0"/>
            <v:stroke on="f"/>
            <v:imagedata r:id="rId79" o:title=""/>
            <o:lock v:ext="edit" aspectratio="t"/>
            <w10:wrap type="none"/>
            <w10:anchorlock/>
          </v:shape>
          <o:OLEObject Type="Embed" ProgID="Visio.Drawing.11" ShapeID="_x0000_i1056" DrawAspect="Content" ObjectID="_1468075758" r:id="rId78">
            <o:LockedField>false</o:LockedField>
          </o:OLEObject>
        </w:object>
      </w:r>
    </w:p>
    <w:p w14:paraId="209B6BC3">
      <w:pPr>
        <w:pStyle w:val="156"/>
        <w:ind w:hanging="2"/>
        <w:rPr>
          <w:rFonts w:ascii="Times New Roman"/>
        </w:rPr>
      </w:pPr>
      <w:bookmarkStart w:id="1010" w:name="_Toc522709376"/>
      <w:bookmarkStart w:id="1011" w:name="_Ref527737907"/>
      <w:r>
        <w:rPr>
          <w:rFonts w:hint="eastAsia" w:hAnsi="黑体"/>
        </w:rPr>
        <w:t>STA分</w:t>
      </w:r>
      <w:r>
        <w:rPr>
          <w:rFonts w:hint="eastAsia" w:ascii="Times New Roman"/>
        </w:rPr>
        <w:t>布式台区识别</w:t>
      </w:r>
      <w:r>
        <w:rPr>
          <w:rFonts w:ascii="Times New Roman"/>
        </w:rPr>
        <w:t>流程</w:t>
      </w:r>
      <w:bookmarkEnd w:id="1010"/>
      <w:bookmarkEnd w:id="1011"/>
    </w:p>
    <w:p w14:paraId="0F96C4B3">
      <w:pPr>
        <w:pStyle w:val="79"/>
        <w:spacing w:before="156" w:after="156"/>
        <w:rPr>
          <w:rFonts w:ascii="Times New Roman"/>
        </w:rPr>
      </w:pPr>
      <w:r>
        <w:rPr>
          <w:rFonts w:hint="eastAsia" w:ascii="Times New Roman"/>
        </w:rPr>
        <w:t>台区识别结果查询流程</w:t>
      </w:r>
    </w:p>
    <w:p w14:paraId="4C3A185E">
      <w:pPr>
        <w:pStyle w:val="191"/>
        <w:ind w:firstLineChars="0"/>
      </w:pPr>
      <w:r>
        <w:rPr>
          <w:rFonts w:hint="eastAsia"/>
        </w:rPr>
        <w:t>CCO可以随时查询STA的台区判别信息，具体</w:t>
      </w:r>
      <w:r>
        <w:t>流程应符合</w:t>
      </w:r>
      <w:r>
        <w:rPr>
          <w:rFonts w:hint="eastAsia"/>
          <w:lang w:eastAsia="zh-CN"/>
        </w:rPr>
        <w:t>图35</w:t>
      </w:r>
      <w:r>
        <w:t>要求。</w:t>
      </w:r>
    </w:p>
    <w:p w14:paraId="7E4DEE1F">
      <w:pPr>
        <w:jc w:val="center"/>
      </w:pPr>
      <w:r>
        <w:object>
          <v:shape id="_x0000_i1057" o:spt="75" type="#_x0000_t75" style="height:144.45pt;width:154.85pt;" o:ole="t" filled="f" o:preferrelative="t" stroked="f" coordsize="21600,21600">
            <v:path/>
            <v:fill on="f" focussize="0,0"/>
            <v:stroke on="f"/>
            <v:imagedata r:id="rId81" o:title=""/>
            <o:lock v:ext="edit" aspectratio="t"/>
            <w10:wrap type="none"/>
            <w10:anchorlock/>
          </v:shape>
          <o:OLEObject Type="Embed" ProgID="Visio.Drawing.11" ShapeID="_x0000_i1057" DrawAspect="Content" ObjectID="_1468075759" r:id="rId80">
            <o:LockedField>false</o:LockedField>
          </o:OLEObject>
        </w:object>
      </w:r>
    </w:p>
    <w:p w14:paraId="7B2BF792">
      <w:pPr>
        <w:pStyle w:val="156"/>
        <w:ind w:hanging="2"/>
        <w:rPr>
          <w:rFonts w:ascii="Times New Roman"/>
        </w:rPr>
      </w:pPr>
      <w:bookmarkStart w:id="1012" w:name="_Toc522709377"/>
      <w:bookmarkStart w:id="1013" w:name="_Ref527737928"/>
      <w:r>
        <w:rPr>
          <w:rFonts w:hint="eastAsia" w:ascii="Times New Roman"/>
        </w:rPr>
        <w:t>台区识别结果查询流程</w:t>
      </w:r>
      <w:bookmarkEnd w:id="1012"/>
      <w:bookmarkEnd w:id="1013"/>
    </w:p>
    <w:p w14:paraId="736D79E5">
      <w:pPr>
        <w:pStyle w:val="70"/>
      </w:pPr>
      <w:r>
        <w:t>精准校时</w:t>
      </w:r>
    </w:p>
    <w:p w14:paraId="3AC63198">
      <w:pPr>
        <w:pStyle w:val="74"/>
        <w:spacing w:before="156" w:after="156"/>
        <w:rPr>
          <w:rFonts w:ascii="Times New Roman"/>
        </w:rPr>
      </w:pPr>
      <w:del w:id="146" w:author="作者">
        <w:r>
          <w:rPr>
            <w:rFonts w:ascii="Times New Roman"/>
          </w:rPr>
          <w:delText>下行报文格式</w:delText>
        </w:r>
      </w:del>
      <w:ins w:id="147" w:author="作者">
        <w:r>
          <w:rPr>
            <w:rFonts w:hint="eastAsia" w:ascii="Times New Roman"/>
          </w:rPr>
          <w:t>精准校时下行报文格式</w:t>
        </w:r>
      </w:ins>
    </w:p>
    <w:p w14:paraId="34E240BE">
      <w:pPr>
        <w:pStyle w:val="79"/>
        <w:spacing w:before="156" w:after="156"/>
        <w:rPr>
          <w:del w:id="148" w:author="作者" w:date=""/>
          <w:rFonts w:ascii="Times New Roman"/>
        </w:rPr>
      </w:pPr>
      <w:del w:id="149" w:author="作者">
        <w:r>
          <w:rPr>
            <w:rFonts w:hint="eastAsia" w:ascii="Times New Roman"/>
          </w:rPr>
          <w:delText>精准校时下行报文格式</w:delText>
        </w:r>
      </w:del>
    </w:p>
    <w:p w14:paraId="44306847">
      <w:pPr>
        <w:pStyle w:val="38"/>
        <w:rPr>
          <w:rFonts w:ascii="Times New Roman"/>
        </w:rPr>
      </w:pPr>
      <w:r>
        <w:rPr>
          <w:rFonts w:ascii="Times New Roman"/>
        </w:rPr>
        <w:t>CCO向STA发送的精准校时下行报文格式</w:t>
      </w:r>
      <w:r>
        <w:rPr>
          <w:rFonts w:hint="eastAsia" w:ascii="Times New Roman"/>
        </w:rPr>
        <w:t>应符合图3</w:t>
      </w:r>
      <w:r>
        <w:rPr>
          <w:rFonts w:ascii="Times New Roman"/>
        </w:rPr>
        <w:t>6</w:t>
      </w:r>
      <w:r>
        <w:rPr>
          <w:rFonts w:hint="eastAsia" w:ascii="Times New Roman"/>
        </w:rPr>
        <w:t>格式要求</w:t>
      </w:r>
      <w:r>
        <w:rPr>
          <w:rFonts w:ascii="Times New Roman"/>
        </w:rPr>
        <w:t>。</w:t>
      </w:r>
    </w:p>
    <w:p w14:paraId="17381DB2">
      <w:pPr>
        <w:pStyle w:val="38"/>
      </w:pPr>
      <w:r>
        <w:object>
          <v:shape id="_x0000_i1058" o:spt="75" type="#_x0000_t75" style="height:97.35pt;width:422.75pt;" o:ole="t" filled="f" o:preferrelative="t" stroked="f" coordsize="21600,21600">
            <v:path/>
            <v:fill on="f" focussize="0,0"/>
            <v:stroke on="f"/>
            <v:imagedata r:id="rId83" o:title=""/>
            <o:lock v:ext="edit" aspectratio="t"/>
            <w10:wrap type="none"/>
            <w10:anchorlock/>
          </v:shape>
          <o:OLEObject Type="Embed" ProgID="Visio.Drawing.15" ShapeID="_x0000_i1058" DrawAspect="Content" ObjectID="_1468075760" r:id="rId82">
            <o:LockedField>false</o:LockedField>
          </o:OLEObject>
        </w:object>
      </w:r>
    </w:p>
    <w:p w14:paraId="349F57AE">
      <w:pPr>
        <w:pStyle w:val="156"/>
        <w:rPr>
          <w:rFonts w:ascii="Times New Roman"/>
        </w:rPr>
      </w:pPr>
      <w:r>
        <w:rPr>
          <w:rFonts w:ascii="Times New Roman"/>
        </w:rPr>
        <w:t>精准校时下行报文格式</w:t>
      </w:r>
    </w:p>
    <w:p w14:paraId="48B4A7B5">
      <w:pPr>
        <w:pStyle w:val="38"/>
        <w:rPr>
          <w:rFonts w:ascii="Times New Roman"/>
        </w:rPr>
      </w:pPr>
      <w:r>
        <w:rPr>
          <w:rFonts w:ascii="Times New Roman"/>
        </w:rPr>
        <w:t>精准校时下行报文格式的字段</w:t>
      </w:r>
      <w:r>
        <w:rPr>
          <w:rFonts w:hint="eastAsia" w:ascii="Times New Roman"/>
        </w:rPr>
        <w:t>应符合表37要求</w:t>
      </w:r>
      <w:r>
        <w:rPr>
          <w:rFonts w:ascii="Times New Roman"/>
        </w:rPr>
        <w:t>。</w:t>
      </w:r>
    </w:p>
    <w:p w14:paraId="41A94074">
      <w:pPr>
        <w:pStyle w:val="154"/>
        <w:ind w:left="0"/>
        <w:rPr>
          <w:rFonts w:ascii="Times New Roman"/>
        </w:rPr>
      </w:pPr>
      <w:r>
        <w:rPr>
          <w:rFonts w:ascii="Times New Roman"/>
        </w:rPr>
        <w:t>精准校时下行报文格式说明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2"/>
        <w:gridCol w:w="1093"/>
        <w:gridCol w:w="1444"/>
        <w:gridCol w:w="1119"/>
        <w:gridCol w:w="3481"/>
      </w:tblGrid>
      <w:tr w14:paraId="4B0A2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632" w:type="dxa"/>
            <w:noWrap w:val="0"/>
            <w:vAlign w:val="center"/>
          </w:tcPr>
          <w:p w14:paraId="7C01A167">
            <w:pPr>
              <w:pStyle w:val="214"/>
              <w:rPr>
                <w:rFonts w:ascii="Times New Roman" w:hAnsi="Times New Roman"/>
              </w:rPr>
            </w:pPr>
            <w:r>
              <w:rPr>
                <w:rFonts w:ascii="Times New Roman"/>
              </w:rPr>
              <w:t>域</w:t>
            </w:r>
          </w:p>
        </w:tc>
        <w:tc>
          <w:tcPr>
            <w:tcW w:w="1093" w:type="dxa"/>
            <w:noWrap w:val="0"/>
            <w:vAlign w:val="center"/>
          </w:tcPr>
          <w:p w14:paraId="2A1D1AB0">
            <w:pPr>
              <w:pStyle w:val="214"/>
              <w:rPr>
                <w:rFonts w:ascii="Times New Roman" w:hAnsi="Times New Roman"/>
              </w:rPr>
            </w:pPr>
            <w:r>
              <w:rPr>
                <w:rFonts w:ascii="Times New Roman"/>
              </w:rPr>
              <w:t>字节号</w:t>
            </w:r>
          </w:p>
        </w:tc>
        <w:tc>
          <w:tcPr>
            <w:tcW w:w="1444" w:type="dxa"/>
            <w:noWrap w:val="0"/>
            <w:vAlign w:val="center"/>
          </w:tcPr>
          <w:p w14:paraId="6C31E62B">
            <w:pPr>
              <w:pStyle w:val="214"/>
              <w:rPr>
                <w:rFonts w:ascii="Times New Roman" w:hAnsi="Times New Roman"/>
              </w:rPr>
            </w:pPr>
            <w:r>
              <w:rPr>
                <w:rFonts w:ascii="Times New Roman"/>
              </w:rPr>
              <w:t>比特位</w:t>
            </w:r>
          </w:p>
        </w:tc>
        <w:tc>
          <w:tcPr>
            <w:tcW w:w="1119" w:type="dxa"/>
            <w:noWrap w:val="0"/>
            <w:vAlign w:val="center"/>
          </w:tcPr>
          <w:p w14:paraId="7919C92C">
            <w:pPr>
              <w:pStyle w:val="214"/>
              <w:rPr>
                <w:rFonts w:hint="eastAsia" w:ascii="Times New Roman"/>
              </w:rPr>
            </w:pPr>
            <w:r>
              <w:rPr>
                <w:rFonts w:ascii="Times New Roman"/>
              </w:rPr>
              <w:t>域大小</w:t>
            </w:r>
          </w:p>
          <w:p w14:paraId="75398533">
            <w:pPr>
              <w:pStyle w:val="214"/>
              <w:rPr>
                <w:rFonts w:ascii="Times New Roman" w:hAnsi="Times New Roman"/>
              </w:rPr>
            </w:pPr>
            <w:r>
              <w:rPr>
                <w:rFonts w:ascii="Times New Roman" w:hAnsi="Times New Roman"/>
              </w:rPr>
              <w:t>(</w:t>
            </w:r>
            <w:r>
              <w:rPr>
                <w:rFonts w:ascii="Times New Roman"/>
              </w:rPr>
              <w:t>比特</w:t>
            </w:r>
            <w:r>
              <w:rPr>
                <w:rFonts w:ascii="Times New Roman" w:hAnsi="Times New Roman"/>
              </w:rPr>
              <w:t>)</w:t>
            </w:r>
          </w:p>
        </w:tc>
        <w:tc>
          <w:tcPr>
            <w:tcW w:w="3481" w:type="dxa"/>
            <w:noWrap w:val="0"/>
            <w:vAlign w:val="top"/>
          </w:tcPr>
          <w:p w14:paraId="6F164917">
            <w:pPr>
              <w:pStyle w:val="214"/>
              <w:rPr>
                <w:rFonts w:hint="eastAsia" w:ascii="Times New Roman"/>
              </w:rPr>
            </w:pPr>
            <w:r>
              <w:rPr>
                <w:rFonts w:hint="eastAsia" w:ascii="Times New Roman"/>
              </w:rPr>
              <w:t>含义</w:t>
            </w:r>
          </w:p>
        </w:tc>
      </w:tr>
      <w:tr w14:paraId="3C6C2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632" w:type="dxa"/>
            <w:noWrap w:val="0"/>
            <w:vAlign w:val="center"/>
          </w:tcPr>
          <w:p w14:paraId="64B910FE">
            <w:pPr>
              <w:pStyle w:val="214"/>
              <w:rPr>
                <w:rFonts w:ascii="Times New Roman" w:hAnsi="Times New Roman"/>
              </w:rPr>
            </w:pPr>
            <w:r>
              <w:rPr>
                <w:rFonts w:ascii="Times New Roman"/>
              </w:rPr>
              <w:t>协议版本号</w:t>
            </w:r>
          </w:p>
        </w:tc>
        <w:tc>
          <w:tcPr>
            <w:tcW w:w="1093" w:type="dxa"/>
            <w:vMerge w:val="restart"/>
            <w:noWrap w:val="0"/>
            <w:vAlign w:val="center"/>
          </w:tcPr>
          <w:p w14:paraId="6DFC3EC6">
            <w:pPr>
              <w:pStyle w:val="214"/>
              <w:rPr>
                <w:rFonts w:ascii="Times New Roman" w:hAnsi="Times New Roman"/>
              </w:rPr>
            </w:pPr>
            <w:r>
              <w:rPr>
                <w:rFonts w:ascii="Times New Roman" w:hAnsi="Times New Roman"/>
              </w:rPr>
              <w:t>0</w:t>
            </w:r>
          </w:p>
        </w:tc>
        <w:tc>
          <w:tcPr>
            <w:tcW w:w="1444" w:type="dxa"/>
            <w:noWrap w:val="0"/>
            <w:vAlign w:val="center"/>
          </w:tcPr>
          <w:p w14:paraId="1DC050B7">
            <w:pPr>
              <w:pStyle w:val="214"/>
              <w:rPr>
                <w:rFonts w:ascii="Times New Roman" w:hAnsi="Times New Roman"/>
              </w:rPr>
            </w:pPr>
            <w:r>
              <w:rPr>
                <w:rFonts w:ascii="Times New Roman" w:hAnsi="Times New Roman"/>
              </w:rPr>
              <w:t>0-5</w:t>
            </w:r>
          </w:p>
        </w:tc>
        <w:tc>
          <w:tcPr>
            <w:tcW w:w="1119" w:type="dxa"/>
            <w:noWrap w:val="0"/>
            <w:vAlign w:val="center"/>
          </w:tcPr>
          <w:p w14:paraId="5E8ABCB9">
            <w:pPr>
              <w:pStyle w:val="214"/>
              <w:rPr>
                <w:rFonts w:ascii="Times New Roman" w:hAnsi="Times New Roman"/>
              </w:rPr>
            </w:pPr>
            <w:r>
              <w:rPr>
                <w:rFonts w:ascii="Times New Roman" w:hAnsi="Times New Roman"/>
              </w:rPr>
              <w:t>6</w:t>
            </w:r>
          </w:p>
        </w:tc>
        <w:tc>
          <w:tcPr>
            <w:tcW w:w="3481" w:type="dxa"/>
            <w:noWrap w:val="0"/>
            <w:vAlign w:val="top"/>
          </w:tcPr>
          <w:p w14:paraId="2466C66C">
            <w:pPr>
              <w:pStyle w:val="214"/>
              <w:jc w:val="left"/>
              <w:rPr>
                <w:rFonts w:hint="eastAsia" w:ascii="Times New Roman"/>
              </w:rPr>
            </w:pPr>
            <w:r>
              <w:rPr>
                <w:rFonts w:ascii="Times New Roman"/>
              </w:rPr>
              <w:t>应用层数据的协议版本。</w:t>
            </w:r>
          </w:p>
          <w:p w14:paraId="6059C7A8">
            <w:pPr>
              <w:jc w:val="left"/>
            </w:pPr>
            <w:r>
              <w:t>考虑兼容性，本版本取值固定为1</w:t>
            </w:r>
            <w:r>
              <w:rPr>
                <w:rFonts w:hint="eastAsia"/>
              </w:rPr>
              <w:t>。</w:t>
            </w:r>
          </w:p>
        </w:tc>
      </w:tr>
      <w:tr w14:paraId="0F4F6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0" w:hRule="atLeast"/>
          <w:jc w:val="center"/>
        </w:trPr>
        <w:tc>
          <w:tcPr>
            <w:tcW w:w="1632" w:type="dxa"/>
            <w:vMerge w:val="restart"/>
            <w:noWrap w:val="0"/>
            <w:vAlign w:val="center"/>
          </w:tcPr>
          <w:p w14:paraId="0EEB5084">
            <w:pPr>
              <w:pStyle w:val="214"/>
              <w:rPr>
                <w:rFonts w:ascii="Times New Roman" w:hAnsi="Times New Roman"/>
              </w:rPr>
            </w:pPr>
            <w:r>
              <w:rPr>
                <w:rFonts w:ascii="Times New Roman"/>
              </w:rPr>
              <w:t>报文头长度</w:t>
            </w:r>
          </w:p>
        </w:tc>
        <w:tc>
          <w:tcPr>
            <w:tcW w:w="1093" w:type="dxa"/>
            <w:vMerge w:val="continue"/>
            <w:tcBorders>
              <w:bottom w:val="single" w:color="auto" w:sz="4" w:space="0"/>
            </w:tcBorders>
            <w:noWrap w:val="0"/>
            <w:vAlign w:val="center"/>
          </w:tcPr>
          <w:p w14:paraId="1108410C">
            <w:pPr>
              <w:pStyle w:val="214"/>
              <w:rPr>
                <w:rFonts w:ascii="Times New Roman" w:hAnsi="Times New Roman"/>
              </w:rPr>
            </w:pPr>
          </w:p>
        </w:tc>
        <w:tc>
          <w:tcPr>
            <w:tcW w:w="1444" w:type="dxa"/>
            <w:tcBorders>
              <w:bottom w:val="single" w:color="auto" w:sz="4" w:space="0"/>
            </w:tcBorders>
            <w:noWrap w:val="0"/>
            <w:vAlign w:val="center"/>
          </w:tcPr>
          <w:p w14:paraId="442BE436">
            <w:pPr>
              <w:pStyle w:val="214"/>
              <w:rPr>
                <w:rFonts w:ascii="Times New Roman" w:hAnsi="Times New Roman"/>
              </w:rPr>
            </w:pPr>
            <w:r>
              <w:rPr>
                <w:rFonts w:ascii="Times New Roman" w:hAnsi="Times New Roman"/>
              </w:rPr>
              <w:t>6-7</w:t>
            </w:r>
          </w:p>
        </w:tc>
        <w:tc>
          <w:tcPr>
            <w:tcW w:w="1119" w:type="dxa"/>
            <w:vMerge w:val="restart"/>
            <w:noWrap w:val="0"/>
            <w:vAlign w:val="center"/>
          </w:tcPr>
          <w:p w14:paraId="50FB57C2">
            <w:pPr>
              <w:pStyle w:val="214"/>
              <w:rPr>
                <w:rFonts w:ascii="Times New Roman" w:hAnsi="Times New Roman"/>
              </w:rPr>
            </w:pPr>
            <w:r>
              <w:rPr>
                <w:rFonts w:ascii="Times New Roman" w:hAnsi="Times New Roman"/>
              </w:rPr>
              <w:t>6</w:t>
            </w:r>
          </w:p>
        </w:tc>
        <w:tc>
          <w:tcPr>
            <w:tcW w:w="3481" w:type="dxa"/>
            <w:vMerge w:val="restart"/>
            <w:noWrap w:val="0"/>
            <w:vAlign w:val="top"/>
          </w:tcPr>
          <w:p w14:paraId="6B3D57DE">
            <w:pPr>
              <w:jc w:val="left"/>
            </w:pPr>
            <w:r>
              <w:t>报文头（除数据域长度外）长度</w:t>
            </w:r>
          </w:p>
        </w:tc>
      </w:tr>
      <w:tr w14:paraId="1E5AC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632" w:type="dxa"/>
            <w:vMerge w:val="continue"/>
            <w:noWrap w:val="0"/>
            <w:vAlign w:val="center"/>
          </w:tcPr>
          <w:p w14:paraId="5E40B4EF">
            <w:pPr>
              <w:pStyle w:val="214"/>
              <w:rPr>
                <w:rFonts w:ascii="Times New Roman" w:hAnsi="Times New Roman"/>
              </w:rPr>
            </w:pPr>
          </w:p>
        </w:tc>
        <w:tc>
          <w:tcPr>
            <w:tcW w:w="1093" w:type="dxa"/>
            <w:vMerge w:val="restart"/>
            <w:tcBorders>
              <w:top w:val="single" w:color="auto" w:sz="4" w:space="0"/>
            </w:tcBorders>
            <w:noWrap w:val="0"/>
            <w:vAlign w:val="center"/>
          </w:tcPr>
          <w:p w14:paraId="197C9743">
            <w:pPr>
              <w:pStyle w:val="214"/>
              <w:rPr>
                <w:rFonts w:ascii="Times New Roman" w:hAnsi="Times New Roman"/>
              </w:rPr>
            </w:pPr>
            <w:r>
              <w:rPr>
                <w:rFonts w:ascii="Times New Roman" w:hAnsi="Times New Roman"/>
              </w:rPr>
              <w:t>1</w:t>
            </w:r>
          </w:p>
        </w:tc>
        <w:tc>
          <w:tcPr>
            <w:tcW w:w="1444" w:type="dxa"/>
            <w:tcBorders>
              <w:top w:val="single" w:color="auto" w:sz="4" w:space="0"/>
            </w:tcBorders>
            <w:noWrap w:val="0"/>
            <w:vAlign w:val="center"/>
          </w:tcPr>
          <w:p w14:paraId="72CB74CE">
            <w:pPr>
              <w:pStyle w:val="214"/>
              <w:rPr>
                <w:rFonts w:ascii="Times New Roman" w:hAnsi="Times New Roman"/>
              </w:rPr>
            </w:pPr>
            <w:r>
              <w:rPr>
                <w:rFonts w:ascii="Times New Roman" w:hAnsi="Times New Roman"/>
              </w:rPr>
              <w:t>0-3</w:t>
            </w:r>
          </w:p>
        </w:tc>
        <w:tc>
          <w:tcPr>
            <w:tcW w:w="1119" w:type="dxa"/>
            <w:vMerge w:val="continue"/>
            <w:noWrap w:val="0"/>
            <w:vAlign w:val="center"/>
          </w:tcPr>
          <w:p w14:paraId="13A4E590">
            <w:pPr>
              <w:pStyle w:val="214"/>
              <w:rPr>
                <w:rFonts w:ascii="Times New Roman" w:hAnsi="Times New Roman"/>
              </w:rPr>
            </w:pPr>
          </w:p>
        </w:tc>
        <w:tc>
          <w:tcPr>
            <w:tcW w:w="3481" w:type="dxa"/>
            <w:vMerge w:val="continue"/>
            <w:noWrap w:val="0"/>
            <w:vAlign w:val="top"/>
          </w:tcPr>
          <w:p w14:paraId="2F46E0D7">
            <w:pPr>
              <w:jc w:val="left"/>
            </w:pPr>
          </w:p>
        </w:tc>
      </w:tr>
      <w:tr w14:paraId="029A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632" w:type="dxa"/>
            <w:vMerge w:val="restart"/>
            <w:noWrap w:val="0"/>
            <w:vAlign w:val="center"/>
          </w:tcPr>
          <w:p w14:paraId="015A5C5C">
            <w:pPr>
              <w:pStyle w:val="214"/>
              <w:rPr>
                <w:rFonts w:ascii="Times New Roman" w:hAnsi="Times New Roman"/>
              </w:rPr>
            </w:pPr>
            <w:r>
              <w:rPr>
                <w:rFonts w:ascii="Times New Roman"/>
              </w:rPr>
              <w:t>转发数据长度</w:t>
            </w:r>
          </w:p>
        </w:tc>
        <w:tc>
          <w:tcPr>
            <w:tcW w:w="1093" w:type="dxa"/>
            <w:vMerge w:val="continue"/>
            <w:tcBorders>
              <w:bottom w:val="single" w:color="auto" w:sz="4" w:space="0"/>
            </w:tcBorders>
            <w:noWrap w:val="0"/>
            <w:vAlign w:val="center"/>
          </w:tcPr>
          <w:p w14:paraId="0CC1B010">
            <w:pPr>
              <w:pStyle w:val="214"/>
              <w:rPr>
                <w:rFonts w:ascii="Times New Roman" w:hAnsi="Times New Roman"/>
              </w:rPr>
            </w:pPr>
          </w:p>
        </w:tc>
        <w:tc>
          <w:tcPr>
            <w:tcW w:w="1444" w:type="dxa"/>
            <w:tcBorders>
              <w:bottom w:val="single" w:color="auto" w:sz="4" w:space="0"/>
            </w:tcBorders>
            <w:noWrap w:val="0"/>
            <w:vAlign w:val="center"/>
          </w:tcPr>
          <w:p w14:paraId="02CAD8C0">
            <w:pPr>
              <w:pStyle w:val="214"/>
              <w:rPr>
                <w:rFonts w:ascii="Times New Roman" w:hAnsi="Times New Roman"/>
              </w:rPr>
            </w:pPr>
            <w:r>
              <w:rPr>
                <w:rFonts w:ascii="Times New Roman" w:hAnsi="Times New Roman"/>
              </w:rPr>
              <w:t>4-7</w:t>
            </w:r>
          </w:p>
        </w:tc>
        <w:tc>
          <w:tcPr>
            <w:tcW w:w="1119" w:type="dxa"/>
            <w:vMerge w:val="restart"/>
            <w:noWrap w:val="0"/>
            <w:vAlign w:val="center"/>
          </w:tcPr>
          <w:p w14:paraId="60862183">
            <w:pPr>
              <w:pStyle w:val="214"/>
              <w:rPr>
                <w:rFonts w:ascii="Times New Roman" w:hAnsi="Times New Roman"/>
              </w:rPr>
            </w:pPr>
            <w:r>
              <w:rPr>
                <w:rFonts w:ascii="Times New Roman" w:hAnsi="Times New Roman"/>
              </w:rPr>
              <w:t>12</w:t>
            </w:r>
          </w:p>
        </w:tc>
        <w:tc>
          <w:tcPr>
            <w:tcW w:w="3481" w:type="dxa"/>
            <w:vMerge w:val="restart"/>
            <w:noWrap w:val="0"/>
            <w:vAlign w:val="top"/>
          </w:tcPr>
          <w:p w14:paraId="1966C7C1">
            <w:pPr>
              <w:jc w:val="left"/>
            </w:pPr>
            <w:r>
              <w:rPr>
                <w:rFonts w:hint="eastAsia"/>
              </w:rPr>
              <w:t>数据（DATA）的长度</w:t>
            </w:r>
          </w:p>
        </w:tc>
      </w:tr>
      <w:tr w14:paraId="24DA5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632" w:type="dxa"/>
            <w:vMerge w:val="continue"/>
            <w:noWrap w:val="0"/>
            <w:vAlign w:val="center"/>
          </w:tcPr>
          <w:p w14:paraId="35537BE8">
            <w:pPr>
              <w:pStyle w:val="214"/>
              <w:rPr>
                <w:rFonts w:ascii="Times New Roman" w:hAnsi="Times New Roman"/>
              </w:rPr>
            </w:pPr>
          </w:p>
        </w:tc>
        <w:tc>
          <w:tcPr>
            <w:tcW w:w="1093" w:type="dxa"/>
            <w:tcBorders>
              <w:top w:val="single" w:color="auto" w:sz="4" w:space="0"/>
            </w:tcBorders>
            <w:noWrap w:val="0"/>
            <w:vAlign w:val="center"/>
          </w:tcPr>
          <w:p w14:paraId="1556B0E8">
            <w:pPr>
              <w:pStyle w:val="214"/>
              <w:rPr>
                <w:rFonts w:ascii="Times New Roman" w:hAnsi="Times New Roman"/>
              </w:rPr>
            </w:pPr>
            <w:r>
              <w:rPr>
                <w:rFonts w:ascii="Times New Roman" w:hAnsi="Times New Roman"/>
              </w:rPr>
              <w:t>2</w:t>
            </w:r>
          </w:p>
        </w:tc>
        <w:tc>
          <w:tcPr>
            <w:tcW w:w="1444" w:type="dxa"/>
            <w:tcBorders>
              <w:top w:val="single" w:color="auto" w:sz="4" w:space="0"/>
            </w:tcBorders>
            <w:noWrap w:val="0"/>
            <w:vAlign w:val="center"/>
          </w:tcPr>
          <w:p w14:paraId="42558E09">
            <w:pPr>
              <w:pStyle w:val="214"/>
              <w:rPr>
                <w:rFonts w:ascii="Times New Roman" w:hAnsi="Times New Roman"/>
              </w:rPr>
            </w:pPr>
            <w:r>
              <w:rPr>
                <w:rFonts w:ascii="Times New Roman" w:hAnsi="Times New Roman"/>
              </w:rPr>
              <w:t>0-7</w:t>
            </w:r>
          </w:p>
        </w:tc>
        <w:tc>
          <w:tcPr>
            <w:tcW w:w="1119" w:type="dxa"/>
            <w:vMerge w:val="continue"/>
            <w:noWrap w:val="0"/>
            <w:vAlign w:val="center"/>
          </w:tcPr>
          <w:p w14:paraId="135672AD">
            <w:pPr>
              <w:pStyle w:val="214"/>
              <w:rPr>
                <w:rFonts w:ascii="Times New Roman" w:hAnsi="Times New Roman"/>
              </w:rPr>
            </w:pPr>
          </w:p>
        </w:tc>
        <w:tc>
          <w:tcPr>
            <w:tcW w:w="3481" w:type="dxa"/>
            <w:vMerge w:val="continue"/>
            <w:noWrap w:val="0"/>
            <w:vAlign w:val="top"/>
          </w:tcPr>
          <w:p w14:paraId="369D9CD7">
            <w:pPr>
              <w:jc w:val="left"/>
            </w:pPr>
          </w:p>
        </w:tc>
      </w:tr>
      <w:tr w14:paraId="25F46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632" w:type="dxa"/>
            <w:noWrap w:val="0"/>
            <w:vAlign w:val="center"/>
          </w:tcPr>
          <w:p w14:paraId="04C2D69C">
            <w:pPr>
              <w:pStyle w:val="214"/>
              <w:rPr>
                <w:rFonts w:ascii="Times New Roman" w:hAnsi="Times New Roman"/>
              </w:rPr>
            </w:pPr>
            <w:r>
              <w:rPr>
                <w:rFonts w:ascii="Times New Roman"/>
              </w:rPr>
              <w:t>报文序号</w:t>
            </w:r>
          </w:p>
        </w:tc>
        <w:tc>
          <w:tcPr>
            <w:tcW w:w="1093" w:type="dxa"/>
            <w:tcBorders>
              <w:top w:val="single" w:color="auto" w:sz="4" w:space="0"/>
            </w:tcBorders>
            <w:noWrap w:val="0"/>
            <w:vAlign w:val="center"/>
          </w:tcPr>
          <w:p w14:paraId="585265B0">
            <w:pPr>
              <w:pStyle w:val="214"/>
              <w:rPr>
                <w:rFonts w:ascii="Times New Roman" w:hAnsi="Times New Roman"/>
              </w:rPr>
            </w:pPr>
            <w:r>
              <w:rPr>
                <w:rFonts w:ascii="Times New Roman" w:hAnsi="Times New Roman"/>
              </w:rPr>
              <w:t>3</w:t>
            </w:r>
          </w:p>
        </w:tc>
        <w:tc>
          <w:tcPr>
            <w:tcW w:w="1444" w:type="dxa"/>
            <w:tcBorders>
              <w:top w:val="single" w:color="auto" w:sz="4" w:space="0"/>
            </w:tcBorders>
            <w:noWrap w:val="0"/>
            <w:vAlign w:val="center"/>
          </w:tcPr>
          <w:p w14:paraId="6A5AAC88">
            <w:pPr>
              <w:pStyle w:val="214"/>
              <w:rPr>
                <w:rFonts w:ascii="Times New Roman" w:hAnsi="Times New Roman"/>
              </w:rPr>
            </w:pPr>
            <w:r>
              <w:rPr>
                <w:rFonts w:ascii="Times New Roman" w:hAnsi="Times New Roman"/>
              </w:rPr>
              <w:t>0-7</w:t>
            </w:r>
          </w:p>
        </w:tc>
        <w:tc>
          <w:tcPr>
            <w:tcW w:w="1119" w:type="dxa"/>
            <w:noWrap w:val="0"/>
            <w:vAlign w:val="center"/>
          </w:tcPr>
          <w:p w14:paraId="1A2B1E10">
            <w:pPr>
              <w:pStyle w:val="214"/>
              <w:rPr>
                <w:rFonts w:ascii="Times New Roman" w:hAnsi="Times New Roman"/>
              </w:rPr>
            </w:pPr>
            <w:r>
              <w:rPr>
                <w:rFonts w:ascii="Times New Roman" w:hAnsi="Times New Roman"/>
              </w:rPr>
              <w:t>8</w:t>
            </w:r>
          </w:p>
        </w:tc>
        <w:tc>
          <w:tcPr>
            <w:tcW w:w="3481" w:type="dxa"/>
            <w:noWrap w:val="0"/>
            <w:vAlign w:val="top"/>
          </w:tcPr>
          <w:p w14:paraId="4E318327">
            <w:pPr>
              <w:jc w:val="left"/>
            </w:pPr>
            <w:r>
              <w:t>CCO分配，</w:t>
            </w:r>
            <w:r>
              <w:rPr>
                <w:rFonts w:hint="eastAsia"/>
              </w:rPr>
              <w:t>依次</w:t>
            </w:r>
            <w:r>
              <w:t>递增，重发不增加</w:t>
            </w:r>
          </w:p>
        </w:tc>
      </w:tr>
      <w:tr w14:paraId="40087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632" w:type="dxa"/>
            <w:noWrap w:val="0"/>
            <w:vAlign w:val="center"/>
          </w:tcPr>
          <w:p w14:paraId="14C8B31F">
            <w:pPr>
              <w:pStyle w:val="214"/>
              <w:rPr>
                <w:rFonts w:ascii="Times New Roman" w:hAnsi="Times New Roman"/>
              </w:rPr>
            </w:pPr>
            <w:r>
              <w:rPr>
                <w:rFonts w:ascii="Times New Roman"/>
              </w:rPr>
              <w:t>NTB</w:t>
            </w:r>
          </w:p>
        </w:tc>
        <w:tc>
          <w:tcPr>
            <w:tcW w:w="1093" w:type="dxa"/>
            <w:tcBorders>
              <w:top w:val="single" w:color="auto" w:sz="4" w:space="0"/>
              <w:bottom w:val="single" w:color="auto" w:sz="4" w:space="0"/>
            </w:tcBorders>
            <w:noWrap w:val="0"/>
            <w:vAlign w:val="center"/>
          </w:tcPr>
          <w:p w14:paraId="3139498A">
            <w:pPr>
              <w:pStyle w:val="214"/>
              <w:rPr>
                <w:rFonts w:ascii="Times New Roman" w:hAnsi="Times New Roman"/>
              </w:rPr>
            </w:pPr>
            <w:r>
              <w:rPr>
                <w:rFonts w:ascii="Times New Roman" w:hAnsi="Times New Roman"/>
              </w:rPr>
              <w:t>4</w:t>
            </w:r>
            <w:r>
              <w:rPr>
                <w:rFonts w:hint="eastAsia" w:ascii="Times New Roman" w:hAnsi="Times New Roman"/>
              </w:rPr>
              <w:t>-</w:t>
            </w:r>
            <w:r>
              <w:rPr>
                <w:rFonts w:ascii="Times New Roman" w:hAnsi="Times New Roman"/>
              </w:rPr>
              <w:t>7</w:t>
            </w:r>
          </w:p>
        </w:tc>
        <w:tc>
          <w:tcPr>
            <w:tcW w:w="1444" w:type="dxa"/>
            <w:tcBorders>
              <w:top w:val="single" w:color="auto" w:sz="4" w:space="0"/>
              <w:bottom w:val="single" w:color="auto" w:sz="4" w:space="0"/>
            </w:tcBorders>
            <w:noWrap w:val="0"/>
            <w:vAlign w:val="center"/>
          </w:tcPr>
          <w:p w14:paraId="0840B40D">
            <w:pPr>
              <w:pStyle w:val="214"/>
              <w:rPr>
                <w:rFonts w:ascii="Times New Roman" w:hAnsi="Times New Roman"/>
              </w:rPr>
            </w:pPr>
            <w:r>
              <w:rPr>
                <w:rFonts w:ascii="Times New Roman" w:hAnsi="Times New Roman"/>
              </w:rPr>
              <w:t>0-7</w:t>
            </w:r>
          </w:p>
        </w:tc>
        <w:tc>
          <w:tcPr>
            <w:tcW w:w="1119" w:type="dxa"/>
            <w:noWrap w:val="0"/>
            <w:vAlign w:val="center"/>
          </w:tcPr>
          <w:p w14:paraId="5ACD1C2F">
            <w:pPr>
              <w:pStyle w:val="214"/>
              <w:rPr>
                <w:rFonts w:ascii="Times New Roman" w:hAnsi="Times New Roman"/>
              </w:rPr>
            </w:pPr>
            <w:r>
              <w:rPr>
                <w:rFonts w:ascii="Times New Roman" w:hAnsi="Times New Roman"/>
              </w:rPr>
              <w:t>32</w:t>
            </w:r>
          </w:p>
        </w:tc>
        <w:tc>
          <w:tcPr>
            <w:tcW w:w="3481" w:type="dxa"/>
            <w:noWrap w:val="0"/>
            <w:vAlign w:val="top"/>
          </w:tcPr>
          <w:p w14:paraId="07D71365">
            <w:pPr>
              <w:jc w:val="left"/>
            </w:pPr>
            <w:r>
              <w:t>CCO当前</w:t>
            </w:r>
            <w:r>
              <w:rPr>
                <w:rFonts w:hint="eastAsia"/>
              </w:rPr>
              <w:t>的</w:t>
            </w:r>
            <w:r>
              <w:t>NTB</w:t>
            </w:r>
          </w:p>
        </w:tc>
      </w:tr>
      <w:tr w14:paraId="4CDB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632" w:type="dxa"/>
            <w:noWrap w:val="0"/>
            <w:vAlign w:val="center"/>
          </w:tcPr>
          <w:p w14:paraId="0197F5E9">
            <w:pPr>
              <w:pStyle w:val="214"/>
              <w:rPr>
                <w:rFonts w:hint="eastAsia" w:ascii="Times New Roman"/>
              </w:rPr>
            </w:pPr>
            <w:r>
              <w:rPr>
                <w:rFonts w:hint="eastAsia" w:ascii="Times New Roman"/>
              </w:rPr>
              <w:t>数据（DATA）</w:t>
            </w:r>
          </w:p>
        </w:tc>
        <w:tc>
          <w:tcPr>
            <w:tcW w:w="3656" w:type="dxa"/>
            <w:gridSpan w:val="3"/>
            <w:tcBorders>
              <w:top w:val="single" w:color="auto" w:sz="4" w:space="0"/>
              <w:bottom w:val="single" w:color="auto" w:sz="4" w:space="0"/>
            </w:tcBorders>
            <w:noWrap w:val="0"/>
            <w:vAlign w:val="center"/>
          </w:tcPr>
          <w:p w14:paraId="475A4D2B">
            <w:pPr>
              <w:pStyle w:val="214"/>
              <w:rPr>
                <w:rFonts w:ascii="Times New Roman" w:hAnsi="Times New Roman"/>
              </w:rPr>
            </w:pPr>
            <w:r>
              <w:rPr>
                <w:rFonts w:hint="eastAsia" w:ascii="Times New Roman" w:hAnsi="Times New Roman"/>
              </w:rPr>
              <w:t>L（可变）</w:t>
            </w:r>
          </w:p>
        </w:tc>
        <w:tc>
          <w:tcPr>
            <w:tcW w:w="3481" w:type="dxa"/>
            <w:noWrap w:val="0"/>
            <w:vAlign w:val="top"/>
          </w:tcPr>
          <w:p w14:paraId="16090A30">
            <w:pPr>
              <w:jc w:val="left"/>
            </w:pPr>
            <w:r>
              <w:rPr>
                <w:rFonts w:hint="eastAsia"/>
              </w:rPr>
              <w:t>终端下发的校时报文</w:t>
            </w:r>
          </w:p>
        </w:tc>
      </w:tr>
    </w:tbl>
    <w:p w14:paraId="14726A0D">
      <w:pPr>
        <w:pStyle w:val="239"/>
      </w:pPr>
    </w:p>
    <w:p w14:paraId="1EBFDE94">
      <w:pPr>
        <w:pStyle w:val="74"/>
        <w:spacing w:before="156" w:after="156"/>
        <w:rPr>
          <w:rFonts w:ascii="Times New Roman"/>
        </w:rPr>
      </w:pPr>
      <w:r>
        <w:rPr>
          <w:rFonts w:ascii="Times New Roman"/>
        </w:rPr>
        <w:t>精准校时业务传输流程</w:t>
      </w:r>
    </w:p>
    <w:p w14:paraId="2A818F56">
      <w:pPr>
        <w:pStyle w:val="38"/>
      </w:pPr>
      <w:r>
        <w:rPr>
          <w:rFonts w:ascii="Times New Roman"/>
        </w:rPr>
        <w:t>CCO</w:t>
      </w:r>
      <w:ins w:id="150" w:author="作者">
        <w:r>
          <w:rPr>
            <w:rFonts w:ascii="Times New Roman"/>
          </w:rPr>
          <w:t>应</w:t>
        </w:r>
      </w:ins>
      <w:r>
        <w:rPr>
          <w:rFonts w:ascii="Times New Roman"/>
        </w:rPr>
        <w:t>将精准校时命令</w:t>
      </w:r>
      <w:r>
        <w:rPr>
          <w:rFonts w:hint="eastAsia" w:ascii="Times New Roman"/>
        </w:rPr>
        <w:t>广播</w:t>
      </w:r>
      <w:r>
        <w:rPr>
          <w:rFonts w:ascii="Times New Roman"/>
        </w:rPr>
        <w:t>转发给所有的STA</w:t>
      </w:r>
      <w:r>
        <w:rPr>
          <w:rFonts w:hint="eastAsia" w:ascii="Times New Roman"/>
        </w:rPr>
        <w:t>，无上行</w:t>
      </w:r>
      <w:ins w:id="151" w:author="作者">
        <w:r>
          <w:rPr>
            <w:rFonts w:hint="eastAsia" w:ascii="Times New Roman"/>
          </w:rPr>
          <w:t>报文</w:t>
        </w:r>
      </w:ins>
      <w:r>
        <w:rPr>
          <w:rFonts w:hint="eastAsia" w:ascii="Times New Roman"/>
        </w:rPr>
        <w:t>。</w:t>
      </w:r>
    </w:p>
    <w:p w14:paraId="0A4C68A4">
      <w:pPr>
        <w:pStyle w:val="70"/>
      </w:pPr>
      <w:r>
        <w:t>查询ID信息</w:t>
      </w:r>
    </w:p>
    <w:p w14:paraId="581575B9">
      <w:pPr>
        <w:pStyle w:val="74"/>
        <w:spacing w:before="156" w:after="156"/>
        <w:rPr>
          <w:rFonts w:ascii="Times New Roman"/>
        </w:rPr>
      </w:pPr>
      <w:del w:id="152" w:author="作者">
        <w:r>
          <w:rPr>
            <w:rFonts w:ascii="Times New Roman"/>
          </w:rPr>
          <w:delText>下行报文格式</w:delText>
        </w:r>
      </w:del>
      <w:ins w:id="153" w:author="作者">
        <w:r>
          <w:rPr>
            <w:rFonts w:hint="eastAsia" w:ascii="Times New Roman"/>
          </w:rPr>
          <w:t>查询ID信息下行报文格式</w:t>
        </w:r>
      </w:ins>
    </w:p>
    <w:p w14:paraId="2D8758A3">
      <w:pPr>
        <w:pStyle w:val="79"/>
        <w:spacing w:before="156" w:after="156"/>
        <w:rPr>
          <w:del w:id="154" w:author="作者" w:date=""/>
          <w:rFonts w:ascii="Times New Roman"/>
        </w:rPr>
      </w:pPr>
      <w:del w:id="155" w:author="作者">
        <w:r>
          <w:rPr>
            <w:rFonts w:hint="eastAsia" w:ascii="Times New Roman"/>
          </w:rPr>
          <w:delText>查询ID信息下行报文格式</w:delText>
        </w:r>
      </w:del>
    </w:p>
    <w:p w14:paraId="10B88D9D">
      <w:pPr>
        <w:pStyle w:val="38"/>
        <w:rPr>
          <w:rFonts w:ascii="Times New Roman"/>
        </w:rPr>
      </w:pPr>
      <w:r>
        <w:rPr>
          <w:rFonts w:ascii="Times New Roman"/>
        </w:rPr>
        <w:t>CCO向STA发送下行报文格式</w:t>
      </w:r>
      <w:r>
        <w:rPr>
          <w:rFonts w:hint="eastAsia" w:ascii="Times New Roman"/>
        </w:rPr>
        <w:t>应符合图37格式要求</w:t>
      </w:r>
      <w:r>
        <w:rPr>
          <w:rFonts w:ascii="Times New Roman"/>
        </w:rPr>
        <w:t>。</w:t>
      </w:r>
      <w:ins w:id="156" w:author="作者">
        <w:r>
          <w:rPr>
            <w:rFonts w:hint="eastAsia" w:ascii="Times New Roman"/>
          </w:rPr>
          <w:t>芯片</w:t>
        </w:r>
      </w:ins>
      <w:ins w:id="157" w:author="作者">
        <w:r>
          <w:rPr>
            <w:rFonts w:ascii="Times New Roman"/>
          </w:rPr>
          <w:t>ID信息</w:t>
        </w:r>
      </w:ins>
      <w:ins w:id="158" w:author="作者">
        <w:r>
          <w:rPr>
            <w:rFonts w:hint="eastAsia" w:ascii="Times New Roman"/>
          </w:rPr>
          <w:t>格式定义详见附录A。</w:t>
        </w:r>
      </w:ins>
    </w:p>
    <w:p w14:paraId="78674251">
      <w:pPr>
        <w:pStyle w:val="38"/>
        <w:jc w:val="center"/>
      </w:pPr>
      <w:r>
        <w:object>
          <v:shape id="_x0000_i1059" o:spt="75" type="#_x0000_t75" style="height:109.4pt;width:348.4pt;" o:ole="t" filled="f" o:preferrelative="t" stroked="f" coordsize="21600,21600">
            <v:path/>
            <v:fill on="f" focussize="0,0"/>
            <v:stroke on="f"/>
            <v:imagedata r:id="rId85" o:title=""/>
            <o:lock v:ext="edit" aspectratio="t"/>
            <w10:wrap type="none"/>
            <w10:anchorlock/>
          </v:shape>
          <o:OLEObject Type="Embed" ProgID="Visio.Drawing.15" ShapeID="_x0000_i1059" DrawAspect="Content" ObjectID="_1468075761" r:id="rId84">
            <o:LockedField>false</o:LockedField>
          </o:OLEObject>
        </w:object>
      </w:r>
    </w:p>
    <w:p w14:paraId="3A0ECA86">
      <w:pPr>
        <w:pStyle w:val="156"/>
        <w:rPr>
          <w:rFonts w:ascii="Times New Roman"/>
        </w:rPr>
      </w:pPr>
      <w:r>
        <w:rPr>
          <w:rFonts w:ascii="Times New Roman"/>
        </w:rPr>
        <w:t>查</w:t>
      </w:r>
      <w:r>
        <w:rPr>
          <w:rFonts w:hAnsi="黑体"/>
        </w:rPr>
        <w:t>询ID信息</w:t>
      </w:r>
      <w:r>
        <w:rPr>
          <w:rFonts w:ascii="Times New Roman"/>
        </w:rPr>
        <w:t>下行报文格式</w:t>
      </w:r>
    </w:p>
    <w:p w14:paraId="68C6EFD2">
      <w:pPr>
        <w:pStyle w:val="38"/>
        <w:rPr>
          <w:rFonts w:ascii="Times New Roman"/>
        </w:rPr>
      </w:pPr>
      <w:r>
        <w:rPr>
          <w:rFonts w:ascii="Times New Roman"/>
        </w:rPr>
        <w:t>报文格式字段</w:t>
      </w:r>
      <w:r>
        <w:rPr>
          <w:rFonts w:hint="eastAsia" w:ascii="Times New Roman"/>
        </w:rPr>
        <w:t>应符合表38要求</w:t>
      </w:r>
      <w:r>
        <w:rPr>
          <w:rFonts w:ascii="Times New Roman"/>
        </w:rPr>
        <w:t>。</w:t>
      </w:r>
    </w:p>
    <w:p w14:paraId="30B2836B">
      <w:pPr>
        <w:pStyle w:val="154"/>
        <w:ind w:left="0"/>
        <w:rPr>
          <w:rFonts w:ascii="Times New Roman"/>
        </w:rPr>
      </w:pPr>
      <w:r>
        <w:rPr>
          <w:rFonts w:ascii="Times New Roman"/>
        </w:rPr>
        <w:t>查</w:t>
      </w:r>
      <w:r>
        <w:rPr>
          <w:rFonts w:hAnsi="黑体"/>
        </w:rPr>
        <w:t>询ID信息</w:t>
      </w:r>
      <w:r>
        <w:rPr>
          <w:rFonts w:ascii="Times New Roman"/>
        </w:rPr>
        <w:t>下行报文格式说明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91"/>
        <w:gridCol w:w="1025"/>
        <w:gridCol w:w="994"/>
        <w:gridCol w:w="968"/>
        <w:gridCol w:w="4598"/>
      </w:tblGrid>
      <w:tr w14:paraId="7E557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391" w:type="dxa"/>
            <w:noWrap w:val="0"/>
            <w:vAlign w:val="center"/>
          </w:tcPr>
          <w:p w14:paraId="5FFC179C">
            <w:pPr>
              <w:pStyle w:val="214"/>
              <w:rPr>
                <w:rFonts w:ascii="Times New Roman" w:hAnsi="Times New Roman"/>
              </w:rPr>
            </w:pPr>
            <w:r>
              <w:rPr>
                <w:rFonts w:ascii="Times New Roman"/>
              </w:rPr>
              <w:t>域</w:t>
            </w:r>
          </w:p>
        </w:tc>
        <w:tc>
          <w:tcPr>
            <w:tcW w:w="1025" w:type="dxa"/>
            <w:noWrap w:val="0"/>
            <w:vAlign w:val="center"/>
          </w:tcPr>
          <w:p w14:paraId="24552640">
            <w:pPr>
              <w:pStyle w:val="214"/>
              <w:rPr>
                <w:rFonts w:ascii="Times New Roman" w:hAnsi="Times New Roman"/>
              </w:rPr>
            </w:pPr>
            <w:r>
              <w:rPr>
                <w:rFonts w:ascii="Times New Roman"/>
              </w:rPr>
              <w:t>字节号</w:t>
            </w:r>
          </w:p>
        </w:tc>
        <w:tc>
          <w:tcPr>
            <w:tcW w:w="994" w:type="dxa"/>
            <w:noWrap w:val="0"/>
            <w:vAlign w:val="center"/>
          </w:tcPr>
          <w:p w14:paraId="73D70ED6">
            <w:pPr>
              <w:pStyle w:val="214"/>
              <w:rPr>
                <w:rFonts w:ascii="Times New Roman" w:hAnsi="Times New Roman"/>
              </w:rPr>
            </w:pPr>
            <w:r>
              <w:rPr>
                <w:rFonts w:ascii="Times New Roman"/>
              </w:rPr>
              <w:t>比特位</w:t>
            </w:r>
          </w:p>
        </w:tc>
        <w:tc>
          <w:tcPr>
            <w:tcW w:w="968" w:type="dxa"/>
            <w:noWrap w:val="0"/>
            <w:vAlign w:val="center"/>
          </w:tcPr>
          <w:p w14:paraId="32797865">
            <w:pPr>
              <w:pStyle w:val="214"/>
              <w:rPr>
                <w:rFonts w:hint="eastAsia" w:ascii="Times New Roman"/>
              </w:rPr>
            </w:pPr>
            <w:r>
              <w:rPr>
                <w:rFonts w:ascii="Times New Roman"/>
              </w:rPr>
              <w:t>域大小</w:t>
            </w:r>
          </w:p>
          <w:p w14:paraId="4538B8A1">
            <w:pPr>
              <w:pStyle w:val="214"/>
              <w:rPr>
                <w:rFonts w:ascii="Times New Roman" w:hAnsi="Times New Roman"/>
              </w:rPr>
            </w:pPr>
            <w:r>
              <w:rPr>
                <w:rFonts w:ascii="Times New Roman" w:hAnsi="Times New Roman"/>
              </w:rPr>
              <w:t>(</w:t>
            </w:r>
            <w:r>
              <w:rPr>
                <w:rFonts w:ascii="Times New Roman"/>
              </w:rPr>
              <w:t>比特</w:t>
            </w:r>
            <w:r>
              <w:rPr>
                <w:rFonts w:ascii="Times New Roman" w:hAnsi="Times New Roman"/>
              </w:rPr>
              <w:t>)</w:t>
            </w:r>
          </w:p>
        </w:tc>
        <w:tc>
          <w:tcPr>
            <w:tcW w:w="4598" w:type="dxa"/>
            <w:noWrap w:val="0"/>
            <w:vAlign w:val="center"/>
          </w:tcPr>
          <w:p w14:paraId="03F1C5FF">
            <w:pPr>
              <w:pStyle w:val="214"/>
              <w:rPr>
                <w:rFonts w:hint="eastAsia" w:ascii="Times New Roman"/>
              </w:rPr>
            </w:pPr>
            <w:r>
              <w:rPr>
                <w:rFonts w:hint="eastAsia" w:ascii="Times New Roman"/>
              </w:rPr>
              <w:t>含义</w:t>
            </w:r>
          </w:p>
        </w:tc>
      </w:tr>
      <w:tr w14:paraId="4C5AD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391" w:type="dxa"/>
            <w:noWrap w:val="0"/>
            <w:vAlign w:val="center"/>
          </w:tcPr>
          <w:p w14:paraId="177ED54A">
            <w:pPr>
              <w:pStyle w:val="214"/>
              <w:rPr>
                <w:rFonts w:ascii="Times New Roman" w:hAnsi="Times New Roman"/>
              </w:rPr>
            </w:pPr>
            <w:r>
              <w:rPr>
                <w:rFonts w:ascii="Times New Roman"/>
              </w:rPr>
              <w:t>协议版本号</w:t>
            </w:r>
          </w:p>
        </w:tc>
        <w:tc>
          <w:tcPr>
            <w:tcW w:w="1025" w:type="dxa"/>
            <w:vMerge w:val="restart"/>
            <w:noWrap w:val="0"/>
            <w:vAlign w:val="center"/>
          </w:tcPr>
          <w:p w14:paraId="3B636FFB">
            <w:pPr>
              <w:pStyle w:val="214"/>
              <w:rPr>
                <w:rFonts w:ascii="Times New Roman" w:hAnsi="Times New Roman"/>
              </w:rPr>
            </w:pPr>
            <w:r>
              <w:rPr>
                <w:rFonts w:ascii="Times New Roman" w:hAnsi="Times New Roman"/>
              </w:rPr>
              <w:t>0</w:t>
            </w:r>
          </w:p>
        </w:tc>
        <w:tc>
          <w:tcPr>
            <w:tcW w:w="994" w:type="dxa"/>
            <w:noWrap w:val="0"/>
            <w:vAlign w:val="center"/>
          </w:tcPr>
          <w:p w14:paraId="1F9DB8F2">
            <w:pPr>
              <w:pStyle w:val="214"/>
              <w:rPr>
                <w:rFonts w:ascii="Times New Roman" w:hAnsi="Times New Roman"/>
              </w:rPr>
            </w:pPr>
            <w:r>
              <w:rPr>
                <w:rFonts w:ascii="Times New Roman" w:hAnsi="Times New Roman"/>
              </w:rPr>
              <w:t>0-5</w:t>
            </w:r>
          </w:p>
        </w:tc>
        <w:tc>
          <w:tcPr>
            <w:tcW w:w="968" w:type="dxa"/>
            <w:noWrap w:val="0"/>
            <w:vAlign w:val="center"/>
          </w:tcPr>
          <w:p w14:paraId="14AD9A5B">
            <w:pPr>
              <w:pStyle w:val="214"/>
              <w:rPr>
                <w:rFonts w:ascii="Times New Roman" w:hAnsi="Times New Roman"/>
              </w:rPr>
            </w:pPr>
            <w:r>
              <w:rPr>
                <w:rFonts w:ascii="Times New Roman" w:hAnsi="Times New Roman"/>
              </w:rPr>
              <w:t>6</w:t>
            </w:r>
          </w:p>
        </w:tc>
        <w:tc>
          <w:tcPr>
            <w:tcW w:w="4598" w:type="dxa"/>
            <w:noWrap w:val="0"/>
            <w:vAlign w:val="center"/>
          </w:tcPr>
          <w:p w14:paraId="5043D9E2">
            <w:pPr>
              <w:jc w:val="left"/>
              <w:rPr>
                <w:rFonts w:hint="eastAsia"/>
              </w:rPr>
            </w:pPr>
            <w:r>
              <w:t>应用层数据的协议版本。</w:t>
            </w:r>
          </w:p>
          <w:p w14:paraId="3BFA53D6">
            <w:pPr>
              <w:jc w:val="left"/>
            </w:pPr>
            <w:r>
              <w:t>考虑兼容性，本版本取值固定为1</w:t>
            </w:r>
            <w:r>
              <w:rPr>
                <w:rFonts w:hint="eastAsia"/>
              </w:rPr>
              <w:t>。</w:t>
            </w:r>
          </w:p>
        </w:tc>
      </w:tr>
      <w:tr w14:paraId="62D2F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0" w:hRule="atLeast"/>
          <w:jc w:val="center"/>
        </w:trPr>
        <w:tc>
          <w:tcPr>
            <w:tcW w:w="1391" w:type="dxa"/>
            <w:vMerge w:val="restart"/>
            <w:noWrap w:val="0"/>
            <w:vAlign w:val="center"/>
          </w:tcPr>
          <w:p w14:paraId="7C2AE906">
            <w:pPr>
              <w:pStyle w:val="214"/>
              <w:rPr>
                <w:rFonts w:ascii="Times New Roman" w:hAnsi="Times New Roman"/>
              </w:rPr>
            </w:pPr>
            <w:r>
              <w:rPr>
                <w:rFonts w:ascii="Times New Roman"/>
              </w:rPr>
              <w:t>帧头长度</w:t>
            </w:r>
          </w:p>
        </w:tc>
        <w:tc>
          <w:tcPr>
            <w:tcW w:w="1025" w:type="dxa"/>
            <w:vMerge w:val="continue"/>
            <w:tcBorders>
              <w:bottom w:val="single" w:color="auto" w:sz="4" w:space="0"/>
            </w:tcBorders>
            <w:noWrap w:val="0"/>
            <w:vAlign w:val="center"/>
          </w:tcPr>
          <w:p w14:paraId="775766F6">
            <w:pPr>
              <w:pStyle w:val="214"/>
              <w:rPr>
                <w:rFonts w:ascii="Times New Roman" w:hAnsi="Times New Roman"/>
              </w:rPr>
            </w:pPr>
          </w:p>
        </w:tc>
        <w:tc>
          <w:tcPr>
            <w:tcW w:w="994" w:type="dxa"/>
            <w:tcBorders>
              <w:bottom w:val="single" w:color="auto" w:sz="4" w:space="0"/>
            </w:tcBorders>
            <w:noWrap w:val="0"/>
            <w:vAlign w:val="center"/>
          </w:tcPr>
          <w:p w14:paraId="5E4BF2EC">
            <w:pPr>
              <w:pStyle w:val="214"/>
              <w:rPr>
                <w:rFonts w:ascii="Times New Roman" w:hAnsi="Times New Roman"/>
              </w:rPr>
            </w:pPr>
            <w:r>
              <w:rPr>
                <w:rFonts w:ascii="Times New Roman" w:hAnsi="Times New Roman"/>
              </w:rPr>
              <w:t>6-7</w:t>
            </w:r>
          </w:p>
        </w:tc>
        <w:tc>
          <w:tcPr>
            <w:tcW w:w="968" w:type="dxa"/>
            <w:vMerge w:val="restart"/>
            <w:noWrap w:val="0"/>
            <w:vAlign w:val="center"/>
          </w:tcPr>
          <w:p w14:paraId="1BF1B96B">
            <w:pPr>
              <w:pStyle w:val="214"/>
              <w:rPr>
                <w:rFonts w:ascii="Times New Roman" w:hAnsi="Times New Roman"/>
              </w:rPr>
            </w:pPr>
            <w:r>
              <w:rPr>
                <w:rFonts w:ascii="Times New Roman" w:hAnsi="Times New Roman"/>
              </w:rPr>
              <w:t>6</w:t>
            </w:r>
          </w:p>
        </w:tc>
        <w:tc>
          <w:tcPr>
            <w:tcW w:w="4598" w:type="dxa"/>
            <w:vMerge w:val="restart"/>
            <w:noWrap w:val="0"/>
            <w:vAlign w:val="center"/>
          </w:tcPr>
          <w:p w14:paraId="20C613DF">
            <w:pPr>
              <w:pStyle w:val="38"/>
              <w:jc w:val="left"/>
              <w:rPr>
                <w:rFonts w:hint="eastAsia" w:ascii="Times New Roman"/>
              </w:rPr>
            </w:pPr>
            <w:r>
              <w:rPr>
                <w:rFonts w:ascii="Times New Roman"/>
              </w:rPr>
              <w:t>报文头（除数据域长度外）长度</w:t>
            </w:r>
          </w:p>
        </w:tc>
      </w:tr>
      <w:tr w14:paraId="47EE2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391" w:type="dxa"/>
            <w:vMerge w:val="continue"/>
            <w:noWrap w:val="0"/>
            <w:vAlign w:val="center"/>
          </w:tcPr>
          <w:p w14:paraId="35BD9ED2">
            <w:pPr>
              <w:pStyle w:val="214"/>
              <w:rPr>
                <w:rFonts w:ascii="Times New Roman" w:hAnsi="Times New Roman"/>
              </w:rPr>
            </w:pPr>
          </w:p>
        </w:tc>
        <w:tc>
          <w:tcPr>
            <w:tcW w:w="1025" w:type="dxa"/>
            <w:vMerge w:val="restart"/>
            <w:tcBorders>
              <w:top w:val="single" w:color="auto" w:sz="4" w:space="0"/>
            </w:tcBorders>
            <w:noWrap w:val="0"/>
            <w:vAlign w:val="center"/>
          </w:tcPr>
          <w:p w14:paraId="614DD78D">
            <w:pPr>
              <w:pStyle w:val="214"/>
              <w:rPr>
                <w:rFonts w:ascii="Times New Roman" w:hAnsi="Times New Roman"/>
              </w:rPr>
            </w:pPr>
            <w:r>
              <w:rPr>
                <w:rFonts w:ascii="Times New Roman" w:hAnsi="Times New Roman"/>
              </w:rPr>
              <w:t>1</w:t>
            </w:r>
          </w:p>
        </w:tc>
        <w:tc>
          <w:tcPr>
            <w:tcW w:w="994" w:type="dxa"/>
            <w:tcBorders>
              <w:top w:val="single" w:color="auto" w:sz="4" w:space="0"/>
            </w:tcBorders>
            <w:noWrap w:val="0"/>
            <w:vAlign w:val="center"/>
          </w:tcPr>
          <w:p w14:paraId="51227B52">
            <w:pPr>
              <w:pStyle w:val="214"/>
              <w:rPr>
                <w:rFonts w:ascii="Times New Roman" w:hAnsi="Times New Roman"/>
              </w:rPr>
            </w:pPr>
            <w:r>
              <w:rPr>
                <w:rFonts w:ascii="Times New Roman" w:hAnsi="Times New Roman"/>
              </w:rPr>
              <w:t>0-3</w:t>
            </w:r>
          </w:p>
        </w:tc>
        <w:tc>
          <w:tcPr>
            <w:tcW w:w="968" w:type="dxa"/>
            <w:vMerge w:val="continue"/>
            <w:noWrap w:val="0"/>
            <w:vAlign w:val="center"/>
          </w:tcPr>
          <w:p w14:paraId="59831E8C">
            <w:pPr>
              <w:pStyle w:val="214"/>
              <w:rPr>
                <w:rFonts w:ascii="Times New Roman" w:hAnsi="Times New Roman"/>
              </w:rPr>
            </w:pPr>
          </w:p>
        </w:tc>
        <w:tc>
          <w:tcPr>
            <w:tcW w:w="4598" w:type="dxa"/>
            <w:vMerge w:val="continue"/>
            <w:noWrap w:val="0"/>
            <w:vAlign w:val="center"/>
          </w:tcPr>
          <w:p w14:paraId="71EF6E97">
            <w:pPr>
              <w:jc w:val="left"/>
            </w:pPr>
          </w:p>
        </w:tc>
      </w:tr>
      <w:tr w14:paraId="1AA67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391" w:type="dxa"/>
            <w:noWrap w:val="0"/>
            <w:vAlign w:val="center"/>
          </w:tcPr>
          <w:p w14:paraId="1057A5C8">
            <w:pPr>
              <w:pStyle w:val="214"/>
              <w:rPr>
                <w:rFonts w:ascii="Times New Roman" w:hAnsi="Times New Roman"/>
              </w:rPr>
            </w:pPr>
            <w:r>
              <w:rPr>
                <w:rFonts w:ascii="Times New Roman"/>
              </w:rPr>
              <w:t>方向位</w:t>
            </w:r>
          </w:p>
        </w:tc>
        <w:tc>
          <w:tcPr>
            <w:tcW w:w="1025" w:type="dxa"/>
            <w:vMerge w:val="continue"/>
            <w:noWrap w:val="0"/>
            <w:vAlign w:val="center"/>
          </w:tcPr>
          <w:p w14:paraId="1109281A">
            <w:pPr>
              <w:pStyle w:val="214"/>
              <w:rPr>
                <w:rFonts w:ascii="Times New Roman" w:hAnsi="Times New Roman"/>
              </w:rPr>
            </w:pPr>
          </w:p>
        </w:tc>
        <w:tc>
          <w:tcPr>
            <w:tcW w:w="994" w:type="dxa"/>
            <w:tcBorders>
              <w:bottom w:val="single" w:color="auto" w:sz="4" w:space="0"/>
            </w:tcBorders>
            <w:noWrap w:val="0"/>
            <w:vAlign w:val="center"/>
          </w:tcPr>
          <w:p w14:paraId="25A7AEFF">
            <w:pPr>
              <w:pStyle w:val="214"/>
              <w:rPr>
                <w:rFonts w:ascii="Times New Roman" w:hAnsi="Times New Roman"/>
              </w:rPr>
            </w:pPr>
            <w:r>
              <w:rPr>
                <w:rFonts w:ascii="Times New Roman" w:hAnsi="Times New Roman"/>
              </w:rPr>
              <w:t>4</w:t>
            </w:r>
          </w:p>
        </w:tc>
        <w:tc>
          <w:tcPr>
            <w:tcW w:w="968" w:type="dxa"/>
            <w:noWrap w:val="0"/>
            <w:vAlign w:val="center"/>
          </w:tcPr>
          <w:p w14:paraId="00B1FB44">
            <w:pPr>
              <w:pStyle w:val="214"/>
              <w:rPr>
                <w:rFonts w:ascii="Times New Roman" w:hAnsi="Times New Roman"/>
              </w:rPr>
            </w:pPr>
            <w:r>
              <w:rPr>
                <w:rFonts w:ascii="Times New Roman" w:hAnsi="Times New Roman"/>
              </w:rPr>
              <w:t>1</w:t>
            </w:r>
          </w:p>
        </w:tc>
        <w:tc>
          <w:tcPr>
            <w:tcW w:w="4598" w:type="dxa"/>
            <w:noWrap w:val="0"/>
            <w:vAlign w:val="center"/>
          </w:tcPr>
          <w:p w14:paraId="4791B94C">
            <w:pPr>
              <w:jc w:val="left"/>
            </w:pPr>
            <w:r>
              <w:t>0</w:t>
            </w:r>
            <w:r>
              <w:rPr>
                <w:rFonts w:hint="eastAsia"/>
              </w:rPr>
              <w:t>：</w:t>
            </w:r>
            <w:r>
              <w:t>下行</w:t>
            </w:r>
            <w:r>
              <w:rPr>
                <w:rFonts w:hint="eastAsia"/>
              </w:rPr>
              <w:t>（CCO到STA）</w:t>
            </w:r>
          </w:p>
          <w:p w14:paraId="5C1AB917">
            <w:pPr>
              <w:jc w:val="left"/>
            </w:pPr>
            <w:r>
              <w:rPr>
                <w:rFonts w:hint="eastAsia"/>
              </w:rPr>
              <w:t>1：上行（STA到CCO）</w:t>
            </w:r>
          </w:p>
        </w:tc>
      </w:tr>
      <w:tr w14:paraId="1813B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391" w:type="dxa"/>
            <w:noWrap w:val="0"/>
            <w:vAlign w:val="center"/>
          </w:tcPr>
          <w:p w14:paraId="3ACC1D99">
            <w:pPr>
              <w:pStyle w:val="214"/>
              <w:rPr>
                <w:rFonts w:hint="eastAsia" w:ascii="Times New Roman"/>
              </w:rPr>
            </w:pPr>
            <w:r>
              <w:rPr>
                <w:rFonts w:ascii="Times New Roman"/>
              </w:rPr>
              <w:t>ID类型</w:t>
            </w:r>
          </w:p>
        </w:tc>
        <w:tc>
          <w:tcPr>
            <w:tcW w:w="1025" w:type="dxa"/>
            <w:vMerge w:val="continue"/>
            <w:tcBorders>
              <w:bottom w:val="single" w:color="auto" w:sz="4" w:space="0"/>
            </w:tcBorders>
            <w:noWrap w:val="0"/>
            <w:vAlign w:val="center"/>
          </w:tcPr>
          <w:p w14:paraId="3BC30DDD">
            <w:pPr>
              <w:pStyle w:val="214"/>
              <w:rPr>
                <w:rFonts w:ascii="Times New Roman" w:hAnsi="Times New Roman"/>
              </w:rPr>
            </w:pPr>
          </w:p>
        </w:tc>
        <w:tc>
          <w:tcPr>
            <w:tcW w:w="994" w:type="dxa"/>
            <w:tcBorders>
              <w:bottom w:val="single" w:color="auto" w:sz="4" w:space="0"/>
            </w:tcBorders>
            <w:noWrap w:val="0"/>
            <w:vAlign w:val="center"/>
          </w:tcPr>
          <w:p w14:paraId="3FB3385E">
            <w:pPr>
              <w:pStyle w:val="214"/>
              <w:rPr>
                <w:rFonts w:ascii="Times New Roman" w:hAnsi="Times New Roman"/>
              </w:rPr>
            </w:pPr>
            <w:r>
              <w:rPr>
                <w:rFonts w:hint="eastAsia" w:ascii="Times New Roman" w:hAnsi="Times New Roman"/>
              </w:rPr>
              <w:t>5-</w:t>
            </w:r>
            <w:r>
              <w:rPr>
                <w:rFonts w:ascii="Times New Roman" w:hAnsi="Times New Roman"/>
              </w:rPr>
              <w:t>7</w:t>
            </w:r>
          </w:p>
        </w:tc>
        <w:tc>
          <w:tcPr>
            <w:tcW w:w="968" w:type="dxa"/>
            <w:noWrap w:val="0"/>
            <w:vAlign w:val="center"/>
          </w:tcPr>
          <w:p w14:paraId="38DF21CF">
            <w:pPr>
              <w:pStyle w:val="214"/>
              <w:rPr>
                <w:rFonts w:ascii="Times New Roman" w:hAnsi="Times New Roman"/>
              </w:rPr>
            </w:pPr>
            <w:r>
              <w:rPr>
                <w:rFonts w:hint="eastAsia" w:ascii="Times New Roman" w:hAnsi="Times New Roman"/>
              </w:rPr>
              <w:t>3</w:t>
            </w:r>
          </w:p>
        </w:tc>
        <w:tc>
          <w:tcPr>
            <w:tcW w:w="4598" w:type="dxa"/>
            <w:noWrap w:val="0"/>
            <w:vAlign w:val="center"/>
          </w:tcPr>
          <w:p w14:paraId="70A9B25C">
            <w:pPr>
              <w:jc w:val="left"/>
              <w:rPr>
                <w:rFonts w:hint="eastAsia"/>
              </w:rPr>
            </w:pPr>
            <w:r>
              <w:rPr>
                <w:rFonts w:hint="eastAsia"/>
              </w:rPr>
              <w:t>0x</w:t>
            </w:r>
            <w:r>
              <w:t>0</w:t>
            </w:r>
            <w:r>
              <w:rPr>
                <w:rFonts w:hint="eastAsia"/>
              </w:rPr>
              <w:t>：</w:t>
            </w:r>
            <w:r>
              <w:t>模块ID</w:t>
            </w:r>
            <w:r>
              <w:rPr>
                <w:rFonts w:hint="eastAsia"/>
              </w:rPr>
              <w:t>（同</w:t>
            </w:r>
            <w:r>
              <w:t>历史扩展协议兼容</w:t>
            </w:r>
            <w:r>
              <w:rPr>
                <w:rFonts w:hint="eastAsia"/>
              </w:rPr>
              <w:t>）</w:t>
            </w:r>
          </w:p>
          <w:p w14:paraId="2E6FB0BF">
            <w:pPr>
              <w:jc w:val="left"/>
              <w:rPr>
                <w:rFonts w:hint="eastAsia"/>
              </w:rPr>
            </w:pPr>
            <w:r>
              <w:rPr>
                <w:rFonts w:hint="eastAsia"/>
              </w:rPr>
              <w:t>0x</w:t>
            </w:r>
            <w:r>
              <w:t>1表示芯片ID</w:t>
            </w:r>
          </w:p>
          <w:p w14:paraId="1D07FF97">
            <w:pPr>
              <w:jc w:val="left"/>
              <w:rPr>
                <w:rFonts w:hint="eastAsia"/>
              </w:rPr>
            </w:pPr>
            <w:r>
              <w:rPr>
                <w:rFonts w:hint="eastAsia"/>
              </w:rPr>
              <w:t>0x</w:t>
            </w:r>
            <w:r>
              <w:t>2表示模块ID</w:t>
            </w:r>
          </w:p>
          <w:p w14:paraId="3E1A6AE9">
            <w:pPr>
              <w:jc w:val="left"/>
              <w:rPr>
                <w:rFonts w:hint="eastAsia"/>
              </w:rPr>
            </w:pPr>
            <w:r>
              <w:t>其他为保留</w:t>
            </w:r>
          </w:p>
        </w:tc>
      </w:tr>
      <w:tr w14:paraId="360E7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391" w:type="dxa"/>
            <w:noWrap w:val="0"/>
            <w:vAlign w:val="center"/>
          </w:tcPr>
          <w:p w14:paraId="085546AD">
            <w:pPr>
              <w:pStyle w:val="214"/>
              <w:rPr>
                <w:rFonts w:ascii="Times New Roman" w:hAnsi="Times New Roman"/>
              </w:rPr>
            </w:pPr>
            <w:r>
              <w:rPr>
                <w:rFonts w:ascii="Times New Roman"/>
              </w:rPr>
              <w:t>报文序号</w:t>
            </w:r>
          </w:p>
        </w:tc>
        <w:tc>
          <w:tcPr>
            <w:tcW w:w="1025" w:type="dxa"/>
            <w:tcBorders>
              <w:top w:val="single" w:color="auto" w:sz="4" w:space="0"/>
            </w:tcBorders>
            <w:noWrap w:val="0"/>
            <w:vAlign w:val="center"/>
          </w:tcPr>
          <w:p w14:paraId="2AA7655D">
            <w:pPr>
              <w:pStyle w:val="214"/>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3</w:t>
            </w:r>
          </w:p>
        </w:tc>
        <w:tc>
          <w:tcPr>
            <w:tcW w:w="994" w:type="dxa"/>
            <w:tcBorders>
              <w:top w:val="single" w:color="auto" w:sz="4" w:space="0"/>
            </w:tcBorders>
            <w:noWrap w:val="0"/>
            <w:vAlign w:val="center"/>
          </w:tcPr>
          <w:p w14:paraId="77CE7FD9">
            <w:pPr>
              <w:pStyle w:val="214"/>
              <w:rPr>
                <w:rFonts w:ascii="Times New Roman" w:hAnsi="Times New Roman"/>
              </w:rPr>
            </w:pPr>
            <w:r>
              <w:rPr>
                <w:rFonts w:ascii="Times New Roman" w:hAnsi="Times New Roman"/>
              </w:rPr>
              <w:t>0-7</w:t>
            </w:r>
          </w:p>
        </w:tc>
        <w:tc>
          <w:tcPr>
            <w:tcW w:w="968" w:type="dxa"/>
            <w:noWrap w:val="0"/>
            <w:vAlign w:val="center"/>
          </w:tcPr>
          <w:p w14:paraId="02696B79">
            <w:pPr>
              <w:pStyle w:val="214"/>
              <w:rPr>
                <w:rFonts w:ascii="Times New Roman" w:hAnsi="Times New Roman"/>
              </w:rPr>
            </w:pPr>
            <w:r>
              <w:rPr>
                <w:rFonts w:ascii="Times New Roman" w:hAnsi="Times New Roman"/>
              </w:rPr>
              <w:t>16</w:t>
            </w:r>
          </w:p>
        </w:tc>
        <w:tc>
          <w:tcPr>
            <w:tcW w:w="4598" w:type="dxa"/>
            <w:noWrap w:val="0"/>
            <w:vAlign w:val="center"/>
          </w:tcPr>
          <w:p w14:paraId="505E25C7">
            <w:pPr>
              <w:jc w:val="left"/>
            </w:pPr>
            <w:r>
              <w:t>CCO发送给STA数据报文的序号</w:t>
            </w:r>
            <w:r>
              <w:rPr>
                <w:rFonts w:hint="eastAsia"/>
              </w:rPr>
              <w:t>，</w:t>
            </w:r>
            <w:r>
              <w:t>STA应答时使用该序号返回</w:t>
            </w:r>
            <w:r>
              <w:rPr>
                <w:rFonts w:hint="eastAsia"/>
              </w:rPr>
              <w:t>。</w:t>
            </w:r>
          </w:p>
        </w:tc>
      </w:tr>
    </w:tbl>
    <w:p w14:paraId="66B58BA0">
      <w:pPr>
        <w:pStyle w:val="38"/>
        <w:ind w:firstLine="0" w:firstLineChars="0"/>
        <w:rPr>
          <w:rFonts w:hint="eastAsia" w:ascii="Times New Roman"/>
        </w:rPr>
      </w:pPr>
    </w:p>
    <w:p w14:paraId="65089791">
      <w:pPr>
        <w:pStyle w:val="74"/>
        <w:spacing w:before="156" w:after="156"/>
        <w:rPr>
          <w:rFonts w:ascii="Times New Roman"/>
        </w:rPr>
      </w:pPr>
      <w:del w:id="159" w:author="作者">
        <w:r>
          <w:rPr>
            <w:rFonts w:ascii="Times New Roman"/>
          </w:rPr>
          <w:delText>上行报文格式</w:delText>
        </w:r>
      </w:del>
      <w:ins w:id="160" w:author="作者">
        <w:r>
          <w:rPr>
            <w:rFonts w:hint="eastAsia" w:ascii="Times New Roman"/>
          </w:rPr>
          <w:t>查询ID信息上行报文格式</w:t>
        </w:r>
      </w:ins>
    </w:p>
    <w:p w14:paraId="5A66A7C0">
      <w:pPr>
        <w:pStyle w:val="79"/>
        <w:spacing w:before="156" w:after="156"/>
        <w:rPr>
          <w:del w:id="161" w:author="作者" w:date=""/>
          <w:rFonts w:ascii="Times New Roman"/>
        </w:rPr>
      </w:pPr>
      <w:del w:id="162" w:author="作者">
        <w:r>
          <w:rPr>
            <w:rFonts w:hint="eastAsia" w:ascii="Times New Roman"/>
          </w:rPr>
          <w:delText>查询ID信息上行报文格式</w:delText>
        </w:r>
      </w:del>
    </w:p>
    <w:p w14:paraId="13751F09">
      <w:pPr>
        <w:pStyle w:val="38"/>
        <w:rPr>
          <w:rFonts w:ascii="Times New Roman"/>
        </w:rPr>
      </w:pPr>
      <w:r>
        <w:rPr>
          <w:rFonts w:ascii="Times New Roman"/>
        </w:rPr>
        <w:t>STA</w:t>
      </w:r>
      <w:r>
        <w:rPr>
          <w:rFonts w:hint="eastAsia" w:ascii="Times New Roman"/>
        </w:rPr>
        <w:t>返回</w:t>
      </w:r>
      <w:r>
        <w:rPr>
          <w:rFonts w:ascii="Times New Roman"/>
        </w:rPr>
        <w:t>CCO的查询ID信息上行报文格式</w:t>
      </w:r>
      <w:r>
        <w:rPr>
          <w:rFonts w:hint="eastAsia" w:ascii="Times New Roman"/>
        </w:rPr>
        <w:t>应符合图38格式要求</w:t>
      </w:r>
      <w:r>
        <w:rPr>
          <w:rFonts w:ascii="Times New Roman"/>
        </w:rPr>
        <w:t>。</w:t>
      </w:r>
    </w:p>
    <w:p w14:paraId="6FEFC9B9">
      <w:pPr>
        <w:pStyle w:val="38"/>
        <w:ind w:firstLine="0" w:firstLineChars="0"/>
        <w:jc w:val="center"/>
      </w:pPr>
      <w:r>
        <w:object>
          <v:shape id="_x0000_i1060" o:spt="75" type="#_x0000_t75" style="height:96.9pt;width:415.2pt;" o:ole="t" filled="f" o:preferrelative="t" stroked="f" coordsize="21600,21600">
            <v:path/>
            <v:fill on="f" focussize="0,0"/>
            <v:stroke on="f"/>
            <v:imagedata r:id="rId87" o:title=""/>
            <o:lock v:ext="edit" aspectratio="t"/>
            <w10:wrap type="none"/>
            <w10:anchorlock/>
          </v:shape>
          <o:OLEObject Type="Embed" ProgID="Visio.Drawing.15" ShapeID="_x0000_i1060" DrawAspect="Content" ObjectID="_1468075762" r:id="rId86">
            <o:LockedField>false</o:LockedField>
          </o:OLEObject>
        </w:object>
      </w:r>
    </w:p>
    <w:p w14:paraId="53B7D79B">
      <w:pPr>
        <w:pStyle w:val="156"/>
        <w:rPr>
          <w:rFonts w:ascii="Times New Roman"/>
        </w:rPr>
      </w:pPr>
      <w:r>
        <w:rPr>
          <w:rFonts w:ascii="Times New Roman"/>
        </w:rPr>
        <w:t>查</w:t>
      </w:r>
      <w:r>
        <w:rPr>
          <w:rFonts w:hAnsi="黑体"/>
        </w:rPr>
        <w:t>询ID信</w:t>
      </w:r>
      <w:r>
        <w:rPr>
          <w:rFonts w:ascii="Times New Roman"/>
        </w:rPr>
        <w:t>息上行报文格式</w:t>
      </w:r>
    </w:p>
    <w:p w14:paraId="56C73E69">
      <w:pPr>
        <w:pStyle w:val="38"/>
        <w:rPr>
          <w:rFonts w:ascii="Times New Roman"/>
        </w:rPr>
      </w:pPr>
      <w:r>
        <w:rPr>
          <w:rFonts w:ascii="Times New Roman"/>
        </w:rPr>
        <w:t>上行报文格式的字段</w:t>
      </w:r>
      <w:r>
        <w:rPr>
          <w:rFonts w:hint="eastAsia" w:ascii="Times New Roman"/>
        </w:rPr>
        <w:t>应符合表39要求</w:t>
      </w:r>
      <w:r>
        <w:rPr>
          <w:rFonts w:ascii="Times New Roman"/>
        </w:rPr>
        <w:t>。</w:t>
      </w:r>
    </w:p>
    <w:p w14:paraId="41B104CC">
      <w:pPr>
        <w:pStyle w:val="154"/>
        <w:ind w:left="0"/>
        <w:rPr>
          <w:rFonts w:ascii="Times New Roman"/>
        </w:rPr>
      </w:pPr>
      <w:r>
        <w:rPr>
          <w:rFonts w:hAnsi="黑体"/>
        </w:rPr>
        <w:t>查询ID信</w:t>
      </w:r>
      <w:r>
        <w:rPr>
          <w:rFonts w:ascii="Times New Roman"/>
        </w:rPr>
        <w:t>息上行报文格式说明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92"/>
        <w:gridCol w:w="993"/>
        <w:gridCol w:w="1025"/>
        <w:gridCol w:w="1244"/>
        <w:gridCol w:w="4285"/>
      </w:tblGrid>
      <w:tr w14:paraId="44B1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392" w:type="dxa"/>
            <w:noWrap w:val="0"/>
            <w:vAlign w:val="center"/>
          </w:tcPr>
          <w:p w14:paraId="7FE86AC8">
            <w:pPr>
              <w:pStyle w:val="214"/>
              <w:rPr>
                <w:rFonts w:ascii="Times New Roman" w:hAnsi="Times New Roman"/>
              </w:rPr>
            </w:pPr>
            <w:r>
              <w:rPr>
                <w:rFonts w:ascii="Times New Roman"/>
              </w:rPr>
              <w:t>域</w:t>
            </w:r>
          </w:p>
        </w:tc>
        <w:tc>
          <w:tcPr>
            <w:tcW w:w="993" w:type="dxa"/>
            <w:noWrap w:val="0"/>
            <w:vAlign w:val="center"/>
          </w:tcPr>
          <w:p w14:paraId="59D8516B">
            <w:pPr>
              <w:pStyle w:val="214"/>
              <w:rPr>
                <w:rFonts w:ascii="Times New Roman" w:hAnsi="Times New Roman"/>
              </w:rPr>
            </w:pPr>
            <w:r>
              <w:rPr>
                <w:rFonts w:ascii="Times New Roman"/>
              </w:rPr>
              <w:t>字节号</w:t>
            </w:r>
          </w:p>
        </w:tc>
        <w:tc>
          <w:tcPr>
            <w:tcW w:w="1025" w:type="dxa"/>
            <w:noWrap w:val="0"/>
            <w:vAlign w:val="center"/>
          </w:tcPr>
          <w:p w14:paraId="65AB8E33">
            <w:pPr>
              <w:pStyle w:val="214"/>
              <w:rPr>
                <w:rFonts w:ascii="Times New Roman" w:hAnsi="Times New Roman"/>
              </w:rPr>
            </w:pPr>
            <w:r>
              <w:rPr>
                <w:rFonts w:ascii="Times New Roman"/>
              </w:rPr>
              <w:t>比特位</w:t>
            </w:r>
          </w:p>
        </w:tc>
        <w:tc>
          <w:tcPr>
            <w:tcW w:w="1244" w:type="dxa"/>
            <w:noWrap w:val="0"/>
            <w:vAlign w:val="center"/>
          </w:tcPr>
          <w:p w14:paraId="0157CED9">
            <w:pPr>
              <w:pStyle w:val="214"/>
              <w:rPr>
                <w:rFonts w:hint="eastAsia" w:ascii="Times New Roman"/>
              </w:rPr>
            </w:pPr>
            <w:r>
              <w:rPr>
                <w:rFonts w:ascii="Times New Roman"/>
              </w:rPr>
              <w:t>域大小</w:t>
            </w:r>
          </w:p>
          <w:p w14:paraId="401B570D">
            <w:pPr>
              <w:pStyle w:val="214"/>
              <w:rPr>
                <w:rFonts w:ascii="Times New Roman" w:hAnsi="Times New Roman"/>
              </w:rPr>
            </w:pPr>
            <w:r>
              <w:rPr>
                <w:rFonts w:ascii="Times New Roman" w:hAnsi="Times New Roman"/>
              </w:rPr>
              <w:t>(</w:t>
            </w:r>
            <w:r>
              <w:rPr>
                <w:rFonts w:ascii="Times New Roman"/>
              </w:rPr>
              <w:t>比特</w:t>
            </w:r>
            <w:r>
              <w:rPr>
                <w:rFonts w:ascii="Times New Roman" w:hAnsi="Times New Roman"/>
              </w:rPr>
              <w:t>)</w:t>
            </w:r>
          </w:p>
        </w:tc>
        <w:tc>
          <w:tcPr>
            <w:tcW w:w="4285" w:type="dxa"/>
            <w:noWrap w:val="0"/>
            <w:vAlign w:val="center"/>
          </w:tcPr>
          <w:p w14:paraId="37E70910">
            <w:pPr>
              <w:pStyle w:val="214"/>
              <w:rPr>
                <w:rFonts w:hint="eastAsia" w:ascii="Times New Roman"/>
              </w:rPr>
            </w:pPr>
            <w:r>
              <w:rPr>
                <w:rFonts w:hint="eastAsia" w:ascii="Times New Roman"/>
              </w:rPr>
              <w:t>含义</w:t>
            </w:r>
          </w:p>
        </w:tc>
      </w:tr>
      <w:tr w14:paraId="5AC37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392" w:type="dxa"/>
            <w:noWrap w:val="0"/>
            <w:vAlign w:val="center"/>
          </w:tcPr>
          <w:p w14:paraId="310D55D1">
            <w:pPr>
              <w:pStyle w:val="214"/>
              <w:rPr>
                <w:rFonts w:ascii="Times New Roman" w:hAnsi="Times New Roman"/>
              </w:rPr>
            </w:pPr>
            <w:r>
              <w:rPr>
                <w:rFonts w:ascii="Times New Roman"/>
              </w:rPr>
              <w:t>协议版本号</w:t>
            </w:r>
          </w:p>
        </w:tc>
        <w:tc>
          <w:tcPr>
            <w:tcW w:w="993" w:type="dxa"/>
            <w:vMerge w:val="restart"/>
            <w:noWrap w:val="0"/>
            <w:vAlign w:val="center"/>
          </w:tcPr>
          <w:p w14:paraId="18828AF0">
            <w:pPr>
              <w:pStyle w:val="214"/>
              <w:rPr>
                <w:rFonts w:ascii="Times New Roman" w:hAnsi="Times New Roman"/>
              </w:rPr>
            </w:pPr>
            <w:r>
              <w:rPr>
                <w:rFonts w:ascii="Times New Roman" w:hAnsi="Times New Roman"/>
              </w:rPr>
              <w:t>0</w:t>
            </w:r>
          </w:p>
        </w:tc>
        <w:tc>
          <w:tcPr>
            <w:tcW w:w="1025" w:type="dxa"/>
            <w:noWrap w:val="0"/>
            <w:vAlign w:val="center"/>
          </w:tcPr>
          <w:p w14:paraId="39E6C6AB">
            <w:pPr>
              <w:pStyle w:val="214"/>
              <w:rPr>
                <w:rFonts w:ascii="Times New Roman" w:hAnsi="Times New Roman"/>
              </w:rPr>
            </w:pPr>
            <w:r>
              <w:rPr>
                <w:rFonts w:ascii="Times New Roman" w:hAnsi="Times New Roman"/>
              </w:rPr>
              <w:t>0-5</w:t>
            </w:r>
          </w:p>
        </w:tc>
        <w:tc>
          <w:tcPr>
            <w:tcW w:w="1244" w:type="dxa"/>
            <w:noWrap w:val="0"/>
            <w:vAlign w:val="center"/>
          </w:tcPr>
          <w:p w14:paraId="6ED3806E">
            <w:pPr>
              <w:pStyle w:val="214"/>
              <w:rPr>
                <w:rFonts w:ascii="Times New Roman" w:hAnsi="Times New Roman"/>
              </w:rPr>
            </w:pPr>
            <w:r>
              <w:rPr>
                <w:rFonts w:ascii="Times New Roman" w:hAnsi="Times New Roman"/>
              </w:rPr>
              <w:t>6</w:t>
            </w:r>
          </w:p>
        </w:tc>
        <w:tc>
          <w:tcPr>
            <w:tcW w:w="4285" w:type="dxa"/>
            <w:noWrap w:val="0"/>
            <w:vAlign w:val="center"/>
          </w:tcPr>
          <w:p w14:paraId="777B3195">
            <w:pPr>
              <w:pStyle w:val="214"/>
              <w:jc w:val="left"/>
              <w:rPr>
                <w:rFonts w:hint="eastAsia" w:ascii="Times New Roman"/>
              </w:rPr>
            </w:pPr>
            <w:r>
              <w:rPr>
                <w:rFonts w:ascii="Times New Roman"/>
              </w:rPr>
              <w:t>应用层数据的协议版本。</w:t>
            </w:r>
          </w:p>
          <w:p w14:paraId="7052FF2C">
            <w:pPr>
              <w:jc w:val="left"/>
            </w:pPr>
            <w:r>
              <w:t>考虑兼容性，本版本取值固定为1</w:t>
            </w:r>
            <w:r>
              <w:rPr>
                <w:rFonts w:hint="eastAsia"/>
              </w:rPr>
              <w:t>。</w:t>
            </w:r>
          </w:p>
        </w:tc>
      </w:tr>
      <w:tr w14:paraId="5729A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0" w:hRule="atLeast"/>
          <w:jc w:val="center"/>
        </w:trPr>
        <w:tc>
          <w:tcPr>
            <w:tcW w:w="1392" w:type="dxa"/>
            <w:vMerge w:val="restart"/>
            <w:noWrap w:val="0"/>
            <w:vAlign w:val="center"/>
          </w:tcPr>
          <w:p w14:paraId="6953DD12">
            <w:pPr>
              <w:pStyle w:val="214"/>
              <w:rPr>
                <w:rFonts w:ascii="Times New Roman" w:hAnsi="Times New Roman"/>
              </w:rPr>
            </w:pPr>
            <w:r>
              <w:rPr>
                <w:rFonts w:ascii="Times New Roman"/>
              </w:rPr>
              <w:t>帧头长度</w:t>
            </w:r>
          </w:p>
        </w:tc>
        <w:tc>
          <w:tcPr>
            <w:tcW w:w="993" w:type="dxa"/>
            <w:vMerge w:val="continue"/>
            <w:tcBorders>
              <w:bottom w:val="single" w:color="auto" w:sz="4" w:space="0"/>
            </w:tcBorders>
            <w:noWrap w:val="0"/>
            <w:vAlign w:val="center"/>
          </w:tcPr>
          <w:p w14:paraId="39516BDA">
            <w:pPr>
              <w:pStyle w:val="214"/>
              <w:rPr>
                <w:rFonts w:ascii="Times New Roman" w:hAnsi="Times New Roman"/>
              </w:rPr>
            </w:pPr>
          </w:p>
        </w:tc>
        <w:tc>
          <w:tcPr>
            <w:tcW w:w="1025" w:type="dxa"/>
            <w:tcBorders>
              <w:bottom w:val="single" w:color="auto" w:sz="4" w:space="0"/>
            </w:tcBorders>
            <w:noWrap w:val="0"/>
            <w:vAlign w:val="center"/>
          </w:tcPr>
          <w:p w14:paraId="2C593C7D">
            <w:pPr>
              <w:pStyle w:val="214"/>
              <w:rPr>
                <w:rFonts w:ascii="Times New Roman" w:hAnsi="Times New Roman"/>
              </w:rPr>
            </w:pPr>
            <w:r>
              <w:rPr>
                <w:rFonts w:ascii="Times New Roman" w:hAnsi="Times New Roman"/>
              </w:rPr>
              <w:t>6-7</w:t>
            </w:r>
          </w:p>
        </w:tc>
        <w:tc>
          <w:tcPr>
            <w:tcW w:w="1244" w:type="dxa"/>
            <w:vMerge w:val="restart"/>
            <w:noWrap w:val="0"/>
            <w:vAlign w:val="center"/>
          </w:tcPr>
          <w:p w14:paraId="204909C9">
            <w:pPr>
              <w:pStyle w:val="214"/>
              <w:rPr>
                <w:rFonts w:ascii="Times New Roman" w:hAnsi="Times New Roman"/>
              </w:rPr>
            </w:pPr>
            <w:r>
              <w:rPr>
                <w:rFonts w:ascii="Times New Roman" w:hAnsi="Times New Roman"/>
              </w:rPr>
              <w:t>6</w:t>
            </w:r>
          </w:p>
        </w:tc>
        <w:tc>
          <w:tcPr>
            <w:tcW w:w="4285" w:type="dxa"/>
            <w:vMerge w:val="restart"/>
            <w:noWrap w:val="0"/>
            <w:vAlign w:val="center"/>
          </w:tcPr>
          <w:p w14:paraId="51A7B3C5">
            <w:pPr>
              <w:jc w:val="left"/>
            </w:pPr>
            <w:r>
              <w:t>报文头（除数据域长度外）长度</w:t>
            </w:r>
          </w:p>
        </w:tc>
      </w:tr>
      <w:tr w14:paraId="10AC5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392" w:type="dxa"/>
            <w:vMerge w:val="continue"/>
            <w:noWrap w:val="0"/>
            <w:vAlign w:val="center"/>
          </w:tcPr>
          <w:p w14:paraId="60CC69A9">
            <w:pPr>
              <w:pStyle w:val="214"/>
              <w:rPr>
                <w:rFonts w:ascii="Times New Roman" w:hAnsi="Times New Roman"/>
              </w:rPr>
            </w:pPr>
          </w:p>
        </w:tc>
        <w:tc>
          <w:tcPr>
            <w:tcW w:w="993" w:type="dxa"/>
            <w:vMerge w:val="restart"/>
            <w:tcBorders>
              <w:top w:val="single" w:color="auto" w:sz="4" w:space="0"/>
            </w:tcBorders>
            <w:noWrap w:val="0"/>
            <w:vAlign w:val="center"/>
          </w:tcPr>
          <w:p w14:paraId="4575CBB8">
            <w:pPr>
              <w:pStyle w:val="214"/>
              <w:rPr>
                <w:rFonts w:ascii="Times New Roman" w:hAnsi="Times New Roman"/>
              </w:rPr>
            </w:pPr>
            <w:r>
              <w:rPr>
                <w:rFonts w:ascii="Times New Roman" w:hAnsi="Times New Roman"/>
              </w:rPr>
              <w:t>1</w:t>
            </w:r>
          </w:p>
        </w:tc>
        <w:tc>
          <w:tcPr>
            <w:tcW w:w="1025" w:type="dxa"/>
            <w:tcBorders>
              <w:top w:val="single" w:color="auto" w:sz="4" w:space="0"/>
            </w:tcBorders>
            <w:noWrap w:val="0"/>
            <w:vAlign w:val="center"/>
          </w:tcPr>
          <w:p w14:paraId="1A71819D">
            <w:pPr>
              <w:pStyle w:val="214"/>
              <w:rPr>
                <w:rFonts w:ascii="Times New Roman" w:hAnsi="Times New Roman"/>
              </w:rPr>
            </w:pPr>
            <w:r>
              <w:rPr>
                <w:rFonts w:ascii="Times New Roman" w:hAnsi="Times New Roman"/>
              </w:rPr>
              <w:t>0-3</w:t>
            </w:r>
          </w:p>
        </w:tc>
        <w:tc>
          <w:tcPr>
            <w:tcW w:w="1244" w:type="dxa"/>
            <w:vMerge w:val="continue"/>
            <w:noWrap w:val="0"/>
            <w:vAlign w:val="center"/>
          </w:tcPr>
          <w:p w14:paraId="7006D888">
            <w:pPr>
              <w:pStyle w:val="214"/>
              <w:rPr>
                <w:rFonts w:ascii="Times New Roman" w:hAnsi="Times New Roman"/>
              </w:rPr>
            </w:pPr>
          </w:p>
        </w:tc>
        <w:tc>
          <w:tcPr>
            <w:tcW w:w="4285" w:type="dxa"/>
            <w:vMerge w:val="continue"/>
            <w:noWrap w:val="0"/>
            <w:vAlign w:val="center"/>
          </w:tcPr>
          <w:p w14:paraId="51025775">
            <w:pPr>
              <w:jc w:val="left"/>
            </w:pPr>
          </w:p>
        </w:tc>
      </w:tr>
      <w:tr w14:paraId="4BB87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392" w:type="dxa"/>
            <w:noWrap w:val="0"/>
            <w:vAlign w:val="center"/>
          </w:tcPr>
          <w:p w14:paraId="38A6CB00">
            <w:pPr>
              <w:pStyle w:val="214"/>
              <w:rPr>
                <w:rFonts w:ascii="Times New Roman" w:hAnsi="Times New Roman"/>
              </w:rPr>
            </w:pPr>
            <w:r>
              <w:rPr>
                <w:rFonts w:ascii="Times New Roman"/>
              </w:rPr>
              <w:t>方向位</w:t>
            </w:r>
          </w:p>
        </w:tc>
        <w:tc>
          <w:tcPr>
            <w:tcW w:w="993" w:type="dxa"/>
            <w:vMerge w:val="continue"/>
            <w:noWrap w:val="0"/>
            <w:vAlign w:val="center"/>
          </w:tcPr>
          <w:p w14:paraId="3D5007EC">
            <w:pPr>
              <w:pStyle w:val="214"/>
              <w:rPr>
                <w:rFonts w:ascii="Times New Roman" w:hAnsi="Times New Roman"/>
              </w:rPr>
            </w:pPr>
          </w:p>
        </w:tc>
        <w:tc>
          <w:tcPr>
            <w:tcW w:w="1025" w:type="dxa"/>
            <w:tcBorders>
              <w:bottom w:val="single" w:color="auto" w:sz="4" w:space="0"/>
            </w:tcBorders>
            <w:noWrap w:val="0"/>
            <w:vAlign w:val="center"/>
          </w:tcPr>
          <w:p w14:paraId="15FF61A8">
            <w:pPr>
              <w:pStyle w:val="214"/>
              <w:rPr>
                <w:rFonts w:ascii="Times New Roman" w:hAnsi="Times New Roman"/>
              </w:rPr>
            </w:pPr>
            <w:r>
              <w:rPr>
                <w:rFonts w:ascii="Times New Roman" w:hAnsi="Times New Roman"/>
              </w:rPr>
              <w:t>4</w:t>
            </w:r>
          </w:p>
        </w:tc>
        <w:tc>
          <w:tcPr>
            <w:tcW w:w="1244" w:type="dxa"/>
            <w:noWrap w:val="0"/>
            <w:vAlign w:val="center"/>
          </w:tcPr>
          <w:p w14:paraId="5AA9D4D4">
            <w:pPr>
              <w:pStyle w:val="214"/>
              <w:rPr>
                <w:rFonts w:ascii="Times New Roman" w:hAnsi="Times New Roman"/>
              </w:rPr>
            </w:pPr>
            <w:r>
              <w:rPr>
                <w:rFonts w:ascii="Times New Roman" w:hAnsi="Times New Roman"/>
              </w:rPr>
              <w:t>1</w:t>
            </w:r>
          </w:p>
        </w:tc>
        <w:tc>
          <w:tcPr>
            <w:tcW w:w="4285" w:type="dxa"/>
            <w:noWrap w:val="0"/>
            <w:vAlign w:val="center"/>
          </w:tcPr>
          <w:p w14:paraId="57D08A52">
            <w:pPr>
              <w:pStyle w:val="214"/>
              <w:jc w:val="left"/>
              <w:rPr>
                <w:rFonts w:ascii="Times New Roman" w:hAnsi="Times New Roman"/>
              </w:rPr>
            </w:pPr>
            <w:r>
              <w:rPr>
                <w:rFonts w:ascii="Times New Roman" w:hAnsi="Times New Roman"/>
              </w:rPr>
              <w:t>0</w:t>
            </w:r>
            <w:r>
              <w:rPr>
                <w:rFonts w:hint="eastAsia" w:ascii="Times New Roman" w:hAnsi="Times New Roman"/>
              </w:rPr>
              <w:t>：</w:t>
            </w:r>
            <w:r>
              <w:rPr>
                <w:rFonts w:ascii="Times New Roman" w:hAnsi="Times New Roman"/>
              </w:rPr>
              <w:t>下行</w:t>
            </w:r>
            <w:r>
              <w:rPr>
                <w:rFonts w:hint="eastAsia" w:ascii="Times New Roman" w:hAnsi="Times New Roman"/>
              </w:rPr>
              <w:t>（CCO到STA）</w:t>
            </w:r>
          </w:p>
          <w:p w14:paraId="18C82FC6">
            <w:pPr>
              <w:jc w:val="left"/>
            </w:pPr>
            <w:r>
              <w:rPr>
                <w:rFonts w:hint="eastAsia"/>
              </w:rPr>
              <w:t>1：上行（STA到CCO）</w:t>
            </w:r>
          </w:p>
        </w:tc>
      </w:tr>
      <w:tr w14:paraId="410AC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392" w:type="dxa"/>
            <w:noWrap w:val="0"/>
            <w:vAlign w:val="center"/>
          </w:tcPr>
          <w:p w14:paraId="27262EB0">
            <w:pPr>
              <w:pStyle w:val="214"/>
              <w:rPr>
                <w:rFonts w:hint="eastAsia" w:ascii="Times New Roman"/>
              </w:rPr>
            </w:pPr>
            <w:r>
              <w:rPr>
                <w:rFonts w:ascii="Times New Roman"/>
              </w:rPr>
              <w:t>ID类型</w:t>
            </w:r>
          </w:p>
        </w:tc>
        <w:tc>
          <w:tcPr>
            <w:tcW w:w="993" w:type="dxa"/>
            <w:vMerge w:val="continue"/>
            <w:tcBorders>
              <w:bottom w:val="single" w:color="auto" w:sz="4" w:space="0"/>
            </w:tcBorders>
            <w:noWrap w:val="0"/>
            <w:vAlign w:val="center"/>
          </w:tcPr>
          <w:p w14:paraId="1DA82D11">
            <w:pPr>
              <w:pStyle w:val="214"/>
              <w:rPr>
                <w:rFonts w:ascii="Times New Roman" w:hAnsi="Times New Roman"/>
              </w:rPr>
            </w:pPr>
          </w:p>
        </w:tc>
        <w:tc>
          <w:tcPr>
            <w:tcW w:w="1025" w:type="dxa"/>
            <w:tcBorders>
              <w:bottom w:val="single" w:color="auto" w:sz="4" w:space="0"/>
            </w:tcBorders>
            <w:noWrap w:val="0"/>
            <w:vAlign w:val="center"/>
          </w:tcPr>
          <w:p w14:paraId="27C2DE7D">
            <w:pPr>
              <w:pStyle w:val="214"/>
              <w:rPr>
                <w:rFonts w:ascii="Times New Roman" w:hAnsi="Times New Roman"/>
              </w:rPr>
            </w:pPr>
            <w:r>
              <w:rPr>
                <w:rFonts w:hint="eastAsia" w:ascii="Times New Roman" w:hAnsi="Times New Roman"/>
              </w:rPr>
              <w:t>5-</w:t>
            </w:r>
            <w:r>
              <w:rPr>
                <w:rFonts w:ascii="Times New Roman" w:hAnsi="Times New Roman"/>
              </w:rPr>
              <w:t>7</w:t>
            </w:r>
          </w:p>
        </w:tc>
        <w:tc>
          <w:tcPr>
            <w:tcW w:w="1244" w:type="dxa"/>
            <w:noWrap w:val="0"/>
            <w:vAlign w:val="center"/>
          </w:tcPr>
          <w:p w14:paraId="18205C56">
            <w:pPr>
              <w:pStyle w:val="214"/>
              <w:rPr>
                <w:rFonts w:ascii="Times New Roman" w:hAnsi="Times New Roman"/>
              </w:rPr>
            </w:pPr>
            <w:r>
              <w:rPr>
                <w:rFonts w:hint="eastAsia" w:ascii="Times New Roman" w:hAnsi="Times New Roman"/>
              </w:rPr>
              <w:t>3</w:t>
            </w:r>
          </w:p>
        </w:tc>
        <w:tc>
          <w:tcPr>
            <w:tcW w:w="4285" w:type="dxa"/>
            <w:noWrap w:val="0"/>
            <w:vAlign w:val="center"/>
          </w:tcPr>
          <w:p w14:paraId="70701327">
            <w:pPr>
              <w:pStyle w:val="214"/>
              <w:jc w:val="left"/>
              <w:rPr>
                <w:rFonts w:hint="eastAsia" w:ascii="Times New Roman"/>
              </w:rPr>
            </w:pPr>
            <w:r>
              <w:rPr>
                <w:rFonts w:hint="eastAsia" w:ascii="Times New Roman"/>
              </w:rPr>
              <w:t>0x</w:t>
            </w:r>
            <w:r>
              <w:rPr>
                <w:rFonts w:ascii="Times New Roman"/>
              </w:rPr>
              <w:t>0</w:t>
            </w:r>
            <w:r>
              <w:rPr>
                <w:rFonts w:hint="eastAsia" w:ascii="Times New Roman"/>
              </w:rPr>
              <w:t>：</w:t>
            </w:r>
            <w:r>
              <w:rPr>
                <w:rFonts w:ascii="Times New Roman"/>
              </w:rPr>
              <w:t>模块ID</w:t>
            </w:r>
            <w:r>
              <w:rPr>
                <w:rFonts w:hint="eastAsia" w:ascii="Times New Roman"/>
              </w:rPr>
              <w:t>（同</w:t>
            </w:r>
            <w:r>
              <w:rPr>
                <w:rFonts w:ascii="Times New Roman"/>
              </w:rPr>
              <w:t>历史扩展协议兼容</w:t>
            </w:r>
            <w:r>
              <w:rPr>
                <w:rFonts w:hint="eastAsia" w:ascii="Times New Roman"/>
              </w:rPr>
              <w:t>）</w:t>
            </w:r>
          </w:p>
          <w:p w14:paraId="1EC4302D">
            <w:pPr>
              <w:pStyle w:val="214"/>
              <w:jc w:val="left"/>
              <w:rPr>
                <w:rFonts w:hint="eastAsia" w:ascii="Times New Roman"/>
              </w:rPr>
            </w:pPr>
            <w:r>
              <w:rPr>
                <w:rFonts w:hint="eastAsia" w:ascii="Times New Roman"/>
              </w:rPr>
              <w:t>0x</w:t>
            </w:r>
            <w:r>
              <w:rPr>
                <w:rFonts w:ascii="Times New Roman"/>
              </w:rPr>
              <w:t>1表示芯片ID</w:t>
            </w:r>
          </w:p>
          <w:p w14:paraId="55C1C4B0">
            <w:pPr>
              <w:pStyle w:val="214"/>
              <w:jc w:val="left"/>
              <w:rPr>
                <w:rFonts w:hint="eastAsia" w:ascii="Times New Roman"/>
              </w:rPr>
            </w:pPr>
            <w:r>
              <w:rPr>
                <w:rFonts w:hint="eastAsia" w:ascii="Times New Roman"/>
              </w:rPr>
              <w:t>0x</w:t>
            </w:r>
            <w:r>
              <w:rPr>
                <w:rFonts w:ascii="Times New Roman"/>
              </w:rPr>
              <w:t>2表示模块ID</w:t>
            </w:r>
          </w:p>
          <w:p w14:paraId="476F5A1D">
            <w:pPr>
              <w:jc w:val="left"/>
            </w:pPr>
            <w:r>
              <w:t>其他为保留</w:t>
            </w:r>
          </w:p>
        </w:tc>
      </w:tr>
      <w:tr w14:paraId="6ACF1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392" w:type="dxa"/>
            <w:noWrap w:val="0"/>
            <w:vAlign w:val="center"/>
          </w:tcPr>
          <w:p w14:paraId="0B68E461">
            <w:pPr>
              <w:pStyle w:val="214"/>
              <w:rPr>
                <w:rFonts w:ascii="Times New Roman" w:hAnsi="Times New Roman"/>
              </w:rPr>
            </w:pPr>
            <w:r>
              <w:rPr>
                <w:rFonts w:ascii="Times New Roman"/>
              </w:rPr>
              <w:t>报文序号</w:t>
            </w:r>
          </w:p>
        </w:tc>
        <w:tc>
          <w:tcPr>
            <w:tcW w:w="993" w:type="dxa"/>
            <w:tcBorders>
              <w:top w:val="single" w:color="auto" w:sz="4" w:space="0"/>
              <w:bottom w:val="single" w:color="auto" w:sz="4" w:space="0"/>
            </w:tcBorders>
            <w:noWrap w:val="0"/>
            <w:vAlign w:val="center"/>
          </w:tcPr>
          <w:p w14:paraId="791CE0C9">
            <w:pPr>
              <w:pStyle w:val="214"/>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3</w:t>
            </w:r>
          </w:p>
        </w:tc>
        <w:tc>
          <w:tcPr>
            <w:tcW w:w="1025" w:type="dxa"/>
            <w:tcBorders>
              <w:top w:val="single" w:color="auto" w:sz="4" w:space="0"/>
              <w:bottom w:val="single" w:color="auto" w:sz="4" w:space="0"/>
            </w:tcBorders>
            <w:noWrap w:val="0"/>
            <w:vAlign w:val="center"/>
          </w:tcPr>
          <w:p w14:paraId="76B6F1AF">
            <w:pPr>
              <w:pStyle w:val="214"/>
              <w:rPr>
                <w:rFonts w:ascii="Times New Roman" w:hAnsi="Times New Roman"/>
              </w:rPr>
            </w:pPr>
            <w:r>
              <w:rPr>
                <w:rFonts w:ascii="Times New Roman" w:hAnsi="Times New Roman"/>
              </w:rPr>
              <w:t>0-7</w:t>
            </w:r>
          </w:p>
        </w:tc>
        <w:tc>
          <w:tcPr>
            <w:tcW w:w="1244" w:type="dxa"/>
            <w:noWrap w:val="0"/>
            <w:vAlign w:val="center"/>
          </w:tcPr>
          <w:p w14:paraId="56E7B22D">
            <w:pPr>
              <w:pStyle w:val="214"/>
              <w:rPr>
                <w:rFonts w:ascii="Times New Roman" w:hAnsi="Times New Roman"/>
              </w:rPr>
            </w:pPr>
            <w:r>
              <w:rPr>
                <w:rFonts w:ascii="Times New Roman" w:hAnsi="Times New Roman"/>
              </w:rPr>
              <w:t>16</w:t>
            </w:r>
          </w:p>
        </w:tc>
        <w:tc>
          <w:tcPr>
            <w:tcW w:w="4285" w:type="dxa"/>
            <w:noWrap w:val="0"/>
            <w:vAlign w:val="center"/>
          </w:tcPr>
          <w:p w14:paraId="0A1FFE26">
            <w:pPr>
              <w:jc w:val="left"/>
            </w:pPr>
            <w:r>
              <w:t>CCO发送给STA数据报文的序号</w:t>
            </w:r>
            <w:r>
              <w:rPr>
                <w:rFonts w:hint="eastAsia"/>
              </w:rPr>
              <w:t>，</w:t>
            </w:r>
            <w:r>
              <w:t>STA应答时使用该序号返回</w:t>
            </w:r>
            <w:r>
              <w:rPr>
                <w:rFonts w:hint="eastAsia"/>
              </w:rPr>
              <w:t>。</w:t>
            </w:r>
          </w:p>
        </w:tc>
      </w:tr>
      <w:tr w14:paraId="5BD5F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392" w:type="dxa"/>
            <w:noWrap w:val="0"/>
            <w:vAlign w:val="center"/>
          </w:tcPr>
          <w:p w14:paraId="71D75FDC">
            <w:pPr>
              <w:pStyle w:val="214"/>
              <w:rPr>
                <w:rFonts w:hint="eastAsia" w:ascii="Times New Roman"/>
              </w:rPr>
            </w:pPr>
            <w:r>
              <w:rPr>
                <w:rFonts w:ascii="Times New Roman"/>
              </w:rPr>
              <w:t>ID长度N</w:t>
            </w:r>
          </w:p>
        </w:tc>
        <w:tc>
          <w:tcPr>
            <w:tcW w:w="993" w:type="dxa"/>
            <w:tcBorders>
              <w:top w:val="single" w:color="auto" w:sz="4" w:space="0"/>
              <w:bottom w:val="single" w:color="auto" w:sz="4" w:space="0"/>
            </w:tcBorders>
            <w:noWrap w:val="0"/>
            <w:vAlign w:val="center"/>
          </w:tcPr>
          <w:p w14:paraId="47B0EA07">
            <w:pPr>
              <w:pStyle w:val="214"/>
              <w:rPr>
                <w:rFonts w:ascii="Times New Roman" w:hAnsi="Times New Roman"/>
              </w:rPr>
            </w:pPr>
            <w:r>
              <w:rPr>
                <w:rFonts w:hint="eastAsia" w:ascii="Times New Roman" w:hAnsi="Times New Roman"/>
              </w:rPr>
              <w:t>4</w:t>
            </w:r>
          </w:p>
        </w:tc>
        <w:tc>
          <w:tcPr>
            <w:tcW w:w="1025" w:type="dxa"/>
            <w:tcBorders>
              <w:top w:val="single" w:color="auto" w:sz="4" w:space="0"/>
              <w:bottom w:val="single" w:color="auto" w:sz="4" w:space="0"/>
            </w:tcBorders>
            <w:noWrap w:val="0"/>
            <w:vAlign w:val="center"/>
          </w:tcPr>
          <w:p w14:paraId="798E9164">
            <w:pPr>
              <w:pStyle w:val="214"/>
              <w:rPr>
                <w:rFonts w:ascii="Times New Roman" w:hAnsi="Times New Roman"/>
              </w:rPr>
            </w:pPr>
            <w:r>
              <w:rPr>
                <w:rFonts w:hint="eastAsia" w:ascii="Times New Roman" w:hAnsi="Times New Roman"/>
              </w:rPr>
              <w:t>0-</w:t>
            </w:r>
            <w:r>
              <w:rPr>
                <w:rFonts w:ascii="Times New Roman" w:hAnsi="Times New Roman"/>
              </w:rPr>
              <w:t>7</w:t>
            </w:r>
          </w:p>
        </w:tc>
        <w:tc>
          <w:tcPr>
            <w:tcW w:w="1244" w:type="dxa"/>
            <w:noWrap w:val="0"/>
            <w:vAlign w:val="center"/>
          </w:tcPr>
          <w:p w14:paraId="0A021A26">
            <w:pPr>
              <w:pStyle w:val="214"/>
              <w:rPr>
                <w:rFonts w:ascii="Times New Roman" w:hAnsi="Times New Roman"/>
              </w:rPr>
            </w:pPr>
            <w:r>
              <w:rPr>
                <w:rFonts w:hint="eastAsia" w:ascii="Times New Roman" w:hAnsi="Times New Roman"/>
              </w:rPr>
              <w:t>8</w:t>
            </w:r>
          </w:p>
        </w:tc>
        <w:tc>
          <w:tcPr>
            <w:tcW w:w="4285" w:type="dxa"/>
            <w:noWrap w:val="0"/>
            <w:vAlign w:val="center"/>
          </w:tcPr>
          <w:p w14:paraId="6E28793A">
            <w:pPr>
              <w:pStyle w:val="38"/>
              <w:ind w:firstLine="0" w:firstLineChars="0"/>
              <w:rPr>
                <w:rFonts w:ascii="Times New Roman"/>
              </w:rPr>
            </w:pPr>
            <w:r>
              <w:rPr>
                <w:rFonts w:ascii="Times New Roman"/>
              </w:rPr>
              <w:t>芯片ID长度为</w:t>
            </w:r>
            <w:r>
              <w:rPr>
                <w:rFonts w:hint="eastAsia" w:ascii="Times New Roman"/>
              </w:rPr>
              <w:t>2</w:t>
            </w:r>
            <w:r>
              <w:rPr>
                <w:rFonts w:ascii="Times New Roman"/>
              </w:rPr>
              <w:t>4字节</w:t>
            </w:r>
          </w:p>
          <w:p w14:paraId="03B19366">
            <w:pPr>
              <w:pStyle w:val="38"/>
              <w:ind w:firstLine="0" w:firstLineChars="0"/>
              <w:rPr>
                <w:rFonts w:hint="eastAsia" w:ascii="Times New Roman"/>
              </w:rPr>
            </w:pPr>
            <w:r>
              <w:rPr>
                <w:rFonts w:ascii="Times New Roman"/>
              </w:rPr>
              <w:t>模块ID长度为11字节</w:t>
            </w:r>
          </w:p>
        </w:tc>
      </w:tr>
      <w:tr w14:paraId="6DE5A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392" w:type="dxa"/>
            <w:noWrap w:val="0"/>
            <w:vAlign w:val="center"/>
          </w:tcPr>
          <w:p w14:paraId="480AF9A9">
            <w:pPr>
              <w:pStyle w:val="214"/>
              <w:rPr>
                <w:rFonts w:hint="eastAsia" w:ascii="Times New Roman"/>
              </w:rPr>
            </w:pPr>
            <w:r>
              <w:rPr>
                <w:rFonts w:ascii="Times New Roman"/>
              </w:rPr>
              <w:t>ID信息</w:t>
            </w:r>
          </w:p>
        </w:tc>
        <w:tc>
          <w:tcPr>
            <w:tcW w:w="993" w:type="dxa"/>
            <w:tcBorders>
              <w:top w:val="single" w:color="auto" w:sz="4" w:space="0"/>
              <w:bottom w:val="single" w:color="auto" w:sz="4" w:space="0"/>
            </w:tcBorders>
            <w:noWrap w:val="0"/>
            <w:vAlign w:val="center"/>
          </w:tcPr>
          <w:p w14:paraId="632BB90B">
            <w:pPr>
              <w:pStyle w:val="214"/>
              <w:rPr>
                <w:rFonts w:ascii="Times New Roman" w:hAnsi="Times New Roman"/>
              </w:rPr>
            </w:pPr>
            <w:r>
              <w:rPr>
                <w:rFonts w:hint="eastAsia" w:ascii="Times New Roman" w:hAnsi="Times New Roman"/>
              </w:rPr>
              <w:t>5+N-</w:t>
            </w:r>
            <w:r>
              <w:rPr>
                <w:rFonts w:ascii="Times New Roman" w:hAnsi="Times New Roman"/>
              </w:rPr>
              <w:t>1</w:t>
            </w:r>
          </w:p>
        </w:tc>
        <w:tc>
          <w:tcPr>
            <w:tcW w:w="1025" w:type="dxa"/>
            <w:tcBorders>
              <w:top w:val="single" w:color="auto" w:sz="4" w:space="0"/>
              <w:bottom w:val="single" w:color="auto" w:sz="4" w:space="0"/>
            </w:tcBorders>
            <w:noWrap w:val="0"/>
            <w:vAlign w:val="center"/>
          </w:tcPr>
          <w:p w14:paraId="26348186">
            <w:pPr>
              <w:pStyle w:val="214"/>
              <w:rPr>
                <w:rFonts w:ascii="Times New Roman" w:hAnsi="Times New Roman"/>
              </w:rPr>
            </w:pPr>
            <w:r>
              <w:rPr>
                <w:rFonts w:hint="eastAsia" w:ascii="Times New Roman" w:hAnsi="Times New Roman"/>
              </w:rPr>
              <w:t>0-</w:t>
            </w:r>
            <w:r>
              <w:rPr>
                <w:rFonts w:ascii="Times New Roman" w:hAnsi="Times New Roman"/>
              </w:rPr>
              <w:t>7</w:t>
            </w:r>
          </w:p>
        </w:tc>
        <w:tc>
          <w:tcPr>
            <w:tcW w:w="1244" w:type="dxa"/>
            <w:noWrap w:val="0"/>
            <w:vAlign w:val="center"/>
          </w:tcPr>
          <w:p w14:paraId="0E9BD54E">
            <w:pPr>
              <w:pStyle w:val="214"/>
              <w:rPr>
                <w:rFonts w:ascii="Times New Roman" w:hAnsi="Times New Roman"/>
              </w:rPr>
            </w:pPr>
            <w:r>
              <w:rPr>
                <w:rFonts w:hint="eastAsia" w:ascii="Times New Roman" w:hAnsi="Times New Roman"/>
              </w:rPr>
              <w:t>L</w:t>
            </w:r>
          </w:p>
          <w:p w14:paraId="0E415C9C">
            <w:pPr>
              <w:pStyle w:val="214"/>
              <w:rPr>
                <w:rFonts w:ascii="Times New Roman" w:hAnsi="Times New Roman"/>
              </w:rPr>
            </w:pPr>
            <w:r>
              <w:rPr>
                <w:rFonts w:hint="eastAsia" w:ascii="Times New Roman" w:hAnsi="Times New Roman"/>
              </w:rPr>
              <w:t>（可变长）</w:t>
            </w:r>
          </w:p>
        </w:tc>
        <w:tc>
          <w:tcPr>
            <w:tcW w:w="4285" w:type="dxa"/>
            <w:noWrap w:val="0"/>
            <w:vAlign w:val="center"/>
          </w:tcPr>
          <w:p w14:paraId="1697BA83">
            <w:r>
              <w:rPr>
                <w:rFonts w:hint="eastAsia"/>
              </w:rPr>
              <w:t>芯片</w:t>
            </w:r>
            <w:r>
              <w:t>ID信息</w:t>
            </w:r>
          </w:p>
        </w:tc>
      </w:tr>
      <w:tr w14:paraId="32CA6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392" w:type="dxa"/>
            <w:noWrap w:val="0"/>
            <w:vAlign w:val="center"/>
          </w:tcPr>
          <w:p w14:paraId="41F42ECD">
            <w:pPr>
              <w:pStyle w:val="214"/>
              <w:rPr>
                <w:rFonts w:hint="eastAsia" w:ascii="Times New Roman"/>
              </w:rPr>
            </w:pPr>
            <w:r>
              <w:rPr>
                <w:rFonts w:ascii="Times New Roman"/>
              </w:rPr>
              <w:t>设备类型</w:t>
            </w:r>
          </w:p>
        </w:tc>
        <w:tc>
          <w:tcPr>
            <w:tcW w:w="993" w:type="dxa"/>
            <w:tcBorders>
              <w:top w:val="single" w:color="auto" w:sz="4" w:space="0"/>
            </w:tcBorders>
            <w:noWrap w:val="0"/>
            <w:vAlign w:val="center"/>
          </w:tcPr>
          <w:p w14:paraId="4DDAEE73">
            <w:pPr>
              <w:pStyle w:val="214"/>
              <w:rPr>
                <w:rFonts w:ascii="Times New Roman" w:hAnsi="Times New Roman"/>
              </w:rPr>
            </w:pPr>
            <w:r>
              <w:rPr>
                <w:rFonts w:hint="eastAsia" w:ascii="Times New Roman" w:hAnsi="Times New Roman"/>
              </w:rPr>
              <w:t>5+</w:t>
            </w:r>
            <w:r>
              <w:rPr>
                <w:rFonts w:ascii="Times New Roman" w:hAnsi="Times New Roman"/>
              </w:rPr>
              <w:t xml:space="preserve"> N</w:t>
            </w:r>
          </w:p>
        </w:tc>
        <w:tc>
          <w:tcPr>
            <w:tcW w:w="1025" w:type="dxa"/>
            <w:tcBorders>
              <w:top w:val="single" w:color="auto" w:sz="4" w:space="0"/>
            </w:tcBorders>
            <w:noWrap w:val="0"/>
            <w:vAlign w:val="center"/>
          </w:tcPr>
          <w:p w14:paraId="67F2FB95">
            <w:pPr>
              <w:pStyle w:val="214"/>
              <w:rPr>
                <w:rFonts w:ascii="Times New Roman" w:hAnsi="Times New Roman"/>
              </w:rPr>
            </w:pPr>
            <w:r>
              <w:rPr>
                <w:rFonts w:hint="eastAsia" w:ascii="Times New Roman" w:hAnsi="Times New Roman"/>
              </w:rPr>
              <w:t>0-</w:t>
            </w:r>
            <w:r>
              <w:rPr>
                <w:rFonts w:ascii="Times New Roman" w:hAnsi="Times New Roman"/>
              </w:rPr>
              <w:t>7</w:t>
            </w:r>
          </w:p>
        </w:tc>
        <w:tc>
          <w:tcPr>
            <w:tcW w:w="1244" w:type="dxa"/>
            <w:noWrap w:val="0"/>
            <w:vAlign w:val="center"/>
          </w:tcPr>
          <w:p w14:paraId="18716482">
            <w:pPr>
              <w:pStyle w:val="214"/>
              <w:rPr>
                <w:rFonts w:ascii="Times New Roman" w:hAnsi="Times New Roman"/>
              </w:rPr>
            </w:pPr>
            <w:r>
              <w:rPr>
                <w:rFonts w:hint="eastAsia" w:ascii="Times New Roman" w:hAnsi="Times New Roman"/>
              </w:rPr>
              <w:t>8</w:t>
            </w:r>
          </w:p>
        </w:tc>
        <w:tc>
          <w:tcPr>
            <w:tcW w:w="4285" w:type="dxa"/>
            <w:noWrap w:val="0"/>
            <w:vAlign w:val="center"/>
          </w:tcPr>
          <w:p w14:paraId="0C4E356D">
            <w:pPr>
              <w:jc w:val="left"/>
            </w:pPr>
            <w:r>
              <w:rPr>
                <w:color w:val="000000"/>
              </w:rPr>
              <w:t>1</w:t>
            </w:r>
            <w:r>
              <w:rPr>
                <w:rFonts w:hint="eastAsia"/>
                <w:color w:val="000000"/>
              </w:rPr>
              <w:t>：</w:t>
            </w:r>
            <w:r>
              <w:t>抄控器</w:t>
            </w:r>
          </w:p>
          <w:p w14:paraId="70890ADE">
            <w:pPr>
              <w:jc w:val="left"/>
            </w:pPr>
            <w:r>
              <w:rPr>
                <w:rFonts w:hint="eastAsia"/>
              </w:rPr>
              <w:t>2：</w:t>
            </w:r>
            <w:r>
              <w:t>终端本地通信单元</w:t>
            </w:r>
          </w:p>
          <w:p w14:paraId="6BDC7C9E">
            <w:pPr>
              <w:jc w:val="left"/>
              <w:rPr>
                <w:color w:val="000000"/>
                <w:sz w:val="22"/>
                <w:szCs w:val="22"/>
              </w:rPr>
            </w:pPr>
            <w:r>
              <w:rPr>
                <w:rFonts w:hint="eastAsia"/>
              </w:rPr>
              <w:t>3：</w:t>
            </w:r>
            <w:r>
              <w:rPr>
                <w:color w:val="000000"/>
                <w:sz w:val="22"/>
                <w:szCs w:val="22"/>
              </w:rPr>
              <w:t>单相电表通信单元</w:t>
            </w:r>
          </w:p>
          <w:p w14:paraId="7F21C36F">
            <w:pPr>
              <w:jc w:val="left"/>
              <w:rPr>
                <w:color w:val="000000"/>
                <w:sz w:val="22"/>
                <w:szCs w:val="22"/>
              </w:rPr>
            </w:pPr>
            <w:r>
              <w:rPr>
                <w:rFonts w:hint="eastAsia"/>
                <w:color w:val="000000"/>
                <w:sz w:val="22"/>
                <w:szCs w:val="22"/>
              </w:rPr>
              <w:t>4：</w:t>
            </w:r>
            <w:r>
              <w:rPr>
                <w:color w:val="000000"/>
                <w:sz w:val="22"/>
                <w:szCs w:val="22"/>
              </w:rPr>
              <w:t>中继器</w:t>
            </w:r>
          </w:p>
          <w:p w14:paraId="167C8EE5">
            <w:pPr>
              <w:jc w:val="left"/>
              <w:rPr>
                <w:color w:val="000000"/>
                <w:sz w:val="22"/>
                <w:szCs w:val="22"/>
              </w:rPr>
            </w:pPr>
            <w:r>
              <w:rPr>
                <w:rFonts w:hint="eastAsia"/>
                <w:color w:val="000000"/>
                <w:sz w:val="22"/>
                <w:szCs w:val="22"/>
              </w:rPr>
              <w:t>5：</w:t>
            </w:r>
            <w:r>
              <w:rPr>
                <w:color w:val="000000"/>
                <w:sz w:val="22"/>
                <w:szCs w:val="22"/>
              </w:rPr>
              <w:t>II型采集器</w:t>
            </w:r>
          </w:p>
          <w:p w14:paraId="69375B25">
            <w:pPr>
              <w:jc w:val="left"/>
              <w:rPr>
                <w:color w:val="000000"/>
                <w:sz w:val="22"/>
                <w:szCs w:val="22"/>
              </w:rPr>
            </w:pPr>
            <w:r>
              <w:rPr>
                <w:rFonts w:hint="eastAsia"/>
                <w:color w:val="000000"/>
                <w:sz w:val="22"/>
                <w:szCs w:val="22"/>
              </w:rPr>
              <w:t>6：</w:t>
            </w:r>
            <w:r>
              <w:rPr>
                <w:color w:val="000000"/>
                <w:sz w:val="22"/>
                <w:szCs w:val="22"/>
              </w:rPr>
              <w:t>I型采集器单元</w:t>
            </w:r>
          </w:p>
          <w:p w14:paraId="4D1515E9">
            <w:pPr>
              <w:jc w:val="left"/>
              <w:rPr>
                <w:color w:val="000000"/>
                <w:sz w:val="22"/>
                <w:szCs w:val="22"/>
              </w:rPr>
            </w:pPr>
            <w:r>
              <w:rPr>
                <w:rFonts w:hint="eastAsia"/>
                <w:color w:val="000000"/>
                <w:sz w:val="22"/>
                <w:szCs w:val="22"/>
              </w:rPr>
              <w:t>7：</w:t>
            </w:r>
            <w:r>
              <w:rPr>
                <w:color w:val="000000"/>
                <w:sz w:val="22"/>
                <w:szCs w:val="22"/>
              </w:rPr>
              <w:t>三相电表通信单元</w:t>
            </w:r>
          </w:p>
        </w:tc>
      </w:tr>
    </w:tbl>
    <w:p w14:paraId="4AAF7E2E">
      <w:pPr>
        <w:pStyle w:val="38"/>
      </w:pPr>
    </w:p>
    <w:p w14:paraId="6AD654B1">
      <w:pPr>
        <w:pStyle w:val="74"/>
        <w:spacing w:before="156" w:after="156"/>
        <w:rPr>
          <w:rFonts w:ascii="Times New Roman"/>
        </w:rPr>
      </w:pPr>
      <w:r>
        <w:rPr>
          <w:rFonts w:ascii="Times New Roman"/>
        </w:rPr>
        <w:t>查询ID信息流程</w:t>
      </w:r>
    </w:p>
    <w:p w14:paraId="5AEFB58E">
      <w:pPr>
        <w:pStyle w:val="38"/>
        <w:rPr>
          <w:rFonts w:ascii="Times New Roman"/>
        </w:rPr>
      </w:pPr>
      <w:r>
        <w:rPr>
          <w:rFonts w:ascii="Times New Roman"/>
        </w:rPr>
        <w:t>CCO向STA发送的</w:t>
      </w:r>
      <w:r>
        <w:rPr>
          <w:rFonts w:hint="eastAsia" w:ascii="Times New Roman"/>
        </w:rPr>
        <w:t>查询</w:t>
      </w:r>
      <w:r>
        <w:rPr>
          <w:rFonts w:ascii="Times New Roman"/>
        </w:rPr>
        <w:t>ID信息报文，STA应答给CCO。</w:t>
      </w:r>
      <w:r>
        <w:rPr>
          <w:rFonts w:hint="eastAsia" w:ascii="Times New Roman"/>
        </w:rPr>
        <w:t>查询</w:t>
      </w:r>
      <w:r>
        <w:rPr>
          <w:rFonts w:ascii="Times New Roman"/>
        </w:rPr>
        <w:t>ID信息流程应符合图</w:t>
      </w:r>
      <w:r>
        <w:rPr>
          <w:rFonts w:hint="eastAsia" w:ascii="Times New Roman"/>
        </w:rPr>
        <w:t>39</w:t>
      </w:r>
      <w:r>
        <w:rPr>
          <w:rFonts w:ascii="Times New Roman"/>
        </w:rPr>
        <w:t>要求。</w:t>
      </w:r>
    </w:p>
    <w:p w14:paraId="4541DF1D">
      <w:pPr>
        <w:pStyle w:val="175"/>
        <w:ind w:firstLine="0" w:firstLineChars="0"/>
        <w:jc w:val="center"/>
        <w:rPr>
          <w:rFonts w:ascii="Times New Roman" w:hAnsi="Times New Roman"/>
        </w:rPr>
      </w:pPr>
    </w:p>
    <w:p w14:paraId="18847BC9">
      <w:pPr>
        <w:pStyle w:val="175"/>
        <w:ind w:firstLine="0" w:firstLineChars="0"/>
        <w:jc w:val="center"/>
        <w:rPr>
          <w:rFonts w:ascii="Times New Roman" w:hAnsi="Times New Roman"/>
        </w:rPr>
      </w:pPr>
      <w:r>
        <w:object>
          <v:shape id="_x0000_i1061" o:spt="75" type="#_x0000_t75" style="height:130.25pt;width:136.05pt;" o:ole="t" filled="f" o:preferrelative="t" stroked="f" coordsize="21600,21600">
            <v:path/>
            <v:fill on="f" focussize="0,0"/>
            <v:stroke on="f"/>
            <v:imagedata r:id="rId89" o:title=""/>
            <o:lock v:ext="edit" aspectratio="t"/>
            <w10:wrap type="none"/>
            <w10:anchorlock/>
          </v:shape>
          <o:OLEObject Type="Embed" ProgID="Visio.Drawing.11" ShapeID="_x0000_i1061" DrawAspect="Content" ObjectID="_1468075763" r:id="rId88">
            <o:LockedField>false</o:LockedField>
          </o:OLEObject>
        </w:object>
      </w:r>
    </w:p>
    <w:p w14:paraId="7DB53E7C">
      <w:pPr>
        <w:pStyle w:val="156"/>
        <w:rPr>
          <w:rFonts w:hint="eastAsia" w:ascii="Times New Roman"/>
        </w:rPr>
      </w:pPr>
      <w:r>
        <w:rPr>
          <w:rFonts w:ascii="Times New Roman"/>
        </w:rPr>
        <w:t>查</w:t>
      </w:r>
      <w:r>
        <w:rPr>
          <w:rFonts w:hAnsi="黑体"/>
        </w:rPr>
        <w:t>询ID信</w:t>
      </w:r>
      <w:r>
        <w:rPr>
          <w:rFonts w:ascii="Times New Roman"/>
        </w:rPr>
        <w:t>息报文传输流程</w:t>
      </w:r>
    </w:p>
    <w:p w14:paraId="38C9BECB">
      <w:pPr>
        <w:pStyle w:val="70"/>
        <w:rPr>
          <w:rFonts w:ascii="Times New Roman"/>
        </w:rPr>
      </w:pPr>
      <w:r>
        <w:rPr>
          <w:rFonts w:ascii="Times New Roman"/>
        </w:rPr>
        <w:t>抄控器报文</w:t>
      </w:r>
    </w:p>
    <w:p w14:paraId="7AB6C996">
      <w:pPr>
        <w:pStyle w:val="79"/>
        <w:numPr>
          <w:ilvl w:val="0"/>
          <w:numId w:val="0"/>
        </w:numPr>
        <w:spacing w:before="156" w:after="156"/>
        <w:outlineLvl w:val="3"/>
      </w:pPr>
      <w:r>
        <w:rPr>
          <w:rFonts w:hint="eastAsia"/>
        </w:rPr>
        <w:t>5</w:t>
      </w:r>
      <w:r>
        <w:t>.13.1</w:t>
      </w:r>
      <w:del w:id="163" w:author="作者">
        <w:r>
          <w:rPr/>
          <w:delText xml:space="preserve"> </w:delText>
        </w:r>
      </w:del>
      <w:del w:id="164" w:author="作者">
        <w:r>
          <w:rPr>
            <w:rFonts w:hint="eastAsia"/>
          </w:rPr>
          <w:delText>抄控器-CCO报文格式</w:delText>
        </w:r>
      </w:del>
      <w:ins w:id="165" w:author="作者">
        <w:r>
          <w:rPr>
            <w:rFonts w:hint="eastAsia" w:ascii="Times New Roman"/>
          </w:rPr>
          <w:t>抄控器-CCO报文格式</w:t>
        </w:r>
      </w:ins>
    </w:p>
    <w:p w14:paraId="7D2B25F2">
      <w:pPr>
        <w:pStyle w:val="83"/>
        <w:numPr>
          <w:ilvl w:val="0"/>
          <w:numId w:val="0"/>
        </w:numPr>
        <w:spacing w:before="156" w:after="156"/>
        <w:outlineLvl w:val="4"/>
        <w:rPr>
          <w:del w:id="166" w:author="作者" w:date=""/>
          <w:rFonts w:ascii="Times New Roman"/>
        </w:rPr>
      </w:pPr>
      <w:del w:id="167" w:author="作者">
        <w:r>
          <w:rPr>
            <w:rFonts w:hint="eastAsia"/>
          </w:rPr>
          <w:delText>5</w:delText>
        </w:r>
      </w:del>
      <w:del w:id="168" w:author="作者">
        <w:r>
          <w:rPr/>
          <w:delText>.13.1.1</w:delText>
        </w:r>
      </w:del>
      <w:del w:id="169" w:author="作者">
        <w:r>
          <w:rPr>
            <w:rFonts w:ascii="Times New Roman"/>
          </w:rPr>
          <w:delText xml:space="preserve"> </w:delText>
        </w:r>
      </w:del>
      <w:del w:id="170" w:author="作者">
        <w:r>
          <w:rPr>
            <w:rFonts w:hint="eastAsia" w:ascii="Times New Roman"/>
          </w:rPr>
          <w:delText>抄控器-CCO报文格式说明</w:delText>
        </w:r>
      </w:del>
    </w:p>
    <w:p w14:paraId="4F421A4F">
      <w:pPr>
        <w:pStyle w:val="38"/>
        <w:rPr>
          <w:rFonts w:ascii="Times New Roman"/>
        </w:rPr>
      </w:pPr>
      <w:r>
        <w:rPr>
          <w:rFonts w:ascii="Times New Roman"/>
        </w:rPr>
        <w:t>抄控器</w:t>
      </w:r>
      <w:r>
        <w:rPr>
          <w:rFonts w:hint="eastAsia" w:ascii="Times New Roman"/>
        </w:rPr>
        <w:t>下发与</w:t>
      </w:r>
      <w:r>
        <w:rPr>
          <w:rFonts w:ascii="Times New Roman"/>
        </w:rPr>
        <w:t>CCO应答</w:t>
      </w:r>
      <w:r>
        <w:rPr>
          <w:rFonts w:hint="eastAsia" w:ascii="Times New Roman"/>
        </w:rPr>
        <w:t>的</w:t>
      </w:r>
      <w:r>
        <w:rPr>
          <w:rFonts w:ascii="Times New Roman"/>
        </w:rPr>
        <w:t>报文</w:t>
      </w:r>
      <w:r>
        <w:rPr>
          <w:rFonts w:hint="eastAsia" w:ascii="Times New Roman"/>
        </w:rPr>
        <w:t>数据</w:t>
      </w:r>
      <w:r>
        <w:rPr>
          <w:rFonts w:ascii="Times New Roman"/>
        </w:rPr>
        <w:t>格式</w:t>
      </w:r>
      <w:r>
        <w:rPr>
          <w:rFonts w:hint="eastAsia" w:ascii="Times New Roman"/>
        </w:rPr>
        <w:t>应符合图40格式要求</w:t>
      </w:r>
      <w:r>
        <w:rPr>
          <w:rFonts w:ascii="Times New Roman"/>
        </w:rPr>
        <w:t>。</w:t>
      </w:r>
      <w:ins w:id="171" w:author="作者">
        <w:r>
          <w:rPr>
            <w:rFonts w:ascii="Times New Roman"/>
          </w:rPr>
          <w:t>抄控器支持的诊断信息详见附录</w:t>
        </w:r>
      </w:ins>
      <w:ins w:id="172" w:author="作者">
        <w:r>
          <w:rPr>
            <w:rFonts w:hint="eastAsia" w:ascii="Times New Roman"/>
          </w:rPr>
          <w:t>B。</w:t>
        </w:r>
      </w:ins>
    </w:p>
    <w:p w14:paraId="791DEE0F">
      <w:pPr>
        <w:pStyle w:val="38"/>
        <w:rPr>
          <w:rFonts w:ascii="Times New Roman"/>
        </w:rPr>
      </w:pPr>
    </w:p>
    <w:p w14:paraId="1E8908F6">
      <w:pPr>
        <w:pStyle w:val="38"/>
        <w:jc w:val="center"/>
      </w:pPr>
      <w:r>
        <w:object>
          <v:shape id="_x0000_i1062" o:spt="75" type="#_x0000_t75" style="height:106.65pt;width:348.75pt;" o:ole="t" filled="f" o:preferrelative="t" stroked="f" coordsize="21600,21600">
            <v:path/>
            <v:fill on="f" focussize="0,0"/>
            <v:stroke on="f"/>
            <v:imagedata r:id="rId91" o:title=""/>
            <o:lock v:ext="edit" aspectratio="t"/>
            <w10:wrap type="none"/>
            <w10:anchorlock/>
          </v:shape>
          <o:OLEObject Type="Embed" ProgID="Visio.Drawing.15" ShapeID="_x0000_i1062" DrawAspect="Content" ObjectID="_1468075764" r:id="rId90">
            <o:LockedField>false</o:LockedField>
          </o:OLEObject>
        </w:object>
      </w:r>
    </w:p>
    <w:p w14:paraId="4E827F67">
      <w:pPr>
        <w:pStyle w:val="156"/>
        <w:rPr>
          <w:rFonts w:ascii="Times New Roman"/>
        </w:rPr>
      </w:pPr>
      <w:r>
        <w:rPr>
          <w:rFonts w:hint="eastAsia" w:ascii="Times New Roman"/>
        </w:rPr>
        <w:t>抄控器</w:t>
      </w:r>
      <w:r>
        <w:rPr>
          <w:rFonts w:hint="eastAsia" w:hAnsi="黑体"/>
        </w:rPr>
        <w:t>-</w:t>
      </w:r>
      <w:r>
        <w:rPr>
          <w:rFonts w:hAnsi="黑体"/>
        </w:rPr>
        <w:t>CCO报</w:t>
      </w:r>
      <w:r>
        <w:rPr>
          <w:rFonts w:ascii="Times New Roman"/>
        </w:rPr>
        <w:t>文格式</w:t>
      </w:r>
    </w:p>
    <w:p w14:paraId="56D00B2A">
      <w:pPr>
        <w:pStyle w:val="38"/>
        <w:rPr>
          <w:rFonts w:ascii="Times New Roman"/>
        </w:rPr>
      </w:pPr>
      <w:r>
        <w:rPr>
          <w:rFonts w:ascii="Times New Roman"/>
        </w:rPr>
        <w:t>报文格式字段</w:t>
      </w:r>
      <w:r>
        <w:rPr>
          <w:rFonts w:hint="eastAsia" w:ascii="Times New Roman"/>
        </w:rPr>
        <w:t>应符合表40要求</w:t>
      </w:r>
      <w:r>
        <w:rPr>
          <w:rFonts w:ascii="Times New Roman"/>
        </w:rPr>
        <w:t>。</w:t>
      </w:r>
    </w:p>
    <w:p w14:paraId="7869A482">
      <w:pPr>
        <w:pStyle w:val="154"/>
        <w:ind w:left="0"/>
        <w:rPr>
          <w:rFonts w:ascii="Times New Roman"/>
        </w:rPr>
      </w:pPr>
      <w:r>
        <w:rPr>
          <w:rFonts w:hint="eastAsia" w:ascii="Times New Roman"/>
        </w:rPr>
        <w:t>抄控</w:t>
      </w:r>
      <w:r>
        <w:rPr>
          <w:rFonts w:hint="eastAsia" w:hAnsi="黑体"/>
        </w:rPr>
        <w:t>器-</w:t>
      </w:r>
      <w:r>
        <w:rPr>
          <w:rFonts w:hAnsi="黑体"/>
        </w:rPr>
        <w:t>CCO报</w:t>
      </w:r>
      <w:r>
        <w:rPr>
          <w:rFonts w:ascii="Times New Roman"/>
        </w:rPr>
        <w:t>文格式说明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83"/>
        <w:gridCol w:w="1208"/>
        <w:gridCol w:w="1244"/>
        <w:gridCol w:w="1184"/>
        <w:gridCol w:w="4651"/>
      </w:tblGrid>
      <w:tr w14:paraId="6F313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83" w:type="dxa"/>
            <w:noWrap w:val="0"/>
            <w:vAlign w:val="center"/>
          </w:tcPr>
          <w:p w14:paraId="1DF12D34">
            <w:pPr>
              <w:pStyle w:val="214"/>
              <w:rPr>
                <w:rFonts w:ascii="Times New Roman" w:hAnsi="Times New Roman"/>
              </w:rPr>
            </w:pPr>
            <w:r>
              <w:rPr>
                <w:rFonts w:ascii="Times New Roman"/>
              </w:rPr>
              <w:t>域</w:t>
            </w:r>
          </w:p>
        </w:tc>
        <w:tc>
          <w:tcPr>
            <w:tcW w:w="1208" w:type="dxa"/>
            <w:noWrap w:val="0"/>
            <w:vAlign w:val="center"/>
          </w:tcPr>
          <w:p w14:paraId="2BC1EB3D">
            <w:pPr>
              <w:pStyle w:val="214"/>
              <w:rPr>
                <w:rFonts w:ascii="Times New Roman" w:hAnsi="Times New Roman"/>
              </w:rPr>
            </w:pPr>
            <w:r>
              <w:rPr>
                <w:rFonts w:ascii="Times New Roman"/>
              </w:rPr>
              <w:t>字节号</w:t>
            </w:r>
          </w:p>
        </w:tc>
        <w:tc>
          <w:tcPr>
            <w:tcW w:w="1244" w:type="dxa"/>
            <w:noWrap w:val="0"/>
            <w:vAlign w:val="center"/>
          </w:tcPr>
          <w:p w14:paraId="54A5BDA4">
            <w:pPr>
              <w:pStyle w:val="214"/>
              <w:rPr>
                <w:rFonts w:ascii="Times New Roman" w:hAnsi="Times New Roman"/>
              </w:rPr>
            </w:pPr>
            <w:r>
              <w:rPr>
                <w:rFonts w:ascii="Times New Roman"/>
              </w:rPr>
              <w:t>比特位</w:t>
            </w:r>
          </w:p>
        </w:tc>
        <w:tc>
          <w:tcPr>
            <w:tcW w:w="1184" w:type="dxa"/>
            <w:noWrap w:val="0"/>
            <w:vAlign w:val="center"/>
          </w:tcPr>
          <w:p w14:paraId="4FE1BB4F">
            <w:pPr>
              <w:pStyle w:val="214"/>
              <w:rPr>
                <w:rFonts w:hint="eastAsia" w:ascii="Times New Roman"/>
              </w:rPr>
            </w:pPr>
            <w:r>
              <w:rPr>
                <w:rFonts w:ascii="Times New Roman"/>
              </w:rPr>
              <w:t>域大小</w:t>
            </w:r>
          </w:p>
          <w:p w14:paraId="771A5727">
            <w:pPr>
              <w:pStyle w:val="214"/>
              <w:rPr>
                <w:rFonts w:ascii="Times New Roman" w:hAnsi="Times New Roman"/>
              </w:rPr>
            </w:pPr>
            <w:r>
              <w:rPr>
                <w:rFonts w:ascii="Times New Roman" w:hAnsi="Times New Roman"/>
              </w:rPr>
              <w:t>(</w:t>
            </w:r>
            <w:r>
              <w:rPr>
                <w:rFonts w:ascii="Times New Roman"/>
              </w:rPr>
              <w:t>比特</w:t>
            </w:r>
            <w:r>
              <w:rPr>
                <w:rFonts w:ascii="Times New Roman" w:hAnsi="Times New Roman"/>
              </w:rPr>
              <w:t>)</w:t>
            </w:r>
          </w:p>
        </w:tc>
        <w:tc>
          <w:tcPr>
            <w:tcW w:w="4651" w:type="dxa"/>
            <w:noWrap w:val="0"/>
            <w:vAlign w:val="center"/>
          </w:tcPr>
          <w:p w14:paraId="31714454">
            <w:pPr>
              <w:pStyle w:val="214"/>
              <w:rPr>
                <w:rFonts w:hint="eastAsia" w:ascii="Times New Roman"/>
              </w:rPr>
            </w:pPr>
            <w:r>
              <w:rPr>
                <w:rFonts w:hint="eastAsia" w:ascii="Times New Roman"/>
              </w:rPr>
              <w:t>含义</w:t>
            </w:r>
          </w:p>
        </w:tc>
      </w:tr>
      <w:tr w14:paraId="34CAE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283" w:type="dxa"/>
            <w:noWrap w:val="0"/>
            <w:vAlign w:val="top"/>
          </w:tcPr>
          <w:p w14:paraId="65AB59FE">
            <w:pPr>
              <w:pStyle w:val="214"/>
              <w:rPr>
                <w:rFonts w:ascii="Times New Roman" w:hAnsi="Times New Roman"/>
              </w:rPr>
            </w:pPr>
            <w:r>
              <w:rPr>
                <w:rFonts w:ascii="Times New Roman"/>
              </w:rPr>
              <w:t>协议类型</w:t>
            </w:r>
          </w:p>
        </w:tc>
        <w:tc>
          <w:tcPr>
            <w:tcW w:w="1208" w:type="dxa"/>
            <w:noWrap w:val="0"/>
            <w:vAlign w:val="top"/>
          </w:tcPr>
          <w:p w14:paraId="61DD0A7C">
            <w:pPr>
              <w:pStyle w:val="214"/>
              <w:rPr>
                <w:rFonts w:ascii="Times New Roman" w:hAnsi="Times New Roman"/>
              </w:rPr>
            </w:pPr>
            <w:r>
              <w:rPr>
                <w:rFonts w:ascii="Times New Roman" w:hAnsi="Times New Roman"/>
              </w:rPr>
              <w:t>0</w:t>
            </w:r>
          </w:p>
        </w:tc>
        <w:tc>
          <w:tcPr>
            <w:tcW w:w="1244" w:type="dxa"/>
            <w:noWrap w:val="0"/>
            <w:vAlign w:val="top"/>
          </w:tcPr>
          <w:p w14:paraId="5EF0C4B4">
            <w:pPr>
              <w:pStyle w:val="214"/>
              <w:rPr>
                <w:rFonts w:ascii="Times New Roman" w:hAnsi="Times New Roman"/>
              </w:rPr>
            </w:pPr>
            <w:r>
              <w:rPr>
                <w:rFonts w:ascii="Times New Roman" w:hAnsi="Times New Roman"/>
              </w:rPr>
              <w:t>0-7</w:t>
            </w:r>
          </w:p>
        </w:tc>
        <w:tc>
          <w:tcPr>
            <w:tcW w:w="1184" w:type="dxa"/>
            <w:noWrap w:val="0"/>
            <w:vAlign w:val="top"/>
          </w:tcPr>
          <w:p w14:paraId="4C836055">
            <w:pPr>
              <w:pStyle w:val="214"/>
              <w:rPr>
                <w:rFonts w:ascii="Times New Roman" w:hAnsi="Times New Roman"/>
              </w:rPr>
            </w:pPr>
            <w:r>
              <w:rPr>
                <w:rFonts w:hint="eastAsia" w:ascii="Times New Roman" w:hAnsi="Times New Roman"/>
              </w:rPr>
              <w:t>8</w:t>
            </w:r>
          </w:p>
        </w:tc>
        <w:tc>
          <w:tcPr>
            <w:tcW w:w="4651" w:type="dxa"/>
            <w:noWrap w:val="0"/>
            <w:vAlign w:val="top"/>
          </w:tcPr>
          <w:p w14:paraId="12B2E634">
            <w:pPr>
              <w:jc w:val="left"/>
              <w:rPr>
                <w:rFonts w:hint="eastAsia"/>
              </w:rPr>
            </w:pPr>
            <w:r>
              <w:t>0</w:t>
            </w:r>
            <w:r>
              <w:rPr>
                <w:rFonts w:hint="eastAsia"/>
              </w:rPr>
              <w:t>：</w:t>
            </w:r>
            <w:r>
              <w:t>Q/GDW10376.2-2019协议</w:t>
            </w:r>
          </w:p>
          <w:p w14:paraId="2BE177F2">
            <w:pPr>
              <w:jc w:val="left"/>
            </w:pPr>
            <w:r>
              <w:t>其他备用</w:t>
            </w:r>
          </w:p>
        </w:tc>
      </w:tr>
      <w:tr w14:paraId="67878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283" w:type="dxa"/>
            <w:noWrap w:val="0"/>
            <w:vAlign w:val="top"/>
          </w:tcPr>
          <w:p w14:paraId="4AE8D29C">
            <w:pPr>
              <w:pStyle w:val="214"/>
              <w:rPr>
                <w:rFonts w:hint="eastAsia" w:ascii="Times New Roman"/>
              </w:rPr>
            </w:pPr>
            <w:r>
              <w:rPr>
                <w:rFonts w:ascii="Times New Roman"/>
              </w:rPr>
              <w:t>报文长度</w:t>
            </w:r>
          </w:p>
        </w:tc>
        <w:tc>
          <w:tcPr>
            <w:tcW w:w="1208" w:type="dxa"/>
            <w:tcBorders>
              <w:bottom w:val="single" w:color="auto" w:sz="4" w:space="0"/>
            </w:tcBorders>
            <w:noWrap w:val="0"/>
            <w:vAlign w:val="top"/>
          </w:tcPr>
          <w:p w14:paraId="796AC00C">
            <w:pPr>
              <w:pStyle w:val="214"/>
              <w:rPr>
                <w:rFonts w:ascii="Times New Roman" w:hAnsi="Times New Roman"/>
              </w:rPr>
            </w:pPr>
            <w:r>
              <w:rPr>
                <w:rFonts w:hint="eastAsia" w:ascii="Times New Roman" w:hAnsi="Times New Roman"/>
              </w:rPr>
              <w:t>1-</w:t>
            </w:r>
            <w:r>
              <w:rPr>
                <w:rFonts w:ascii="Times New Roman" w:hAnsi="Times New Roman"/>
              </w:rPr>
              <w:t>2</w:t>
            </w:r>
          </w:p>
        </w:tc>
        <w:tc>
          <w:tcPr>
            <w:tcW w:w="1244" w:type="dxa"/>
            <w:tcBorders>
              <w:bottom w:val="single" w:color="auto" w:sz="4" w:space="0"/>
            </w:tcBorders>
            <w:noWrap w:val="0"/>
            <w:vAlign w:val="top"/>
          </w:tcPr>
          <w:p w14:paraId="102EF21F">
            <w:pPr>
              <w:pStyle w:val="214"/>
              <w:rPr>
                <w:rFonts w:ascii="Times New Roman" w:hAnsi="Times New Roman"/>
              </w:rPr>
            </w:pPr>
            <w:r>
              <w:rPr>
                <w:rFonts w:ascii="Times New Roman" w:hAnsi="Times New Roman"/>
              </w:rPr>
              <w:t>0</w:t>
            </w:r>
            <w:r>
              <w:rPr>
                <w:rFonts w:hint="eastAsia" w:ascii="Times New Roman" w:hAnsi="Times New Roman"/>
              </w:rPr>
              <w:t>-</w:t>
            </w:r>
            <w:r>
              <w:rPr>
                <w:rFonts w:ascii="Times New Roman" w:hAnsi="Times New Roman"/>
              </w:rPr>
              <w:t>7</w:t>
            </w:r>
          </w:p>
        </w:tc>
        <w:tc>
          <w:tcPr>
            <w:tcW w:w="1184" w:type="dxa"/>
            <w:noWrap w:val="0"/>
            <w:vAlign w:val="top"/>
          </w:tcPr>
          <w:p w14:paraId="66EF2A23">
            <w:pPr>
              <w:pStyle w:val="214"/>
              <w:rPr>
                <w:rFonts w:ascii="Times New Roman" w:hAnsi="Times New Roman"/>
              </w:rPr>
            </w:pPr>
            <w:r>
              <w:rPr>
                <w:rFonts w:ascii="Times New Roman" w:hAnsi="Times New Roman"/>
              </w:rPr>
              <w:t>16</w:t>
            </w:r>
          </w:p>
        </w:tc>
        <w:tc>
          <w:tcPr>
            <w:tcW w:w="4651" w:type="dxa"/>
            <w:noWrap w:val="0"/>
            <w:vAlign w:val="top"/>
          </w:tcPr>
          <w:p w14:paraId="08470FF5">
            <w:pPr>
              <w:jc w:val="left"/>
            </w:pPr>
            <w:r>
              <w:t>交互报文内容长度</w:t>
            </w:r>
          </w:p>
        </w:tc>
      </w:tr>
      <w:tr w14:paraId="6E72C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283" w:type="dxa"/>
            <w:noWrap w:val="0"/>
            <w:vAlign w:val="top"/>
          </w:tcPr>
          <w:p w14:paraId="672AE925">
            <w:pPr>
              <w:pStyle w:val="214"/>
              <w:rPr>
                <w:rFonts w:ascii="Times New Roman" w:hAnsi="Times New Roman"/>
              </w:rPr>
            </w:pPr>
            <w:r>
              <w:rPr>
                <w:rFonts w:ascii="Times New Roman"/>
              </w:rPr>
              <w:t>报文内容</w:t>
            </w:r>
          </w:p>
        </w:tc>
        <w:tc>
          <w:tcPr>
            <w:tcW w:w="1208" w:type="dxa"/>
            <w:tcBorders>
              <w:top w:val="single" w:color="auto" w:sz="4" w:space="0"/>
            </w:tcBorders>
            <w:noWrap w:val="0"/>
            <w:vAlign w:val="top"/>
          </w:tcPr>
          <w:p w14:paraId="74291D65">
            <w:pPr>
              <w:pStyle w:val="214"/>
              <w:rPr>
                <w:rFonts w:ascii="Times New Roman" w:hAnsi="Times New Roman"/>
              </w:rPr>
            </w:pPr>
            <w:r>
              <w:rPr>
                <w:rFonts w:ascii="Times New Roman" w:hAnsi="Times New Roman"/>
              </w:rPr>
              <w:t>3</w:t>
            </w:r>
            <w:r>
              <w:rPr>
                <w:rFonts w:hint="eastAsia" w:ascii="Times New Roman" w:hAnsi="Times New Roman"/>
              </w:rPr>
              <w:t>-</w:t>
            </w:r>
            <w:r>
              <w:rPr>
                <w:rFonts w:ascii="Times New Roman" w:hAnsi="Times New Roman"/>
              </w:rPr>
              <w:t>N</w:t>
            </w:r>
          </w:p>
        </w:tc>
        <w:tc>
          <w:tcPr>
            <w:tcW w:w="1244" w:type="dxa"/>
            <w:tcBorders>
              <w:top w:val="single" w:color="auto" w:sz="4" w:space="0"/>
            </w:tcBorders>
            <w:noWrap w:val="0"/>
            <w:vAlign w:val="top"/>
          </w:tcPr>
          <w:p w14:paraId="34B3C90B">
            <w:pPr>
              <w:pStyle w:val="214"/>
              <w:rPr>
                <w:rFonts w:ascii="Times New Roman" w:hAnsi="Times New Roman"/>
              </w:rPr>
            </w:pPr>
            <w:r>
              <w:rPr>
                <w:rFonts w:ascii="Times New Roman" w:hAnsi="Times New Roman"/>
              </w:rPr>
              <w:t>0-7</w:t>
            </w:r>
          </w:p>
        </w:tc>
        <w:tc>
          <w:tcPr>
            <w:tcW w:w="1184" w:type="dxa"/>
            <w:noWrap w:val="0"/>
            <w:vAlign w:val="top"/>
          </w:tcPr>
          <w:p w14:paraId="2A5E1C79">
            <w:pPr>
              <w:pStyle w:val="214"/>
              <w:rPr>
                <w:rFonts w:ascii="Times New Roman" w:hAnsi="Times New Roman"/>
              </w:rPr>
            </w:pPr>
            <w:r>
              <w:rPr>
                <w:rFonts w:hint="eastAsia" w:ascii="Times New Roman" w:hAnsi="Times New Roman"/>
              </w:rPr>
              <w:t>L</w:t>
            </w:r>
          </w:p>
          <w:p w14:paraId="0A93F1BB">
            <w:pPr>
              <w:pStyle w:val="214"/>
              <w:rPr>
                <w:rFonts w:ascii="Times New Roman" w:hAnsi="Times New Roman"/>
              </w:rPr>
            </w:pPr>
            <w:r>
              <w:rPr>
                <w:rFonts w:hint="eastAsia" w:ascii="Times New Roman" w:hAnsi="Times New Roman"/>
              </w:rPr>
              <w:t>（</w:t>
            </w:r>
            <w:r>
              <w:rPr>
                <w:rFonts w:ascii="Times New Roman" w:hAnsi="Times New Roman"/>
              </w:rPr>
              <w:t>可变长</w:t>
            </w:r>
            <w:r>
              <w:rPr>
                <w:rFonts w:hint="eastAsia" w:ascii="Times New Roman" w:hAnsi="Times New Roman"/>
              </w:rPr>
              <w:t>）</w:t>
            </w:r>
          </w:p>
        </w:tc>
        <w:tc>
          <w:tcPr>
            <w:tcW w:w="4651" w:type="dxa"/>
            <w:noWrap w:val="0"/>
            <w:vAlign w:val="top"/>
          </w:tcPr>
          <w:p w14:paraId="49E72677">
            <w:pPr>
              <w:jc w:val="left"/>
            </w:pPr>
            <w:r>
              <w:rPr>
                <w:rFonts w:hint="eastAsia"/>
              </w:rPr>
              <w:t>具体参考</w:t>
            </w:r>
            <w:r>
              <w:t>Q/GDW10376</w:t>
            </w:r>
            <w:r>
              <w:rPr>
                <w:rFonts w:hint="eastAsia"/>
              </w:rPr>
              <w:t>.</w:t>
            </w:r>
            <w:r>
              <w:t>2-2019协议</w:t>
            </w:r>
          </w:p>
        </w:tc>
      </w:tr>
    </w:tbl>
    <w:p w14:paraId="1A290037">
      <w:pPr>
        <w:pStyle w:val="38"/>
        <w:ind w:firstLine="0" w:firstLineChars="0"/>
        <w:rPr>
          <w:rFonts w:hint="eastAsia" w:ascii="Times New Roman"/>
        </w:rPr>
      </w:pPr>
    </w:p>
    <w:p w14:paraId="05F5183B">
      <w:pPr>
        <w:pStyle w:val="79"/>
        <w:numPr>
          <w:ilvl w:val="0"/>
          <w:numId w:val="0"/>
        </w:numPr>
        <w:spacing w:before="156" w:after="156"/>
        <w:outlineLvl w:val="3"/>
      </w:pPr>
      <w:r>
        <w:rPr>
          <w:rFonts w:hint="eastAsia"/>
        </w:rPr>
        <w:t>5</w:t>
      </w:r>
      <w:r>
        <w:t xml:space="preserve">.13.2 </w:t>
      </w:r>
      <w:r>
        <w:rPr>
          <w:rFonts w:hint="eastAsia"/>
        </w:rPr>
        <w:t>抄控器-STA报文格式</w:t>
      </w:r>
    </w:p>
    <w:p w14:paraId="0CCAF60C">
      <w:pPr>
        <w:tabs>
          <w:tab w:val="center" w:pos="4201"/>
          <w:tab w:val="right" w:leader="dot" w:pos="9298"/>
        </w:tabs>
        <w:ind w:firstLine="420" w:firstLineChars="200"/>
      </w:pPr>
      <w:r>
        <w:rPr>
          <w:rFonts w:hint="eastAsia"/>
        </w:rPr>
        <w:t>抄控器针对故障电表模块诊断，应采用抄表报文格式。报文</w:t>
      </w:r>
      <w:r>
        <w:t>端口号</w:t>
      </w:r>
      <w:r>
        <w:rPr>
          <w:rFonts w:hint="eastAsia"/>
        </w:rPr>
        <w:t>应为0</w:t>
      </w:r>
      <w:r>
        <w:t>x11</w:t>
      </w:r>
      <w:r>
        <w:rPr>
          <w:rFonts w:hint="eastAsia"/>
        </w:rPr>
        <w:t>，报文ID应为0</w:t>
      </w:r>
      <w:r>
        <w:t>x0001</w:t>
      </w:r>
      <w:r>
        <w:rPr>
          <w:rFonts w:hint="eastAsia"/>
        </w:rPr>
        <w:t>（</w:t>
      </w:r>
      <w:r>
        <w:t>终端主动抄表</w:t>
      </w:r>
      <w:r>
        <w:rPr>
          <w:rFonts w:hint="eastAsia"/>
        </w:rPr>
        <w:t>），</w:t>
      </w:r>
      <w:r>
        <w:t>源TEI</w:t>
      </w:r>
      <w:r>
        <w:rPr>
          <w:rFonts w:hint="eastAsia"/>
        </w:rPr>
        <w:t>应为</w:t>
      </w:r>
      <w:r>
        <w:t>抄控器TEI</w:t>
      </w:r>
      <w:r>
        <w:rPr>
          <w:rFonts w:hint="eastAsia"/>
        </w:rPr>
        <w:t>。</w:t>
      </w:r>
    </w:p>
    <w:p w14:paraId="22FFE9A8">
      <w:pPr>
        <w:pStyle w:val="38"/>
        <w:ind w:firstLine="0" w:firstLineChars="0"/>
        <w:rPr>
          <w:del w:id="173" w:author="作者" w:date=""/>
        </w:rPr>
      </w:pPr>
    </w:p>
    <w:p w14:paraId="04F248DA">
      <w:pPr>
        <w:pStyle w:val="79"/>
        <w:numPr>
          <w:ilvl w:val="0"/>
          <w:numId w:val="0"/>
        </w:numPr>
        <w:spacing w:before="156" w:after="156"/>
        <w:outlineLvl w:val="3"/>
      </w:pPr>
      <w:r>
        <w:rPr>
          <w:rFonts w:hint="eastAsia"/>
        </w:rPr>
        <w:t>5</w:t>
      </w:r>
      <w:r>
        <w:t xml:space="preserve">.13.3 </w:t>
      </w:r>
      <w:r>
        <w:rPr>
          <w:rFonts w:hint="eastAsia"/>
        </w:rPr>
        <w:t>抄控器数据透传串口转发格式</w:t>
      </w:r>
    </w:p>
    <w:p w14:paraId="07B9B1B6">
      <w:pPr>
        <w:pStyle w:val="83"/>
        <w:numPr>
          <w:ilvl w:val="0"/>
          <w:numId w:val="0"/>
        </w:numPr>
        <w:spacing w:before="156" w:after="156"/>
        <w:outlineLvl w:val="4"/>
        <w:rPr>
          <w:del w:id="174" w:author="作者" w:date=""/>
          <w:rFonts w:ascii="Times New Roman"/>
        </w:rPr>
      </w:pPr>
      <w:del w:id="175" w:author="作者">
        <w:r>
          <w:rPr>
            <w:rFonts w:hint="eastAsia" w:hAnsi="黑体"/>
          </w:rPr>
          <w:delText>5</w:delText>
        </w:r>
      </w:del>
      <w:del w:id="176" w:author="作者">
        <w:r>
          <w:rPr>
            <w:rFonts w:hAnsi="黑体"/>
          </w:rPr>
          <w:delText xml:space="preserve">.13.3.1 </w:delText>
        </w:r>
      </w:del>
      <w:del w:id="177" w:author="作者">
        <w:r>
          <w:rPr>
            <w:rFonts w:hint="eastAsia" w:ascii="Times New Roman"/>
          </w:rPr>
          <w:delText>抄控器数据透传串口转发报文格式说明</w:delText>
        </w:r>
      </w:del>
    </w:p>
    <w:p w14:paraId="61928BD4">
      <w:pPr>
        <w:pStyle w:val="38"/>
        <w:rPr>
          <w:rFonts w:ascii="Times New Roman"/>
        </w:rPr>
      </w:pPr>
      <w:r>
        <w:rPr>
          <w:rFonts w:ascii="Times New Roman"/>
        </w:rPr>
        <w:t>抄控器</w:t>
      </w:r>
      <w:r>
        <w:rPr>
          <w:rFonts w:hint="eastAsia" w:ascii="Times New Roman"/>
        </w:rPr>
        <w:t>下发CCO</w:t>
      </w:r>
      <w:r>
        <w:rPr>
          <w:rFonts w:ascii="Times New Roman"/>
        </w:rPr>
        <w:t>/STA</w:t>
      </w:r>
      <w:r>
        <w:rPr>
          <w:rFonts w:hint="eastAsia" w:ascii="Times New Roman"/>
        </w:rPr>
        <w:t>，以及</w:t>
      </w:r>
      <w:r>
        <w:rPr>
          <w:rFonts w:ascii="Times New Roman"/>
        </w:rPr>
        <w:t>CCO/STA应答上行报文</w:t>
      </w:r>
      <w:r>
        <w:rPr>
          <w:rFonts w:hint="eastAsia" w:ascii="Times New Roman"/>
        </w:rPr>
        <w:t>数据</w:t>
      </w:r>
      <w:r>
        <w:rPr>
          <w:rFonts w:ascii="Times New Roman"/>
        </w:rPr>
        <w:t>格式</w:t>
      </w:r>
      <w:r>
        <w:rPr>
          <w:rFonts w:hint="eastAsia" w:ascii="Times New Roman"/>
        </w:rPr>
        <w:t>应符合图41格式要求</w:t>
      </w:r>
      <w:r>
        <w:rPr>
          <w:rFonts w:ascii="Times New Roman"/>
        </w:rPr>
        <w:t>。</w:t>
      </w:r>
    </w:p>
    <w:p w14:paraId="28567D02">
      <w:pPr>
        <w:pStyle w:val="38"/>
        <w:rPr>
          <w:rFonts w:ascii="Times New Roman"/>
        </w:rPr>
      </w:pPr>
    </w:p>
    <w:p w14:paraId="1B466D8D">
      <w:pPr>
        <w:pStyle w:val="38"/>
        <w:jc w:val="center"/>
      </w:pPr>
      <w:r>
        <w:object>
          <v:shape id="_x0000_i1063" o:spt="75" type="#_x0000_t75" style="height:104.9pt;width:411pt;" o:ole="t" filled="f" o:preferrelative="t" stroked="f" coordsize="21600,21600">
            <v:path/>
            <v:fill on="f" focussize="0,0"/>
            <v:stroke on="f"/>
            <v:imagedata r:id="rId93" o:title=""/>
            <o:lock v:ext="edit" aspectratio="t"/>
            <w10:wrap type="none"/>
            <w10:anchorlock/>
          </v:shape>
          <o:OLEObject Type="Embed" ProgID="Visio.Drawing.15" ShapeID="_x0000_i1063" DrawAspect="Content" ObjectID="_1468075765" r:id="rId92">
            <o:LockedField>false</o:LockedField>
          </o:OLEObject>
        </w:object>
      </w:r>
    </w:p>
    <w:p w14:paraId="78C856A1">
      <w:pPr>
        <w:pStyle w:val="156"/>
        <w:rPr>
          <w:rFonts w:ascii="Times New Roman"/>
        </w:rPr>
      </w:pPr>
      <w:r>
        <w:rPr>
          <w:rFonts w:hint="eastAsia" w:ascii="Times New Roman"/>
        </w:rPr>
        <w:t>抄控器数据透传串口转发</w:t>
      </w:r>
      <w:r>
        <w:rPr>
          <w:rFonts w:ascii="Times New Roman"/>
        </w:rPr>
        <w:t>报文格式</w:t>
      </w:r>
    </w:p>
    <w:p w14:paraId="558496B6">
      <w:pPr>
        <w:pStyle w:val="38"/>
        <w:rPr>
          <w:rFonts w:ascii="Times New Roman"/>
        </w:rPr>
      </w:pPr>
      <w:r>
        <w:rPr>
          <w:rFonts w:ascii="Times New Roman"/>
        </w:rPr>
        <w:t>报文字段</w:t>
      </w:r>
      <w:r>
        <w:rPr>
          <w:rFonts w:hint="eastAsia" w:ascii="Times New Roman"/>
        </w:rPr>
        <w:t>应符合表41要求</w:t>
      </w:r>
      <w:r>
        <w:rPr>
          <w:rFonts w:ascii="Times New Roman"/>
        </w:rPr>
        <w:t>。</w:t>
      </w:r>
    </w:p>
    <w:p w14:paraId="67E4B5D5">
      <w:pPr>
        <w:pStyle w:val="154"/>
        <w:ind w:left="0"/>
        <w:rPr>
          <w:rFonts w:ascii="Times New Roman"/>
        </w:rPr>
      </w:pPr>
      <w:r>
        <w:rPr>
          <w:rFonts w:hint="eastAsia" w:ascii="Times New Roman"/>
        </w:rPr>
        <w:t>抄控器数据透传串口转发</w:t>
      </w:r>
      <w:r>
        <w:rPr>
          <w:rFonts w:ascii="Times New Roman"/>
        </w:rPr>
        <w:t>报文格式说明</w:t>
      </w:r>
    </w:p>
    <w:tbl>
      <w:tblPr>
        <w:tblStyle w:val="52"/>
        <w:tblW w:w="97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7"/>
        <w:gridCol w:w="919"/>
        <w:gridCol w:w="900"/>
        <w:gridCol w:w="1269"/>
        <w:gridCol w:w="5291"/>
      </w:tblGrid>
      <w:tr w14:paraId="1F0D9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397" w:type="dxa"/>
            <w:tcBorders>
              <w:bottom w:val="single" w:color="auto" w:sz="4" w:space="0"/>
            </w:tcBorders>
            <w:noWrap w:val="0"/>
            <w:vAlign w:val="center"/>
          </w:tcPr>
          <w:p w14:paraId="6E40267E">
            <w:pPr>
              <w:pStyle w:val="214"/>
              <w:rPr>
                <w:rFonts w:hint="eastAsia" w:ascii="Times New Roman"/>
              </w:rPr>
            </w:pPr>
            <w:r>
              <w:rPr>
                <w:rFonts w:ascii="Times New Roman"/>
              </w:rPr>
              <w:t>域</w:t>
            </w:r>
          </w:p>
        </w:tc>
        <w:tc>
          <w:tcPr>
            <w:tcW w:w="919" w:type="dxa"/>
            <w:tcBorders>
              <w:bottom w:val="single" w:color="auto" w:sz="4" w:space="0"/>
            </w:tcBorders>
            <w:noWrap w:val="0"/>
            <w:vAlign w:val="center"/>
          </w:tcPr>
          <w:p w14:paraId="2369FC79">
            <w:pPr>
              <w:pStyle w:val="214"/>
              <w:rPr>
                <w:rFonts w:hint="eastAsia" w:ascii="Times New Roman"/>
              </w:rPr>
            </w:pPr>
            <w:r>
              <w:rPr>
                <w:rFonts w:ascii="Times New Roman"/>
              </w:rPr>
              <w:t>字节号</w:t>
            </w:r>
          </w:p>
        </w:tc>
        <w:tc>
          <w:tcPr>
            <w:tcW w:w="900" w:type="dxa"/>
            <w:noWrap w:val="0"/>
            <w:vAlign w:val="center"/>
          </w:tcPr>
          <w:p w14:paraId="45E4D57C">
            <w:pPr>
              <w:pStyle w:val="214"/>
              <w:rPr>
                <w:rFonts w:hint="eastAsia" w:ascii="Times New Roman"/>
              </w:rPr>
            </w:pPr>
            <w:r>
              <w:rPr>
                <w:rFonts w:ascii="Times New Roman"/>
              </w:rPr>
              <w:t>比特位</w:t>
            </w:r>
          </w:p>
        </w:tc>
        <w:tc>
          <w:tcPr>
            <w:tcW w:w="1269" w:type="dxa"/>
            <w:noWrap w:val="0"/>
            <w:vAlign w:val="center"/>
          </w:tcPr>
          <w:p w14:paraId="55D50F12">
            <w:pPr>
              <w:pStyle w:val="214"/>
              <w:rPr>
                <w:rFonts w:hint="eastAsia" w:ascii="Times New Roman"/>
              </w:rPr>
            </w:pPr>
            <w:r>
              <w:rPr>
                <w:rFonts w:ascii="Times New Roman"/>
              </w:rPr>
              <w:t>域大小</w:t>
            </w:r>
          </w:p>
          <w:p w14:paraId="6A689611">
            <w:pPr>
              <w:pStyle w:val="214"/>
              <w:rPr>
                <w:rFonts w:hint="eastAsia" w:ascii="Times New Roman"/>
              </w:rPr>
            </w:pPr>
            <w:r>
              <w:rPr>
                <w:rFonts w:ascii="Times New Roman"/>
              </w:rPr>
              <w:t>(比特)</w:t>
            </w:r>
          </w:p>
        </w:tc>
        <w:tc>
          <w:tcPr>
            <w:tcW w:w="5291" w:type="dxa"/>
            <w:noWrap w:val="0"/>
            <w:vAlign w:val="center"/>
          </w:tcPr>
          <w:p w14:paraId="1C3D13BB">
            <w:pPr>
              <w:pStyle w:val="214"/>
              <w:rPr>
                <w:rFonts w:hint="eastAsia" w:ascii="Times New Roman"/>
              </w:rPr>
            </w:pPr>
            <w:r>
              <w:rPr>
                <w:rFonts w:hint="eastAsia" w:ascii="Times New Roman"/>
              </w:rPr>
              <w:t>含义</w:t>
            </w:r>
          </w:p>
        </w:tc>
      </w:tr>
      <w:tr w14:paraId="1B7C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296" w:hRule="atLeast"/>
          <w:jc w:val="center"/>
        </w:trPr>
        <w:tc>
          <w:tcPr>
            <w:tcW w:w="1397" w:type="dxa"/>
            <w:tcBorders>
              <w:bottom w:val="single" w:color="auto" w:sz="4" w:space="0"/>
            </w:tcBorders>
            <w:noWrap w:val="0"/>
            <w:vAlign w:val="top"/>
          </w:tcPr>
          <w:p w14:paraId="29B2E7EA">
            <w:pPr>
              <w:pStyle w:val="214"/>
              <w:rPr>
                <w:rFonts w:hint="eastAsia" w:ascii="Times New Roman"/>
              </w:rPr>
            </w:pPr>
            <w:r>
              <w:rPr>
                <w:rFonts w:hint="eastAsia" w:ascii="Times New Roman"/>
              </w:rPr>
              <w:t>协议类型</w:t>
            </w:r>
          </w:p>
        </w:tc>
        <w:tc>
          <w:tcPr>
            <w:tcW w:w="919" w:type="dxa"/>
            <w:tcBorders>
              <w:bottom w:val="single" w:color="auto" w:sz="4" w:space="0"/>
            </w:tcBorders>
            <w:noWrap w:val="0"/>
            <w:vAlign w:val="top"/>
          </w:tcPr>
          <w:p w14:paraId="24B2A7EB">
            <w:pPr>
              <w:pStyle w:val="214"/>
              <w:rPr>
                <w:rFonts w:hint="eastAsia" w:ascii="Times New Roman"/>
              </w:rPr>
            </w:pPr>
            <w:r>
              <w:rPr>
                <w:rFonts w:hint="eastAsia" w:ascii="Times New Roman"/>
              </w:rPr>
              <w:t>0</w:t>
            </w:r>
          </w:p>
        </w:tc>
        <w:tc>
          <w:tcPr>
            <w:tcW w:w="900" w:type="dxa"/>
            <w:noWrap w:val="0"/>
            <w:vAlign w:val="top"/>
          </w:tcPr>
          <w:p w14:paraId="253BE4A7">
            <w:pPr>
              <w:pStyle w:val="214"/>
              <w:rPr>
                <w:rFonts w:hint="eastAsia" w:ascii="Times New Roman"/>
              </w:rPr>
            </w:pPr>
            <w:r>
              <w:rPr>
                <w:rFonts w:hint="eastAsia" w:ascii="Times New Roman"/>
              </w:rPr>
              <w:t>0-7</w:t>
            </w:r>
          </w:p>
        </w:tc>
        <w:tc>
          <w:tcPr>
            <w:tcW w:w="1269" w:type="dxa"/>
            <w:noWrap w:val="0"/>
            <w:vAlign w:val="top"/>
          </w:tcPr>
          <w:p w14:paraId="3FAB82F9">
            <w:pPr>
              <w:pStyle w:val="214"/>
              <w:rPr>
                <w:rFonts w:hint="eastAsia" w:ascii="Times New Roman"/>
              </w:rPr>
            </w:pPr>
            <w:r>
              <w:rPr>
                <w:rFonts w:hint="eastAsia" w:ascii="Times New Roman"/>
              </w:rPr>
              <w:t>8</w:t>
            </w:r>
          </w:p>
        </w:tc>
        <w:tc>
          <w:tcPr>
            <w:tcW w:w="5291" w:type="dxa"/>
            <w:noWrap w:val="0"/>
            <w:vAlign w:val="top"/>
          </w:tcPr>
          <w:p w14:paraId="11E67B34">
            <w:pPr>
              <w:jc w:val="left"/>
              <w:rPr>
                <w:rFonts w:hint="eastAsia"/>
              </w:rPr>
            </w:pPr>
            <w:r>
              <w:rPr>
                <w:rFonts w:hint="eastAsia"/>
              </w:rPr>
              <w:t>0：透明传输</w:t>
            </w:r>
          </w:p>
          <w:p w14:paraId="4CC5B449">
            <w:pPr>
              <w:jc w:val="left"/>
              <w:rPr>
                <w:rFonts w:hint="eastAsia"/>
              </w:rPr>
            </w:pPr>
            <w:r>
              <w:rPr>
                <w:rFonts w:hint="eastAsia"/>
              </w:rPr>
              <w:t>其他备用</w:t>
            </w:r>
          </w:p>
        </w:tc>
      </w:tr>
      <w:tr w14:paraId="3E5F2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595" w:hRule="atLeast"/>
          <w:jc w:val="center"/>
        </w:trPr>
        <w:tc>
          <w:tcPr>
            <w:tcW w:w="1397" w:type="dxa"/>
            <w:noWrap w:val="0"/>
            <w:vAlign w:val="top"/>
          </w:tcPr>
          <w:p w14:paraId="48231C13">
            <w:pPr>
              <w:pStyle w:val="214"/>
              <w:rPr>
                <w:rFonts w:hint="eastAsia" w:ascii="Times New Roman"/>
              </w:rPr>
            </w:pPr>
            <w:r>
              <w:rPr>
                <w:rFonts w:hint="eastAsia" w:ascii="Times New Roman"/>
              </w:rPr>
              <w:t>启动标志</w:t>
            </w:r>
          </w:p>
        </w:tc>
        <w:tc>
          <w:tcPr>
            <w:tcW w:w="919" w:type="dxa"/>
            <w:vMerge w:val="restart"/>
            <w:tcBorders>
              <w:top w:val="single" w:color="auto" w:sz="4" w:space="0"/>
            </w:tcBorders>
            <w:noWrap w:val="0"/>
            <w:vAlign w:val="center"/>
          </w:tcPr>
          <w:p w14:paraId="0F7F8D7B">
            <w:pPr>
              <w:pStyle w:val="214"/>
              <w:rPr>
                <w:rFonts w:hint="eastAsia" w:ascii="Times New Roman"/>
              </w:rPr>
            </w:pPr>
            <w:r>
              <w:rPr>
                <w:rFonts w:hint="eastAsia" w:ascii="Times New Roman"/>
              </w:rPr>
              <w:t>1</w:t>
            </w:r>
          </w:p>
        </w:tc>
        <w:tc>
          <w:tcPr>
            <w:tcW w:w="900" w:type="dxa"/>
            <w:tcBorders>
              <w:top w:val="single" w:color="auto" w:sz="4" w:space="0"/>
            </w:tcBorders>
            <w:noWrap w:val="0"/>
            <w:vAlign w:val="top"/>
          </w:tcPr>
          <w:p w14:paraId="55DFA046">
            <w:pPr>
              <w:pStyle w:val="214"/>
              <w:rPr>
                <w:rFonts w:hint="eastAsia" w:ascii="Times New Roman"/>
              </w:rPr>
            </w:pPr>
            <w:r>
              <w:rPr>
                <w:rFonts w:hint="eastAsia" w:ascii="Times New Roman"/>
              </w:rPr>
              <w:t>0</w:t>
            </w:r>
          </w:p>
        </w:tc>
        <w:tc>
          <w:tcPr>
            <w:tcW w:w="1269" w:type="dxa"/>
            <w:noWrap w:val="0"/>
            <w:vAlign w:val="top"/>
          </w:tcPr>
          <w:p w14:paraId="09277882">
            <w:pPr>
              <w:pStyle w:val="214"/>
              <w:rPr>
                <w:rFonts w:hint="eastAsia" w:ascii="Times New Roman"/>
              </w:rPr>
            </w:pPr>
            <w:r>
              <w:rPr>
                <w:rFonts w:hint="eastAsia" w:ascii="Times New Roman"/>
              </w:rPr>
              <w:t>1</w:t>
            </w:r>
          </w:p>
        </w:tc>
        <w:tc>
          <w:tcPr>
            <w:tcW w:w="5291" w:type="dxa"/>
            <w:noWrap w:val="0"/>
            <w:vAlign w:val="top"/>
          </w:tcPr>
          <w:p w14:paraId="4553CF2B">
            <w:pPr>
              <w:jc w:val="left"/>
              <w:rPr>
                <w:rFonts w:hint="eastAsia"/>
              </w:rPr>
            </w:pPr>
            <w:r>
              <w:rPr>
                <w:rFonts w:hint="eastAsia"/>
              </w:rPr>
              <w:t>0：无需转发到串口</w:t>
            </w:r>
          </w:p>
          <w:p w14:paraId="3C786E5C">
            <w:pPr>
              <w:jc w:val="left"/>
              <w:rPr>
                <w:rFonts w:hint="eastAsia"/>
              </w:rPr>
            </w:pPr>
            <w:r>
              <w:rPr>
                <w:rFonts w:hint="eastAsia"/>
              </w:rPr>
              <w:t>1：需要转发到串口</w:t>
            </w:r>
          </w:p>
        </w:tc>
      </w:tr>
      <w:tr w14:paraId="7E28E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397" w:type="dxa"/>
            <w:noWrap w:val="0"/>
            <w:vAlign w:val="top"/>
          </w:tcPr>
          <w:p w14:paraId="667056FA">
            <w:pPr>
              <w:pStyle w:val="214"/>
              <w:rPr>
                <w:rFonts w:hint="eastAsia" w:ascii="Times New Roman"/>
              </w:rPr>
            </w:pPr>
            <w:r>
              <w:rPr>
                <w:rFonts w:hint="eastAsia" w:ascii="Times New Roman"/>
              </w:rPr>
              <w:t>保留</w:t>
            </w:r>
          </w:p>
        </w:tc>
        <w:tc>
          <w:tcPr>
            <w:tcW w:w="919" w:type="dxa"/>
            <w:vMerge w:val="continue"/>
            <w:noWrap w:val="0"/>
            <w:vAlign w:val="top"/>
          </w:tcPr>
          <w:p w14:paraId="14DB14AD">
            <w:pPr>
              <w:pStyle w:val="214"/>
              <w:rPr>
                <w:rFonts w:hint="eastAsia" w:ascii="Times New Roman"/>
              </w:rPr>
            </w:pPr>
          </w:p>
        </w:tc>
        <w:tc>
          <w:tcPr>
            <w:tcW w:w="900" w:type="dxa"/>
            <w:tcBorders>
              <w:top w:val="single" w:color="auto" w:sz="4" w:space="0"/>
            </w:tcBorders>
            <w:noWrap w:val="0"/>
            <w:vAlign w:val="top"/>
          </w:tcPr>
          <w:p w14:paraId="06A04C64">
            <w:pPr>
              <w:pStyle w:val="214"/>
              <w:rPr>
                <w:rFonts w:hint="eastAsia" w:ascii="Times New Roman"/>
              </w:rPr>
            </w:pPr>
            <w:r>
              <w:rPr>
                <w:rFonts w:hint="eastAsia" w:ascii="Times New Roman"/>
              </w:rPr>
              <w:t>1-7</w:t>
            </w:r>
          </w:p>
        </w:tc>
        <w:tc>
          <w:tcPr>
            <w:tcW w:w="1269" w:type="dxa"/>
            <w:noWrap w:val="0"/>
            <w:vAlign w:val="top"/>
          </w:tcPr>
          <w:p w14:paraId="4A1F72DD">
            <w:pPr>
              <w:pStyle w:val="214"/>
              <w:rPr>
                <w:rFonts w:hint="eastAsia" w:ascii="Times New Roman"/>
              </w:rPr>
            </w:pPr>
            <w:r>
              <w:rPr>
                <w:rFonts w:hint="eastAsia" w:ascii="Times New Roman"/>
              </w:rPr>
              <w:t>7</w:t>
            </w:r>
          </w:p>
        </w:tc>
        <w:tc>
          <w:tcPr>
            <w:tcW w:w="5291" w:type="dxa"/>
            <w:noWrap w:val="0"/>
            <w:vAlign w:val="top"/>
          </w:tcPr>
          <w:p w14:paraId="14D42255">
            <w:pPr>
              <w:pStyle w:val="214"/>
              <w:rPr>
                <w:rFonts w:hint="eastAsia" w:ascii="Times New Roman"/>
              </w:rPr>
            </w:pPr>
          </w:p>
        </w:tc>
      </w:tr>
      <w:tr w14:paraId="47A73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397" w:type="dxa"/>
            <w:noWrap w:val="0"/>
            <w:vAlign w:val="top"/>
          </w:tcPr>
          <w:p w14:paraId="635FBDAF">
            <w:pPr>
              <w:pStyle w:val="214"/>
              <w:rPr>
                <w:rFonts w:hint="eastAsia" w:ascii="Times New Roman"/>
              </w:rPr>
            </w:pPr>
            <w:r>
              <w:rPr>
                <w:rFonts w:hint="eastAsia" w:ascii="Times New Roman"/>
              </w:rPr>
              <w:t>串口波特率</w:t>
            </w:r>
          </w:p>
        </w:tc>
        <w:tc>
          <w:tcPr>
            <w:tcW w:w="919" w:type="dxa"/>
            <w:tcBorders>
              <w:top w:val="single" w:color="auto" w:sz="4" w:space="0"/>
            </w:tcBorders>
            <w:noWrap w:val="0"/>
            <w:vAlign w:val="top"/>
          </w:tcPr>
          <w:p w14:paraId="2449A736">
            <w:pPr>
              <w:pStyle w:val="214"/>
              <w:rPr>
                <w:rFonts w:hint="eastAsia" w:ascii="Times New Roman"/>
              </w:rPr>
            </w:pPr>
            <w:r>
              <w:rPr>
                <w:rFonts w:hint="eastAsia" w:ascii="Times New Roman"/>
              </w:rPr>
              <w:t>2-5</w:t>
            </w:r>
          </w:p>
        </w:tc>
        <w:tc>
          <w:tcPr>
            <w:tcW w:w="900" w:type="dxa"/>
            <w:tcBorders>
              <w:top w:val="single" w:color="auto" w:sz="4" w:space="0"/>
            </w:tcBorders>
            <w:noWrap w:val="0"/>
            <w:vAlign w:val="top"/>
          </w:tcPr>
          <w:p w14:paraId="5ED71678">
            <w:pPr>
              <w:pStyle w:val="214"/>
              <w:rPr>
                <w:rFonts w:hint="eastAsia" w:ascii="Times New Roman"/>
              </w:rPr>
            </w:pPr>
            <w:r>
              <w:rPr>
                <w:rFonts w:hint="eastAsia" w:ascii="Times New Roman"/>
              </w:rPr>
              <w:t>0-31</w:t>
            </w:r>
          </w:p>
        </w:tc>
        <w:tc>
          <w:tcPr>
            <w:tcW w:w="1269" w:type="dxa"/>
            <w:noWrap w:val="0"/>
            <w:vAlign w:val="top"/>
          </w:tcPr>
          <w:p w14:paraId="3F50F255">
            <w:pPr>
              <w:pStyle w:val="214"/>
              <w:rPr>
                <w:rFonts w:hint="eastAsia" w:ascii="Times New Roman"/>
              </w:rPr>
            </w:pPr>
            <w:r>
              <w:rPr>
                <w:rFonts w:hint="eastAsia" w:ascii="Times New Roman"/>
              </w:rPr>
              <w:t>32</w:t>
            </w:r>
          </w:p>
        </w:tc>
        <w:tc>
          <w:tcPr>
            <w:tcW w:w="5291" w:type="dxa"/>
            <w:noWrap w:val="0"/>
            <w:vAlign w:val="top"/>
          </w:tcPr>
          <w:p w14:paraId="3B8C3B82">
            <w:pPr>
              <w:jc w:val="left"/>
              <w:rPr>
                <w:rFonts w:hint="eastAsia"/>
              </w:rPr>
            </w:pPr>
            <w:r>
              <w:rPr>
                <w:rFonts w:hint="eastAsia"/>
              </w:rPr>
              <w:t>0：</w:t>
            </w:r>
            <w:r>
              <w:t>表示默认波特率</w:t>
            </w:r>
            <w:r>
              <w:rPr>
                <w:rFonts w:hint="eastAsia"/>
              </w:rPr>
              <w:t>；</w:t>
            </w:r>
          </w:p>
          <w:p w14:paraId="0451A050">
            <w:pPr>
              <w:jc w:val="left"/>
              <w:rPr>
                <w:rFonts w:hint="eastAsia"/>
              </w:rPr>
            </w:pPr>
            <w:r>
              <w:rPr>
                <w:rFonts w:hint="eastAsia"/>
              </w:rPr>
              <w:t>非0：按此波特率设置，转发后恢复原波特率</w:t>
            </w:r>
          </w:p>
        </w:tc>
      </w:tr>
      <w:tr w14:paraId="03598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397" w:type="dxa"/>
            <w:noWrap w:val="0"/>
            <w:vAlign w:val="top"/>
          </w:tcPr>
          <w:p w14:paraId="3F11CFEA">
            <w:pPr>
              <w:pStyle w:val="214"/>
              <w:rPr>
                <w:rFonts w:hint="eastAsia" w:ascii="Times New Roman"/>
              </w:rPr>
            </w:pPr>
            <w:r>
              <w:rPr>
                <w:rFonts w:hint="eastAsia" w:ascii="Times New Roman"/>
              </w:rPr>
              <w:t>保留</w:t>
            </w:r>
          </w:p>
        </w:tc>
        <w:tc>
          <w:tcPr>
            <w:tcW w:w="919" w:type="dxa"/>
            <w:tcBorders>
              <w:top w:val="single" w:color="auto" w:sz="4" w:space="0"/>
            </w:tcBorders>
            <w:noWrap w:val="0"/>
            <w:vAlign w:val="top"/>
          </w:tcPr>
          <w:p w14:paraId="3BF43B5C">
            <w:pPr>
              <w:pStyle w:val="214"/>
              <w:rPr>
                <w:rFonts w:hint="eastAsia" w:ascii="Times New Roman"/>
              </w:rPr>
            </w:pPr>
            <w:r>
              <w:rPr>
                <w:rFonts w:ascii="Times New Roman"/>
              </w:rPr>
              <w:t>6</w:t>
            </w:r>
            <w:r>
              <w:rPr>
                <w:rFonts w:hint="eastAsia" w:ascii="Times New Roman"/>
              </w:rPr>
              <w:t>-9</w:t>
            </w:r>
          </w:p>
        </w:tc>
        <w:tc>
          <w:tcPr>
            <w:tcW w:w="900" w:type="dxa"/>
            <w:tcBorders>
              <w:top w:val="single" w:color="auto" w:sz="4" w:space="0"/>
            </w:tcBorders>
            <w:noWrap w:val="0"/>
            <w:vAlign w:val="top"/>
          </w:tcPr>
          <w:p w14:paraId="6C5B580C">
            <w:pPr>
              <w:pStyle w:val="214"/>
              <w:rPr>
                <w:rFonts w:hint="eastAsia" w:ascii="Times New Roman"/>
              </w:rPr>
            </w:pPr>
            <w:r>
              <w:rPr>
                <w:rFonts w:hint="eastAsia" w:ascii="Times New Roman"/>
              </w:rPr>
              <w:t>0-</w:t>
            </w:r>
            <w:r>
              <w:rPr>
                <w:rFonts w:ascii="Times New Roman"/>
              </w:rPr>
              <w:t>31</w:t>
            </w:r>
          </w:p>
        </w:tc>
        <w:tc>
          <w:tcPr>
            <w:tcW w:w="1269" w:type="dxa"/>
            <w:noWrap w:val="0"/>
            <w:vAlign w:val="top"/>
          </w:tcPr>
          <w:p w14:paraId="72C47CE5">
            <w:pPr>
              <w:pStyle w:val="214"/>
              <w:rPr>
                <w:rFonts w:hint="eastAsia" w:ascii="Times New Roman"/>
              </w:rPr>
            </w:pPr>
            <w:r>
              <w:rPr>
                <w:rFonts w:ascii="Times New Roman"/>
              </w:rPr>
              <w:t>32</w:t>
            </w:r>
          </w:p>
        </w:tc>
        <w:tc>
          <w:tcPr>
            <w:tcW w:w="5291" w:type="dxa"/>
            <w:noWrap w:val="0"/>
            <w:vAlign w:val="top"/>
          </w:tcPr>
          <w:p w14:paraId="4A3DE154">
            <w:pPr>
              <w:pStyle w:val="214"/>
              <w:rPr>
                <w:rFonts w:hint="eastAsia" w:ascii="Times New Roman"/>
              </w:rPr>
            </w:pPr>
          </w:p>
        </w:tc>
      </w:tr>
      <w:tr w14:paraId="30BB4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397" w:type="dxa"/>
            <w:noWrap w:val="0"/>
            <w:vAlign w:val="top"/>
          </w:tcPr>
          <w:p w14:paraId="50323A21">
            <w:pPr>
              <w:pStyle w:val="214"/>
              <w:rPr>
                <w:rFonts w:hint="eastAsia" w:ascii="Times New Roman"/>
              </w:rPr>
            </w:pPr>
            <w:r>
              <w:rPr>
                <w:rFonts w:hint="eastAsia" w:ascii="Times New Roman"/>
              </w:rPr>
              <w:t>报文</w:t>
            </w:r>
            <w:r>
              <w:rPr>
                <w:rFonts w:ascii="Times New Roman"/>
              </w:rPr>
              <w:t>长度</w:t>
            </w:r>
          </w:p>
        </w:tc>
        <w:tc>
          <w:tcPr>
            <w:tcW w:w="919" w:type="dxa"/>
            <w:tcBorders>
              <w:top w:val="single" w:color="auto" w:sz="4" w:space="0"/>
            </w:tcBorders>
            <w:noWrap w:val="0"/>
            <w:vAlign w:val="top"/>
          </w:tcPr>
          <w:p w14:paraId="7268D26D">
            <w:pPr>
              <w:pStyle w:val="214"/>
              <w:rPr>
                <w:rFonts w:hint="eastAsia" w:ascii="Times New Roman"/>
              </w:rPr>
            </w:pPr>
            <w:r>
              <w:rPr>
                <w:rFonts w:hint="eastAsia" w:ascii="Times New Roman"/>
              </w:rPr>
              <w:t>10-11</w:t>
            </w:r>
          </w:p>
        </w:tc>
        <w:tc>
          <w:tcPr>
            <w:tcW w:w="900" w:type="dxa"/>
            <w:tcBorders>
              <w:top w:val="single" w:color="auto" w:sz="4" w:space="0"/>
            </w:tcBorders>
            <w:noWrap w:val="0"/>
            <w:vAlign w:val="top"/>
          </w:tcPr>
          <w:p w14:paraId="08C3DB90">
            <w:pPr>
              <w:pStyle w:val="214"/>
              <w:rPr>
                <w:rFonts w:hint="eastAsia" w:ascii="Times New Roman"/>
              </w:rPr>
            </w:pPr>
            <w:r>
              <w:rPr>
                <w:rFonts w:ascii="Times New Roman"/>
              </w:rPr>
              <w:t>0-15</w:t>
            </w:r>
          </w:p>
        </w:tc>
        <w:tc>
          <w:tcPr>
            <w:tcW w:w="1269" w:type="dxa"/>
            <w:noWrap w:val="0"/>
            <w:vAlign w:val="top"/>
          </w:tcPr>
          <w:p w14:paraId="40FA4366">
            <w:pPr>
              <w:pStyle w:val="214"/>
              <w:rPr>
                <w:rFonts w:hint="eastAsia" w:ascii="Times New Roman"/>
              </w:rPr>
            </w:pPr>
            <w:r>
              <w:rPr>
                <w:rFonts w:ascii="Times New Roman"/>
              </w:rPr>
              <w:t>16</w:t>
            </w:r>
          </w:p>
        </w:tc>
        <w:tc>
          <w:tcPr>
            <w:tcW w:w="5291" w:type="dxa"/>
            <w:noWrap w:val="0"/>
            <w:vAlign w:val="top"/>
          </w:tcPr>
          <w:p w14:paraId="22A8B97A">
            <w:pPr>
              <w:jc w:val="left"/>
              <w:rPr>
                <w:rFonts w:hint="eastAsia"/>
              </w:rPr>
            </w:pPr>
            <w:r>
              <w:rPr>
                <w:rFonts w:hint="eastAsia"/>
              </w:rPr>
              <w:t>交互报文内容</w:t>
            </w:r>
            <w:r>
              <w:t>长度</w:t>
            </w:r>
          </w:p>
        </w:tc>
      </w:tr>
      <w:tr w14:paraId="0691B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397" w:type="dxa"/>
            <w:noWrap w:val="0"/>
            <w:vAlign w:val="top"/>
          </w:tcPr>
          <w:p w14:paraId="2989E140">
            <w:pPr>
              <w:pStyle w:val="214"/>
              <w:rPr>
                <w:rFonts w:hint="eastAsia" w:ascii="Times New Roman"/>
              </w:rPr>
            </w:pPr>
            <w:r>
              <w:rPr>
                <w:rFonts w:hint="eastAsia" w:ascii="Times New Roman"/>
              </w:rPr>
              <w:t>报文</w:t>
            </w:r>
            <w:r>
              <w:rPr>
                <w:rFonts w:ascii="Times New Roman"/>
              </w:rPr>
              <w:t>内容</w:t>
            </w:r>
          </w:p>
        </w:tc>
        <w:tc>
          <w:tcPr>
            <w:tcW w:w="919" w:type="dxa"/>
            <w:noWrap w:val="0"/>
            <w:vAlign w:val="top"/>
          </w:tcPr>
          <w:p w14:paraId="614C2F24">
            <w:pPr>
              <w:pStyle w:val="214"/>
              <w:rPr>
                <w:rFonts w:hint="eastAsia" w:ascii="Times New Roman"/>
              </w:rPr>
            </w:pPr>
            <w:r>
              <w:rPr>
                <w:rFonts w:hint="eastAsia" w:ascii="Times New Roman"/>
              </w:rPr>
              <w:t>12-N</w:t>
            </w:r>
          </w:p>
        </w:tc>
        <w:tc>
          <w:tcPr>
            <w:tcW w:w="900" w:type="dxa"/>
            <w:noWrap w:val="0"/>
            <w:vAlign w:val="top"/>
          </w:tcPr>
          <w:p w14:paraId="65D997ED">
            <w:pPr>
              <w:pStyle w:val="214"/>
              <w:rPr>
                <w:rFonts w:hint="eastAsia" w:ascii="Times New Roman"/>
              </w:rPr>
            </w:pPr>
            <w:r>
              <w:rPr>
                <w:rFonts w:hint="eastAsia" w:ascii="Times New Roman"/>
              </w:rPr>
              <w:t>0</w:t>
            </w:r>
            <w:r>
              <w:rPr>
                <w:rFonts w:ascii="Times New Roman"/>
              </w:rPr>
              <w:t>-7</w:t>
            </w:r>
          </w:p>
        </w:tc>
        <w:tc>
          <w:tcPr>
            <w:tcW w:w="1269" w:type="dxa"/>
            <w:noWrap w:val="0"/>
            <w:vAlign w:val="top"/>
          </w:tcPr>
          <w:p w14:paraId="610EF5B8">
            <w:pPr>
              <w:pStyle w:val="214"/>
              <w:rPr>
                <w:rFonts w:hint="eastAsia" w:ascii="Times New Roman"/>
              </w:rPr>
            </w:pPr>
            <w:r>
              <w:rPr>
                <w:rFonts w:hint="eastAsia" w:ascii="Times New Roman"/>
              </w:rPr>
              <w:t>L</w:t>
            </w:r>
          </w:p>
          <w:p w14:paraId="716DF943">
            <w:pPr>
              <w:pStyle w:val="214"/>
              <w:rPr>
                <w:rFonts w:hint="eastAsia" w:ascii="Times New Roman"/>
              </w:rPr>
            </w:pPr>
            <w:r>
              <w:rPr>
                <w:rFonts w:hint="eastAsia" w:ascii="Times New Roman"/>
              </w:rPr>
              <w:t>（可变长）</w:t>
            </w:r>
          </w:p>
        </w:tc>
        <w:tc>
          <w:tcPr>
            <w:tcW w:w="5291" w:type="dxa"/>
            <w:noWrap w:val="0"/>
            <w:vAlign w:val="top"/>
          </w:tcPr>
          <w:p w14:paraId="7CAE4F75">
            <w:pPr>
              <w:jc w:val="left"/>
              <w:rPr>
                <w:rFonts w:hint="eastAsia"/>
              </w:rPr>
            </w:pPr>
            <w:r>
              <w:t>CCO/STA需给终端/电表</w:t>
            </w:r>
            <w:r>
              <w:rPr>
                <w:rFonts w:hint="eastAsia"/>
              </w:rPr>
              <w:t>串口转发的数据内容</w:t>
            </w:r>
          </w:p>
        </w:tc>
      </w:tr>
    </w:tbl>
    <w:p w14:paraId="79F3B640">
      <w:pPr>
        <w:pStyle w:val="214"/>
        <w:rPr>
          <w:rFonts w:hint="eastAsia" w:ascii="Times New Roman"/>
        </w:rPr>
      </w:pPr>
    </w:p>
    <w:p w14:paraId="16F528C7">
      <w:pPr>
        <w:pStyle w:val="70"/>
        <w:rPr>
          <w:color w:val="000000"/>
        </w:rPr>
      </w:pPr>
      <w:r>
        <w:rPr>
          <w:rFonts w:hint="eastAsia" w:ascii="Times New Roman"/>
        </w:rPr>
        <w:t>分钟采集</w:t>
      </w:r>
    </w:p>
    <w:p w14:paraId="4B27178F">
      <w:pPr>
        <w:pStyle w:val="74"/>
        <w:spacing w:before="156" w:after="156"/>
      </w:pPr>
      <w:bookmarkStart w:id="1014" w:name="_Toc14356"/>
      <w:r>
        <w:rPr>
          <w:rFonts w:hint="eastAsia"/>
        </w:rPr>
        <w:t>分钟采集任务配置</w:t>
      </w:r>
    </w:p>
    <w:p w14:paraId="26BC9A77">
      <w:pPr>
        <w:pStyle w:val="79"/>
        <w:spacing w:before="156" w:after="156"/>
      </w:pPr>
      <w:r>
        <w:rPr>
          <w:rFonts w:hint="eastAsia" w:ascii="Times New Roman"/>
        </w:rPr>
        <w:t>下行</w:t>
      </w:r>
      <w:r>
        <w:rPr>
          <w:rFonts w:ascii="Times New Roman"/>
        </w:rPr>
        <w:t>报文</w:t>
      </w:r>
      <w:r>
        <w:rPr>
          <w:rFonts w:hint="eastAsia" w:ascii="Times New Roman"/>
        </w:rPr>
        <w:t>格式</w:t>
      </w:r>
    </w:p>
    <w:p w14:paraId="43B56AF3">
      <w:pPr>
        <w:pStyle w:val="83"/>
        <w:spacing w:before="156" w:after="156"/>
        <w:rPr>
          <w:rFonts w:hint="eastAsia" w:ascii="Times New Roman"/>
        </w:rPr>
      </w:pPr>
      <w:r>
        <w:rPr>
          <w:rFonts w:hint="eastAsia" w:ascii="Times New Roman"/>
        </w:rPr>
        <w:t>分钟采集任务配置下行报文格式</w:t>
      </w:r>
    </w:p>
    <w:p w14:paraId="4492DECD">
      <w:pPr>
        <w:pStyle w:val="38"/>
        <w:rPr>
          <w:rFonts w:hint="eastAsia" w:ascii="Times New Roman"/>
        </w:rPr>
      </w:pPr>
      <w:r>
        <w:rPr>
          <w:rFonts w:hint="eastAsia" w:ascii="Times New Roman"/>
        </w:rPr>
        <w:t>分钟采集任务配置下行报文数据格式格式应符合图42格式要求。</w:t>
      </w:r>
    </w:p>
    <w:p w14:paraId="570F434D">
      <w:pPr>
        <w:pStyle w:val="38"/>
        <w:ind w:firstLine="0" w:firstLineChars="0"/>
        <w:jc w:val="center"/>
        <w:rPr>
          <w:rFonts w:ascii="Times New Roman"/>
        </w:rPr>
      </w:pPr>
      <w:r>
        <w:rPr>
          <w:rFonts w:ascii="Times New Roman"/>
        </w:rPr>
        <w:object>
          <v:shape id="_x0000_i1064" o:spt="75" type="#_x0000_t75" style="height:71pt;width:351.5pt;" o:ole="t" filled="f" o:preferrelative="t" stroked="f" coordsize="21600,21600">
            <v:path/>
            <v:fill on="f" focussize="0,0"/>
            <v:stroke on="f"/>
            <v:imagedata r:id="rId95" o:title=""/>
            <o:lock v:ext="edit" aspectratio="f"/>
            <w10:wrap type="none"/>
            <w10:anchorlock/>
          </v:shape>
          <o:OLEObject Type="Embed" ProgID="Visio.Drawing.15" ShapeID="_x0000_i1064" DrawAspect="Content" ObjectID="_1468075766" r:id="rId94">
            <o:LockedField>false</o:LockedField>
          </o:OLEObject>
        </w:object>
      </w:r>
    </w:p>
    <w:p w14:paraId="4F1F31C0">
      <w:pPr>
        <w:pStyle w:val="156"/>
        <w:rPr>
          <w:rFonts w:hint="eastAsia" w:ascii="Times New Roman"/>
        </w:rPr>
      </w:pPr>
      <w:r>
        <w:rPr>
          <w:rFonts w:hint="eastAsia" w:ascii="Times New Roman"/>
        </w:rPr>
        <w:t>分钟采集任务配置下行</w:t>
      </w:r>
      <w:r>
        <w:rPr>
          <w:rFonts w:ascii="Times New Roman"/>
        </w:rPr>
        <w:t>报文格式</w:t>
      </w:r>
    </w:p>
    <w:p w14:paraId="6EABBF44">
      <w:pPr>
        <w:pStyle w:val="38"/>
        <w:ind w:firstLine="0" w:firstLineChars="0"/>
        <w:rPr>
          <w:rFonts w:ascii="Times New Roman"/>
        </w:rPr>
      </w:pPr>
    </w:p>
    <w:p w14:paraId="269C8C5B">
      <w:pPr>
        <w:pStyle w:val="38"/>
        <w:rPr>
          <w:rFonts w:hint="eastAsia"/>
        </w:rPr>
      </w:pPr>
      <w:r>
        <w:rPr>
          <w:rFonts w:hint="eastAsia" w:ascii="Times New Roman"/>
        </w:rPr>
        <w:t>分钟采集任务配置</w:t>
      </w:r>
      <w:r>
        <w:rPr>
          <w:rFonts w:ascii="Times New Roman"/>
        </w:rPr>
        <w:t>下行报文数据格式字段</w:t>
      </w:r>
      <w:r>
        <w:rPr>
          <w:rFonts w:hint="eastAsia" w:ascii="Times New Roman"/>
        </w:rPr>
        <w:t>应符合表42要求</w:t>
      </w:r>
      <w:r>
        <w:rPr>
          <w:rFonts w:ascii="Times New Roman"/>
        </w:rPr>
        <w:t>。</w:t>
      </w:r>
    </w:p>
    <w:p w14:paraId="670B3DB8">
      <w:pPr>
        <w:pStyle w:val="154"/>
        <w:ind w:left="13" w:hanging="12" w:hangingChars="6"/>
        <w:rPr>
          <w:rFonts w:hint="eastAsia"/>
        </w:rPr>
      </w:pPr>
      <w:r>
        <w:rPr>
          <w:rFonts w:hint="eastAsia" w:ascii="Times New Roman"/>
        </w:rPr>
        <w:t>分钟采集任务配置下行报文格式说明</w:t>
      </w:r>
    </w:p>
    <w:tbl>
      <w:tblPr>
        <w:tblStyle w:val="52"/>
        <w:tblW w:w="8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0"/>
        <w:gridCol w:w="1390"/>
        <w:gridCol w:w="1294"/>
        <w:gridCol w:w="1606"/>
        <w:gridCol w:w="2051"/>
      </w:tblGrid>
      <w:tr w14:paraId="220B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30" w:type="dxa"/>
            <w:noWrap w:val="0"/>
            <w:vAlign w:val="center"/>
          </w:tcPr>
          <w:p w14:paraId="136BA9E2">
            <w:pPr>
              <w:pStyle w:val="214"/>
              <w:widowControl w:val="0"/>
              <w:spacing w:line="360" w:lineRule="auto"/>
              <w:rPr>
                <w:rFonts w:ascii="Times New Roman" w:hAnsi="Times New Roman"/>
              </w:rPr>
            </w:pPr>
            <w:r>
              <w:rPr>
                <w:rFonts w:ascii="Times New Roman" w:hAnsi="Times New Roman"/>
              </w:rPr>
              <w:t>域</w:t>
            </w:r>
          </w:p>
        </w:tc>
        <w:tc>
          <w:tcPr>
            <w:tcW w:w="1390" w:type="dxa"/>
            <w:noWrap w:val="0"/>
            <w:vAlign w:val="center"/>
          </w:tcPr>
          <w:p w14:paraId="6428AEC7">
            <w:pPr>
              <w:pStyle w:val="214"/>
              <w:widowControl w:val="0"/>
              <w:spacing w:line="360" w:lineRule="auto"/>
              <w:rPr>
                <w:rFonts w:ascii="Times New Roman" w:hAnsi="Times New Roman"/>
              </w:rPr>
            </w:pPr>
            <w:r>
              <w:rPr>
                <w:rFonts w:ascii="Times New Roman" w:hAnsi="Times New Roman"/>
              </w:rPr>
              <w:t>字节号</w:t>
            </w:r>
          </w:p>
        </w:tc>
        <w:tc>
          <w:tcPr>
            <w:tcW w:w="1294" w:type="dxa"/>
            <w:noWrap w:val="0"/>
            <w:vAlign w:val="center"/>
          </w:tcPr>
          <w:p w14:paraId="0FBA6775">
            <w:pPr>
              <w:pStyle w:val="214"/>
              <w:widowControl w:val="0"/>
              <w:spacing w:line="360" w:lineRule="auto"/>
              <w:rPr>
                <w:rFonts w:ascii="Times New Roman" w:hAnsi="Times New Roman"/>
              </w:rPr>
            </w:pPr>
            <w:r>
              <w:rPr>
                <w:rFonts w:ascii="Times New Roman" w:hAnsi="Times New Roman"/>
              </w:rPr>
              <w:t>比特位</w:t>
            </w:r>
          </w:p>
        </w:tc>
        <w:tc>
          <w:tcPr>
            <w:tcW w:w="1606" w:type="dxa"/>
            <w:noWrap w:val="0"/>
            <w:vAlign w:val="center"/>
          </w:tcPr>
          <w:p w14:paraId="276B7283">
            <w:pPr>
              <w:pStyle w:val="214"/>
              <w:widowControl w:val="0"/>
              <w:spacing w:line="360" w:lineRule="auto"/>
              <w:rPr>
                <w:rFonts w:ascii="Times New Roman" w:hAnsi="Times New Roman"/>
              </w:rPr>
            </w:pPr>
            <w:r>
              <w:rPr>
                <w:rFonts w:ascii="Times New Roman" w:hAnsi="Times New Roman"/>
              </w:rPr>
              <w:t>域大小（比特）</w:t>
            </w:r>
          </w:p>
        </w:tc>
        <w:tc>
          <w:tcPr>
            <w:tcW w:w="2051" w:type="dxa"/>
            <w:noWrap w:val="0"/>
            <w:vAlign w:val="center"/>
          </w:tcPr>
          <w:p w14:paraId="396CC842">
            <w:pPr>
              <w:pStyle w:val="214"/>
              <w:widowControl w:val="0"/>
              <w:spacing w:line="360" w:lineRule="auto"/>
              <w:rPr>
                <w:rFonts w:ascii="Times New Roman" w:hAnsi="Times New Roman"/>
              </w:rPr>
            </w:pPr>
            <w:r>
              <w:rPr>
                <w:rFonts w:ascii="Times New Roman" w:hAnsi="Times New Roman"/>
              </w:rPr>
              <w:t>含义</w:t>
            </w:r>
          </w:p>
        </w:tc>
      </w:tr>
      <w:tr w14:paraId="5E63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90" w:hRule="atLeast"/>
          <w:jc w:val="center"/>
        </w:trPr>
        <w:tc>
          <w:tcPr>
            <w:tcW w:w="1930" w:type="dxa"/>
            <w:noWrap w:val="0"/>
            <w:vAlign w:val="center"/>
          </w:tcPr>
          <w:p w14:paraId="13FB83EE">
            <w:pPr>
              <w:pStyle w:val="214"/>
              <w:widowControl w:val="0"/>
              <w:spacing w:line="360" w:lineRule="auto"/>
              <w:rPr>
                <w:rFonts w:ascii="Times New Roman" w:hAnsi="Times New Roman"/>
              </w:rPr>
            </w:pPr>
            <w:r>
              <w:rPr>
                <w:rFonts w:ascii="Times New Roman" w:hAnsi="Times New Roman"/>
              </w:rPr>
              <w:t>协议版本号</w:t>
            </w:r>
          </w:p>
        </w:tc>
        <w:tc>
          <w:tcPr>
            <w:tcW w:w="1390" w:type="dxa"/>
            <w:vMerge w:val="restart"/>
            <w:noWrap w:val="0"/>
            <w:vAlign w:val="center"/>
          </w:tcPr>
          <w:p w14:paraId="36A806F9">
            <w:pPr>
              <w:pStyle w:val="214"/>
              <w:widowControl w:val="0"/>
              <w:spacing w:line="360" w:lineRule="auto"/>
              <w:rPr>
                <w:rFonts w:ascii="Times New Roman" w:hAnsi="Times New Roman"/>
              </w:rPr>
            </w:pPr>
            <w:r>
              <w:rPr>
                <w:rFonts w:ascii="Times New Roman" w:hAnsi="Times New Roman"/>
              </w:rPr>
              <w:t>0</w:t>
            </w:r>
          </w:p>
        </w:tc>
        <w:tc>
          <w:tcPr>
            <w:tcW w:w="1294" w:type="dxa"/>
            <w:noWrap w:val="0"/>
            <w:vAlign w:val="center"/>
          </w:tcPr>
          <w:p w14:paraId="52859A47">
            <w:pPr>
              <w:pStyle w:val="214"/>
              <w:widowControl w:val="0"/>
              <w:spacing w:line="360" w:lineRule="auto"/>
              <w:rPr>
                <w:rFonts w:ascii="Times New Roman" w:hAnsi="Times New Roman"/>
              </w:rPr>
            </w:pPr>
            <w:r>
              <w:rPr>
                <w:rFonts w:ascii="Times New Roman" w:hAnsi="Times New Roman"/>
              </w:rPr>
              <w:t>0-5</w:t>
            </w:r>
          </w:p>
        </w:tc>
        <w:tc>
          <w:tcPr>
            <w:tcW w:w="1606" w:type="dxa"/>
            <w:noWrap w:val="0"/>
            <w:vAlign w:val="center"/>
          </w:tcPr>
          <w:p w14:paraId="1E804C8D">
            <w:pPr>
              <w:pStyle w:val="214"/>
              <w:widowControl w:val="0"/>
              <w:spacing w:line="360" w:lineRule="auto"/>
              <w:rPr>
                <w:rFonts w:ascii="Times New Roman" w:hAnsi="Times New Roman"/>
              </w:rPr>
            </w:pPr>
            <w:r>
              <w:rPr>
                <w:rFonts w:ascii="Times New Roman" w:hAnsi="Times New Roman"/>
              </w:rPr>
              <w:t>6</w:t>
            </w:r>
          </w:p>
        </w:tc>
        <w:tc>
          <w:tcPr>
            <w:tcW w:w="2051" w:type="dxa"/>
            <w:noWrap w:val="0"/>
            <w:vAlign w:val="center"/>
          </w:tcPr>
          <w:p w14:paraId="46B4ED3E">
            <w:pPr>
              <w:pStyle w:val="214"/>
              <w:widowControl w:val="0"/>
              <w:spacing w:line="360" w:lineRule="auto"/>
              <w:jc w:val="both"/>
              <w:rPr>
                <w:rFonts w:ascii="Times New Roman" w:hAnsi="Times New Roman"/>
              </w:rPr>
            </w:pPr>
            <w:r>
              <w:rPr>
                <w:rFonts w:ascii="Times New Roman" w:hAnsi="Times New Roman"/>
              </w:rPr>
              <w:t>固定为0x01</w:t>
            </w:r>
          </w:p>
        </w:tc>
      </w:tr>
      <w:tr w14:paraId="6D7E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30" w:type="dxa"/>
            <w:vMerge w:val="restart"/>
            <w:noWrap w:val="0"/>
            <w:vAlign w:val="center"/>
          </w:tcPr>
          <w:p w14:paraId="73BDF9FF">
            <w:pPr>
              <w:pStyle w:val="214"/>
              <w:widowControl w:val="0"/>
              <w:spacing w:line="360" w:lineRule="auto"/>
              <w:rPr>
                <w:rFonts w:ascii="Times New Roman" w:hAnsi="Times New Roman"/>
              </w:rPr>
            </w:pPr>
            <w:r>
              <w:rPr>
                <w:rFonts w:ascii="Times New Roman" w:hAnsi="Times New Roman"/>
              </w:rPr>
              <w:t>报文头长度</w:t>
            </w:r>
          </w:p>
        </w:tc>
        <w:tc>
          <w:tcPr>
            <w:tcW w:w="1390" w:type="dxa"/>
            <w:vMerge w:val="continue"/>
            <w:noWrap w:val="0"/>
            <w:vAlign w:val="center"/>
          </w:tcPr>
          <w:p w14:paraId="7AE4BD6B">
            <w:pPr>
              <w:pStyle w:val="214"/>
              <w:widowControl w:val="0"/>
              <w:spacing w:line="360" w:lineRule="auto"/>
              <w:rPr>
                <w:rFonts w:ascii="Times New Roman" w:hAnsi="Times New Roman"/>
              </w:rPr>
            </w:pPr>
          </w:p>
        </w:tc>
        <w:tc>
          <w:tcPr>
            <w:tcW w:w="1294" w:type="dxa"/>
            <w:noWrap w:val="0"/>
            <w:vAlign w:val="center"/>
          </w:tcPr>
          <w:p w14:paraId="1BEC77E3">
            <w:pPr>
              <w:pStyle w:val="214"/>
              <w:widowControl w:val="0"/>
              <w:spacing w:line="360" w:lineRule="auto"/>
              <w:rPr>
                <w:rFonts w:ascii="Times New Roman" w:hAnsi="Times New Roman"/>
              </w:rPr>
            </w:pPr>
            <w:r>
              <w:rPr>
                <w:rFonts w:ascii="Times New Roman" w:hAnsi="Times New Roman"/>
              </w:rPr>
              <w:t>6-7</w:t>
            </w:r>
          </w:p>
        </w:tc>
        <w:tc>
          <w:tcPr>
            <w:tcW w:w="1606" w:type="dxa"/>
            <w:vMerge w:val="restart"/>
            <w:noWrap w:val="0"/>
            <w:vAlign w:val="center"/>
          </w:tcPr>
          <w:p w14:paraId="636AA469">
            <w:pPr>
              <w:pStyle w:val="214"/>
              <w:widowControl w:val="0"/>
              <w:spacing w:line="360" w:lineRule="auto"/>
              <w:rPr>
                <w:rFonts w:ascii="Times New Roman" w:hAnsi="Times New Roman"/>
              </w:rPr>
            </w:pPr>
            <w:r>
              <w:rPr>
                <w:rFonts w:ascii="Times New Roman" w:hAnsi="Times New Roman"/>
              </w:rPr>
              <w:t>6</w:t>
            </w:r>
          </w:p>
        </w:tc>
        <w:tc>
          <w:tcPr>
            <w:tcW w:w="2051" w:type="dxa"/>
            <w:vMerge w:val="restart"/>
            <w:noWrap w:val="0"/>
            <w:vAlign w:val="center"/>
          </w:tcPr>
          <w:p w14:paraId="5D16BBA3">
            <w:pPr>
              <w:pStyle w:val="214"/>
              <w:widowControl w:val="0"/>
              <w:spacing w:line="360" w:lineRule="auto"/>
              <w:jc w:val="both"/>
              <w:rPr>
                <w:rFonts w:ascii="Times New Roman" w:hAnsi="Times New Roman"/>
              </w:rPr>
            </w:pPr>
            <w:r>
              <w:rPr>
                <w:rFonts w:ascii="Times New Roman" w:hAnsi="Times New Roman"/>
              </w:rPr>
              <w:t>固定为16</w:t>
            </w:r>
          </w:p>
        </w:tc>
      </w:tr>
      <w:tr w14:paraId="14A0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90" w:hRule="atLeast"/>
          <w:jc w:val="center"/>
        </w:trPr>
        <w:tc>
          <w:tcPr>
            <w:tcW w:w="1930" w:type="dxa"/>
            <w:vMerge w:val="continue"/>
            <w:noWrap w:val="0"/>
            <w:vAlign w:val="center"/>
          </w:tcPr>
          <w:p w14:paraId="6C08FA19">
            <w:pPr>
              <w:pStyle w:val="214"/>
              <w:widowControl w:val="0"/>
              <w:spacing w:line="360" w:lineRule="auto"/>
              <w:rPr>
                <w:rFonts w:ascii="Times New Roman" w:hAnsi="Times New Roman"/>
              </w:rPr>
            </w:pPr>
          </w:p>
        </w:tc>
        <w:tc>
          <w:tcPr>
            <w:tcW w:w="1390" w:type="dxa"/>
            <w:vMerge w:val="restart"/>
            <w:noWrap w:val="0"/>
            <w:vAlign w:val="center"/>
          </w:tcPr>
          <w:p w14:paraId="071068BC">
            <w:pPr>
              <w:pStyle w:val="214"/>
              <w:widowControl w:val="0"/>
              <w:spacing w:line="360" w:lineRule="auto"/>
              <w:rPr>
                <w:rFonts w:ascii="Times New Roman" w:hAnsi="Times New Roman"/>
              </w:rPr>
            </w:pPr>
            <w:r>
              <w:rPr>
                <w:rFonts w:ascii="Times New Roman" w:hAnsi="Times New Roman"/>
              </w:rPr>
              <w:t>1</w:t>
            </w:r>
          </w:p>
        </w:tc>
        <w:tc>
          <w:tcPr>
            <w:tcW w:w="1294" w:type="dxa"/>
            <w:noWrap w:val="0"/>
            <w:vAlign w:val="center"/>
          </w:tcPr>
          <w:p w14:paraId="03AF171A">
            <w:pPr>
              <w:pStyle w:val="214"/>
              <w:widowControl w:val="0"/>
              <w:spacing w:line="360" w:lineRule="auto"/>
              <w:rPr>
                <w:rFonts w:ascii="Times New Roman" w:hAnsi="Times New Roman"/>
              </w:rPr>
            </w:pPr>
            <w:r>
              <w:rPr>
                <w:rFonts w:ascii="Times New Roman" w:hAnsi="Times New Roman"/>
              </w:rPr>
              <w:t>0-3</w:t>
            </w:r>
          </w:p>
        </w:tc>
        <w:tc>
          <w:tcPr>
            <w:tcW w:w="1606" w:type="dxa"/>
            <w:vMerge w:val="continue"/>
            <w:noWrap w:val="0"/>
            <w:vAlign w:val="center"/>
          </w:tcPr>
          <w:p w14:paraId="1AD8DE69">
            <w:pPr>
              <w:pStyle w:val="214"/>
              <w:widowControl w:val="0"/>
              <w:spacing w:line="360" w:lineRule="auto"/>
              <w:rPr>
                <w:rFonts w:ascii="Times New Roman" w:hAnsi="Times New Roman"/>
              </w:rPr>
            </w:pPr>
          </w:p>
        </w:tc>
        <w:tc>
          <w:tcPr>
            <w:tcW w:w="2051" w:type="dxa"/>
            <w:vMerge w:val="continue"/>
            <w:noWrap w:val="0"/>
            <w:vAlign w:val="center"/>
          </w:tcPr>
          <w:p w14:paraId="68E6E39F">
            <w:pPr>
              <w:pStyle w:val="214"/>
              <w:widowControl w:val="0"/>
              <w:spacing w:line="360" w:lineRule="auto"/>
              <w:rPr>
                <w:rFonts w:ascii="Times New Roman" w:hAnsi="Times New Roman"/>
              </w:rPr>
            </w:pPr>
          </w:p>
        </w:tc>
      </w:tr>
      <w:tr w14:paraId="1C8D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30" w:type="dxa"/>
            <w:noWrap w:val="0"/>
            <w:vAlign w:val="center"/>
          </w:tcPr>
          <w:p w14:paraId="6596F075">
            <w:pPr>
              <w:pStyle w:val="214"/>
              <w:widowControl w:val="0"/>
              <w:spacing w:line="360" w:lineRule="auto"/>
              <w:rPr>
                <w:rFonts w:ascii="Times New Roman" w:hAnsi="Times New Roman"/>
              </w:rPr>
            </w:pPr>
            <w:r>
              <w:rPr>
                <w:rFonts w:ascii="Times New Roman" w:hAnsi="Times New Roman"/>
              </w:rPr>
              <w:t>保留</w:t>
            </w:r>
          </w:p>
        </w:tc>
        <w:tc>
          <w:tcPr>
            <w:tcW w:w="1390" w:type="dxa"/>
            <w:vMerge w:val="continue"/>
            <w:noWrap w:val="0"/>
            <w:vAlign w:val="center"/>
          </w:tcPr>
          <w:p w14:paraId="100B827E">
            <w:pPr>
              <w:pStyle w:val="214"/>
              <w:widowControl w:val="0"/>
              <w:spacing w:line="360" w:lineRule="auto"/>
              <w:rPr>
                <w:rFonts w:ascii="Times New Roman" w:hAnsi="Times New Roman"/>
              </w:rPr>
            </w:pPr>
          </w:p>
        </w:tc>
        <w:tc>
          <w:tcPr>
            <w:tcW w:w="1294" w:type="dxa"/>
            <w:noWrap w:val="0"/>
            <w:vAlign w:val="center"/>
          </w:tcPr>
          <w:p w14:paraId="2665603A">
            <w:pPr>
              <w:pStyle w:val="214"/>
              <w:widowControl w:val="0"/>
              <w:spacing w:line="360" w:lineRule="auto"/>
              <w:rPr>
                <w:rFonts w:ascii="Times New Roman" w:hAnsi="Times New Roman"/>
              </w:rPr>
            </w:pPr>
            <w:r>
              <w:rPr>
                <w:rFonts w:ascii="Times New Roman" w:hAnsi="Times New Roman"/>
              </w:rPr>
              <w:t>4-7</w:t>
            </w:r>
          </w:p>
        </w:tc>
        <w:tc>
          <w:tcPr>
            <w:tcW w:w="1606" w:type="dxa"/>
            <w:noWrap w:val="0"/>
            <w:vAlign w:val="center"/>
          </w:tcPr>
          <w:p w14:paraId="08211049">
            <w:pPr>
              <w:pStyle w:val="214"/>
              <w:widowControl w:val="0"/>
              <w:spacing w:line="360" w:lineRule="auto"/>
              <w:rPr>
                <w:rFonts w:ascii="Times New Roman" w:hAnsi="Times New Roman"/>
              </w:rPr>
            </w:pPr>
            <w:r>
              <w:rPr>
                <w:rFonts w:ascii="Times New Roman" w:hAnsi="Times New Roman"/>
              </w:rPr>
              <w:t>4</w:t>
            </w:r>
          </w:p>
        </w:tc>
        <w:tc>
          <w:tcPr>
            <w:tcW w:w="2051" w:type="dxa"/>
            <w:noWrap w:val="0"/>
            <w:vAlign w:val="center"/>
          </w:tcPr>
          <w:p w14:paraId="40C3C6B5">
            <w:pPr>
              <w:pStyle w:val="214"/>
              <w:widowControl w:val="0"/>
              <w:spacing w:line="360" w:lineRule="auto"/>
              <w:rPr>
                <w:rFonts w:ascii="Times New Roman" w:hAnsi="Times New Roman"/>
              </w:rPr>
            </w:pPr>
          </w:p>
        </w:tc>
      </w:tr>
      <w:tr w14:paraId="2B51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30" w:type="dxa"/>
            <w:noWrap w:val="0"/>
            <w:vAlign w:val="center"/>
          </w:tcPr>
          <w:p w14:paraId="5E33AB2E">
            <w:pPr>
              <w:pStyle w:val="214"/>
              <w:widowControl w:val="0"/>
              <w:spacing w:line="360" w:lineRule="auto"/>
              <w:rPr>
                <w:rFonts w:ascii="Times New Roman" w:hAnsi="Times New Roman"/>
              </w:rPr>
            </w:pPr>
            <w:r>
              <w:rPr>
                <w:rFonts w:ascii="Times New Roman" w:hAnsi="Times New Roman"/>
              </w:rPr>
              <w:t>报文序号</w:t>
            </w:r>
          </w:p>
        </w:tc>
        <w:tc>
          <w:tcPr>
            <w:tcW w:w="1390" w:type="dxa"/>
            <w:noWrap w:val="0"/>
            <w:vAlign w:val="center"/>
          </w:tcPr>
          <w:p w14:paraId="289ADF56">
            <w:pPr>
              <w:pStyle w:val="214"/>
              <w:widowControl w:val="0"/>
              <w:spacing w:line="360" w:lineRule="auto"/>
              <w:rPr>
                <w:rFonts w:ascii="Times New Roman" w:hAnsi="Times New Roman"/>
              </w:rPr>
            </w:pPr>
            <w:r>
              <w:rPr>
                <w:rFonts w:ascii="Times New Roman" w:hAnsi="Times New Roman"/>
              </w:rPr>
              <w:t>2-5</w:t>
            </w:r>
          </w:p>
        </w:tc>
        <w:tc>
          <w:tcPr>
            <w:tcW w:w="1294" w:type="dxa"/>
            <w:noWrap w:val="0"/>
            <w:vAlign w:val="center"/>
          </w:tcPr>
          <w:p w14:paraId="436356A0">
            <w:pPr>
              <w:pStyle w:val="214"/>
              <w:widowControl w:val="0"/>
              <w:spacing w:line="360" w:lineRule="auto"/>
              <w:rPr>
                <w:rFonts w:ascii="Times New Roman" w:hAnsi="Times New Roman"/>
              </w:rPr>
            </w:pPr>
            <w:r>
              <w:rPr>
                <w:rFonts w:ascii="Times New Roman" w:hAnsi="Times New Roman"/>
              </w:rPr>
              <w:t>0-7</w:t>
            </w:r>
          </w:p>
        </w:tc>
        <w:tc>
          <w:tcPr>
            <w:tcW w:w="1606" w:type="dxa"/>
            <w:noWrap w:val="0"/>
            <w:vAlign w:val="center"/>
          </w:tcPr>
          <w:p w14:paraId="1C81F7E4">
            <w:pPr>
              <w:pStyle w:val="214"/>
              <w:widowControl w:val="0"/>
              <w:spacing w:line="360" w:lineRule="auto"/>
              <w:rPr>
                <w:rFonts w:ascii="Times New Roman" w:hAnsi="Times New Roman"/>
              </w:rPr>
            </w:pPr>
            <w:r>
              <w:rPr>
                <w:rFonts w:ascii="Times New Roman" w:hAnsi="Times New Roman"/>
              </w:rPr>
              <w:t>32</w:t>
            </w:r>
          </w:p>
        </w:tc>
        <w:tc>
          <w:tcPr>
            <w:tcW w:w="2051" w:type="dxa"/>
            <w:noWrap w:val="0"/>
            <w:vAlign w:val="center"/>
          </w:tcPr>
          <w:p w14:paraId="292560DE">
            <w:pPr>
              <w:pStyle w:val="214"/>
              <w:widowControl w:val="0"/>
              <w:spacing w:line="360" w:lineRule="auto"/>
              <w:rPr>
                <w:rFonts w:ascii="Times New Roman" w:hAnsi="Times New Roman"/>
              </w:rPr>
            </w:pPr>
          </w:p>
        </w:tc>
      </w:tr>
      <w:tr w14:paraId="71B7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30" w:type="dxa"/>
            <w:noWrap w:val="0"/>
            <w:vAlign w:val="center"/>
          </w:tcPr>
          <w:p w14:paraId="648F8CC8">
            <w:pPr>
              <w:pStyle w:val="214"/>
              <w:widowControl w:val="0"/>
              <w:spacing w:line="360" w:lineRule="auto"/>
              <w:rPr>
                <w:rFonts w:ascii="Times New Roman" w:hAnsi="Times New Roman"/>
              </w:rPr>
            </w:pPr>
            <w:r>
              <w:rPr>
                <w:rFonts w:hint="eastAsia" w:ascii="Times New Roman" w:hAnsi="Times New Roman"/>
              </w:rPr>
              <w:t>任务配置信息</w:t>
            </w:r>
          </w:p>
        </w:tc>
        <w:tc>
          <w:tcPr>
            <w:tcW w:w="1390" w:type="dxa"/>
            <w:noWrap w:val="0"/>
            <w:vAlign w:val="center"/>
          </w:tcPr>
          <w:p w14:paraId="0B2A7088">
            <w:pPr>
              <w:pStyle w:val="214"/>
              <w:widowControl w:val="0"/>
              <w:spacing w:line="360" w:lineRule="auto"/>
              <w:rPr>
                <w:rFonts w:hint="eastAsia" w:ascii="Times New Roman" w:hAnsi="Times New Roman"/>
              </w:rPr>
            </w:pPr>
            <w:r>
              <w:rPr>
                <w:rFonts w:ascii="Times New Roman" w:hAnsi="Times New Roman"/>
              </w:rPr>
              <w:t>6-</w:t>
            </w:r>
            <w:r>
              <w:rPr>
                <w:rFonts w:hint="eastAsia" w:ascii="Times New Roman" w:hAnsi="Times New Roman"/>
              </w:rPr>
              <w:t>N</w:t>
            </w:r>
          </w:p>
        </w:tc>
        <w:tc>
          <w:tcPr>
            <w:tcW w:w="1294" w:type="dxa"/>
            <w:noWrap w:val="0"/>
            <w:vAlign w:val="center"/>
          </w:tcPr>
          <w:p w14:paraId="2FBA4E1D">
            <w:pPr>
              <w:pStyle w:val="214"/>
              <w:widowControl w:val="0"/>
              <w:spacing w:line="360" w:lineRule="auto"/>
              <w:rPr>
                <w:rFonts w:ascii="Times New Roman" w:hAnsi="Times New Roman"/>
              </w:rPr>
            </w:pPr>
            <w:r>
              <w:rPr>
                <w:rFonts w:ascii="Times New Roman" w:hAnsi="Times New Roman"/>
              </w:rPr>
              <w:t>0-7</w:t>
            </w:r>
          </w:p>
        </w:tc>
        <w:tc>
          <w:tcPr>
            <w:tcW w:w="1606" w:type="dxa"/>
            <w:noWrap w:val="0"/>
            <w:vAlign w:val="center"/>
          </w:tcPr>
          <w:p w14:paraId="10DF3097">
            <w:pPr>
              <w:pStyle w:val="214"/>
              <w:widowControl w:val="0"/>
              <w:spacing w:line="360" w:lineRule="auto"/>
              <w:rPr>
                <w:rFonts w:ascii="Times New Roman" w:hAnsi="Times New Roman"/>
              </w:rPr>
            </w:pPr>
            <w:r>
              <w:rPr>
                <w:rFonts w:hint="eastAsia" w:ascii="Times New Roman" w:hAnsi="Times New Roman"/>
              </w:rPr>
              <w:t>L（变长）</w:t>
            </w:r>
          </w:p>
        </w:tc>
        <w:tc>
          <w:tcPr>
            <w:tcW w:w="2051" w:type="dxa"/>
            <w:noWrap w:val="0"/>
            <w:vAlign w:val="center"/>
          </w:tcPr>
          <w:p w14:paraId="47B7A2B7">
            <w:pPr>
              <w:pStyle w:val="214"/>
              <w:widowControl w:val="0"/>
              <w:spacing w:line="360" w:lineRule="auto"/>
              <w:jc w:val="both"/>
              <w:rPr>
                <w:rFonts w:ascii="Times New Roman" w:hAnsi="Times New Roman"/>
              </w:rPr>
            </w:pPr>
            <w:r>
              <w:rPr>
                <w:rFonts w:hint="eastAsia" w:ascii="Times New Roman" w:hAnsi="Times New Roman"/>
              </w:rPr>
              <w:t>任务配置信息内容</w:t>
            </w:r>
          </w:p>
        </w:tc>
      </w:tr>
    </w:tbl>
    <w:p w14:paraId="47874F5E">
      <w:pPr>
        <w:pStyle w:val="38"/>
        <w:rPr>
          <w:rFonts w:hint="eastAsia"/>
        </w:rPr>
      </w:pPr>
    </w:p>
    <w:p w14:paraId="4EEFCD95">
      <w:pPr>
        <w:pStyle w:val="83"/>
        <w:spacing w:before="156" w:after="156"/>
        <w:rPr>
          <w:rFonts w:hint="eastAsia" w:ascii="Times New Roman"/>
        </w:rPr>
      </w:pPr>
      <w:r>
        <w:rPr>
          <w:rFonts w:hint="eastAsia" w:ascii="Times New Roman"/>
        </w:rPr>
        <w:t>任务配置信息</w:t>
      </w:r>
    </w:p>
    <w:p w14:paraId="1238BA7D">
      <w:pPr>
        <w:pStyle w:val="38"/>
        <w:rPr>
          <w:rFonts w:hint="eastAsia" w:ascii="Times New Roman"/>
        </w:rPr>
      </w:pPr>
      <w:r>
        <w:rPr>
          <w:rFonts w:hint="eastAsia" w:ascii="Times New Roman"/>
        </w:rPr>
        <w:t>分钟采集任务配置下行报文格式任务配置信息字段应符合表43格式要求。</w:t>
      </w:r>
    </w:p>
    <w:p w14:paraId="3768CF3C">
      <w:pPr>
        <w:pStyle w:val="154"/>
        <w:ind w:left="13" w:hanging="12" w:hangingChars="6"/>
        <w:rPr>
          <w:rFonts w:ascii="Times New Roman"/>
        </w:rPr>
      </w:pPr>
      <w:r>
        <w:rPr>
          <w:rFonts w:hint="eastAsia" w:ascii="Times New Roman"/>
        </w:rPr>
        <w:t>分钟采集任务配置下行报文任务配置信息字段格式说明</w:t>
      </w:r>
    </w:p>
    <w:tbl>
      <w:tblPr>
        <w:tblStyle w:val="52"/>
        <w:tblW w:w="8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458"/>
        <w:gridCol w:w="1377"/>
        <w:gridCol w:w="1486"/>
        <w:gridCol w:w="1823"/>
      </w:tblGrid>
      <w:tr w14:paraId="4A8A5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1F143BE2">
            <w:pPr>
              <w:pStyle w:val="214"/>
              <w:widowControl w:val="0"/>
              <w:spacing w:line="360" w:lineRule="auto"/>
              <w:rPr>
                <w:rFonts w:ascii="Times New Roman" w:hAnsi="Times New Roman"/>
              </w:rPr>
            </w:pPr>
            <w:r>
              <w:rPr>
                <w:rFonts w:ascii="Times New Roman" w:hAnsi="Times New Roman"/>
              </w:rPr>
              <w:t>域</w:t>
            </w:r>
          </w:p>
        </w:tc>
        <w:tc>
          <w:tcPr>
            <w:tcW w:w="1458" w:type="dxa"/>
            <w:noWrap w:val="0"/>
            <w:vAlign w:val="center"/>
          </w:tcPr>
          <w:p w14:paraId="777E6B25">
            <w:pPr>
              <w:pStyle w:val="214"/>
              <w:widowControl w:val="0"/>
              <w:spacing w:line="360" w:lineRule="auto"/>
              <w:rPr>
                <w:rFonts w:ascii="Times New Roman" w:hAnsi="Times New Roman"/>
              </w:rPr>
            </w:pPr>
            <w:r>
              <w:rPr>
                <w:rFonts w:ascii="Times New Roman" w:hAnsi="Times New Roman"/>
              </w:rPr>
              <w:t>字节号</w:t>
            </w:r>
          </w:p>
        </w:tc>
        <w:tc>
          <w:tcPr>
            <w:tcW w:w="1377" w:type="dxa"/>
            <w:noWrap w:val="0"/>
            <w:vAlign w:val="center"/>
          </w:tcPr>
          <w:p w14:paraId="5ED95B02">
            <w:pPr>
              <w:pStyle w:val="214"/>
              <w:widowControl w:val="0"/>
              <w:spacing w:line="360" w:lineRule="auto"/>
              <w:rPr>
                <w:rFonts w:ascii="Times New Roman" w:hAnsi="Times New Roman"/>
              </w:rPr>
            </w:pPr>
            <w:r>
              <w:rPr>
                <w:rFonts w:ascii="Times New Roman" w:hAnsi="Times New Roman"/>
              </w:rPr>
              <w:t>比特位</w:t>
            </w:r>
          </w:p>
        </w:tc>
        <w:tc>
          <w:tcPr>
            <w:tcW w:w="1486" w:type="dxa"/>
            <w:noWrap w:val="0"/>
            <w:vAlign w:val="center"/>
          </w:tcPr>
          <w:p w14:paraId="25CB7D34">
            <w:pPr>
              <w:pStyle w:val="214"/>
              <w:widowControl w:val="0"/>
              <w:spacing w:line="360" w:lineRule="auto"/>
              <w:rPr>
                <w:rFonts w:ascii="Times New Roman" w:hAnsi="Times New Roman"/>
              </w:rPr>
            </w:pPr>
            <w:r>
              <w:rPr>
                <w:rFonts w:ascii="Times New Roman" w:hAnsi="Times New Roman"/>
              </w:rPr>
              <w:t>域大小（比特）</w:t>
            </w:r>
          </w:p>
        </w:tc>
        <w:tc>
          <w:tcPr>
            <w:tcW w:w="1823" w:type="dxa"/>
            <w:noWrap w:val="0"/>
            <w:vAlign w:val="center"/>
          </w:tcPr>
          <w:p w14:paraId="47590A0E">
            <w:pPr>
              <w:pStyle w:val="214"/>
              <w:widowControl w:val="0"/>
              <w:spacing w:line="360" w:lineRule="auto"/>
              <w:rPr>
                <w:rFonts w:ascii="Times New Roman" w:hAnsi="Times New Roman"/>
              </w:rPr>
            </w:pPr>
            <w:r>
              <w:rPr>
                <w:rFonts w:ascii="Times New Roman" w:hAnsi="Times New Roman"/>
              </w:rPr>
              <w:t>含义</w:t>
            </w:r>
          </w:p>
        </w:tc>
      </w:tr>
      <w:tr w14:paraId="708C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36B84B66">
            <w:pPr>
              <w:pStyle w:val="214"/>
              <w:widowControl w:val="0"/>
              <w:spacing w:line="360" w:lineRule="auto"/>
              <w:rPr>
                <w:rFonts w:ascii="Times New Roman" w:hAnsi="Times New Roman"/>
              </w:rPr>
            </w:pPr>
            <w:r>
              <w:rPr>
                <w:rFonts w:ascii="Times New Roman" w:hAnsi="Times New Roman"/>
              </w:rPr>
              <w:t>目的MAC地址</w:t>
            </w:r>
          </w:p>
        </w:tc>
        <w:tc>
          <w:tcPr>
            <w:tcW w:w="1458" w:type="dxa"/>
            <w:noWrap w:val="0"/>
            <w:vAlign w:val="center"/>
          </w:tcPr>
          <w:p w14:paraId="169D514F">
            <w:pPr>
              <w:pStyle w:val="214"/>
              <w:widowControl w:val="0"/>
              <w:spacing w:line="360" w:lineRule="auto"/>
              <w:rPr>
                <w:rFonts w:ascii="Times New Roman" w:hAnsi="Times New Roman"/>
              </w:rPr>
            </w:pPr>
            <w:r>
              <w:rPr>
                <w:rFonts w:ascii="Times New Roman" w:hAnsi="Times New Roman"/>
              </w:rPr>
              <w:t>6-11</w:t>
            </w:r>
          </w:p>
        </w:tc>
        <w:tc>
          <w:tcPr>
            <w:tcW w:w="1377" w:type="dxa"/>
            <w:noWrap w:val="0"/>
            <w:vAlign w:val="center"/>
          </w:tcPr>
          <w:p w14:paraId="1FCAC17C">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7EF0FF4F">
            <w:pPr>
              <w:pStyle w:val="214"/>
              <w:widowControl w:val="0"/>
              <w:spacing w:line="360" w:lineRule="auto"/>
              <w:rPr>
                <w:rFonts w:ascii="Times New Roman" w:hAnsi="Times New Roman"/>
              </w:rPr>
            </w:pPr>
            <w:r>
              <w:rPr>
                <w:rFonts w:ascii="Times New Roman" w:hAnsi="Times New Roman"/>
              </w:rPr>
              <w:t>48</w:t>
            </w:r>
          </w:p>
        </w:tc>
        <w:tc>
          <w:tcPr>
            <w:tcW w:w="1823" w:type="dxa"/>
            <w:noWrap w:val="0"/>
            <w:vAlign w:val="center"/>
          </w:tcPr>
          <w:p w14:paraId="462B2A83">
            <w:pPr>
              <w:pStyle w:val="214"/>
              <w:widowControl w:val="0"/>
              <w:spacing w:line="360" w:lineRule="auto"/>
              <w:jc w:val="both"/>
              <w:rPr>
                <w:rFonts w:ascii="Times New Roman" w:hAnsi="Times New Roman"/>
              </w:rPr>
            </w:pPr>
            <w:r>
              <w:rPr>
                <w:rFonts w:ascii="Times New Roman" w:hAnsi="Times New Roman"/>
              </w:rPr>
              <w:t>模块MAC</w:t>
            </w:r>
          </w:p>
        </w:tc>
      </w:tr>
      <w:tr w14:paraId="6D1D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4DFD9740">
            <w:pPr>
              <w:pStyle w:val="214"/>
              <w:widowControl w:val="0"/>
              <w:spacing w:line="360" w:lineRule="auto"/>
              <w:rPr>
                <w:rFonts w:ascii="Times New Roman" w:hAnsi="Times New Roman"/>
              </w:rPr>
            </w:pPr>
            <w:r>
              <w:rPr>
                <w:rFonts w:ascii="Times New Roman" w:hAnsi="Times New Roman"/>
              </w:rPr>
              <w:t>任务号</w:t>
            </w:r>
          </w:p>
        </w:tc>
        <w:tc>
          <w:tcPr>
            <w:tcW w:w="1458" w:type="dxa"/>
            <w:noWrap w:val="0"/>
            <w:vAlign w:val="center"/>
          </w:tcPr>
          <w:p w14:paraId="2EC2EC4C">
            <w:pPr>
              <w:pStyle w:val="214"/>
              <w:widowControl w:val="0"/>
              <w:spacing w:line="360" w:lineRule="auto"/>
              <w:rPr>
                <w:rFonts w:ascii="Times New Roman" w:hAnsi="Times New Roman"/>
              </w:rPr>
            </w:pPr>
            <w:r>
              <w:rPr>
                <w:rFonts w:ascii="Times New Roman" w:hAnsi="Times New Roman"/>
              </w:rPr>
              <w:t>12</w:t>
            </w:r>
          </w:p>
        </w:tc>
        <w:tc>
          <w:tcPr>
            <w:tcW w:w="1377" w:type="dxa"/>
            <w:noWrap w:val="0"/>
            <w:vAlign w:val="center"/>
          </w:tcPr>
          <w:p w14:paraId="78F12293">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72A61064">
            <w:pPr>
              <w:pStyle w:val="214"/>
              <w:widowControl w:val="0"/>
              <w:spacing w:line="360" w:lineRule="auto"/>
              <w:rPr>
                <w:rFonts w:ascii="Times New Roman" w:hAnsi="Times New Roman"/>
              </w:rPr>
            </w:pPr>
            <w:r>
              <w:rPr>
                <w:rFonts w:ascii="Times New Roman" w:hAnsi="Times New Roman"/>
              </w:rPr>
              <w:t>8</w:t>
            </w:r>
          </w:p>
        </w:tc>
        <w:tc>
          <w:tcPr>
            <w:tcW w:w="1823" w:type="dxa"/>
            <w:noWrap w:val="0"/>
            <w:vAlign w:val="center"/>
          </w:tcPr>
          <w:p w14:paraId="07EE5531">
            <w:pPr>
              <w:rPr>
                <w:szCs w:val="21"/>
              </w:rPr>
            </w:pPr>
            <w:r>
              <w:rPr>
                <w:szCs w:val="21"/>
              </w:rPr>
              <w:t>采集任务号</w:t>
            </w:r>
          </w:p>
          <w:p w14:paraId="3E4366B1">
            <w:pPr>
              <w:rPr>
                <w:szCs w:val="21"/>
              </w:rPr>
            </w:pPr>
            <w:r>
              <w:rPr>
                <w:szCs w:val="21"/>
              </w:rPr>
              <w:t>0~</w:t>
            </w:r>
            <w:r>
              <w:rPr>
                <w:rFonts w:hint="eastAsia"/>
                <w:szCs w:val="21"/>
              </w:rPr>
              <w:t>15</w:t>
            </w:r>
            <w:r>
              <w:rPr>
                <w:szCs w:val="21"/>
              </w:rPr>
              <w:t>有效，0xFF代表全部任务，其他保留</w:t>
            </w:r>
          </w:p>
        </w:tc>
      </w:tr>
      <w:tr w14:paraId="138B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3760E152">
            <w:pPr>
              <w:pStyle w:val="214"/>
              <w:widowControl w:val="0"/>
              <w:spacing w:line="360" w:lineRule="auto"/>
              <w:rPr>
                <w:rFonts w:ascii="Times New Roman" w:hAnsi="Times New Roman"/>
              </w:rPr>
            </w:pPr>
            <w:r>
              <w:rPr>
                <w:rFonts w:ascii="Times New Roman" w:hAnsi="Times New Roman"/>
              </w:rPr>
              <w:t>启动/删除标志</w:t>
            </w:r>
          </w:p>
        </w:tc>
        <w:tc>
          <w:tcPr>
            <w:tcW w:w="1458" w:type="dxa"/>
            <w:vMerge w:val="restart"/>
            <w:noWrap w:val="0"/>
            <w:vAlign w:val="center"/>
          </w:tcPr>
          <w:p w14:paraId="2A8A2CCD">
            <w:pPr>
              <w:pStyle w:val="214"/>
              <w:widowControl w:val="0"/>
              <w:spacing w:line="360" w:lineRule="auto"/>
              <w:rPr>
                <w:rFonts w:ascii="Times New Roman" w:hAnsi="Times New Roman"/>
              </w:rPr>
            </w:pPr>
            <w:r>
              <w:rPr>
                <w:rFonts w:ascii="Times New Roman" w:hAnsi="Times New Roman"/>
              </w:rPr>
              <w:t>13</w:t>
            </w:r>
          </w:p>
        </w:tc>
        <w:tc>
          <w:tcPr>
            <w:tcW w:w="1377" w:type="dxa"/>
            <w:noWrap w:val="0"/>
            <w:vAlign w:val="center"/>
          </w:tcPr>
          <w:p w14:paraId="15123922">
            <w:pPr>
              <w:pStyle w:val="214"/>
              <w:widowControl w:val="0"/>
              <w:spacing w:line="360" w:lineRule="auto"/>
              <w:rPr>
                <w:rFonts w:ascii="Times New Roman" w:hAnsi="Times New Roman"/>
              </w:rPr>
            </w:pPr>
            <w:r>
              <w:rPr>
                <w:rFonts w:ascii="Times New Roman" w:hAnsi="Times New Roman"/>
              </w:rPr>
              <w:t>0</w:t>
            </w:r>
          </w:p>
        </w:tc>
        <w:tc>
          <w:tcPr>
            <w:tcW w:w="1486" w:type="dxa"/>
            <w:noWrap w:val="0"/>
            <w:vAlign w:val="center"/>
          </w:tcPr>
          <w:p w14:paraId="0350177E">
            <w:pPr>
              <w:pStyle w:val="214"/>
              <w:widowControl w:val="0"/>
              <w:spacing w:line="360" w:lineRule="auto"/>
              <w:rPr>
                <w:rFonts w:ascii="Times New Roman" w:hAnsi="Times New Roman"/>
              </w:rPr>
            </w:pPr>
            <w:r>
              <w:rPr>
                <w:rFonts w:ascii="Times New Roman" w:hAnsi="Times New Roman"/>
              </w:rPr>
              <w:t>1</w:t>
            </w:r>
          </w:p>
        </w:tc>
        <w:tc>
          <w:tcPr>
            <w:tcW w:w="1823" w:type="dxa"/>
            <w:noWrap w:val="0"/>
            <w:vAlign w:val="center"/>
          </w:tcPr>
          <w:p w14:paraId="7649BA09">
            <w:pPr>
              <w:rPr>
                <w:szCs w:val="21"/>
              </w:rPr>
            </w:pPr>
            <w:r>
              <w:rPr>
                <w:szCs w:val="21"/>
              </w:rPr>
              <w:t>0：删除</w:t>
            </w:r>
          </w:p>
          <w:p w14:paraId="03DCA928">
            <w:pPr>
              <w:rPr>
                <w:szCs w:val="21"/>
              </w:rPr>
            </w:pPr>
            <w:r>
              <w:rPr>
                <w:szCs w:val="21"/>
              </w:rPr>
              <w:t>1：启用</w:t>
            </w:r>
          </w:p>
        </w:tc>
      </w:tr>
      <w:tr w14:paraId="264E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6AE1BE01">
            <w:pPr>
              <w:pStyle w:val="214"/>
              <w:widowControl w:val="0"/>
              <w:spacing w:line="360" w:lineRule="auto"/>
              <w:rPr>
                <w:rFonts w:ascii="Times New Roman" w:hAnsi="Times New Roman"/>
              </w:rPr>
            </w:pPr>
            <w:r>
              <w:rPr>
                <w:rFonts w:ascii="Times New Roman" w:hAnsi="Times New Roman"/>
              </w:rPr>
              <w:t>协议类型</w:t>
            </w:r>
          </w:p>
        </w:tc>
        <w:tc>
          <w:tcPr>
            <w:tcW w:w="1458" w:type="dxa"/>
            <w:vMerge w:val="continue"/>
            <w:noWrap w:val="0"/>
            <w:vAlign w:val="center"/>
          </w:tcPr>
          <w:p w14:paraId="59791DE8">
            <w:pPr>
              <w:pStyle w:val="214"/>
              <w:widowControl w:val="0"/>
              <w:spacing w:line="360" w:lineRule="auto"/>
              <w:rPr>
                <w:rFonts w:ascii="Times New Roman" w:hAnsi="Times New Roman"/>
              </w:rPr>
            </w:pPr>
          </w:p>
        </w:tc>
        <w:tc>
          <w:tcPr>
            <w:tcW w:w="1377" w:type="dxa"/>
            <w:noWrap w:val="0"/>
            <w:vAlign w:val="center"/>
          </w:tcPr>
          <w:p w14:paraId="212E0E60">
            <w:pPr>
              <w:pStyle w:val="214"/>
              <w:widowControl w:val="0"/>
              <w:spacing w:line="360" w:lineRule="auto"/>
              <w:rPr>
                <w:rFonts w:ascii="Times New Roman" w:hAnsi="Times New Roman"/>
              </w:rPr>
            </w:pPr>
            <w:r>
              <w:rPr>
                <w:rFonts w:ascii="Times New Roman" w:hAnsi="Times New Roman"/>
              </w:rPr>
              <w:t>1-3</w:t>
            </w:r>
          </w:p>
        </w:tc>
        <w:tc>
          <w:tcPr>
            <w:tcW w:w="1486" w:type="dxa"/>
            <w:noWrap w:val="0"/>
            <w:vAlign w:val="center"/>
          </w:tcPr>
          <w:p w14:paraId="25E17BF8">
            <w:pPr>
              <w:pStyle w:val="214"/>
              <w:widowControl w:val="0"/>
              <w:spacing w:line="360" w:lineRule="auto"/>
              <w:rPr>
                <w:rFonts w:ascii="Times New Roman" w:hAnsi="Times New Roman"/>
              </w:rPr>
            </w:pPr>
            <w:r>
              <w:rPr>
                <w:rFonts w:ascii="Times New Roman" w:hAnsi="Times New Roman"/>
              </w:rPr>
              <w:t>3</w:t>
            </w:r>
          </w:p>
        </w:tc>
        <w:tc>
          <w:tcPr>
            <w:tcW w:w="1823" w:type="dxa"/>
            <w:noWrap w:val="0"/>
            <w:vAlign w:val="center"/>
          </w:tcPr>
          <w:p w14:paraId="57DFB52D">
            <w:pPr>
              <w:rPr>
                <w:szCs w:val="21"/>
              </w:rPr>
            </w:pPr>
            <w:r>
              <w:rPr>
                <w:szCs w:val="21"/>
              </w:rPr>
              <w:t>2：645协议</w:t>
            </w:r>
          </w:p>
          <w:p w14:paraId="3A0C9785">
            <w:pPr>
              <w:rPr>
                <w:szCs w:val="21"/>
              </w:rPr>
            </w:pPr>
            <w:r>
              <w:rPr>
                <w:szCs w:val="21"/>
              </w:rPr>
              <w:t>3：698协议</w:t>
            </w:r>
          </w:p>
          <w:p w14:paraId="41CCE13C">
            <w:pPr>
              <w:pStyle w:val="214"/>
              <w:widowControl w:val="0"/>
              <w:jc w:val="both"/>
              <w:rPr>
                <w:rFonts w:ascii="Times New Roman" w:hAnsi="Times New Roman"/>
              </w:rPr>
            </w:pPr>
            <w:r>
              <w:rPr>
                <w:rFonts w:ascii="Times New Roman" w:hAnsi="Times New Roman"/>
              </w:rPr>
              <w:t>其他：保留</w:t>
            </w:r>
          </w:p>
        </w:tc>
      </w:tr>
      <w:tr w14:paraId="342DF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4F83FE62">
            <w:pPr>
              <w:pStyle w:val="214"/>
              <w:widowControl w:val="0"/>
              <w:spacing w:line="360" w:lineRule="auto"/>
              <w:rPr>
                <w:rFonts w:ascii="Times New Roman" w:hAnsi="Times New Roman"/>
              </w:rPr>
            </w:pPr>
            <w:r>
              <w:rPr>
                <w:rFonts w:ascii="Times New Roman" w:hAnsi="Times New Roman"/>
              </w:rPr>
              <w:t>表类型</w:t>
            </w:r>
          </w:p>
        </w:tc>
        <w:tc>
          <w:tcPr>
            <w:tcW w:w="1458" w:type="dxa"/>
            <w:vMerge w:val="continue"/>
            <w:noWrap w:val="0"/>
            <w:vAlign w:val="center"/>
          </w:tcPr>
          <w:p w14:paraId="49B3D7A0">
            <w:pPr>
              <w:pStyle w:val="214"/>
              <w:widowControl w:val="0"/>
              <w:spacing w:line="360" w:lineRule="auto"/>
              <w:rPr>
                <w:rFonts w:ascii="Times New Roman" w:hAnsi="Times New Roman"/>
              </w:rPr>
            </w:pPr>
          </w:p>
        </w:tc>
        <w:tc>
          <w:tcPr>
            <w:tcW w:w="1377" w:type="dxa"/>
            <w:noWrap w:val="0"/>
            <w:vAlign w:val="center"/>
          </w:tcPr>
          <w:p w14:paraId="3B288DAF">
            <w:pPr>
              <w:pStyle w:val="214"/>
              <w:widowControl w:val="0"/>
              <w:spacing w:line="360" w:lineRule="auto"/>
              <w:rPr>
                <w:rFonts w:ascii="Times New Roman" w:hAnsi="Times New Roman"/>
              </w:rPr>
            </w:pPr>
            <w:r>
              <w:rPr>
                <w:rFonts w:ascii="Times New Roman" w:hAnsi="Times New Roman"/>
              </w:rPr>
              <w:t>4-5</w:t>
            </w:r>
          </w:p>
        </w:tc>
        <w:tc>
          <w:tcPr>
            <w:tcW w:w="1486" w:type="dxa"/>
            <w:noWrap w:val="0"/>
            <w:vAlign w:val="center"/>
          </w:tcPr>
          <w:p w14:paraId="0A460A47">
            <w:pPr>
              <w:pStyle w:val="214"/>
              <w:widowControl w:val="0"/>
              <w:spacing w:line="360" w:lineRule="auto"/>
              <w:rPr>
                <w:rFonts w:ascii="Times New Roman" w:hAnsi="Times New Roman"/>
              </w:rPr>
            </w:pPr>
            <w:r>
              <w:rPr>
                <w:rFonts w:ascii="Times New Roman" w:hAnsi="Times New Roman"/>
              </w:rPr>
              <w:t>2</w:t>
            </w:r>
          </w:p>
        </w:tc>
        <w:tc>
          <w:tcPr>
            <w:tcW w:w="1823" w:type="dxa"/>
            <w:noWrap w:val="0"/>
            <w:vAlign w:val="center"/>
          </w:tcPr>
          <w:p w14:paraId="6B5C2362">
            <w:pPr>
              <w:pStyle w:val="214"/>
              <w:widowControl w:val="0"/>
              <w:jc w:val="both"/>
              <w:rPr>
                <w:rFonts w:ascii="Times New Roman" w:hAnsi="Times New Roman"/>
              </w:rPr>
            </w:pPr>
            <w:r>
              <w:rPr>
                <w:rFonts w:ascii="Times New Roman" w:hAnsi="Times New Roman"/>
              </w:rPr>
              <w:t>0x00：单相表</w:t>
            </w:r>
          </w:p>
          <w:p w14:paraId="448B2659">
            <w:pPr>
              <w:pStyle w:val="214"/>
              <w:widowControl w:val="0"/>
              <w:jc w:val="both"/>
              <w:rPr>
                <w:rFonts w:ascii="Times New Roman" w:hAnsi="Times New Roman"/>
              </w:rPr>
            </w:pPr>
            <w:r>
              <w:rPr>
                <w:rFonts w:ascii="Times New Roman" w:hAnsi="Times New Roman"/>
              </w:rPr>
              <w:t>0x01：三相表</w:t>
            </w:r>
          </w:p>
          <w:p w14:paraId="6928326B">
            <w:pPr>
              <w:pStyle w:val="214"/>
              <w:widowControl w:val="0"/>
              <w:jc w:val="both"/>
              <w:rPr>
                <w:rFonts w:ascii="Times New Roman" w:hAnsi="Times New Roman"/>
              </w:rPr>
            </w:pPr>
            <w:r>
              <w:rPr>
                <w:rFonts w:hint="eastAsia" w:ascii="Times New Roman" w:hAnsi="Times New Roman"/>
              </w:rPr>
              <w:t>0x02：其他表计</w:t>
            </w:r>
          </w:p>
          <w:p w14:paraId="505994DA">
            <w:pPr>
              <w:pStyle w:val="214"/>
              <w:widowControl w:val="0"/>
              <w:rPr>
                <w:rFonts w:ascii="Times New Roman" w:hAnsi="Times New Roman"/>
              </w:rPr>
            </w:pPr>
            <w:r>
              <w:rPr>
                <w:rFonts w:ascii="Times New Roman" w:hAnsi="Times New Roman"/>
              </w:rPr>
              <w:t>其他：保留</w:t>
            </w:r>
          </w:p>
        </w:tc>
      </w:tr>
      <w:tr w14:paraId="3A07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280D93E7">
            <w:pPr>
              <w:pStyle w:val="214"/>
              <w:widowControl w:val="0"/>
              <w:spacing w:line="360" w:lineRule="auto"/>
              <w:rPr>
                <w:rFonts w:ascii="Times New Roman" w:hAnsi="Times New Roman"/>
              </w:rPr>
            </w:pPr>
            <w:r>
              <w:rPr>
                <w:rFonts w:ascii="Times New Roman" w:hAnsi="Times New Roman"/>
              </w:rPr>
              <w:t>保留</w:t>
            </w:r>
          </w:p>
        </w:tc>
        <w:tc>
          <w:tcPr>
            <w:tcW w:w="1458" w:type="dxa"/>
            <w:vMerge w:val="continue"/>
            <w:noWrap w:val="0"/>
            <w:vAlign w:val="center"/>
          </w:tcPr>
          <w:p w14:paraId="08BABA9E">
            <w:pPr>
              <w:pStyle w:val="214"/>
              <w:widowControl w:val="0"/>
              <w:spacing w:line="360" w:lineRule="auto"/>
              <w:rPr>
                <w:rFonts w:ascii="Times New Roman" w:hAnsi="Times New Roman"/>
              </w:rPr>
            </w:pPr>
          </w:p>
        </w:tc>
        <w:tc>
          <w:tcPr>
            <w:tcW w:w="1377" w:type="dxa"/>
            <w:noWrap w:val="0"/>
            <w:vAlign w:val="center"/>
          </w:tcPr>
          <w:p w14:paraId="5DA14E1B">
            <w:pPr>
              <w:pStyle w:val="214"/>
              <w:widowControl w:val="0"/>
              <w:spacing w:line="360" w:lineRule="auto"/>
              <w:rPr>
                <w:rFonts w:ascii="Times New Roman" w:hAnsi="Times New Roman"/>
              </w:rPr>
            </w:pPr>
            <w:r>
              <w:rPr>
                <w:rFonts w:ascii="Times New Roman" w:hAnsi="Times New Roman"/>
              </w:rPr>
              <w:t>6-7</w:t>
            </w:r>
          </w:p>
        </w:tc>
        <w:tc>
          <w:tcPr>
            <w:tcW w:w="1486" w:type="dxa"/>
            <w:noWrap w:val="0"/>
            <w:vAlign w:val="center"/>
          </w:tcPr>
          <w:p w14:paraId="2C918AE5">
            <w:pPr>
              <w:pStyle w:val="214"/>
              <w:widowControl w:val="0"/>
              <w:spacing w:line="360" w:lineRule="auto"/>
              <w:rPr>
                <w:rFonts w:ascii="Times New Roman" w:hAnsi="Times New Roman"/>
              </w:rPr>
            </w:pPr>
            <w:r>
              <w:rPr>
                <w:rFonts w:ascii="Times New Roman" w:hAnsi="Times New Roman"/>
              </w:rPr>
              <w:t>2</w:t>
            </w:r>
          </w:p>
        </w:tc>
        <w:tc>
          <w:tcPr>
            <w:tcW w:w="1823" w:type="dxa"/>
            <w:noWrap w:val="0"/>
            <w:vAlign w:val="center"/>
          </w:tcPr>
          <w:p w14:paraId="138E0FCD">
            <w:pPr>
              <w:pStyle w:val="214"/>
              <w:widowControl w:val="0"/>
              <w:rPr>
                <w:rFonts w:ascii="Times New Roman" w:hAnsi="Times New Roman"/>
              </w:rPr>
            </w:pPr>
          </w:p>
        </w:tc>
      </w:tr>
      <w:tr w14:paraId="4819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346C0441">
            <w:pPr>
              <w:pStyle w:val="214"/>
              <w:widowControl w:val="0"/>
              <w:spacing w:line="360" w:lineRule="auto"/>
              <w:rPr>
                <w:rFonts w:ascii="Times New Roman" w:hAnsi="Times New Roman"/>
              </w:rPr>
            </w:pPr>
            <w:r>
              <w:rPr>
                <w:rFonts w:ascii="Times New Roman" w:hAnsi="Times New Roman"/>
              </w:rPr>
              <w:t>采集周期</w:t>
            </w:r>
          </w:p>
        </w:tc>
        <w:tc>
          <w:tcPr>
            <w:tcW w:w="1458" w:type="dxa"/>
            <w:noWrap w:val="0"/>
            <w:vAlign w:val="center"/>
          </w:tcPr>
          <w:p w14:paraId="43105A06">
            <w:pPr>
              <w:pStyle w:val="214"/>
              <w:widowControl w:val="0"/>
              <w:spacing w:line="360" w:lineRule="auto"/>
              <w:rPr>
                <w:rFonts w:ascii="Times New Roman" w:hAnsi="Times New Roman"/>
              </w:rPr>
            </w:pPr>
            <w:r>
              <w:rPr>
                <w:rFonts w:ascii="Times New Roman" w:hAnsi="Times New Roman"/>
              </w:rPr>
              <w:t>14</w:t>
            </w:r>
          </w:p>
        </w:tc>
        <w:tc>
          <w:tcPr>
            <w:tcW w:w="1377" w:type="dxa"/>
            <w:noWrap w:val="0"/>
            <w:vAlign w:val="center"/>
          </w:tcPr>
          <w:p w14:paraId="6F11DC42">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1D72DA1E">
            <w:pPr>
              <w:pStyle w:val="214"/>
              <w:widowControl w:val="0"/>
              <w:spacing w:line="360" w:lineRule="auto"/>
              <w:rPr>
                <w:rFonts w:ascii="Times New Roman" w:hAnsi="Times New Roman"/>
              </w:rPr>
            </w:pPr>
            <w:r>
              <w:rPr>
                <w:rFonts w:ascii="Times New Roman" w:hAnsi="Times New Roman"/>
              </w:rPr>
              <w:t>8</w:t>
            </w:r>
          </w:p>
        </w:tc>
        <w:tc>
          <w:tcPr>
            <w:tcW w:w="1823" w:type="dxa"/>
            <w:noWrap w:val="0"/>
            <w:vAlign w:val="center"/>
          </w:tcPr>
          <w:p w14:paraId="77B26ED3">
            <w:pPr>
              <w:pStyle w:val="214"/>
              <w:widowControl w:val="0"/>
              <w:jc w:val="both"/>
              <w:rPr>
                <w:rFonts w:ascii="Times New Roman" w:hAnsi="Times New Roman"/>
              </w:rPr>
            </w:pPr>
            <w:r>
              <w:rPr>
                <w:rFonts w:ascii="Times New Roman" w:hAnsi="Times New Roman"/>
              </w:rPr>
              <w:t>采集周期，单位分钟</w:t>
            </w:r>
          </w:p>
        </w:tc>
      </w:tr>
      <w:tr w14:paraId="3F02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781740B7">
            <w:pPr>
              <w:pStyle w:val="214"/>
              <w:widowControl w:val="0"/>
              <w:spacing w:line="360" w:lineRule="auto"/>
              <w:rPr>
                <w:rFonts w:hint="eastAsia" w:ascii="Times New Roman" w:hAnsi="Times New Roman"/>
              </w:rPr>
            </w:pPr>
            <w:r>
              <w:rPr>
                <w:rFonts w:ascii="Times New Roman" w:hAnsi="Times New Roman"/>
                <w:color w:val="000000"/>
              </w:rPr>
              <w:t>数据项个数n</w:t>
            </w:r>
          </w:p>
        </w:tc>
        <w:tc>
          <w:tcPr>
            <w:tcW w:w="1458" w:type="dxa"/>
            <w:noWrap w:val="0"/>
            <w:vAlign w:val="center"/>
          </w:tcPr>
          <w:p w14:paraId="469ABECC">
            <w:pPr>
              <w:pStyle w:val="214"/>
              <w:widowControl w:val="0"/>
              <w:spacing w:line="360" w:lineRule="auto"/>
              <w:rPr>
                <w:rFonts w:ascii="Times New Roman" w:hAnsi="Times New Roman"/>
              </w:rPr>
            </w:pPr>
            <w:r>
              <w:rPr>
                <w:rFonts w:ascii="Times New Roman" w:hAnsi="Times New Roman"/>
              </w:rPr>
              <w:t>15</w:t>
            </w:r>
          </w:p>
        </w:tc>
        <w:tc>
          <w:tcPr>
            <w:tcW w:w="1377" w:type="dxa"/>
            <w:noWrap w:val="0"/>
            <w:vAlign w:val="center"/>
          </w:tcPr>
          <w:p w14:paraId="1EF2364A">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02C3255A">
            <w:pPr>
              <w:pStyle w:val="214"/>
              <w:widowControl w:val="0"/>
              <w:spacing w:line="360" w:lineRule="auto"/>
              <w:rPr>
                <w:rFonts w:ascii="Times New Roman" w:hAnsi="Times New Roman"/>
              </w:rPr>
            </w:pPr>
            <w:r>
              <w:rPr>
                <w:rFonts w:ascii="Times New Roman" w:hAnsi="Times New Roman"/>
              </w:rPr>
              <w:t>8</w:t>
            </w:r>
          </w:p>
        </w:tc>
        <w:tc>
          <w:tcPr>
            <w:tcW w:w="1823" w:type="dxa"/>
            <w:noWrap w:val="0"/>
            <w:vAlign w:val="center"/>
          </w:tcPr>
          <w:p w14:paraId="28A58014">
            <w:pPr>
              <w:pStyle w:val="214"/>
              <w:widowControl w:val="0"/>
              <w:spacing w:line="360" w:lineRule="auto"/>
              <w:rPr>
                <w:rFonts w:ascii="Times New Roman" w:hAnsi="Times New Roman"/>
              </w:rPr>
            </w:pPr>
          </w:p>
        </w:tc>
      </w:tr>
      <w:tr w14:paraId="6400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5C22FF55">
            <w:pPr>
              <w:pStyle w:val="214"/>
              <w:widowControl w:val="0"/>
              <w:spacing w:line="360" w:lineRule="auto"/>
              <w:rPr>
                <w:rFonts w:ascii="Times New Roman" w:hAnsi="Times New Roman"/>
              </w:rPr>
            </w:pPr>
            <w:r>
              <w:rPr>
                <w:rFonts w:ascii="Times New Roman" w:hAnsi="Times New Roman"/>
              </w:rPr>
              <w:t>数据项1标识</w:t>
            </w:r>
          </w:p>
        </w:tc>
        <w:tc>
          <w:tcPr>
            <w:tcW w:w="1458" w:type="dxa"/>
            <w:noWrap w:val="0"/>
            <w:vAlign w:val="center"/>
          </w:tcPr>
          <w:p w14:paraId="171CF757">
            <w:pPr>
              <w:pStyle w:val="214"/>
              <w:widowControl w:val="0"/>
              <w:spacing w:line="360" w:lineRule="auto"/>
              <w:rPr>
                <w:rFonts w:ascii="Times New Roman" w:hAnsi="Times New Roman"/>
              </w:rPr>
            </w:pPr>
            <w:r>
              <w:rPr>
                <w:rFonts w:ascii="Times New Roman" w:hAnsi="Times New Roman"/>
              </w:rPr>
              <w:t>16-19</w:t>
            </w:r>
          </w:p>
        </w:tc>
        <w:tc>
          <w:tcPr>
            <w:tcW w:w="1377" w:type="dxa"/>
            <w:noWrap w:val="0"/>
            <w:vAlign w:val="center"/>
          </w:tcPr>
          <w:p w14:paraId="144C90BA">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5703BFAA">
            <w:pPr>
              <w:pStyle w:val="214"/>
              <w:widowControl w:val="0"/>
              <w:spacing w:line="360" w:lineRule="auto"/>
              <w:rPr>
                <w:rFonts w:ascii="Times New Roman" w:hAnsi="Times New Roman"/>
              </w:rPr>
            </w:pPr>
            <w:r>
              <w:rPr>
                <w:rFonts w:ascii="Times New Roman" w:hAnsi="Times New Roman"/>
              </w:rPr>
              <w:t>32</w:t>
            </w:r>
          </w:p>
        </w:tc>
        <w:tc>
          <w:tcPr>
            <w:tcW w:w="1823" w:type="dxa"/>
            <w:noWrap w:val="0"/>
            <w:vAlign w:val="center"/>
          </w:tcPr>
          <w:p w14:paraId="438D12B0">
            <w:pPr>
              <w:pStyle w:val="214"/>
              <w:widowControl w:val="0"/>
              <w:spacing w:line="360" w:lineRule="auto"/>
              <w:rPr>
                <w:rFonts w:ascii="Times New Roman" w:hAnsi="Times New Roman"/>
              </w:rPr>
            </w:pPr>
          </w:p>
        </w:tc>
      </w:tr>
      <w:tr w14:paraId="2F2EE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2B2CDB2B">
            <w:pPr>
              <w:pStyle w:val="214"/>
              <w:widowControl w:val="0"/>
              <w:spacing w:line="360" w:lineRule="auto"/>
              <w:rPr>
                <w:rFonts w:ascii="Times New Roman" w:hAnsi="Times New Roman"/>
              </w:rPr>
            </w:pPr>
            <w:r>
              <w:rPr>
                <w:rFonts w:ascii="Times New Roman" w:hAnsi="Times New Roman"/>
              </w:rPr>
              <w:t>数据项1回复长度</w:t>
            </w:r>
          </w:p>
        </w:tc>
        <w:tc>
          <w:tcPr>
            <w:tcW w:w="1458" w:type="dxa"/>
            <w:noWrap w:val="0"/>
            <w:vAlign w:val="center"/>
          </w:tcPr>
          <w:p w14:paraId="56F88AC1">
            <w:pPr>
              <w:pStyle w:val="214"/>
              <w:widowControl w:val="0"/>
              <w:spacing w:line="360" w:lineRule="auto"/>
              <w:rPr>
                <w:rFonts w:ascii="Times New Roman" w:hAnsi="Times New Roman"/>
              </w:rPr>
            </w:pPr>
            <w:r>
              <w:rPr>
                <w:rFonts w:ascii="Times New Roman" w:hAnsi="Times New Roman"/>
              </w:rPr>
              <w:t>20</w:t>
            </w:r>
          </w:p>
        </w:tc>
        <w:tc>
          <w:tcPr>
            <w:tcW w:w="1377" w:type="dxa"/>
            <w:noWrap w:val="0"/>
            <w:vAlign w:val="center"/>
          </w:tcPr>
          <w:p w14:paraId="5C454F24">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65A6875F">
            <w:pPr>
              <w:pStyle w:val="214"/>
              <w:widowControl w:val="0"/>
              <w:spacing w:line="360" w:lineRule="auto"/>
              <w:rPr>
                <w:rFonts w:ascii="Times New Roman" w:hAnsi="Times New Roman"/>
              </w:rPr>
            </w:pPr>
            <w:r>
              <w:rPr>
                <w:rFonts w:ascii="Times New Roman" w:hAnsi="Times New Roman"/>
              </w:rPr>
              <w:t>8</w:t>
            </w:r>
          </w:p>
        </w:tc>
        <w:tc>
          <w:tcPr>
            <w:tcW w:w="1823" w:type="dxa"/>
            <w:noWrap w:val="0"/>
            <w:vAlign w:val="center"/>
          </w:tcPr>
          <w:p w14:paraId="5408B46A">
            <w:pPr>
              <w:pStyle w:val="214"/>
              <w:widowControl w:val="0"/>
              <w:spacing w:line="360" w:lineRule="auto"/>
              <w:rPr>
                <w:rFonts w:ascii="Times New Roman" w:hAnsi="Times New Roman"/>
              </w:rPr>
            </w:pPr>
          </w:p>
        </w:tc>
      </w:tr>
      <w:tr w14:paraId="64F4A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541BD019">
            <w:pPr>
              <w:pStyle w:val="214"/>
              <w:widowControl w:val="0"/>
              <w:spacing w:line="360" w:lineRule="auto"/>
              <w:rPr>
                <w:rFonts w:ascii="Times New Roman" w:hAnsi="Times New Roman"/>
              </w:rPr>
            </w:pPr>
            <w:r>
              <w:rPr>
                <w:rFonts w:ascii="Times New Roman" w:hAnsi="Times New Roman"/>
              </w:rPr>
              <w:t>...</w:t>
            </w:r>
          </w:p>
        </w:tc>
        <w:tc>
          <w:tcPr>
            <w:tcW w:w="1458" w:type="dxa"/>
            <w:noWrap w:val="0"/>
            <w:vAlign w:val="center"/>
          </w:tcPr>
          <w:p w14:paraId="2F5AB7C1">
            <w:pPr>
              <w:pStyle w:val="214"/>
              <w:widowControl w:val="0"/>
              <w:spacing w:line="360" w:lineRule="auto"/>
              <w:rPr>
                <w:rFonts w:ascii="Times New Roman" w:hAnsi="Times New Roman"/>
              </w:rPr>
            </w:pPr>
            <w:r>
              <w:rPr>
                <w:rFonts w:ascii="Times New Roman" w:hAnsi="Times New Roman"/>
              </w:rPr>
              <w:t>...</w:t>
            </w:r>
          </w:p>
        </w:tc>
        <w:tc>
          <w:tcPr>
            <w:tcW w:w="1377" w:type="dxa"/>
            <w:noWrap w:val="0"/>
            <w:vAlign w:val="center"/>
          </w:tcPr>
          <w:p w14:paraId="6DB77700">
            <w:pPr>
              <w:pStyle w:val="214"/>
              <w:widowControl w:val="0"/>
              <w:spacing w:line="360" w:lineRule="auto"/>
              <w:rPr>
                <w:rFonts w:ascii="Times New Roman" w:hAnsi="Times New Roman"/>
              </w:rPr>
            </w:pPr>
            <w:r>
              <w:rPr>
                <w:rFonts w:ascii="Times New Roman" w:hAnsi="Times New Roman"/>
              </w:rPr>
              <w:t>...</w:t>
            </w:r>
          </w:p>
        </w:tc>
        <w:tc>
          <w:tcPr>
            <w:tcW w:w="1486" w:type="dxa"/>
            <w:noWrap w:val="0"/>
            <w:vAlign w:val="center"/>
          </w:tcPr>
          <w:p w14:paraId="29AA97D2">
            <w:pPr>
              <w:pStyle w:val="214"/>
              <w:widowControl w:val="0"/>
              <w:spacing w:line="360" w:lineRule="auto"/>
              <w:rPr>
                <w:rFonts w:ascii="Times New Roman" w:hAnsi="Times New Roman"/>
              </w:rPr>
            </w:pPr>
            <w:r>
              <w:rPr>
                <w:rFonts w:ascii="Times New Roman" w:hAnsi="Times New Roman"/>
              </w:rPr>
              <w:t>...</w:t>
            </w:r>
          </w:p>
        </w:tc>
        <w:tc>
          <w:tcPr>
            <w:tcW w:w="1823" w:type="dxa"/>
            <w:noWrap w:val="0"/>
            <w:vAlign w:val="center"/>
          </w:tcPr>
          <w:p w14:paraId="0CC6ECBD">
            <w:pPr>
              <w:pStyle w:val="214"/>
              <w:widowControl w:val="0"/>
              <w:spacing w:line="360" w:lineRule="auto"/>
              <w:rPr>
                <w:rFonts w:ascii="Times New Roman" w:hAnsi="Times New Roman"/>
              </w:rPr>
            </w:pPr>
            <w:r>
              <w:rPr>
                <w:rFonts w:ascii="Times New Roman" w:hAnsi="Times New Roman"/>
              </w:rPr>
              <w:t>...</w:t>
            </w:r>
          </w:p>
        </w:tc>
      </w:tr>
      <w:tr w14:paraId="75EB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6048282C">
            <w:pPr>
              <w:pStyle w:val="214"/>
              <w:widowControl w:val="0"/>
              <w:spacing w:line="360" w:lineRule="auto"/>
              <w:rPr>
                <w:rFonts w:ascii="Times New Roman" w:hAnsi="Times New Roman"/>
              </w:rPr>
            </w:pPr>
            <w:r>
              <w:rPr>
                <w:rFonts w:ascii="Times New Roman" w:hAnsi="Times New Roman"/>
              </w:rPr>
              <w:t>数据项n标识</w:t>
            </w:r>
          </w:p>
        </w:tc>
        <w:tc>
          <w:tcPr>
            <w:tcW w:w="1458" w:type="dxa"/>
            <w:noWrap w:val="0"/>
            <w:vAlign w:val="center"/>
          </w:tcPr>
          <w:p w14:paraId="02328925">
            <w:pPr>
              <w:pStyle w:val="214"/>
              <w:widowControl w:val="0"/>
              <w:spacing w:line="360" w:lineRule="auto"/>
              <w:rPr>
                <w:rFonts w:ascii="Times New Roman" w:hAnsi="Times New Roman"/>
              </w:rPr>
            </w:pPr>
          </w:p>
        </w:tc>
        <w:tc>
          <w:tcPr>
            <w:tcW w:w="1377" w:type="dxa"/>
            <w:noWrap w:val="0"/>
            <w:vAlign w:val="center"/>
          </w:tcPr>
          <w:p w14:paraId="6B95F7EF">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267F2E21">
            <w:pPr>
              <w:pStyle w:val="214"/>
              <w:widowControl w:val="0"/>
              <w:spacing w:line="360" w:lineRule="auto"/>
              <w:rPr>
                <w:rFonts w:ascii="Times New Roman" w:hAnsi="Times New Roman"/>
              </w:rPr>
            </w:pPr>
            <w:r>
              <w:rPr>
                <w:rFonts w:ascii="Times New Roman" w:hAnsi="Times New Roman"/>
              </w:rPr>
              <w:t>32</w:t>
            </w:r>
          </w:p>
        </w:tc>
        <w:tc>
          <w:tcPr>
            <w:tcW w:w="1823" w:type="dxa"/>
            <w:noWrap w:val="0"/>
            <w:vAlign w:val="center"/>
          </w:tcPr>
          <w:p w14:paraId="7632C5CD">
            <w:pPr>
              <w:pStyle w:val="214"/>
              <w:widowControl w:val="0"/>
              <w:spacing w:line="360" w:lineRule="auto"/>
              <w:rPr>
                <w:rFonts w:ascii="Times New Roman" w:hAnsi="Times New Roman"/>
              </w:rPr>
            </w:pPr>
          </w:p>
        </w:tc>
      </w:tr>
      <w:tr w14:paraId="34CE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37266D41">
            <w:pPr>
              <w:pStyle w:val="214"/>
              <w:widowControl w:val="0"/>
              <w:spacing w:line="360" w:lineRule="auto"/>
              <w:rPr>
                <w:rFonts w:ascii="Times New Roman" w:hAnsi="Times New Roman"/>
              </w:rPr>
            </w:pPr>
            <w:r>
              <w:rPr>
                <w:rFonts w:ascii="Times New Roman" w:hAnsi="Times New Roman"/>
              </w:rPr>
              <w:t>数据项n回复长度</w:t>
            </w:r>
          </w:p>
        </w:tc>
        <w:tc>
          <w:tcPr>
            <w:tcW w:w="1458" w:type="dxa"/>
            <w:noWrap w:val="0"/>
            <w:vAlign w:val="center"/>
          </w:tcPr>
          <w:p w14:paraId="576FB742">
            <w:pPr>
              <w:pStyle w:val="214"/>
              <w:widowControl w:val="0"/>
              <w:spacing w:line="360" w:lineRule="auto"/>
              <w:rPr>
                <w:rFonts w:ascii="Times New Roman" w:hAnsi="Times New Roman"/>
              </w:rPr>
            </w:pPr>
          </w:p>
        </w:tc>
        <w:tc>
          <w:tcPr>
            <w:tcW w:w="1377" w:type="dxa"/>
            <w:noWrap w:val="0"/>
            <w:vAlign w:val="center"/>
          </w:tcPr>
          <w:p w14:paraId="4886F1BD">
            <w:pPr>
              <w:pStyle w:val="214"/>
              <w:widowControl w:val="0"/>
              <w:spacing w:line="360" w:lineRule="auto"/>
              <w:rPr>
                <w:rFonts w:ascii="Times New Roman" w:hAnsi="Times New Roman"/>
              </w:rPr>
            </w:pPr>
            <w:r>
              <w:rPr>
                <w:rFonts w:ascii="Times New Roman" w:hAnsi="Times New Roman"/>
              </w:rPr>
              <w:t>0-7</w:t>
            </w:r>
          </w:p>
        </w:tc>
        <w:tc>
          <w:tcPr>
            <w:tcW w:w="1486" w:type="dxa"/>
            <w:noWrap w:val="0"/>
            <w:vAlign w:val="center"/>
          </w:tcPr>
          <w:p w14:paraId="1060722D">
            <w:pPr>
              <w:pStyle w:val="214"/>
              <w:widowControl w:val="0"/>
              <w:spacing w:line="360" w:lineRule="auto"/>
              <w:rPr>
                <w:rFonts w:ascii="Times New Roman" w:hAnsi="Times New Roman"/>
              </w:rPr>
            </w:pPr>
            <w:r>
              <w:rPr>
                <w:rFonts w:ascii="Times New Roman" w:hAnsi="Times New Roman"/>
              </w:rPr>
              <w:t>8</w:t>
            </w:r>
          </w:p>
        </w:tc>
        <w:tc>
          <w:tcPr>
            <w:tcW w:w="1823" w:type="dxa"/>
            <w:noWrap w:val="0"/>
            <w:vAlign w:val="center"/>
          </w:tcPr>
          <w:p w14:paraId="1CAFFE98">
            <w:pPr>
              <w:pStyle w:val="214"/>
              <w:widowControl w:val="0"/>
              <w:spacing w:line="360" w:lineRule="auto"/>
              <w:rPr>
                <w:rFonts w:ascii="Times New Roman" w:hAnsi="Times New Roman"/>
              </w:rPr>
            </w:pPr>
          </w:p>
        </w:tc>
      </w:tr>
    </w:tbl>
    <w:p w14:paraId="54C7BDCC">
      <w:pPr>
        <w:pStyle w:val="38"/>
        <w:rPr>
          <w:rFonts w:hint="eastAsia"/>
        </w:rPr>
      </w:pPr>
      <w:r>
        <w:t>注</w:t>
      </w:r>
      <w:r>
        <w:rPr>
          <w:rFonts w:hint="eastAsia"/>
        </w:rPr>
        <w:t>1</w:t>
      </w:r>
      <w:r>
        <w:t>：删除任务时，数据项个数域填0，无后续数据</w:t>
      </w:r>
      <w:r>
        <w:rPr>
          <w:rFonts w:hint="eastAsia"/>
        </w:rPr>
        <w:t>项</w:t>
      </w:r>
      <w:r>
        <w:t>标识、数据项回复长度域</w:t>
      </w:r>
      <w:r>
        <w:rPr>
          <w:rFonts w:hint="eastAsia"/>
        </w:rPr>
        <w:t>；表类型中的其他表计针对光伏表、导轨表等其他类型的新型表计；</w:t>
      </w:r>
    </w:p>
    <w:p w14:paraId="1A3E2163">
      <w:pPr>
        <w:pStyle w:val="38"/>
        <w:rPr>
          <w:rFonts w:hint="eastAsia"/>
        </w:rPr>
      </w:pPr>
      <w:r>
        <w:rPr>
          <w:rFonts w:hint="eastAsia"/>
        </w:rPr>
        <w:t>注2：</w:t>
      </w:r>
      <w:r>
        <w:t>数据项个数n</w:t>
      </w:r>
      <w:r>
        <w:rPr>
          <w:rFonts w:hint="eastAsia"/>
        </w:rPr>
        <w:t>：最大为16个；</w:t>
      </w:r>
    </w:p>
    <w:p w14:paraId="2D8B4AB8">
      <w:pPr>
        <w:pStyle w:val="38"/>
      </w:pPr>
      <w:r>
        <w:rPr>
          <w:rFonts w:hint="eastAsia"/>
        </w:rPr>
        <w:t>注3：</w:t>
      </w:r>
      <w:r>
        <w:t>数据项1</w:t>
      </w:r>
      <w:r>
        <w:rPr>
          <w:rFonts w:hint="eastAsia"/>
        </w:rPr>
        <w:t>~n</w:t>
      </w:r>
      <w:r>
        <w:t>回复长度</w:t>
      </w:r>
      <w:r>
        <w:rPr>
          <w:rFonts w:hint="eastAsia"/>
        </w:rPr>
        <w:t>:数据有效长度，如645协议电压为2字节。</w:t>
      </w:r>
    </w:p>
    <w:p w14:paraId="66C3D403">
      <w:pPr>
        <w:pStyle w:val="79"/>
        <w:spacing w:before="156" w:after="156"/>
        <w:rPr>
          <w:rFonts w:ascii="Times New Roman"/>
        </w:rPr>
      </w:pPr>
      <w:r>
        <w:rPr>
          <w:rFonts w:hint="eastAsia" w:ascii="Times New Roman"/>
        </w:rPr>
        <w:t>上行</w:t>
      </w:r>
      <w:r>
        <w:rPr>
          <w:rFonts w:ascii="Times New Roman"/>
        </w:rPr>
        <w:t>报文</w:t>
      </w:r>
      <w:r>
        <w:rPr>
          <w:rFonts w:hint="eastAsia" w:ascii="Times New Roman"/>
        </w:rPr>
        <w:t>格式</w:t>
      </w:r>
    </w:p>
    <w:p w14:paraId="2DB4CB0A">
      <w:pPr>
        <w:pStyle w:val="38"/>
        <w:rPr>
          <w:rFonts w:hint="eastAsia" w:ascii="Times New Roman"/>
        </w:rPr>
      </w:pPr>
      <w:r>
        <w:rPr>
          <w:rFonts w:hint="eastAsia" w:ascii="Times New Roman"/>
        </w:rPr>
        <w:t>分钟采集任务配置上行报文数据格式格式应符合图43格式要求。</w:t>
      </w:r>
    </w:p>
    <w:p w14:paraId="459105C9">
      <w:pPr>
        <w:pStyle w:val="38"/>
        <w:ind w:firstLine="0" w:firstLineChars="0"/>
        <w:jc w:val="center"/>
        <w:rPr>
          <w:rFonts w:hint="eastAsia" w:ascii="Times New Roman"/>
        </w:rPr>
      </w:pPr>
      <w:r>
        <w:rPr>
          <w:rFonts w:hint="eastAsia" w:ascii="Times New Roman"/>
        </w:rPr>
        <w:object>
          <v:shape id="_x0000_i1065" o:spt="75" type="#_x0000_t75" style="height:71pt;width:415pt;" o:ole="t" filled="f" o:preferrelative="t" stroked="f" coordsize="21600,21600">
            <v:path/>
            <v:fill on="f" focussize="0,0"/>
            <v:stroke on="f"/>
            <v:imagedata r:id="rId97" o:title=""/>
            <o:lock v:ext="edit" aspectratio="f"/>
            <w10:wrap type="none"/>
            <w10:anchorlock/>
          </v:shape>
          <o:OLEObject Type="Embed" ProgID="Visio.Drawing.15" ShapeID="_x0000_i1065" DrawAspect="Content" ObjectID="_1468075767" r:id="rId96">
            <o:LockedField>false</o:LockedField>
          </o:OLEObject>
        </w:object>
      </w:r>
    </w:p>
    <w:p w14:paraId="446B8D1F">
      <w:pPr>
        <w:pStyle w:val="156"/>
        <w:rPr>
          <w:rFonts w:hint="eastAsia" w:ascii="Times New Roman"/>
        </w:rPr>
      </w:pPr>
      <w:r>
        <w:rPr>
          <w:rFonts w:hint="eastAsia" w:ascii="Times New Roman"/>
        </w:rPr>
        <w:t>分钟采集任务配置上行</w:t>
      </w:r>
      <w:r>
        <w:rPr>
          <w:rFonts w:ascii="Times New Roman"/>
        </w:rPr>
        <w:t>报文格式</w:t>
      </w:r>
    </w:p>
    <w:p w14:paraId="64408DE4">
      <w:pPr>
        <w:pStyle w:val="38"/>
        <w:rPr>
          <w:rFonts w:hint="eastAsia" w:ascii="Times New Roman"/>
        </w:rPr>
      </w:pPr>
      <w:r>
        <w:rPr>
          <w:rFonts w:hint="eastAsia" w:ascii="Times New Roman"/>
        </w:rPr>
        <w:t>分钟采集任务配置上</w:t>
      </w:r>
      <w:r>
        <w:rPr>
          <w:rFonts w:ascii="Times New Roman"/>
        </w:rPr>
        <w:t>行报文数据格式字段</w:t>
      </w:r>
      <w:r>
        <w:rPr>
          <w:rFonts w:hint="eastAsia" w:ascii="Times New Roman"/>
        </w:rPr>
        <w:t>应符合表44要求</w:t>
      </w:r>
      <w:r>
        <w:rPr>
          <w:rFonts w:ascii="Times New Roman"/>
        </w:rPr>
        <w:t>。</w:t>
      </w:r>
    </w:p>
    <w:p w14:paraId="531CC06E">
      <w:pPr>
        <w:pStyle w:val="154"/>
        <w:ind w:left="13" w:hanging="12" w:hangingChars="6"/>
        <w:rPr>
          <w:rFonts w:hint="eastAsia"/>
        </w:rPr>
      </w:pPr>
      <w:r>
        <w:rPr>
          <w:rFonts w:hint="eastAsia" w:ascii="Times New Roman"/>
        </w:rPr>
        <w:t>分钟采集任务配置上行报文格式说明</w:t>
      </w:r>
    </w:p>
    <w:p w14:paraId="36756A73">
      <w:pPr>
        <w:pStyle w:val="38"/>
        <w:ind w:firstLine="0" w:firstLineChars="0"/>
        <w:rPr>
          <w:del w:id="178" w:author="作者" w:date=""/>
          <w:rFonts w:hint="eastAsia" w:ascii="Times New Roman"/>
        </w:rPr>
      </w:pPr>
    </w:p>
    <w:tbl>
      <w:tblPr>
        <w:tblStyle w:val="52"/>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4"/>
        <w:gridCol w:w="1432"/>
        <w:gridCol w:w="1402"/>
        <w:gridCol w:w="1477"/>
        <w:gridCol w:w="1940"/>
      </w:tblGrid>
      <w:tr w14:paraId="1CAD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2B8EB605">
            <w:pPr>
              <w:pStyle w:val="214"/>
              <w:widowControl w:val="0"/>
              <w:spacing w:line="360" w:lineRule="auto"/>
              <w:rPr>
                <w:rFonts w:ascii="Times New Roman" w:hAnsi="Times New Roman"/>
              </w:rPr>
            </w:pPr>
            <w:r>
              <w:rPr>
                <w:rFonts w:ascii="Times New Roman" w:hAnsi="Times New Roman"/>
              </w:rPr>
              <w:t>域</w:t>
            </w:r>
          </w:p>
        </w:tc>
        <w:tc>
          <w:tcPr>
            <w:tcW w:w="1432" w:type="dxa"/>
            <w:noWrap w:val="0"/>
            <w:vAlign w:val="center"/>
          </w:tcPr>
          <w:p w14:paraId="4762D4B2">
            <w:pPr>
              <w:pStyle w:val="214"/>
              <w:widowControl w:val="0"/>
              <w:spacing w:line="360" w:lineRule="auto"/>
              <w:rPr>
                <w:rFonts w:ascii="Times New Roman" w:hAnsi="Times New Roman"/>
              </w:rPr>
            </w:pPr>
            <w:r>
              <w:rPr>
                <w:rFonts w:ascii="Times New Roman" w:hAnsi="Times New Roman"/>
              </w:rPr>
              <w:t>字节号</w:t>
            </w:r>
          </w:p>
        </w:tc>
        <w:tc>
          <w:tcPr>
            <w:tcW w:w="1402" w:type="dxa"/>
            <w:noWrap w:val="0"/>
            <w:vAlign w:val="center"/>
          </w:tcPr>
          <w:p w14:paraId="33A1F22F">
            <w:pPr>
              <w:pStyle w:val="214"/>
              <w:widowControl w:val="0"/>
              <w:spacing w:line="360" w:lineRule="auto"/>
              <w:rPr>
                <w:rFonts w:ascii="Times New Roman" w:hAnsi="Times New Roman"/>
              </w:rPr>
            </w:pPr>
            <w:r>
              <w:rPr>
                <w:rFonts w:ascii="Times New Roman" w:hAnsi="Times New Roman"/>
              </w:rPr>
              <w:t>比特位</w:t>
            </w:r>
          </w:p>
        </w:tc>
        <w:tc>
          <w:tcPr>
            <w:tcW w:w="1477" w:type="dxa"/>
            <w:noWrap w:val="0"/>
            <w:vAlign w:val="center"/>
          </w:tcPr>
          <w:p w14:paraId="26D5F8C1">
            <w:pPr>
              <w:pStyle w:val="214"/>
              <w:widowControl w:val="0"/>
              <w:spacing w:line="360" w:lineRule="auto"/>
              <w:rPr>
                <w:rFonts w:ascii="Times New Roman" w:hAnsi="Times New Roman"/>
              </w:rPr>
            </w:pPr>
            <w:r>
              <w:rPr>
                <w:rFonts w:ascii="Times New Roman" w:hAnsi="Times New Roman"/>
              </w:rPr>
              <w:t>域大小（比特）</w:t>
            </w:r>
          </w:p>
        </w:tc>
        <w:tc>
          <w:tcPr>
            <w:tcW w:w="1940" w:type="dxa"/>
            <w:noWrap w:val="0"/>
            <w:vAlign w:val="center"/>
          </w:tcPr>
          <w:p w14:paraId="1520487F">
            <w:pPr>
              <w:pStyle w:val="214"/>
              <w:widowControl w:val="0"/>
              <w:spacing w:line="360" w:lineRule="auto"/>
              <w:rPr>
                <w:rFonts w:ascii="Times New Roman" w:hAnsi="Times New Roman"/>
              </w:rPr>
            </w:pPr>
            <w:r>
              <w:rPr>
                <w:rFonts w:ascii="Times New Roman" w:hAnsi="Times New Roman"/>
              </w:rPr>
              <w:t>含义</w:t>
            </w:r>
          </w:p>
        </w:tc>
      </w:tr>
      <w:tr w14:paraId="6D16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3820D369">
            <w:pPr>
              <w:pStyle w:val="214"/>
              <w:widowControl w:val="0"/>
              <w:spacing w:line="360" w:lineRule="auto"/>
              <w:rPr>
                <w:rFonts w:ascii="Times New Roman" w:hAnsi="Times New Roman"/>
              </w:rPr>
            </w:pPr>
            <w:r>
              <w:rPr>
                <w:rFonts w:ascii="Times New Roman" w:hAnsi="Times New Roman"/>
              </w:rPr>
              <w:t>协议版本号</w:t>
            </w:r>
          </w:p>
        </w:tc>
        <w:tc>
          <w:tcPr>
            <w:tcW w:w="1432" w:type="dxa"/>
            <w:vMerge w:val="restart"/>
            <w:noWrap w:val="0"/>
            <w:vAlign w:val="center"/>
          </w:tcPr>
          <w:p w14:paraId="7405573A">
            <w:pPr>
              <w:pStyle w:val="214"/>
              <w:widowControl w:val="0"/>
              <w:spacing w:line="360" w:lineRule="auto"/>
              <w:rPr>
                <w:rFonts w:ascii="Times New Roman" w:hAnsi="Times New Roman"/>
              </w:rPr>
            </w:pPr>
            <w:r>
              <w:rPr>
                <w:rFonts w:ascii="Times New Roman" w:hAnsi="Times New Roman"/>
              </w:rPr>
              <w:t>0</w:t>
            </w:r>
          </w:p>
        </w:tc>
        <w:tc>
          <w:tcPr>
            <w:tcW w:w="1402" w:type="dxa"/>
            <w:noWrap w:val="0"/>
            <w:vAlign w:val="center"/>
          </w:tcPr>
          <w:p w14:paraId="6B4D8363">
            <w:pPr>
              <w:pStyle w:val="214"/>
              <w:widowControl w:val="0"/>
              <w:spacing w:line="360" w:lineRule="auto"/>
              <w:rPr>
                <w:rFonts w:ascii="Times New Roman" w:hAnsi="Times New Roman"/>
              </w:rPr>
            </w:pPr>
            <w:r>
              <w:rPr>
                <w:rFonts w:ascii="Times New Roman" w:hAnsi="Times New Roman"/>
              </w:rPr>
              <w:t>0-5</w:t>
            </w:r>
          </w:p>
        </w:tc>
        <w:tc>
          <w:tcPr>
            <w:tcW w:w="1477" w:type="dxa"/>
            <w:noWrap w:val="0"/>
            <w:vAlign w:val="center"/>
          </w:tcPr>
          <w:p w14:paraId="040AA75F">
            <w:pPr>
              <w:pStyle w:val="214"/>
              <w:widowControl w:val="0"/>
              <w:spacing w:line="360" w:lineRule="auto"/>
              <w:rPr>
                <w:rFonts w:ascii="Times New Roman" w:hAnsi="Times New Roman"/>
              </w:rPr>
            </w:pPr>
            <w:r>
              <w:rPr>
                <w:rFonts w:ascii="Times New Roman" w:hAnsi="Times New Roman"/>
              </w:rPr>
              <w:t>6</w:t>
            </w:r>
          </w:p>
        </w:tc>
        <w:tc>
          <w:tcPr>
            <w:tcW w:w="1940" w:type="dxa"/>
            <w:noWrap w:val="0"/>
            <w:vAlign w:val="center"/>
          </w:tcPr>
          <w:p w14:paraId="6382F932">
            <w:pPr>
              <w:pStyle w:val="214"/>
              <w:widowControl w:val="0"/>
              <w:spacing w:line="360" w:lineRule="auto"/>
              <w:jc w:val="both"/>
              <w:rPr>
                <w:rFonts w:ascii="Times New Roman" w:hAnsi="Times New Roman"/>
              </w:rPr>
            </w:pPr>
            <w:r>
              <w:rPr>
                <w:rFonts w:ascii="Times New Roman" w:hAnsi="Times New Roman"/>
              </w:rPr>
              <w:t>固定为0x01</w:t>
            </w:r>
          </w:p>
        </w:tc>
      </w:tr>
      <w:tr w14:paraId="5F13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vMerge w:val="restart"/>
            <w:noWrap w:val="0"/>
            <w:vAlign w:val="center"/>
          </w:tcPr>
          <w:p w14:paraId="7017B70A">
            <w:pPr>
              <w:pStyle w:val="214"/>
              <w:widowControl w:val="0"/>
              <w:spacing w:line="360" w:lineRule="auto"/>
              <w:rPr>
                <w:rFonts w:ascii="Times New Roman" w:hAnsi="Times New Roman"/>
              </w:rPr>
            </w:pPr>
            <w:r>
              <w:rPr>
                <w:rFonts w:ascii="Times New Roman" w:hAnsi="Times New Roman"/>
              </w:rPr>
              <w:t>报文头长度</w:t>
            </w:r>
          </w:p>
        </w:tc>
        <w:tc>
          <w:tcPr>
            <w:tcW w:w="1432" w:type="dxa"/>
            <w:vMerge w:val="continue"/>
            <w:noWrap w:val="0"/>
            <w:vAlign w:val="center"/>
          </w:tcPr>
          <w:p w14:paraId="18743C96">
            <w:pPr>
              <w:pStyle w:val="214"/>
              <w:widowControl w:val="0"/>
              <w:spacing w:line="360" w:lineRule="auto"/>
              <w:rPr>
                <w:rFonts w:ascii="Times New Roman" w:hAnsi="Times New Roman"/>
              </w:rPr>
            </w:pPr>
          </w:p>
        </w:tc>
        <w:tc>
          <w:tcPr>
            <w:tcW w:w="1402" w:type="dxa"/>
            <w:noWrap w:val="0"/>
            <w:vAlign w:val="center"/>
          </w:tcPr>
          <w:p w14:paraId="6535603D">
            <w:pPr>
              <w:pStyle w:val="214"/>
              <w:widowControl w:val="0"/>
              <w:spacing w:line="360" w:lineRule="auto"/>
              <w:rPr>
                <w:rFonts w:ascii="Times New Roman" w:hAnsi="Times New Roman"/>
              </w:rPr>
            </w:pPr>
            <w:r>
              <w:rPr>
                <w:rFonts w:ascii="Times New Roman" w:hAnsi="Times New Roman"/>
              </w:rPr>
              <w:t>6-7</w:t>
            </w:r>
          </w:p>
        </w:tc>
        <w:tc>
          <w:tcPr>
            <w:tcW w:w="1477" w:type="dxa"/>
            <w:vMerge w:val="restart"/>
            <w:noWrap w:val="0"/>
            <w:vAlign w:val="center"/>
          </w:tcPr>
          <w:p w14:paraId="573B2E1B">
            <w:pPr>
              <w:pStyle w:val="214"/>
              <w:widowControl w:val="0"/>
              <w:spacing w:line="360" w:lineRule="auto"/>
              <w:rPr>
                <w:rFonts w:ascii="Times New Roman" w:hAnsi="Times New Roman"/>
              </w:rPr>
            </w:pPr>
            <w:r>
              <w:rPr>
                <w:rFonts w:ascii="Times New Roman" w:hAnsi="Times New Roman"/>
              </w:rPr>
              <w:t>6</w:t>
            </w:r>
          </w:p>
        </w:tc>
        <w:tc>
          <w:tcPr>
            <w:tcW w:w="1940" w:type="dxa"/>
            <w:vMerge w:val="restart"/>
            <w:noWrap w:val="0"/>
            <w:vAlign w:val="center"/>
          </w:tcPr>
          <w:p w14:paraId="62F321A5">
            <w:pPr>
              <w:pStyle w:val="214"/>
              <w:widowControl w:val="0"/>
              <w:spacing w:line="360" w:lineRule="auto"/>
              <w:jc w:val="both"/>
              <w:rPr>
                <w:rFonts w:hint="eastAsia" w:ascii="Times New Roman" w:hAnsi="Times New Roman"/>
              </w:rPr>
            </w:pPr>
            <w:r>
              <w:rPr>
                <w:rFonts w:ascii="Times New Roman" w:hAnsi="Times New Roman"/>
              </w:rPr>
              <w:t>固定为1</w:t>
            </w:r>
            <w:r>
              <w:rPr>
                <w:rFonts w:hint="eastAsia" w:ascii="Times New Roman" w:hAnsi="Times New Roman"/>
              </w:rPr>
              <w:t>5</w:t>
            </w:r>
          </w:p>
        </w:tc>
      </w:tr>
      <w:tr w14:paraId="436C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vMerge w:val="continue"/>
            <w:noWrap w:val="0"/>
            <w:vAlign w:val="center"/>
          </w:tcPr>
          <w:p w14:paraId="4E7DE6E8">
            <w:pPr>
              <w:pStyle w:val="214"/>
              <w:widowControl w:val="0"/>
              <w:spacing w:line="360" w:lineRule="auto"/>
              <w:rPr>
                <w:rFonts w:ascii="Times New Roman" w:hAnsi="Times New Roman"/>
              </w:rPr>
            </w:pPr>
          </w:p>
        </w:tc>
        <w:tc>
          <w:tcPr>
            <w:tcW w:w="1432" w:type="dxa"/>
            <w:vMerge w:val="restart"/>
            <w:noWrap w:val="0"/>
            <w:vAlign w:val="center"/>
          </w:tcPr>
          <w:p w14:paraId="6FC625B9">
            <w:pPr>
              <w:pStyle w:val="214"/>
              <w:widowControl w:val="0"/>
              <w:spacing w:line="360" w:lineRule="auto"/>
              <w:rPr>
                <w:rFonts w:ascii="Times New Roman" w:hAnsi="Times New Roman"/>
              </w:rPr>
            </w:pPr>
            <w:r>
              <w:rPr>
                <w:rFonts w:ascii="Times New Roman" w:hAnsi="Times New Roman"/>
              </w:rPr>
              <w:t>1</w:t>
            </w:r>
          </w:p>
        </w:tc>
        <w:tc>
          <w:tcPr>
            <w:tcW w:w="1402" w:type="dxa"/>
            <w:noWrap w:val="0"/>
            <w:vAlign w:val="center"/>
          </w:tcPr>
          <w:p w14:paraId="61CE9478">
            <w:pPr>
              <w:pStyle w:val="214"/>
              <w:widowControl w:val="0"/>
              <w:spacing w:line="360" w:lineRule="auto"/>
              <w:rPr>
                <w:rFonts w:ascii="Times New Roman" w:hAnsi="Times New Roman"/>
              </w:rPr>
            </w:pPr>
            <w:r>
              <w:rPr>
                <w:rFonts w:ascii="Times New Roman" w:hAnsi="Times New Roman"/>
              </w:rPr>
              <w:t>0-3</w:t>
            </w:r>
          </w:p>
        </w:tc>
        <w:tc>
          <w:tcPr>
            <w:tcW w:w="1477" w:type="dxa"/>
            <w:vMerge w:val="continue"/>
            <w:noWrap w:val="0"/>
            <w:vAlign w:val="center"/>
          </w:tcPr>
          <w:p w14:paraId="6E6EB625">
            <w:pPr>
              <w:pStyle w:val="214"/>
              <w:widowControl w:val="0"/>
              <w:spacing w:line="360" w:lineRule="auto"/>
              <w:rPr>
                <w:rFonts w:ascii="Times New Roman" w:hAnsi="Times New Roman"/>
              </w:rPr>
            </w:pPr>
          </w:p>
        </w:tc>
        <w:tc>
          <w:tcPr>
            <w:tcW w:w="1940" w:type="dxa"/>
            <w:vMerge w:val="continue"/>
            <w:noWrap w:val="0"/>
            <w:vAlign w:val="center"/>
          </w:tcPr>
          <w:p w14:paraId="349005A7">
            <w:pPr>
              <w:pStyle w:val="214"/>
              <w:widowControl w:val="0"/>
              <w:spacing w:line="360" w:lineRule="auto"/>
              <w:rPr>
                <w:rFonts w:ascii="Times New Roman" w:hAnsi="Times New Roman"/>
              </w:rPr>
            </w:pPr>
          </w:p>
        </w:tc>
      </w:tr>
      <w:tr w14:paraId="1F6F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2E8544C3">
            <w:pPr>
              <w:pStyle w:val="214"/>
              <w:widowControl w:val="0"/>
              <w:spacing w:line="360" w:lineRule="auto"/>
              <w:rPr>
                <w:rFonts w:ascii="Times New Roman" w:hAnsi="Times New Roman"/>
              </w:rPr>
            </w:pPr>
            <w:r>
              <w:rPr>
                <w:rFonts w:ascii="Times New Roman" w:hAnsi="Times New Roman"/>
              </w:rPr>
              <w:t>保留</w:t>
            </w:r>
          </w:p>
        </w:tc>
        <w:tc>
          <w:tcPr>
            <w:tcW w:w="1432" w:type="dxa"/>
            <w:vMerge w:val="continue"/>
            <w:noWrap w:val="0"/>
            <w:vAlign w:val="center"/>
          </w:tcPr>
          <w:p w14:paraId="7F68B1A6">
            <w:pPr>
              <w:pStyle w:val="214"/>
              <w:widowControl w:val="0"/>
              <w:spacing w:line="360" w:lineRule="auto"/>
              <w:rPr>
                <w:rFonts w:ascii="Times New Roman" w:hAnsi="Times New Roman"/>
              </w:rPr>
            </w:pPr>
          </w:p>
        </w:tc>
        <w:tc>
          <w:tcPr>
            <w:tcW w:w="1402" w:type="dxa"/>
            <w:noWrap w:val="0"/>
            <w:vAlign w:val="center"/>
          </w:tcPr>
          <w:p w14:paraId="4F5AA8A2">
            <w:pPr>
              <w:pStyle w:val="214"/>
              <w:widowControl w:val="0"/>
              <w:spacing w:line="360" w:lineRule="auto"/>
              <w:rPr>
                <w:rFonts w:ascii="Times New Roman" w:hAnsi="Times New Roman"/>
              </w:rPr>
            </w:pPr>
            <w:r>
              <w:rPr>
                <w:rFonts w:ascii="Times New Roman" w:hAnsi="Times New Roman"/>
              </w:rPr>
              <w:t>4-7</w:t>
            </w:r>
          </w:p>
        </w:tc>
        <w:tc>
          <w:tcPr>
            <w:tcW w:w="1477" w:type="dxa"/>
            <w:noWrap w:val="0"/>
            <w:vAlign w:val="center"/>
          </w:tcPr>
          <w:p w14:paraId="426FE63D">
            <w:pPr>
              <w:pStyle w:val="214"/>
              <w:widowControl w:val="0"/>
              <w:spacing w:line="360" w:lineRule="auto"/>
              <w:rPr>
                <w:rFonts w:ascii="Times New Roman" w:hAnsi="Times New Roman"/>
              </w:rPr>
            </w:pPr>
            <w:r>
              <w:rPr>
                <w:rFonts w:ascii="Times New Roman" w:hAnsi="Times New Roman"/>
              </w:rPr>
              <w:t>4</w:t>
            </w:r>
          </w:p>
        </w:tc>
        <w:tc>
          <w:tcPr>
            <w:tcW w:w="1940" w:type="dxa"/>
            <w:noWrap w:val="0"/>
            <w:vAlign w:val="center"/>
          </w:tcPr>
          <w:p w14:paraId="3CE2B1C0">
            <w:pPr>
              <w:pStyle w:val="214"/>
              <w:widowControl w:val="0"/>
              <w:spacing w:line="360" w:lineRule="auto"/>
              <w:rPr>
                <w:rFonts w:ascii="Times New Roman" w:hAnsi="Times New Roman"/>
              </w:rPr>
            </w:pPr>
          </w:p>
        </w:tc>
      </w:tr>
      <w:tr w14:paraId="533D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37BAD319">
            <w:pPr>
              <w:pStyle w:val="214"/>
              <w:widowControl w:val="0"/>
              <w:spacing w:line="360" w:lineRule="auto"/>
              <w:rPr>
                <w:rFonts w:ascii="Times New Roman" w:hAnsi="Times New Roman"/>
              </w:rPr>
            </w:pPr>
            <w:r>
              <w:rPr>
                <w:rFonts w:ascii="Times New Roman" w:hAnsi="Times New Roman"/>
              </w:rPr>
              <w:t>报文序号</w:t>
            </w:r>
          </w:p>
        </w:tc>
        <w:tc>
          <w:tcPr>
            <w:tcW w:w="1432" w:type="dxa"/>
            <w:noWrap w:val="0"/>
            <w:vAlign w:val="center"/>
          </w:tcPr>
          <w:p w14:paraId="01AF9A05">
            <w:pPr>
              <w:pStyle w:val="214"/>
              <w:widowControl w:val="0"/>
              <w:spacing w:line="360" w:lineRule="auto"/>
              <w:rPr>
                <w:rFonts w:ascii="Times New Roman" w:hAnsi="Times New Roman"/>
              </w:rPr>
            </w:pPr>
            <w:r>
              <w:rPr>
                <w:rFonts w:ascii="Times New Roman" w:hAnsi="Times New Roman"/>
              </w:rPr>
              <w:t>2-5</w:t>
            </w:r>
          </w:p>
        </w:tc>
        <w:tc>
          <w:tcPr>
            <w:tcW w:w="1402" w:type="dxa"/>
            <w:noWrap w:val="0"/>
            <w:vAlign w:val="center"/>
          </w:tcPr>
          <w:p w14:paraId="74612B3D">
            <w:pPr>
              <w:pStyle w:val="214"/>
              <w:widowControl w:val="0"/>
              <w:spacing w:line="360" w:lineRule="auto"/>
              <w:rPr>
                <w:rFonts w:ascii="Times New Roman" w:hAnsi="Times New Roman"/>
              </w:rPr>
            </w:pPr>
            <w:r>
              <w:rPr>
                <w:rFonts w:ascii="Times New Roman" w:hAnsi="Times New Roman"/>
              </w:rPr>
              <w:t>0-7</w:t>
            </w:r>
          </w:p>
        </w:tc>
        <w:tc>
          <w:tcPr>
            <w:tcW w:w="1477" w:type="dxa"/>
            <w:noWrap w:val="0"/>
            <w:vAlign w:val="center"/>
          </w:tcPr>
          <w:p w14:paraId="6ABC7B62">
            <w:pPr>
              <w:pStyle w:val="214"/>
              <w:widowControl w:val="0"/>
              <w:spacing w:line="360" w:lineRule="auto"/>
              <w:rPr>
                <w:rFonts w:ascii="Times New Roman" w:hAnsi="Times New Roman"/>
              </w:rPr>
            </w:pPr>
            <w:r>
              <w:rPr>
                <w:rFonts w:ascii="Times New Roman" w:hAnsi="Times New Roman"/>
              </w:rPr>
              <w:t>32</w:t>
            </w:r>
          </w:p>
        </w:tc>
        <w:tc>
          <w:tcPr>
            <w:tcW w:w="1940" w:type="dxa"/>
            <w:noWrap w:val="0"/>
            <w:vAlign w:val="center"/>
          </w:tcPr>
          <w:p w14:paraId="166ABD60">
            <w:pPr>
              <w:pStyle w:val="214"/>
              <w:widowControl w:val="0"/>
              <w:jc w:val="both"/>
              <w:rPr>
                <w:rFonts w:ascii="Times New Roman" w:hAnsi="Times New Roman"/>
              </w:rPr>
            </w:pPr>
            <w:r>
              <w:rPr>
                <w:rFonts w:ascii="Times New Roman" w:hAnsi="Times New Roman"/>
              </w:rPr>
              <w:t>与下行报文序号保持一致</w:t>
            </w:r>
          </w:p>
        </w:tc>
      </w:tr>
      <w:tr w14:paraId="0963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21C1228D">
            <w:pPr>
              <w:pStyle w:val="214"/>
              <w:widowControl w:val="0"/>
              <w:spacing w:line="360" w:lineRule="auto"/>
              <w:rPr>
                <w:rFonts w:ascii="Times New Roman" w:hAnsi="Times New Roman"/>
              </w:rPr>
            </w:pPr>
            <w:r>
              <w:rPr>
                <w:rFonts w:ascii="Times New Roman" w:hAnsi="Times New Roman"/>
              </w:rPr>
              <w:t>源MAC地址</w:t>
            </w:r>
          </w:p>
        </w:tc>
        <w:tc>
          <w:tcPr>
            <w:tcW w:w="1432" w:type="dxa"/>
            <w:noWrap w:val="0"/>
            <w:vAlign w:val="center"/>
          </w:tcPr>
          <w:p w14:paraId="77C38130">
            <w:pPr>
              <w:pStyle w:val="214"/>
              <w:widowControl w:val="0"/>
              <w:spacing w:line="360" w:lineRule="auto"/>
              <w:rPr>
                <w:rFonts w:ascii="Times New Roman" w:hAnsi="Times New Roman"/>
              </w:rPr>
            </w:pPr>
            <w:r>
              <w:rPr>
                <w:rFonts w:ascii="Times New Roman" w:hAnsi="Times New Roman"/>
              </w:rPr>
              <w:t>6-11</w:t>
            </w:r>
          </w:p>
        </w:tc>
        <w:tc>
          <w:tcPr>
            <w:tcW w:w="1402" w:type="dxa"/>
            <w:noWrap w:val="0"/>
            <w:vAlign w:val="center"/>
          </w:tcPr>
          <w:p w14:paraId="3E37339C">
            <w:pPr>
              <w:pStyle w:val="214"/>
              <w:widowControl w:val="0"/>
              <w:spacing w:line="360" w:lineRule="auto"/>
              <w:rPr>
                <w:rFonts w:ascii="Times New Roman" w:hAnsi="Times New Roman"/>
              </w:rPr>
            </w:pPr>
            <w:r>
              <w:rPr>
                <w:rFonts w:ascii="Times New Roman" w:hAnsi="Times New Roman"/>
              </w:rPr>
              <w:t>0-7</w:t>
            </w:r>
          </w:p>
        </w:tc>
        <w:tc>
          <w:tcPr>
            <w:tcW w:w="1477" w:type="dxa"/>
            <w:noWrap w:val="0"/>
            <w:vAlign w:val="center"/>
          </w:tcPr>
          <w:p w14:paraId="170BDA81">
            <w:pPr>
              <w:pStyle w:val="214"/>
              <w:widowControl w:val="0"/>
              <w:spacing w:line="360" w:lineRule="auto"/>
              <w:rPr>
                <w:rFonts w:ascii="Times New Roman" w:hAnsi="Times New Roman"/>
              </w:rPr>
            </w:pPr>
            <w:r>
              <w:rPr>
                <w:rFonts w:ascii="Times New Roman" w:hAnsi="Times New Roman"/>
              </w:rPr>
              <w:t>48</w:t>
            </w:r>
          </w:p>
        </w:tc>
        <w:tc>
          <w:tcPr>
            <w:tcW w:w="1940" w:type="dxa"/>
            <w:noWrap w:val="0"/>
            <w:vAlign w:val="center"/>
          </w:tcPr>
          <w:p w14:paraId="4E9517CC">
            <w:pPr>
              <w:pStyle w:val="214"/>
              <w:widowControl w:val="0"/>
              <w:spacing w:line="360" w:lineRule="auto"/>
              <w:jc w:val="both"/>
              <w:rPr>
                <w:rFonts w:ascii="Times New Roman" w:hAnsi="Times New Roman"/>
              </w:rPr>
            </w:pPr>
            <w:r>
              <w:rPr>
                <w:rFonts w:ascii="Times New Roman" w:hAnsi="Times New Roman"/>
              </w:rPr>
              <w:t>模块MAC</w:t>
            </w:r>
          </w:p>
        </w:tc>
      </w:tr>
      <w:tr w14:paraId="762A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4F5867AD">
            <w:pPr>
              <w:pStyle w:val="214"/>
              <w:widowControl w:val="0"/>
              <w:spacing w:line="360" w:lineRule="auto"/>
              <w:rPr>
                <w:rFonts w:ascii="Times New Roman" w:hAnsi="Times New Roman"/>
              </w:rPr>
            </w:pPr>
            <w:r>
              <w:rPr>
                <w:rFonts w:ascii="Times New Roman" w:hAnsi="Times New Roman"/>
              </w:rPr>
              <w:t>任务号</w:t>
            </w:r>
          </w:p>
        </w:tc>
        <w:tc>
          <w:tcPr>
            <w:tcW w:w="1432" w:type="dxa"/>
            <w:noWrap w:val="0"/>
            <w:vAlign w:val="center"/>
          </w:tcPr>
          <w:p w14:paraId="3B23C749">
            <w:pPr>
              <w:pStyle w:val="214"/>
              <w:widowControl w:val="0"/>
              <w:spacing w:line="360" w:lineRule="auto"/>
              <w:rPr>
                <w:rFonts w:ascii="Times New Roman" w:hAnsi="Times New Roman"/>
              </w:rPr>
            </w:pPr>
            <w:r>
              <w:rPr>
                <w:rFonts w:ascii="Times New Roman" w:hAnsi="Times New Roman"/>
              </w:rPr>
              <w:t>12</w:t>
            </w:r>
          </w:p>
        </w:tc>
        <w:tc>
          <w:tcPr>
            <w:tcW w:w="1402" w:type="dxa"/>
            <w:noWrap w:val="0"/>
            <w:vAlign w:val="center"/>
          </w:tcPr>
          <w:p w14:paraId="445449D9">
            <w:pPr>
              <w:pStyle w:val="214"/>
              <w:widowControl w:val="0"/>
              <w:spacing w:line="360" w:lineRule="auto"/>
              <w:rPr>
                <w:rFonts w:ascii="Times New Roman" w:hAnsi="Times New Roman"/>
              </w:rPr>
            </w:pPr>
            <w:r>
              <w:rPr>
                <w:rFonts w:ascii="Times New Roman" w:hAnsi="Times New Roman"/>
              </w:rPr>
              <w:t>0-7</w:t>
            </w:r>
          </w:p>
        </w:tc>
        <w:tc>
          <w:tcPr>
            <w:tcW w:w="1477" w:type="dxa"/>
            <w:noWrap w:val="0"/>
            <w:vAlign w:val="center"/>
          </w:tcPr>
          <w:p w14:paraId="51318377">
            <w:pPr>
              <w:pStyle w:val="214"/>
              <w:widowControl w:val="0"/>
              <w:spacing w:line="360" w:lineRule="auto"/>
              <w:rPr>
                <w:rFonts w:ascii="Times New Roman" w:hAnsi="Times New Roman"/>
              </w:rPr>
            </w:pPr>
            <w:r>
              <w:rPr>
                <w:rFonts w:ascii="Times New Roman" w:hAnsi="Times New Roman"/>
              </w:rPr>
              <w:t>8</w:t>
            </w:r>
          </w:p>
        </w:tc>
        <w:tc>
          <w:tcPr>
            <w:tcW w:w="1940" w:type="dxa"/>
            <w:noWrap w:val="0"/>
            <w:vAlign w:val="center"/>
          </w:tcPr>
          <w:p w14:paraId="44F2323B">
            <w:pPr>
              <w:rPr>
                <w:szCs w:val="21"/>
              </w:rPr>
            </w:pPr>
            <w:r>
              <w:rPr>
                <w:szCs w:val="21"/>
              </w:rPr>
              <w:t>采集任务号</w:t>
            </w:r>
          </w:p>
          <w:p w14:paraId="6400C727">
            <w:pPr>
              <w:rPr>
                <w:szCs w:val="21"/>
              </w:rPr>
            </w:pPr>
            <w:r>
              <w:rPr>
                <w:szCs w:val="21"/>
              </w:rPr>
              <w:t>0~</w:t>
            </w:r>
            <w:r>
              <w:rPr>
                <w:rFonts w:hint="eastAsia"/>
                <w:szCs w:val="21"/>
              </w:rPr>
              <w:t>15</w:t>
            </w:r>
            <w:r>
              <w:rPr>
                <w:szCs w:val="21"/>
              </w:rPr>
              <w:t>有效，0xFF代表全部任务，其他保留</w:t>
            </w:r>
          </w:p>
        </w:tc>
      </w:tr>
      <w:tr w14:paraId="75D0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3F20C041">
            <w:pPr>
              <w:pStyle w:val="214"/>
              <w:widowControl w:val="0"/>
              <w:spacing w:line="360" w:lineRule="auto"/>
              <w:rPr>
                <w:rFonts w:ascii="Times New Roman" w:hAnsi="Times New Roman"/>
              </w:rPr>
            </w:pPr>
            <w:r>
              <w:rPr>
                <w:rFonts w:ascii="Times New Roman" w:hAnsi="Times New Roman"/>
              </w:rPr>
              <w:t>启动/删除标志</w:t>
            </w:r>
          </w:p>
        </w:tc>
        <w:tc>
          <w:tcPr>
            <w:tcW w:w="1432" w:type="dxa"/>
            <w:vMerge w:val="restart"/>
            <w:noWrap w:val="0"/>
            <w:vAlign w:val="center"/>
          </w:tcPr>
          <w:p w14:paraId="3BFEF38D">
            <w:pPr>
              <w:pStyle w:val="214"/>
              <w:widowControl w:val="0"/>
              <w:spacing w:line="360" w:lineRule="auto"/>
              <w:rPr>
                <w:rFonts w:ascii="Times New Roman" w:hAnsi="Times New Roman"/>
              </w:rPr>
            </w:pPr>
            <w:r>
              <w:rPr>
                <w:rFonts w:ascii="Times New Roman" w:hAnsi="Times New Roman"/>
              </w:rPr>
              <w:t>13</w:t>
            </w:r>
          </w:p>
        </w:tc>
        <w:tc>
          <w:tcPr>
            <w:tcW w:w="1402" w:type="dxa"/>
            <w:noWrap w:val="0"/>
            <w:vAlign w:val="center"/>
          </w:tcPr>
          <w:p w14:paraId="417C4464">
            <w:pPr>
              <w:pStyle w:val="214"/>
              <w:widowControl w:val="0"/>
              <w:spacing w:line="360" w:lineRule="auto"/>
              <w:rPr>
                <w:rFonts w:ascii="Times New Roman" w:hAnsi="Times New Roman"/>
              </w:rPr>
            </w:pPr>
            <w:r>
              <w:rPr>
                <w:rFonts w:ascii="Times New Roman" w:hAnsi="Times New Roman"/>
              </w:rPr>
              <w:t>0</w:t>
            </w:r>
          </w:p>
        </w:tc>
        <w:tc>
          <w:tcPr>
            <w:tcW w:w="1477" w:type="dxa"/>
            <w:noWrap w:val="0"/>
            <w:vAlign w:val="center"/>
          </w:tcPr>
          <w:p w14:paraId="63491E88">
            <w:pPr>
              <w:pStyle w:val="214"/>
              <w:widowControl w:val="0"/>
              <w:spacing w:line="360" w:lineRule="auto"/>
              <w:rPr>
                <w:rFonts w:ascii="Times New Roman" w:hAnsi="Times New Roman"/>
              </w:rPr>
            </w:pPr>
            <w:r>
              <w:rPr>
                <w:rFonts w:ascii="Times New Roman" w:hAnsi="Times New Roman"/>
              </w:rPr>
              <w:t>1</w:t>
            </w:r>
          </w:p>
        </w:tc>
        <w:tc>
          <w:tcPr>
            <w:tcW w:w="1940" w:type="dxa"/>
            <w:noWrap w:val="0"/>
            <w:vAlign w:val="center"/>
          </w:tcPr>
          <w:p w14:paraId="5BD3478E">
            <w:pPr>
              <w:rPr>
                <w:szCs w:val="21"/>
              </w:rPr>
            </w:pPr>
            <w:r>
              <w:rPr>
                <w:szCs w:val="21"/>
              </w:rPr>
              <w:t>0：删除</w:t>
            </w:r>
          </w:p>
          <w:p w14:paraId="3A46F89B">
            <w:pPr>
              <w:rPr>
                <w:szCs w:val="21"/>
              </w:rPr>
            </w:pPr>
            <w:r>
              <w:rPr>
                <w:szCs w:val="21"/>
              </w:rPr>
              <w:t>1：启用</w:t>
            </w:r>
          </w:p>
        </w:tc>
      </w:tr>
      <w:tr w14:paraId="3040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22594E7B">
            <w:pPr>
              <w:pStyle w:val="214"/>
              <w:widowControl w:val="0"/>
              <w:spacing w:line="360" w:lineRule="auto"/>
              <w:rPr>
                <w:rFonts w:ascii="Times New Roman" w:hAnsi="Times New Roman"/>
              </w:rPr>
            </w:pPr>
            <w:r>
              <w:rPr>
                <w:rFonts w:ascii="Times New Roman" w:hAnsi="Times New Roman"/>
              </w:rPr>
              <w:t>结果</w:t>
            </w:r>
          </w:p>
        </w:tc>
        <w:tc>
          <w:tcPr>
            <w:tcW w:w="1432" w:type="dxa"/>
            <w:vMerge w:val="continue"/>
            <w:noWrap w:val="0"/>
            <w:vAlign w:val="center"/>
          </w:tcPr>
          <w:p w14:paraId="47962598">
            <w:pPr>
              <w:pStyle w:val="214"/>
              <w:widowControl w:val="0"/>
              <w:spacing w:line="360" w:lineRule="auto"/>
              <w:rPr>
                <w:rFonts w:ascii="Times New Roman" w:hAnsi="Times New Roman"/>
              </w:rPr>
            </w:pPr>
          </w:p>
        </w:tc>
        <w:tc>
          <w:tcPr>
            <w:tcW w:w="1402" w:type="dxa"/>
            <w:noWrap w:val="0"/>
            <w:vAlign w:val="center"/>
          </w:tcPr>
          <w:p w14:paraId="34BFC366">
            <w:pPr>
              <w:pStyle w:val="214"/>
              <w:widowControl w:val="0"/>
              <w:spacing w:line="360" w:lineRule="auto"/>
              <w:rPr>
                <w:rFonts w:ascii="Times New Roman" w:hAnsi="Times New Roman"/>
              </w:rPr>
            </w:pPr>
            <w:r>
              <w:rPr>
                <w:rFonts w:ascii="Times New Roman" w:hAnsi="Times New Roman"/>
              </w:rPr>
              <w:t>1</w:t>
            </w:r>
          </w:p>
        </w:tc>
        <w:tc>
          <w:tcPr>
            <w:tcW w:w="1477" w:type="dxa"/>
            <w:noWrap w:val="0"/>
            <w:vAlign w:val="center"/>
          </w:tcPr>
          <w:p w14:paraId="4638F870">
            <w:pPr>
              <w:pStyle w:val="214"/>
              <w:widowControl w:val="0"/>
              <w:spacing w:line="360" w:lineRule="auto"/>
              <w:rPr>
                <w:rFonts w:ascii="Times New Roman" w:hAnsi="Times New Roman"/>
              </w:rPr>
            </w:pPr>
            <w:r>
              <w:rPr>
                <w:rFonts w:ascii="Times New Roman" w:hAnsi="Times New Roman"/>
              </w:rPr>
              <w:t>1</w:t>
            </w:r>
          </w:p>
        </w:tc>
        <w:tc>
          <w:tcPr>
            <w:tcW w:w="1940" w:type="dxa"/>
            <w:noWrap w:val="0"/>
            <w:vAlign w:val="center"/>
          </w:tcPr>
          <w:p w14:paraId="629E5540">
            <w:pPr>
              <w:pStyle w:val="214"/>
              <w:widowControl w:val="0"/>
              <w:jc w:val="both"/>
              <w:rPr>
                <w:rFonts w:ascii="Times New Roman" w:hAnsi="Times New Roman"/>
              </w:rPr>
            </w:pPr>
            <w:r>
              <w:rPr>
                <w:rFonts w:ascii="Times New Roman" w:hAnsi="Times New Roman"/>
              </w:rPr>
              <w:t>0：设置成功；</w:t>
            </w:r>
          </w:p>
          <w:p w14:paraId="1D6699C4">
            <w:pPr>
              <w:pStyle w:val="214"/>
              <w:widowControl w:val="0"/>
              <w:jc w:val="both"/>
              <w:rPr>
                <w:rFonts w:ascii="Times New Roman" w:hAnsi="Times New Roman"/>
              </w:rPr>
            </w:pPr>
            <w:r>
              <w:rPr>
                <w:rFonts w:ascii="Times New Roman" w:hAnsi="Times New Roman"/>
              </w:rPr>
              <w:t>1：设置失败。</w:t>
            </w:r>
          </w:p>
        </w:tc>
      </w:tr>
      <w:tr w14:paraId="22E7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73AC5B27">
            <w:pPr>
              <w:pStyle w:val="214"/>
              <w:widowControl w:val="0"/>
              <w:spacing w:line="360" w:lineRule="auto"/>
              <w:rPr>
                <w:rFonts w:ascii="Times New Roman" w:hAnsi="Times New Roman"/>
              </w:rPr>
            </w:pPr>
            <w:r>
              <w:rPr>
                <w:rFonts w:ascii="Times New Roman" w:hAnsi="Times New Roman"/>
              </w:rPr>
              <w:t>保留</w:t>
            </w:r>
          </w:p>
        </w:tc>
        <w:tc>
          <w:tcPr>
            <w:tcW w:w="1432" w:type="dxa"/>
            <w:vMerge w:val="continue"/>
            <w:noWrap w:val="0"/>
            <w:vAlign w:val="center"/>
          </w:tcPr>
          <w:p w14:paraId="0EA83FB5">
            <w:pPr>
              <w:pStyle w:val="214"/>
              <w:widowControl w:val="0"/>
              <w:spacing w:line="360" w:lineRule="auto"/>
              <w:rPr>
                <w:rFonts w:ascii="Times New Roman" w:hAnsi="Times New Roman"/>
              </w:rPr>
            </w:pPr>
          </w:p>
        </w:tc>
        <w:tc>
          <w:tcPr>
            <w:tcW w:w="1402" w:type="dxa"/>
            <w:noWrap w:val="0"/>
            <w:vAlign w:val="center"/>
          </w:tcPr>
          <w:p w14:paraId="1983FB8A">
            <w:pPr>
              <w:pStyle w:val="214"/>
              <w:widowControl w:val="0"/>
              <w:spacing w:line="360" w:lineRule="auto"/>
              <w:rPr>
                <w:rFonts w:ascii="Times New Roman" w:hAnsi="Times New Roman"/>
              </w:rPr>
            </w:pPr>
            <w:r>
              <w:rPr>
                <w:rFonts w:ascii="Times New Roman" w:hAnsi="Times New Roman"/>
              </w:rPr>
              <w:t>2-7</w:t>
            </w:r>
          </w:p>
        </w:tc>
        <w:tc>
          <w:tcPr>
            <w:tcW w:w="1477" w:type="dxa"/>
            <w:noWrap w:val="0"/>
            <w:vAlign w:val="center"/>
          </w:tcPr>
          <w:p w14:paraId="72D3AB4C">
            <w:pPr>
              <w:pStyle w:val="214"/>
              <w:widowControl w:val="0"/>
              <w:spacing w:line="360" w:lineRule="auto"/>
              <w:rPr>
                <w:rFonts w:ascii="Times New Roman" w:hAnsi="Times New Roman"/>
              </w:rPr>
            </w:pPr>
            <w:r>
              <w:rPr>
                <w:rFonts w:ascii="Times New Roman" w:hAnsi="Times New Roman"/>
              </w:rPr>
              <w:t>6</w:t>
            </w:r>
          </w:p>
        </w:tc>
        <w:tc>
          <w:tcPr>
            <w:tcW w:w="1940" w:type="dxa"/>
            <w:noWrap w:val="0"/>
            <w:vAlign w:val="center"/>
          </w:tcPr>
          <w:p w14:paraId="58029DF6">
            <w:pPr>
              <w:pStyle w:val="214"/>
              <w:widowControl w:val="0"/>
              <w:spacing w:line="360" w:lineRule="auto"/>
              <w:rPr>
                <w:rFonts w:ascii="Times New Roman" w:hAnsi="Times New Roman"/>
              </w:rPr>
            </w:pPr>
          </w:p>
        </w:tc>
      </w:tr>
      <w:tr w14:paraId="5A8D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54" w:type="dxa"/>
            <w:noWrap w:val="0"/>
            <w:vAlign w:val="center"/>
          </w:tcPr>
          <w:p w14:paraId="7A56B374">
            <w:pPr>
              <w:jc w:val="center"/>
              <w:rPr>
                <w:rFonts w:hint="eastAsia"/>
                <w:szCs w:val="21"/>
              </w:rPr>
            </w:pPr>
            <w:r>
              <w:rPr>
                <w:szCs w:val="21"/>
              </w:rPr>
              <w:t>采集周期</w:t>
            </w:r>
          </w:p>
        </w:tc>
        <w:tc>
          <w:tcPr>
            <w:tcW w:w="1432" w:type="dxa"/>
            <w:noWrap w:val="0"/>
            <w:vAlign w:val="center"/>
          </w:tcPr>
          <w:p w14:paraId="6873AF61">
            <w:pPr>
              <w:jc w:val="center"/>
              <w:rPr>
                <w:szCs w:val="21"/>
              </w:rPr>
            </w:pPr>
            <w:r>
              <w:rPr>
                <w:szCs w:val="21"/>
              </w:rPr>
              <w:t>14</w:t>
            </w:r>
          </w:p>
        </w:tc>
        <w:tc>
          <w:tcPr>
            <w:tcW w:w="1402" w:type="dxa"/>
            <w:noWrap w:val="0"/>
            <w:vAlign w:val="center"/>
          </w:tcPr>
          <w:p w14:paraId="6B0B40BE">
            <w:pPr>
              <w:jc w:val="center"/>
              <w:rPr>
                <w:szCs w:val="21"/>
              </w:rPr>
            </w:pPr>
            <w:r>
              <w:rPr>
                <w:szCs w:val="21"/>
              </w:rPr>
              <w:t>0-7</w:t>
            </w:r>
          </w:p>
        </w:tc>
        <w:tc>
          <w:tcPr>
            <w:tcW w:w="1477" w:type="dxa"/>
            <w:noWrap w:val="0"/>
            <w:vAlign w:val="center"/>
          </w:tcPr>
          <w:p w14:paraId="00C3884A">
            <w:pPr>
              <w:jc w:val="center"/>
              <w:rPr>
                <w:szCs w:val="21"/>
              </w:rPr>
            </w:pPr>
            <w:r>
              <w:rPr>
                <w:szCs w:val="21"/>
              </w:rPr>
              <w:t>8</w:t>
            </w:r>
          </w:p>
        </w:tc>
        <w:tc>
          <w:tcPr>
            <w:tcW w:w="1940" w:type="dxa"/>
            <w:noWrap w:val="0"/>
            <w:vAlign w:val="center"/>
          </w:tcPr>
          <w:p w14:paraId="28DEC225">
            <w:pPr>
              <w:pStyle w:val="214"/>
              <w:widowControl w:val="0"/>
              <w:spacing w:line="360" w:lineRule="auto"/>
              <w:jc w:val="both"/>
              <w:rPr>
                <w:rFonts w:ascii="Times New Roman" w:hAnsi="Times New Roman"/>
              </w:rPr>
            </w:pPr>
            <w:r>
              <w:rPr>
                <w:rFonts w:ascii="Times New Roman" w:hAnsi="Times New Roman"/>
              </w:rPr>
              <w:t>单位：分钟</w:t>
            </w:r>
          </w:p>
        </w:tc>
      </w:tr>
    </w:tbl>
    <w:p w14:paraId="5707E93D">
      <w:pPr>
        <w:pStyle w:val="38"/>
        <w:ind w:firstLine="0" w:firstLineChars="0"/>
        <w:rPr>
          <w:rFonts w:ascii="Times New Roman"/>
        </w:rPr>
      </w:pPr>
      <w:r>
        <w:rPr>
          <w:rFonts w:ascii="Times New Roman"/>
        </w:rPr>
        <w:t xml:space="preserve">    </w:t>
      </w:r>
      <w:r>
        <w:rPr>
          <w:rFonts w:ascii="Times New Roman"/>
          <w:rPrChange w:id="179" w:author="作者" w:date="">
            <w:rPr/>
          </w:rPrChange>
        </w:rPr>
        <w:t>注：CCO以单播发送采集任务配置下行报文，STA以单播回复上行报文；CCO以广播发送采集任务配置下行报文时，STA不做回复。STA收到采集任务启用时，当存在相同任务号时，STA使用新配置替代旧配置；STA收到采集任务删除下行报文时，删除相关任务配置及采集数据，若任务号不存在不做处理</w:t>
      </w:r>
      <w:r>
        <w:rPr>
          <w:rFonts w:hint="default" w:ascii="Times New Roman"/>
          <w:rPrChange w:id="180" w:author="作者" w:date="">
            <w:rPr>
              <w:rFonts w:hint="eastAsia"/>
            </w:rPr>
          </w:rPrChange>
        </w:rPr>
        <w:t>。STA收到采集任务启用时，需要判断协议类型和表计类型是否与本地一致，不一致则回复设置失败。</w:t>
      </w:r>
    </w:p>
    <w:p w14:paraId="54DEA630">
      <w:pPr>
        <w:pStyle w:val="79"/>
        <w:spacing w:before="156" w:after="156"/>
      </w:pPr>
      <w:r>
        <w:rPr>
          <w:rFonts w:hint="eastAsia"/>
        </w:rPr>
        <w:t>分钟采集任务配置流程</w:t>
      </w:r>
    </w:p>
    <w:p w14:paraId="23BC65CE">
      <w:pPr>
        <w:pStyle w:val="38"/>
      </w:pPr>
      <w:r>
        <w:rPr>
          <w:rFonts w:hint="eastAsia" w:ascii="Times New Roman"/>
        </w:rPr>
        <w:t>CCO根据采集任务配置信息，将不同的采集任务配置下发至任务关联的STA，STA发送配置响应上行报文至CCO。分钟采集任务配置报文传输流程</w:t>
      </w:r>
      <w:r>
        <w:rPr>
          <w:rFonts w:ascii="Times New Roman"/>
        </w:rPr>
        <w:t>应符合图</w:t>
      </w:r>
      <w:r>
        <w:rPr>
          <w:rFonts w:hint="eastAsia" w:ascii="Times New Roman"/>
        </w:rPr>
        <w:t>44</w:t>
      </w:r>
      <w:r>
        <w:rPr>
          <w:rFonts w:ascii="Times New Roman"/>
        </w:rPr>
        <w:t>要求</w:t>
      </w:r>
      <w:r>
        <w:rPr>
          <w:rFonts w:hint="eastAsia" w:ascii="Times New Roman"/>
        </w:rPr>
        <w:t>。</w:t>
      </w:r>
    </w:p>
    <w:p w14:paraId="2D17A835">
      <w:pPr>
        <w:pStyle w:val="38"/>
        <w:jc w:val="center"/>
      </w:pPr>
      <w:r>
        <w:object>
          <v:shape id="_x0000_i1066" o:spt="75" type="#_x0000_t75" style="height:145.5pt;width:154.5pt;" o:ole="t" filled="f" o:preferrelative="t" stroked="f" coordsize="21600,21600">
            <v:path/>
            <v:fill on="f" focussize="0,0"/>
            <v:stroke on="f"/>
            <v:imagedata r:id="rId99" o:title=""/>
            <o:lock v:ext="edit" aspectratio="f"/>
            <w10:wrap type="none"/>
            <w10:anchorlock/>
          </v:shape>
          <o:OLEObject Type="Embed" ProgID="Visio.Drawing.15" ShapeID="_x0000_i1066" DrawAspect="Content" ObjectID="_1468075768" r:id="rId98">
            <o:LockedField>false</o:LockedField>
          </o:OLEObject>
        </w:object>
      </w:r>
    </w:p>
    <w:p w14:paraId="0FD5588D">
      <w:pPr>
        <w:pStyle w:val="156"/>
        <w:rPr>
          <w:rFonts w:ascii="Times New Roman"/>
        </w:rPr>
      </w:pPr>
      <w:r>
        <w:rPr>
          <w:rFonts w:hint="eastAsia" w:ascii="Times New Roman"/>
        </w:rPr>
        <w:t>分钟采集任务配置</w:t>
      </w:r>
      <w:r>
        <w:rPr>
          <w:rFonts w:ascii="Times New Roman"/>
        </w:rPr>
        <w:t>报文传输流程</w:t>
      </w:r>
    </w:p>
    <w:p w14:paraId="1E2F715F">
      <w:pPr>
        <w:pStyle w:val="38"/>
      </w:pPr>
    </w:p>
    <w:p w14:paraId="50CA9C04">
      <w:pPr>
        <w:pStyle w:val="74"/>
        <w:spacing w:before="156" w:after="156"/>
      </w:pPr>
      <w:r>
        <w:rPr>
          <w:rFonts w:hint="eastAsia"/>
        </w:rPr>
        <w:t>分钟采集任务数据读取</w:t>
      </w:r>
    </w:p>
    <w:p w14:paraId="65C42240">
      <w:pPr>
        <w:pStyle w:val="79"/>
        <w:spacing w:before="156" w:after="156"/>
        <w:rPr>
          <w:rFonts w:ascii="Times New Roman"/>
        </w:rPr>
      </w:pPr>
      <w:r>
        <w:rPr>
          <w:rFonts w:hint="eastAsia" w:ascii="Times New Roman"/>
        </w:rPr>
        <w:t>下行</w:t>
      </w:r>
      <w:r>
        <w:rPr>
          <w:rFonts w:ascii="Times New Roman"/>
        </w:rPr>
        <w:t>报文</w:t>
      </w:r>
      <w:r>
        <w:rPr>
          <w:rFonts w:hint="eastAsia" w:ascii="Times New Roman"/>
        </w:rPr>
        <w:t>格式</w:t>
      </w:r>
    </w:p>
    <w:p w14:paraId="5ABA9891">
      <w:pPr>
        <w:pStyle w:val="38"/>
        <w:rPr>
          <w:rFonts w:hint="eastAsia" w:ascii="Times New Roman"/>
        </w:rPr>
      </w:pPr>
      <w:r>
        <w:rPr>
          <w:rFonts w:hint="eastAsia" w:ascii="Times New Roman"/>
        </w:rPr>
        <w:t>分钟采集任务数据读取下行报文应符合图45格式要求。</w:t>
      </w:r>
    </w:p>
    <w:p w14:paraId="5946AB11">
      <w:pPr>
        <w:pStyle w:val="38"/>
        <w:ind w:firstLine="0" w:firstLineChars="0"/>
        <w:jc w:val="center"/>
        <w:rPr>
          <w:rFonts w:ascii="Times New Roman"/>
        </w:rPr>
      </w:pPr>
      <w:r>
        <w:rPr>
          <w:rFonts w:ascii="Times New Roman"/>
        </w:rPr>
        <w:object>
          <v:shape id="_x0000_i1067" o:spt="75" type="#_x0000_t75" style="height:71pt;width:415pt;" o:ole="t" filled="f" o:preferrelative="t" stroked="f" coordsize="21600,21600">
            <v:path/>
            <v:fill on="f" focussize="0,0"/>
            <v:stroke on="f"/>
            <v:imagedata r:id="rId101" o:title=""/>
            <o:lock v:ext="edit" aspectratio="f"/>
            <w10:wrap type="none"/>
            <w10:anchorlock/>
          </v:shape>
          <o:OLEObject Type="Embed" ProgID="Visio.Drawing.15" ShapeID="_x0000_i1067" DrawAspect="Content" ObjectID="_1468075769" r:id="rId100">
            <o:LockedField>false</o:LockedField>
          </o:OLEObject>
        </w:object>
      </w:r>
    </w:p>
    <w:p w14:paraId="71DBDE9A">
      <w:pPr>
        <w:pStyle w:val="156"/>
        <w:rPr>
          <w:rFonts w:ascii="Times New Roman"/>
        </w:rPr>
      </w:pPr>
      <w:r>
        <w:rPr>
          <w:rFonts w:hint="eastAsia" w:ascii="Times New Roman"/>
        </w:rPr>
        <w:t>分钟采集任务数据读取下行</w:t>
      </w:r>
      <w:r>
        <w:rPr>
          <w:rFonts w:ascii="Times New Roman"/>
        </w:rPr>
        <w:t>报文格式</w:t>
      </w:r>
    </w:p>
    <w:p w14:paraId="5603E076">
      <w:pPr>
        <w:pStyle w:val="38"/>
      </w:pPr>
      <w:r>
        <w:rPr>
          <w:rFonts w:hint="eastAsia" w:ascii="Times New Roman"/>
        </w:rPr>
        <w:t>分钟采集任务数据读取下</w:t>
      </w:r>
      <w:r>
        <w:rPr>
          <w:rFonts w:ascii="Times New Roman"/>
        </w:rPr>
        <w:t>行报文数据格式字段</w:t>
      </w:r>
      <w:r>
        <w:rPr>
          <w:rFonts w:hint="eastAsia" w:ascii="Times New Roman"/>
        </w:rPr>
        <w:t>应符合表45要求</w:t>
      </w:r>
      <w:r>
        <w:rPr>
          <w:rFonts w:ascii="Times New Roman"/>
        </w:rPr>
        <w:t>。</w:t>
      </w:r>
    </w:p>
    <w:p w14:paraId="100FED96">
      <w:pPr>
        <w:pStyle w:val="154"/>
        <w:ind w:left="13" w:hanging="12" w:hangingChars="6"/>
        <w:rPr>
          <w:rFonts w:hint="eastAsia"/>
        </w:rPr>
      </w:pPr>
      <w:r>
        <w:rPr>
          <w:rFonts w:hint="eastAsia" w:ascii="Times New Roman"/>
        </w:rPr>
        <w:t>分钟采集任务数据读取下行报文格式说明</w:t>
      </w:r>
    </w:p>
    <w:tbl>
      <w:tblPr>
        <w:tblStyle w:val="52"/>
        <w:tblW w:w="8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559"/>
        <w:gridCol w:w="1418"/>
        <w:gridCol w:w="1559"/>
        <w:gridCol w:w="1665"/>
      </w:tblGrid>
      <w:tr w14:paraId="65EC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noWrap w:val="0"/>
            <w:vAlign w:val="center"/>
          </w:tcPr>
          <w:p w14:paraId="6BF18F21">
            <w:pPr>
              <w:pStyle w:val="214"/>
              <w:widowControl w:val="0"/>
              <w:spacing w:line="360" w:lineRule="auto"/>
              <w:rPr>
                <w:rFonts w:ascii="Times New Roman" w:hAnsi="Times New Roman"/>
              </w:rPr>
            </w:pPr>
            <w:r>
              <w:rPr>
                <w:rFonts w:ascii="Times New Roman" w:hAnsi="Times New Roman"/>
              </w:rPr>
              <w:t>域</w:t>
            </w:r>
          </w:p>
        </w:tc>
        <w:tc>
          <w:tcPr>
            <w:tcW w:w="1559" w:type="dxa"/>
            <w:noWrap w:val="0"/>
            <w:vAlign w:val="center"/>
          </w:tcPr>
          <w:p w14:paraId="46C290D8">
            <w:pPr>
              <w:pStyle w:val="214"/>
              <w:widowControl w:val="0"/>
              <w:spacing w:line="360" w:lineRule="auto"/>
              <w:rPr>
                <w:rFonts w:ascii="Times New Roman" w:hAnsi="Times New Roman"/>
              </w:rPr>
            </w:pPr>
            <w:r>
              <w:rPr>
                <w:rFonts w:ascii="Times New Roman" w:hAnsi="Times New Roman"/>
              </w:rPr>
              <w:t>字节号</w:t>
            </w:r>
          </w:p>
        </w:tc>
        <w:tc>
          <w:tcPr>
            <w:tcW w:w="1418" w:type="dxa"/>
            <w:noWrap w:val="0"/>
            <w:vAlign w:val="center"/>
          </w:tcPr>
          <w:p w14:paraId="48FCEAD1">
            <w:pPr>
              <w:pStyle w:val="214"/>
              <w:widowControl w:val="0"/>
              <w:spacing w:line="360" w:lineRule="auto"/>
              <w:rPr>
                <w:rFonts w:ascii="Times New Roman" w:hAnsi="Times New Roman"/>
              </w:rPr>
            </w:pPr>
            <w:r>
              <w:rPr>
                <w:rFonts w:ascii="Times New Roman" w:hAnsi="Times New Roman"/>
              </w:rPr>
              <w:t>比特位</w:t>
            </w:r>
          </w:p>
        </w:tc>
        <w:tc>
          <w:tcPr>
            <w:tcW w:w="1559" w:type="dxa"/>
            <w:noWrap w:val="0"/>
            <w:vAlign w:val="center"/>
          </w:tcPr>
          <w:p w14:paraId="62B04953">
            <w:pPr>
              <w:pStyle w:val="214"/>
              <w:widowControl w:val="0"/>
              <w:spacing w:line="360" w:lineRule="auto"/>
              <w:rPr>
                <w:rFonts w:ascii="Times New Roman" w:hAnsi="Times New Roman"/>
              </w:rPr>
            </w:pPr>
            <w:r>
              <w:rPr>
                <w:rFonts w:ascii="Times New Roman" w:hAnsi="Times New Roman"/>
              </w:rPr>
              <w:t>域大小（比特）</w:t>
            </w:r>
          </w:p>
        </w:tc>
        <w:tc>
          <w:tcPr>
            <w:tcW w:w="1665" w:type="dxa"/>
            <w:noWrap w:val="0"/>
            <w:vAlign w:val="center"/>
          </w:tcPr>
          <w:p w14:paraId="31B35815">
            <w:pPr>
              <w:pStyle w:val="214"/>
              <w:widowControl w:val="0"/>
              <w:spacing w:line="360" w:lineRule="auto"/>
              <w:rPr>
                <w:rFonts w:ascii="Times New Roman" w:hAnsi="Times New Roman"/>
              </w:rPr>
            </w:pPr>
            <w:r>
              <w:rPr>
                <w:rFonts w:ascii="Times New Roman" w:hAnsi="Times New Roman"/>
              </w:rPr>
              <w:t>含义</w:t>
            </w:r>
          </w:p>
        </w:tc>
      </w:tr>
      <w:tr w14:paraId="465A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noWrap w:val="0"/>
            <w:vAlign w:val="center"/>
          </w:tcPr>
          <w:p w14:paraId="7B1F2457">
            <w:pPr>
              <w:pStyle w:val="214"/>
              <w:widowControl w:val="0"/>
              <w:spacing w:line="360" w:lineRule="auto"/>
              <w:rPr>
                <w:rFonts w:ascii="Times New Roman" w:hAnsi="Times New Roman"/>
              </w:rPr>
            </w:pPr>
            <w:r>
              <w:rPr>
                <w:rFonts w:ascii="Times New Roman" w:hAnsi="Times New Roman"/>
              </w:rPr>
              <w:t>协议版本号</w:t>
            </w:r>
          </w:p>
        </w:tc>
        <w:tc>
          <w:tcPr>
            <w:tcW w:w="1559" w:type="dxa"/>
            <w:vMerge w:val="restart"/>
            <w:noWrap w:val="0"/>
            <w:vAlign w:val="center"/>
          </w:tcPr>
          <w:p w14:paraId="3BE115CB">
            <w:pPr>
              <w:pStyle w:val="214"/>
              <w:widowControl w:val="0"/>
              <w:spacing w:line="360" w:lineRule="auto"/>
              <w:rPr>
                <w:rFonts w:ascii="Times New Roman" w:hAnsi="Times New Roman"/>
              </w:rPr>
            </w:pPr>
            <w:r>
              <w:rPr>
                <w:rFonts w:ascii="Times New Roman" w:hAnsi="Times New Roman"/>
              </w:rPr>
              <w:t>0</w:t>
            </w:r>
          </w:p>
        </w:tc>
        <w:tc>
          <w:tcPr>
            <w:tcW w:w="1418" w:type="dxa"/>
            <w:noWrap w:val="0"/>
            <w:vAlign w:val="center"/>
          </w:tcPr>
          <w:p w14:paraId="6D8F0C33">
            <w:pPr>
              <w:pStyle w:val="214"/>
              <w:widowControl w:val="0"/>
              <w:spacing w:line="360" w:lineRule="auto"/>
              <w:rPr>
                <w:rFonts w:ascii="Times New Roman" w:hAnsi="Times New Roman"/>
              </w:rPr>
            </w:pPr>
            <w:r>
              <w:rPr>
                <w:rFonts w:ascii="Times New Roman" w:hAnsi="Times New Roman"/>
              </w:rPr>
              <w:t>0-5</w:t>
            </w:r>
          </w:p>
        </w:tc>
        <w:tc>
          <w:tcPr>
            <w:tcW w:w="1559" w:type="dxa"/>
            <w:noWrap w:val="0"/>
            <w:vAlign w:val="center"/>
          </w:tcPr>
          <w:p w14:paraId="2D42B936">
            <w:pPr>
              <w:pStyle w:val="214"/>
              <w:widowControl w:val="0"/>
              <w:spacing w:line="360" w:lineRule="auto"/>
              <w:rPr>
                <w:rFonts w:ascii="Times New Roman" w:hAnsi="Times New Roman"/>
              </w:rPr>
            </w:pPr>
            <w:r>
              <w:rPr>
                <w:rFonts w:ascii="Times New Roman" w:hAnsi="Times New Roman"/>
              </w:rPr>
              <w:t>6</w:t>
            </w:r>
          </w:p>
        </w:tc>
        <w:tc>
          <w:tcPr>
            <w:tcW w:w="1665" w:type="dxa"/>
            <w:noWrap w:val="0"/>
            <w:vAlign w:val="center"/>
          </w:tcPr>
          <w:p w14:paraId="4C963CB8">
            <w:pPr>
              <w:pStyle w:val="214"/>
              <w:widowControl w:val="0"/>
              <w:spacing w:line="360" w:lineRule="auto"/>
              <w:jc w:val="both"/>
              <w:rPr>
                <w:rFonts w:ascii="Times New Roman" w:hAnsi="Times New Roman"/>
              </w:rPr>
            </w:pPr>
            <w:r>
              <w:rPr>
                <w:rFonts w:ascii="Times New Roman" w:hAnsi="Times New Roman"/>
              </w:rPr>
              <w:t>固定为0x01</w:t>
            </w:r>
          </w:p>
        </w:tc>
      </w:tr>
      <w:tr w14:paraId="6306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vMerge w:val="restart"/>
            <w:noWrap w:val="0"/>
            <w:vAlign w:val="center"/>
          </w:tcPr>
          <w:p w14:paraId="1DEBA264">
            <w:pPr>
              <w:pStyle w:val="214"/>
              <w:widowControl w:val="0"/>
              <w:spacing w:line="360" w:lineRule="auto"/>
              <w:rPr>
                <w:rFonts w:ascii="Times New Roman" w:hAnsi="Times New Roman"/>
              </w:rPr>
            </w:pPr>
            <w:r>
              <w:rPr>
                <w:rFonts w:ascii="Times New Roman" w:hAnsi="Times New Roman"/>
              </w:rPr>
              <w:t>报文头长度</w:t>
            </w:r>
          </w:p>
        </w:tc>
        <w:tc>
          <w:tcPr>
            <w:tcW w:w="1559" w:type="dxa"/>
            <w:vMerge w:val="continue"/>
            <w:noWrap w:val="0"/>
            <w:vAlign w:val="center"/>
          </w:tcPr>
          <w:p w14:paraId="0E5D1609">
            <w:pPr>
              <w:pStyle w:val="214"/>
              <w:widowControl w:val="0"/>
              <w:spacing w:line="360" w:lineRule="auto"/>
              <w:rPr>
                <w:rFonts w:ascii="Times New Roman" w:hAnsi="Times New Roman"/>
              </w:rPr>
            </w:pPr>
          </w:p>
        </w:tc>
        <w:tc>
          <w:tcPr>
            <w:tcW w:w="1418" w:type="dxa"/>
            <w:noWrap w:val="0"/>
            <w:vAlign w:val="center"/>
          </w:tcPr>
          <w:p w14:paraId="42C9FE98">
            <w:pPr>
              <w:pStyle w:val="214"/>
              <w:widowControl w:val="0"/>
              <w:spacing w:line="360" w:lineRule="auto"/>
              <w:rPr>
                <w:rFonts w:ascii="Times New Roman" w:hAnsi="Times New Roman"/>
              </w:rPr>
            </w:pPr>
            <w:r>
              <w:rPr>
                <w:rFonts w:ascii="Times New Roman" w:hAnsi="Times New Roman"/>
              </w:rPr>
              <w:t>6-7</w:t>
            </w:r>
          </w:p>
        </w:tc>
        <w:tc>
          <w:tcPr>
            <w:tcW w:w="1559" w:type="dxa"/>
            <w:vMerge w:val="restart"/>
            <w:noWrap w:val="0"/>
            <w:vAlign w:val="center"/>
          </w:tcPr>
          <w:p w14:paraId="333B1A8A">
            <w:pPr>
              <w:pStyle w:val="214"/>
              <w:widowControl w:val="0"/>
              <w:spacing w:line="360" w:lineRule="auto"/>
              <w:rPr>
                <w:rFonts w:ascii="Times New Roman" w:hAnsi="Times New Roman"/>
              </w:rPr>
            </w:pPr>
            <w:r>
              <w:rPr>
                <w:rFonts w:ascii="Times New Roman" w:hAnsi="Times New Roman"/>
              </w:rPr>
              <w:t>6</w:t>
            </w:r>
          </w:p>
        </w:tc>
        <w:tc>
          <w:tcPr>
            <w:tcW w:w="1665" w:type="dxa"/>
            <w:vMerge w:val="restart"/>
            <w:noWrap w:val="0"/>
            <w:vAlign w:val="center"/>
          </w:tcPr>
          <w:p w14:paraId="6A2F326A">
            <w:pPr>
              <w:pStyle w:val="214"/>
              <w:widowControl w:val="0"/>
              <w:spacing w:line="360" w:lineRule="auto"/>
              <w:jc w:val="both"/>
              <w:rPr>
                <w:rFonts w:ascii="Times New Roman" w:hAnsi="Times New Roman"/>
              </w:rPr>
            </w:pPr>
            <w:r>
              <w:rPr>
                <w:rFonts w:ascii="Times New Roman" w:hAnsi="Times New Roman"/>
              </w:rPr>
              <w:t>固定为20</w:t>
            </w:r>
          </w:p>
        </w:tc>
      </w:tr>
      <w:tr w14:paraId="25F5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vMerge w:val="continue"/>
            <w:noWrap w:val="0"/>
            <w:vAlign w:val="center"/>
          </w:tcPr>
          <w:p w14:paraId="39CA849E">
            <w:pPr>
              <w:pStyle w:val="214"/>
              <w:widowControl w:val="0"/>
              <w:spacing w:line="360" w:lineRule="auto"/>
              <w:rPr>
                <w:rFonts w:ascii="Times New Roman" w:hAnsi="Times New Roman"/>
              </w:rPr>
            </w:pPr>
          </w:p>
        </w:tc>
        <w:tc>
          <w:tcPr>
            <w:tcW w:w="1559" w:type="dxa"/>
            <w:vMerge w:val="restart"/>
            <w:noWrap w:val="0"/>
            <w:vAlign w:val="center"/>
          </w:tcPr>
          <w:p w14:paraId="7F7A928E">
            <w:pPr>
              <w:pStyle w:val="214"/>
              <w:widowControl w:val="0"/>
              <w:spacing w:line="360" w:lineRule="auto"/>
              <w:rPr>
                <w:rFonts w:ascii="Times New Roman" w:hAnsi="Times New Roman"/>
              </w:rPr>
            </w:pPr>
            <w:r>
              <w:rPr>
                <w:rFonts w:ascii="Times New Roman" w:hAnsi="Times New Roman"/>
              </w:rPr>
              <w:t>1</w:t>
            </w:r>
          </w:p>
        </w:tc>
        <w:tc>
          <w:tcPr>
            <w:tcW w:w="1418" w:type="dxa"/>
            <w:noWrap w:val="0"/>
            <w:vAlign w:val="center"/>
          </w:tcPr>
          <w:p w14:paraId="46D57784">
            <w:pPr>
              <w:pStyle w:val="214"/>
              <w:widowControl w:val="0"/>
              <w:spacing w:line="360" w:lineRule="auto"/>
              <w:rPr>
                <w:rFonts w:ascii="Times New Roman" w:hAnsi="Times New Roman"/>
              </w:rPr>
            </w:pPr>
            <w:r>
              <w:rPr>
                <w:rFonts w:ascii="Times New Roman" w:hAnsi="Times New Roman"/>
              </w:rPr>
              <w:t>0-3</w:t>
            </w:r>
          </w:p>
        </w:tc>
        <w:tc>
          <w:tcPr>
            <w:tcW w:w="1559" w:type="dxa"/>
            <w:vMerge w:val="continue"/>
            <w:noWrap w:val="0"/>
            <w:vAlign w:val="center"/>
          </w:tcPr>
          <w:p w14:paraId="1A88D25E">
            <w:pPr>
              <w:pStyle w:val="214"/>
              <w:widowControl w:val="0"/>
              <w:spacing w:line="360" w:lineRule="auto"/>
              <w:rPr>
                <w:rFonts w:ascii="Times New Roman" w:hAnsi="Times New Roman"/>
              </w:rPr>
            </w:pPr>
          </w:p>
        </w:tc>
        <w:tc>
          <w:tcPr>
            <w:tcW w:w="1665" w:type="dxa"/>
            <w:vMerge w:val="continue"/>
            <w:noWrap w:val="0"/>
            <w:vAlign w:val="center"/>
          </w:tcPr>
          <w:p w14:paraId="612464C5">
            <w:pPr>
              <w:pStyle w:val="214"/>
              <w:widowControl w:val="0"/>
              <w:spacing w:line="360" w:lineRule="auto"/>
              <w:rPr>
                <w:rFonts w:ascii="Times New Roman" w:hAnsi="Times New Roman"/>
              </w:rPr>
            </w:pPr>
          </w:p>
        </w:tc>
      </w:tr>
      <w:tr w14:paraId="79A2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noWrap w:val="0"/>
            <w:vAlign w:val="center"/>
          </w:tcPr>
          <w:p w14:paraId="66C78067">
            <w:pPr>
              <w:pStyle w:val="214"/>
              <w:widowControl w:val="0"/>
              <w:spacing w:line="360" w:lineRule="auto"/>
              <w:rPr>
                <w:rFonts w:ascii="Times New Roman" w:hAnsi="Times New Roman"/>
              </w:rPr>
            </w:pPr>
            <w:r>
              <w:rPr>
                <w:rFonts w:ascii="Times New Roman" w:hAnsi="Times New Roman"/>
              </w:rPr>
              <w:t>方向位</w:t>
            </w:r>
          </w:p>
        </w:tc>
        <w:tc>
          <w:tcPr>
            <w:tcW w:w="1559" w:type="dxa"/>
            <w:vMerge w:val="continue"/>
            <w:noWrap w:val="0"/>
            <w:vAlign w:val="center"/>
          </w:tcPr>
          <w:p w14:paraId="12226E68">
            <w:pPr>
              <w:pStyle w:val="214"/>
              <w:widowControl w:val="0"/>
              <w:spacing w:line="360" w:lineRule="auto"/>
              <w:rPr>
                <w:rFonts w:ascii="Times New Roman" w:hAnsi="Times New Roman"/>
              </w:rPr>
            </w:pPr>
          </w:p>
        </w:tc>
        <w:tc>
          <w:tcPr>
            <w:tcW w:w="1418" w:type="dxa"/>
            <w:noWrap w:val="0"/>
            <w:vAlign w:val="center"/>
          </w:tcPr>
          <w:p w14:paraId="487CDF51">
            <w:pPr>
              <w:pStyle w:val="214"/>
              <w:widowControl w:val="0"/>
              <w:spacing w:line="360" w:lineRule="auto"/>
              <w:rPr>
                <w:rFonts w:ascii="Times New Roman" w:hAnsi="Times New Roman"/>
              </w:rPr>
            </w:pPr>
            <w:r>
              <w:rPr>
                <w:rFonts w:ascii="Times New Roman" w:hAnsi="Times New Roman"/>
              </w:rPr>
              <w:t>4</w:t>
            </w:r>
          </w:p>
        </w:tc>
        <w:tc>
          <w:tcPr>
            <w:tcW w:w="1559" w:type="dxa"/>
            <w:noWrap w:val="0"/>
            <w:vAlign w:val="center"/>
          </w:tcPr>
          <w:p w14:paraId="7E3A03E2">
            <w:pPr>
              <w:pStyle w:val="214"/>
              <w:widowControl w:val="0"/>
              <w:spacing w:line="360" w:lineRule="auto"/>
              <w:rPr>
                <w:rFonts w:ascii="Times New Roman" w:hAnsi="Times New Roman"/>
              </w:rPr>
            </w:pPr>
            <w:r>
              <w:rPr>
                <w:rFonts w:ascii="Times New Roman" w:hAnsi="Times New Roman"/>
              </w:rPr>
              <w:t>1</w:t>
            </w:r>
          </w:p>
        </w:tc>
        <w:tc>
          <w:tcPr>
            <w:tcW w:w="1665" w:type="dxa"/>
            <w:noWrap w:val="0"/>
            <w:vAlign w:val="center"/>
          </w:tcPr>
          <w:p w14:paraId="776390D1">
            <w:pPr>
              <w:pStyle w:val="214"/>
              <w:widowControl w:val="0"/>
              <w:jc w:val="both"/>
              <w:rPr>
                <w:rFonts w:ascii="Times New Roman" w:hAnsi="Times New Roman"/>
              </w:rPr>
            </w:pPr>
            <w:r>
              <w:rPr>
                <w:rFonts w:ascii="Times New Roman" w:hAnsi="Times New Roman"/>
              </w:rPr>
              <w:t>0：下行；</w:t>
            </w:r>
          </w:p>
          <w:p w14:paraId="633BEE59">
            <w:pPr>
              <w:pStyle w:val="214"/>
              <w:widowControl w:val="0"/>
              <w:jc w:val="both"/>
              <w:rPr>
                <w:rFonts w:ascii="Times New Roman" w:hAnsi="Times New Roman"/>
              </w:rPr>
            </w:pPr>
            <w:r>
              <w:rPr>
                <w:rFonts w:ascii="Times New Roman" w:hAnsi="Times New Roman"/>
              </w:rPr>
              <w:t>1：上行；</w:t>
            </w:r>
          </w:p>
        </w:tc>
      </w:tr>
      <w:tr w14:paraId="79C6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noWrap w:val="0"/>
            <w:vAlign w:val="center"/>
          </w:tcPr>
          <w:p w14:paraId="3A502608">
            <w:pPr>
              <w:pStyle w:val="214"/>
              <w:widowControl w:val="0"/>
              <w:spacing w:line="360" w:lineRule="auto"/>
              <w:rPr>
                <w:rFonts w:ascii="Times New Roman" w:hAnsi="Times New Roman"/>
              </w:rPr>
            </w:pPr>
            <w:r>
              <w:rPr>
                <w:rFonts w:ascii="Times New Roman" w:hAnsi="Times New Roman"/>
              </w:rPr>
              <w:t>保留</w:t>
            </w:r>
          </w:p>
        </w:tc>
        <w:tc>
          <w:tcPr>
            <w:tcW w:w="1559" w:type="dxa"/>
            <w:vMerge w:val="continue"/>
            <w:noWrap w:val="0"/>
            <w:vAlign w:val="center"/>
          </w:tcPr>
          <w:p w14:paraId="6B504FB1">
            <w:pPr>
              <w:pStyle w:val="214"/>
              <w:widowControl w:val="0"/>
              <w:spacing w:line="360" w:lineRule="auto"/>
              <w:rPr>
                <w:rFonts w:ascii="Times New Roman" w:hAnsi="Times New Roman"/>
              </w:rPr>
            </w:pPr>
          </w:p>
        </w:tc>
        <w:tc>
          <w:tcPr>
            <w:tcW w:w="1418" w:type="dxa"/>
            <w:noWrap w:val="0"/>
            <w:vAlign w:val="center"/>
          </w:tcPr>
          <w:p w14:paraId="1A15EBE9">
            <w:pPr>
              <w:pStyle w:val="214"/>
              <w:widowControl w:val="0"/>
              <w:spacing w:line="360" w:lineRule="auto"/>
              <w:rPr>
                <w:rFonts w:ascii="Times New Roman" w:hAnsi="Times New Roman"/>
              </w:rPr>
            </w:pPr>
            <w:r>
              <w:rPr>
                <w:rFonts w:ascii="Times New Roman" w:hAnsi="Times New Roman"/>
              </w:rPr>
              <w:t>5-7</w:t>
            </w:r>
          </w:p>
        </w:tc>
        <w:tc>
          <w:tcPr>
            <w:tcW w:w="1559" w:type="dxa"/>
            <w:noWrap w:val="0"/>
            <w:vAlign w:val="center"/>
          </w:tcPr>
          <w:p w14:paraId="0E926210">
            <w:pPr>
              <w:pStyle w:val="214"/>
              <w:widowControl w:val="0"/>
              <w:spacing w:line="360" w:lineRule="auto"/>
              <w:rPr>
                <w:rFonts w:ascii="Times New Roman" w:hAnsi="Times New Roman"/>
              </w:rPr>
            </w:pPr>
            <w:r>
              <w:rPr>
                <w:rFonts w:ascii="Times New Roman" w:hAnsi="Times New Roman"/>
              </w:rPr>
              <w:t>3</w:t>
            </w:r>
          </w:p>
        </w:tc>
        <w:tc>
          <w:tcPr>
            <w:tcW w:w="1665" w:type="dxa"/>
            <w:noWrap w:val="0"/>
            <w:vAlign w:val="center"/>
          </w:tcPr>
          <w:p w14:paraId="0F40C873">
            <w:pPr>
              <w:pStyle w:val="214"/>
              <w:widowControl w:val="0"/>
              <w:spacing w:line="360" w:lineRule="auto"/>
              <w:rPr>
                <w:rFonts w:ascii="Times New Roman" w:hAnsi="Times New Roman"/>
              </w:rPr>
            </w:pPr>
          </w:p>
        </w:tc>
      </w:tr>
      <w:tr w14:paraId="1F85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noWrap w:val="0"/>
            <w:vAlign w:val="center"/>
          </w:tcPr>
          <w:p w14:paraId="16E19E3E">
            <w:pPr>
              <w:pStyle w:val="214"/>
              <w:widowControl w:val="0"/>
              <w:spacing w:line="360" w:lineRule="auto"/>
              <w:rPr>
                <w:rFonts w:ascii="Times New Roman" w:hAnsi="Times New Roman"/>
              </w:rPr>
            </w:pPr>
            <w:r>
              <w:rPr>
                <w:rFonts w:ascii="Times New Roman" w:hAnsi="Times New Roman"/>
              </w:rPr>
              <w:t>报文序号</w:t>
            </w:r>
          </w:p>
        </w:tc>
        <w:tc>
          <w:tcPr>
            <w:tcW w:w="1559" w:type="dxa"/>
            <w:noWrap w:val="0"/>
            <w:vAlign w:val="center"/>
          </w:tcPr>
          <w:p w14:paraId="18D0A5BE">
            <w:pPr>
              <w:pStyle w:val="214"/>
              <w:widowControl w:val="0"/>
              <w:spacing w:line="360" w:lineRule="auto"/>
              <w:rPr>
                <w:rFonts w:ascii="Times New Roman" w:hAnsi="Times New Roman"/>
              </w:rPr>
            </w:pPr>
            <w:r>
              <w:rPr>
                <w:rFonts w:ascii="Times New Roman" w:hAnsi="Times New Roman"/>
              </w:rPr>
              <w:t>2-5</w:t>
            </w:r>
          </w:p>
        </w:tc>
        <w:tc>
          <w:tcPr>
            <w:tcW w:w="1418" w:type="dxa"/>
            <w:noWrap w:val="0"/>
            <w:vAlign w:val="center"/>
          </w:tcPr>
          <w:p w14:paraId="261133BD">
            <w:pPr>
              <w:pStyle w:val="214"/>
              <w:widowControl w:val="0"/>
              <w:spacing w:line="360" w:lineRule="auto"/>
              <w:rPr>
                <w:rFonts w:ascii="Times New Roman" w:hAnsi="Times New Roman"/>
              </w:rPr>
            </w:pPr>
            <w:r>
              <w:rPr>
                <w:rFonts w:ascii="Times New Roman" w:hAnsi="Times New Roman"/>
              </w:rPr>
              <w:t>0-7</w:t>
            </w:r>
          </w:p>
        </w:tc>
        <w:tc>
          <w:tcPr>
            <w:tcW w:w="1559" w:type="dxa"/>
            <w:noWrap w:val="0"/>
            <w:vAlign w:val="center"/>
          </w:tcPr>
          <w:p w14:paraId="12D6301D">
            <w:pPr>
              <w:pStyle w:val="214"/>
              <w:widowControl w:val="0"/>
              <w:spacing w:line="360" w:lineRule="auto"/>
              <w:rPr>
                <w:rFonts w:ascii="Times New Roman" w:hAnsi="Times New Roman"/>
              </w:rPr>
            </w:pPr>
            <w:r>
              <w:rPr>
                <w:rFonts w:ascii="Times New Roman" w:hAnsi="Times New Roman"/>
              </w:rPr>
              <w:t>32</w:t>
            </w:r>
          </w:p>
        </w:tc>
        <w:tc>
          <w:tcPr>
            <w:tcW w:w="1665" w:type="dxa"/>
            <w:noWrap w:val="0"/>
            <w:vAlign w:val="center"/>
          </w:tcPr>
          <w:p w14:paraId="06F8D7A9">
            <w:pPr>
              <w:pStyle w:val="214"/>
              <w:widowControl w:val="0"/>
              <w:spacing w:line="360" w:lineRule="auto"/>
              <w:rPr>
                <w:rFonts w:ascii="Times New Roman" w:hAnsi="Times New Roman"/>
              </w:rPr>
            </w:pPr>
          </w:p>
        </w:tc>
      </w:tr>
      <w:tr w14:paraId="0A1B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noWrap w:val="0"/>
            <w:vAlign w:val="center"/>
          </w:tcPr>
          <w:p w14:paraId="4A0B3D6A">
            <w:pPr>
              <w:pStyle w:val="214"/>
              <w:widowControl w:val="0"/>
              <w:spacing w:line="360" w:lineRule="auto"/>
              <w:rPr>
                <w:rFonts w:ascii="Times New Roman" w:hAnsi="Times New Roman"/>
              </w:rPr>
            </w:pPr>
            <w:r>
              <w:rPr>
                <w:rFonts w:ascii="Times New Roman" w:hAnsi="Times New Roman"/>
              </w:rPr>
              <w:t>协议类型</w:t>
            </w:r>
          </w:p>
        </w:tc>
        <w:tc>
          <w:tcPr>
            <w:tcW w:w="1559" w:type="dxa"/>
            <w:vMerge w:val="restart"/>
            <w:noWrap w:val="0"/>
            <w:vAlign w:val="center"/>
          </w:tcPr>
          <w:p w14:paraId="6852D893">
            <w:pPr>
              <w:pStyle w:val="214"/>
              <w:widowControl w:val="0"/>
              <w:spacing w:line="360" w:lineRule="auto"/>
              <w:rPr>
                <w:rFonts w:ascii="Times New Roman" w:hAnsi="Times New Roman"/>
              </w:rPr>
            </w:pPr>
            <w:r>
              <w:rPr>
                <w:rFonts w:ascii="Times New Roman" w:hAnsi="Times New Roman"/>
              </w:rPr>
              <w:t>6</w:t>
            </w:r>
          </w:p>
        </w:tc>
        <w:tc>
          <w:tcPr>
            <w:tcW w:w="1418" w:type="dxa"/>
            <w:noWrap w:val="0"/>
            <w:vAlign w:val="center"/>
          </w:tcPr>
          <w:p w14:paraId="784C2094">
            <w:pPr>
              <w:pStyle w:val="214"/>
              <w:widowControl w:val="0"/>
              <w:spacing w:line="360" w:lineRule="auto"/>
              <w:rPr>
                <w:rFonts w:hint="eastAsia" w:ascii="Times New Roman" w:hAnsi="Times New Roman"/>
              </w:rPr>
            </w:pPr>
            <w:r>
              <w:rPr>
                <w:rFonts w:ascii="Times New Roman" w:hAnsi="Times New Roman"/>
              </w:rPr>
              <w:t>0-</w:t>
            </w:r>
            <w:r>
              <w:rPr>
                <w:rFonts w:hint="eastAsia" w:ascii="Times New Roman" w:hAnsi="Times New Roman"/>
              </w:rPr>
              <w:t>2</w:t>
            </w:r>
          </w:p>
        </w:tc>
        <w:tc>
          <w:tcPr>
            <w:tcW w:w="1559" w:type="dxa"/>
            <w:noWrap w:val="0"/>
            <w:vAlign w:val="center"/>
          </w:tcPr>
          <w:p w14:paraId="40A1117A">
            <w:pPr>
              <w:pStyle w:val="214"/>
              <w:widowControl w:val="0"/>
              <w:spacing w:line="360" w:lineRule="auto"/>
              <w:rPr>
                <w:rFonts w:hint="eastAsia" w:ascii="Times New Roman" w:hAnsi="Times New Roman"/>
              </w:rPr>
            </w:pPr>
            <w:r>
              <w:rPr>
                <w:rFonts w:hint="eastAsia" w:ascii="Times New Roman" w:hAnsi="Times New Roman"/>
              </w:rPr>
              <w:t>3</w:t>
            </w:r>
          </w:p>
        </w:tc>
        <w:tc>
          <w:tcPr>
            <w:tcW w:w="1665" w:type="dxa"/>
            <w:noWrap w:val="0"/>
            <w:vAlign w:val="center"/>
          </w:tcPr>
          <w:p w14:paraId="5406F32E">
            <w:pPr>
              <w:rPr>
                <w:szCs w:val="21"/>
              </w:rPr>
            </w:pPr>
            <w:r>
              <w:rPr>
                <w:szCs w:val="21"/>
              </w:rPr>
              <w:t>2：645协议</w:t>
            </w:r>
          </w:p>
          <w:p w14:paraId="0F1DEB68">
            <w:pPr>
              <w:rPr>
                <w:szCs w:val="21"/>
              </w:rPr>
            </w:pPr>
            <w:r>
              <w:rPr>
                <w:szCs w:val="21"/>
              </w:rPr>
              <w:t>3：698协议</w:t>
            </w:r>
          </w:p>
          <w:p w14:paraId="10E31471">
            <w:pPr>
              <w:pStyle w:val="214"/>
              <w:widowControl w:val="0"/>
              <w:jc w:val="both"/>
              <w:rPr>
                <w:rFonts w:ascii="Times New Roman" w:hAnsi="Times New Roman"/>
              </w:rPr>
            </w:pPr>
            <w:r>
              <w:rPr>
                <w:rFonts w:ascii="Times New Roman" w:hAnsi="Times New Roman"/>
              </w:rPr>
              <w:t>其他：保留</w:t>
            </w:r>
          </w:p>
        </w:tc>
      </w:tr>
      <w:tr w14:paraId="207E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tcBorders>
              <w:bottom w:val="single" w:color="000000" w:sz="4" w:space="0"/>
            </w:tcBorders>
            <w:noWrap w:val="0"/>
            <w:vAlign w:val="center"/>
          </w:tcPr>
          <w:p w14:paraId="23285338">
            <w:pPr>
              <w:pStyle w:val="214"/>
              <w:widowControl w:val="0"/>
              <w:spacing w:line="360" w:lineRule="auto"/>
              <w:rPr>
                <w:rFonts w:ascii="Times New Roman" w:hAnsi="Times New Roman"/>
                <w:kern w:val="2"/>
              </w:rPr>
            </w:pPr>
            <w:r>
              <w:rPr>
                <w:rFonts w:ascii="Times New Roman" w:hAnsi="Times New Roman"/>
              </w:rPr>
              <w:t>电表类型</w:t>
            </w:r>
          </w:p>
        </w:tc>
        <w:tc>
          <w:tcPr>
            <w:tcW w:w="1559" w:type="dxa"/>
            <w:vMerge w:val="continue"/>
            <w:tcBorders>
              <w:bottom w:val="single" w:color="000000" w:sz="4" w:space="0"/>
            </w:tcBorders>
            <w:noWrap w:val="0"/>
            <w:vAlign w:val="center"/>
          </w:tcPr>
          <w:p w14:paraId="20D6E8D8">
            <w:pPr>
              <w:pStyle w:val="214"/>
              <w:widowControl w:val="0"/>
              <w:spacing w:line="360" w:lineRule="auto"/>
              <w:rPr>
                <w:rFonts w:ascii="Times New Roman" w:hAnsi="Times New Roman"/>
                <w:kern w:val="2"/>
              </w:rPr>
            </w:pPr>
          </w:p>
        </w:tc>
        <w:tc>
          <w:tcPr>
            <w:tcW w:w="1418" w:type="dxa"/>
            <w:tcBorders>
              <w:bottom w:val="single" w:color="000000" w:sz="4" w:space="0"/>
            </w:tcBorders>
            <w:noWrap w:val="0"/>
            <w:vAlign w:val="center"/>
          </w:tcPr>
          <w:p w14:paraId="236956FE">
            <w:pPr>
              <w:pStyle w:val="214"/>
              <w:widowControl w:val="0"/>
              <w:spacing w:line="360" w:lineRule="auto"/>
              <w:rPr>
                <w:rFonts w:ascii="Times New Roman" w:hAnsi="Times New Roman"/>
                <w:kern w:val="2"/>
              </w:rPr>
            </w:pPr>
            <w:r>
              <w:rPr>
                <w:rFonts w:hint="eastAsia" w:ascii="Times New Roman" w:hAnsi="Times New Roman"/>
                <w:kern w:val="2"/>
              </w:rPr>
              <w:t>3-4</w:t>
            </w:r>
          </w:p>
        </w:tc>
        <w:tc>
          <w:tcPr>
            <w:tcW w:w="1559" w:type="dxa"/>
            <w:tcBorders>
              <w:bottom w:val="single" w:color="000000" w:sz="4" w:space="0"/>
            </w:tcBorders>
            <w:noWrap w:val="0"/>
            <w:vAlign w:val="center"/>
          </w:tcPr>
          <w:p w14:paraId="60DE3BC3">
            <w:pPr>
              <w:pStyle w:val="214"/>
              <w:widowControl w:val="0"/>
              <w:spacing w:line="360" w:lineRule="auto"/>
              <w:rPr>
                <w:rFonts w:hint="eastAsia" w:ascii="Times New Roman" w:hAnsi="Times New Roman"/>
                <w:kern w:val="2"/>
              </w:rPr>
            </w:pPr>
            <w:r>
              <w:rPr>
                <w:rFonts w:hint="eastAsia" w:ascii="Times New Roman" w:hAnsi="Times New Roman"/>
                <w:kern w:val="2"/>
              </w:rPr>
              <w:t>2</w:t>
            </w:r>
          </w:p>
        </w:tc>
        <w:tc>
          <w:tcPr>
            <w:tcW w:w="1665" w:type="dxa"/>
            <w:tcBorders>
              <w:bottom w:val="single" w:color="000000" w:sz="4" w:space="0"/>
            </w:tcBorders>
            <w:noWrap w:val="0"/>
            <w:vAlign w:val="center"/>
          </w:tcPr>
          <w:p w14:paraId="2AF18647">
            <w:pPr>
              <w:pStyle w:val="214"/>
              <w:widowControl w:val="0"/>
              <w:jc w:val="both"/>
              <w:rPr>
                <w:rFonts w:ascii="Times New Roman" w:hAnsi="Times New Roman"/>
              </w:rPr>
            </w:pPr>
            <w:r>
              <w:rPr>
                <w:rFonts w:ascii="Times New Roman" w:hAnsi="Times New Roman"/>
              </w:rPr>
              <w:t>0：单相</w:t>
            </w:r>
          </w:p>
          <w:p w14:paraId="3207AD1B">
            <w:pPr>
              <w:pStyle w:val="214"/>
              <w:widowControl w:val="0"/>
              <w:jc w:val="both"/>
              <w:rPr>
                <w:rFonts w:ascii="Times New Roman" w:hAnsi="Times New Roman"/>
              </w:rPr>
            </w:pPr>
            <w:r>
              <w:rPr>
                <w:rFonts w:ascii="Times New Roman" w:hAnsi="Times New Roman"/>
              </w:rPr>
              <w:t>1：三相</w:t>
            </w:r>
          </w:p>
          <w:p w14:paraId="4F9A68DA">
            <w:pPr>
              <w:pStyle w:val="214"/>
              <w:widowControl w:val="0"/>
              <w:jc w:val="both"/>
              <w:rPr>
                <w:rFonts w:hint="eastAsia" w:ascii="Times New Roman" w:hAnsi="Times New Roman"/>
              </w:rPr>
            </w:pPr>
            <w:r>
              <w:rPr>
                <w:rFonts w:hint="eastAsia" w:ascii="Times New Roman" w:hAnsi="Times New Roman"/>
              </w:rPr>
              <w:t>2：其他表计</w:t>
            </w:r>
          </w:p>
          <w:p w14:paraId="129462A8">
            <w:pPr>
              <w:pStyle w:val="214"/>
              <w:widowControl w:val="0"/>
              <w:jc w:val="both"/>
              <w:rPr>
                <w:rFonts w:ascii="Times New Roman" w:hAnsi="Times New Roman"/>
              </w:rPr>
            </w:pPr>
            <w:r>
              <w:rPr>
                <w:rFonts w:ascii="Times New Roman" w:hAnsi="Times New Roman"/>
              </w:rPr>
              <w:t>其他：保留</w:t>
            </w:r>
          </w:p>
        </w:tc>
      </w:tr>
      <w:tr w14:paraId="0213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tcBorders>
              <w:bottom w:val="single" w:color="000000" w:sz="4" w:space="0"/>
            </w:tcBorders>
            <w:noWrap w:val="0"/>
            <w:vAlign w:val="center"/>
          </w:tcPr>
          <w:p w14:paraId="25D0E0FA">
            <w:pPr>
              <w:pStyle w:val="214"/>
              <w:widowControl w:val="0"/>
              <w:spacing w:line="360" w:lineRule="auto"/>
              <w:rPr>
                <w:rFonts w:ascii="Times New Roman" w:hAnsi="Times New Roman"/>
              </w:rPr>
            </w:pPr>
            <w:r>
              <w:rPr>
                <w:rFonts w:ascii="Times New Roman" w:hAnsi="Times New Roman"/>
              </w:rPr>
              <w:t>保留</w:t>
            </w:r>
          </w:p>
        </w:tc>
        <w:tc>
          <w:tcPr>
            <w:tcW w:w="1559" w:type="dxa"/>
            <w:vMerge w:val="continue"/>
            <w:tcBorders>
              <w:bottom w:val="single" w:color="000000" w:sz="4" w:space="0"/>
            </w:tcBorders>
            <w:noWrap w:val="0"/>
            <w:vAlign w:val="center"/>
          </w:tcPr>
          <w:p w14:paraId="6A9F83EE">
            <w:pPr>
              <w:pStyle w:val="214"/>
              <w:widowControl w:val="0"/>
              <w:spacing w:line="360" w:lineRule="auto"/>
              <w:rPr>
                <w:rFonts w:ascii="Times New Roman" w:hAnsi="Times New Roman"/>
              </w:rPr>
            </w:pPr>
          </w:p>
        </w:tc>
        <w:tc>
          <w:tcPr>
            <w:tcW w:w="1418" w:type="dxa"/>
            <w:tcBorders>
              <w:bottom w:val="single" w:color="000000" w:sz="4" w:space="0"/>
            </w:tcBorders>
            <w:noWrap w:val="0"/>
            <w:vAlign w:val="center"/>
          </w:tcPr>
          <w:p w14:paraId="455D4513">
            <w:pPr>
              <w:pStyle w:val="214"/>
              <w:widowControl w:val="0"/>
              <w:spacing w:line="360" w:lineRule="auto"/>
              <w:rPr>
                <w:rFonts w:ascii="Times New Roman" w:hAnsi="Times New Roman"/>
              </w:rPr>
            </w:pPr>
            <w:r>
              <w:rPr>
                <w:rFonts w:hint="eastAsia" w:ascii="Times New Roman" w:hAnsi="Times New Roman"/>
              </w:rPr>
              <w:t>5</w:t>
            </w:r>
            <w:r>
              <w:rPr>
                <w:rFonts w:ascii="Times New Roman" w:hAnsi="Times New Roman"/>
              </w:rPr>
              <w:t>-7</w:t>
            </w:r>
          </w:p>
        </w:tc>
        <w:tc>
          <w:tcPr>
            <w:tcW w:w="1559" w:type="dxa"/>
            <w:tcBorders>
              <w:bottom w:val="single" w:color="000000" w:sz="4" w:space="0"/>
            </w:tcBorders>
            <w:noWrap w:val="0"/>
            <w:vAlign w:val="center"/>
          </w:tcPr>
          <w:p w14:paraId="13E1C2FE">
            <w:pPr>
              <w:pStyle w:val="214"/>
              <w:widowControl w:val="0"/>
              <w:spacing w:line="360" w:lineRule="auto"/>
              <w:rPr>
                <w:rFonts w:ascii="Times New Roman" w:hAnsi="Times New Roman"/>
              </w:rPr>
            </w:pPr>
            <w:r>
              <w:rPr>
                <w:rFonts w:hint="eastAsia" w:ascii="Times New Roman" w:hAnsi="Times New Roman"/>
              </w:rPr>
              <w:t>3</w:t>
            </w:r>
          </w:p>
        </w:tc>
        <w:tc>
          <w:tcPr>
            <w:tcW w:w="1665" w:type="dxa"/>
            <w:tcBorders>
              <w:bottom w:val="single" w:color="000000" w:sz="4" w:space="0"/>
            </w:tcBorders>
            <w:noWrap w:val="0"/>
            <w:vAlign w:val="center"/>
          </w:tcPr>
          <w:p w14:paraId="5260BE87">
            <w:pPr>
              <w:pStyle w:val="214"/>
              <w:widowControl w:val="0"/>
              <w:spacing w:line="360" w:lineRule="auto"/>
              <w:rPr>
                <w:rFonts w:ascii="Times New Roman" w:hAnsi="Times New Roman"/>
              </w:rPr>
            </w:pPr>
          </w:p>
        </w:tc>
      </w:tr>
      <w:tr w14:paraId="16C7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tcBorders>
              <w:top w:val="single" w:color="000000" w:sz="4" w:space="0"/>
              <w:bottom w:val="single" w:color="000000" w:sz="4" w:space="0"/>
            </w:tcBorders>
            <w:noWrap w:val="0"/>
            <w:vAlign w:val="center"/>
          </w:tcPr>
          <w:p w14:paraId="3A0D1611">
            <w:pPr>
              <w:pStyle w:val="214"/>
              <w:widowControl w:val="0"/>
              <w:spacing w:line="360" w:lineRule="auto"/>
              <w:rPr>
                <w:rFonts w:ascii="Times New Roman" w:hAnsi="Times New Roman"/>
                <w:kern w:val="2"/>
              </w:rPr>
            </w:pPr>
            <w:r>
              <w:rPr>
                <w:rFonts w:ascii="Times New Roman" w:hAnsi="Times New Roman"/>
              </w:rPr>
              <w:t>目的MAC地址</w:t>
            </w:r>
          </w:p>
        </w:tc>
        <w:tc>
          <w:tcPr>
            <w:tcW w:w="1559" w:type="dxa"/>
            <w:tcBorders>
              <w:top w:val="single" w:color="000000" w:sz="4" w:space="0"/>
              <w:bottom w:val="single" w:color="000000" w:sz="4" w:space="0"/>
            </w:tcBorders>
            <w:noWrap w:val="0"/>
            <w:vAlign w:val="center"/>
          </w:tcPr>
          <w:p w14:paraId="4199606A">
            <w:pPr>
              <w:pStyle w:val="214"/>
              <w:widowControl w:val="0"/>
              <w:spacing w:line="360" w:lineRule="auto"/>
              <w:rPr>
                <w:rFonts w:ascii="Times New Roman" w:hAnsi="Times New Roman"/>
                <w:kern w:val="2"/>
              </w:rPr>
            </w:pPr>
            <w:r>
              <w:rPr>
                <w:rFonts w:ascii="Times New Roman" w:hAnsi="Times New Roman"/>
              </w:rPr>
              <w:t>7-12</w:t>
            </w:r>
          </w:p>
        </w:tc>
        <w:tc>
          <w:tcPr>
            <w:tcW w:w="1418" w:type="dxa"/>
            <w:tcBorders>
              <w:top w:val="single" w:color="000000" w:sz="4" w:space="0"/>
              <w:bottom w:val="single" w:color="000000" w:sz="4" w:space="0"/>
            </w:tcBorders>
            <w:noWrap w:val="0"/>
            <w:vAlign w:val="center"/>
          </w:tcPr>
          <w:p w14:paraId="3B609CE7">
            <w:pPr>
              <w:pStyle w:val="214"/>
              <w:widowControl w:val="0"/>
              <w:spacing w:line="360" w:lineRule="auto"/>
              <w:rPr>
                <w:rFonts w:ascii="Times New Roman" w:hAnsi="Times New Roman"/>
                <w:kern w:val="2"/>
              </w:rPr>
            </w:pPr>
            <w:r>
              <w:rPr>
                <w:rFonts w:ascii="Times New Roman" w:hAnsi="Times New Roman"/>
              </w:rPr>
              <w:t>0-7</w:t>
            </w:r>
          </w:p>
        </w:tc>
        <w:tc>
          <w:tcPr>
            <w:tcW w:w="1559" w:type="dxa"/>
            <w:tcBorders>
              <w:top w:val="single" w:color="000000" w:sz="4" w:space="0"/>
              <w:bottom w:val="single" w:color="000000" w:sz="4" w:space="0"/>
            </w:tcBorders>
            <w:noWrap w:val="0"/>
            <w:vAlign w:val="center"/>
          </w:tcPr>
          <w:p w14:paraId="7B8848EB">
            <w:pPr>
              <w:pStyle w:val="214"/>
              <w:widowControl w:val="0"/>
              <w:spacing w:line="360" w:lineRule="auto"/>
              <w:rPr>
                <w:rFonts w:ascii="Times New Roman" w:hAnsi="Times New Roman"/>
                <w:kern w:val="2"/>
              </w:rPr>
            </w:pPr>
            <w:r>
              <w:rPr>
                <w:rFonts w:ascii="Times New Roman" w:hAnsi="Times New Roman"/>
              </w:rPr>
              <w:t>48</w:t>
            </w:r>
          </w:p>
        </w:tc>
        <w:tc>
          <w:tcPr>
            <w:tcW w:w="1665" w:type="dxa"/>
            <w:tcBorders>
              <w:top w:val="single" w:color="000000" w:sz="4" w:space="0"/>
              <w:bottom w:val="single" w:color="000000" w:sz="4" w:space="0"/>
            </w:tcBorders>
            <w:noWrap w:val="0"/>
            <w:vAlign w:val="center"/>
          </w:tcPr>
          <w:p w14:paraId="785E6784">
            <w:pPr>
              <w:pStyle w:val="214"/>
              <w:widowControl w:val="0"/>
              <w:spacing w:line="360" w:lineRule="auto"/>
              <w:rPr>
                <w:rFonts w:ascii="Times New Roman" w:hAnsi="Times New Roman"/>
                <w:kern w:val="2"/>
              </w:rPr>
            </w:pPr>
          </w:p>
        </w:tc>
      </w:tr>
      <w:tr w14:paraId="3B7B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tcBorders>
              <w:top w:val="single" w:color="000000" w:sz="4" w:space="0"/>
              <w:bottom w:val="single" w:color="000000" w:sz="4" w:space="0"/>
            </w:tcBorders>
            <w:noWrap w:val="0"/>
            <w:vAlign w:val="center"/>
          </w:tcPr>
          <w:p w14:paraId="07F0EEC3">
            <w:pPr>
              <w:pStyle w:val="214"/>
              <w:widowControl w:val="0"/>
              <w:spacing w:line="360" w:lineRule="auto"/>
              <w:rPr>
                <w:rFonts w:ascii="Times New Roman" w:hAnsi="Times New Roman"/>
              </w:rPr>
            </w:pPr>
            <w:r>
              <w:rPr>
                <w:rFonts w:ascii="Times New Roman" w:hAnsi="Times New Roman"/>
              </w:rPr>
              <w:t>任务号</w:t>
            </w:r>
          </w:p>
        </w:tc>
        <w:tc>
          <w:tcPr>
            <w:tcW w:w="1559" w:type="dxa"/>
            <w:tcBorders>
              <w:top w:val="single" w:color="000000" w:sz="4" w:space="0"/>
              <w:bottom w:val="single" w:color="000000" w:sz="4" w:space="0"/>
            </w:tcBorders>
            <w:noWrap w:val="0"/>
            <w:vAlign w:val="center"/>
          </w:tcPr>
          <w:p w14:paraId="710BB37D">
            <w:pPr>
              <w:pStyle w:val="214"/>
              <w:widowControl w:val="0"/>
              <w:spacing w:line="360" w:lineRule="auto"/>
              <w:rPr>
                <w:rFonts w:ascii="Times New Roman" w:hAnsi="Times New Roman"/>
              </w:rPr>
            </w:pPr>
            <w:r>
              <w:rPr>
                <w:rFonts w:ascii="Times New Roman" w:hAnsi="Times New Roman"/>
              </w:rPr>
              <w:t>13</w:t>
            </w:r>
          </w:p>
        </w:tc>
        <w:tc>
          <w:tcPr>
            <w:tcW w:w="1418" w:type="dxa"/>
            <w:tcBorders>
              <w:top w:val="single" w:color="000000" w:sz="4" w:space="0"/>
              <w:bottom w:val="single" w:color="000000" w:sz="4" w:space="0"/>
            </w:tcBorders>
            <w:noWrap w:val="0"/>
            <w:vAlign w:val="center"/>
          </w:tcPr>
          <w:p w14:paraId="0385F8DA">
            <w:pPr>
              <w:pStyle w:val="214"/>
              <w:widowControl w:val="0"/>
              <w:spacing w:line="360" w:lineRule="auto"/>
              <w:rPr>
                <w:rFonts w:ascii="Times New Roman" w:hAnsi="Times New Roman"/>
              </w:rPr>
            </w:pPr>
            <w:r>
              <w:rPr>
                <w:rFonts w:ascii="Times New Roman" w:hAnsi="Times New Roman"/>
              </w:rPr>
              <w:t>0-7</w:t>
            </w:r>
          </w:p>
        </w:tc>
        <w:tc>
          <w:tcPr>
            <w:tcW w:w="1559" w:type="dxa"/>
            <w:tcBorders>
              <w:top w:val="single" w:color="000000" w:sz="4" w:space="0"/>
              <w:bottom w:val="single" w:color="000000" w:sz="4" w:space="0"/>
            </w:tcBorders>
            <w:noWrap w:val="0"/>
            <w:vAlign w:val="center"/>
          </w:tcPr>
          <w:p w14:paraId="1743A871">
            <w:pPr>
              <w:pStyle w:val="214"/>
              <w:widowControl w:val="0"/>
              <w:spacing w:line="360" w:lineRule="auto"/>
              <w:rPr>
                <w:rFonts w:ascii="Times New Roman" w:hAnsi="Times New Roman"/>
              </w:rPr>
            </w:pPr>
            <w:r>
              <w:rPr>
                <w:rFonts w:ascii="Times New Roman" w:hAnsi="Times New Roman"/>
              </w:rPr>
              <w:t>8</w:t>
            </w:r>
          </w:p>
        </w:tc>
        <w:tc>
          <w:tcPr>
            <w:tcW w:w="1665" w:type="dxa"/>
            <w:tcBorders>
              <w:top w:val="single" w:color="000000" w:sz="4" w:space="0"/>
              <w:bottom w:val="single" w:color="000000" w:sz="4" w:space="0"/>
            </w:tcBorders>
            <w:noWrap w:val="0"/>
            <w:vAlign w:val="center"/>
          </w:tcPr>
          <w:p w14:paraId="0492E197">
            <w:pPr>
              <w:pStyle w:val="214"/>
              <w:widowControl w:val="0"/>
              <w:spacing w:line="360" w:lineRule="auto"/>
              <w:jc w:val="both"/>
              <w:rPr>
                <w:rFonts w:ascii="Times New Roman" w:hAnsi="Times New Roman"/>
              </w:rPr>
            </w:pPr>
            <w:r>
              <w:rPr>
                <w:rFonts w:ascii="Times New Roman" w:hAnsi="Times New Roman"/>
              </w:rPr>
              <w:t>采集任务号</w:t>
            </w:r>
          </w:p>
        </w:tc>
      </w:tr>
      <w:tr w14:paraId="2E18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951" w:type="dxa"/>
            <w:tcBorders>
              <w:top w:val="single" w:color="000000" w:sz="4" w:space="0"/>
            </w:tcBorders>
            <w:noWrap w:val="0"/>
            <w:vAlign w:val="center"/>
          </w:tcPr>
          <w:p w14:paraId="760AA37F">
            <w:pPr>
              <w:pStyle w:val="214"/>
              <w:widowControl w:val="0"/>
              <w:spacing w:line="360" w:lineRule="auto"/>
              <w:rPr>
                <w:rFonts w:hint="eastAsia" w:ascii="Times New Roman" w:hAnsi="Times New Roman"/>
              </w:rPr>
            </w:pPr>
            <w:r>
              <w:rPr>
                <w:rFonts w:ascii="Times New Roman" w:hAnsi="Times New Roman"/>
              </w:rPr>
              <w:t>冻结时刻</w:t>
            </w:r>
            <w:r>
              <w:rPr>
                <w:rFonts w:hint="eastAsia" w:ascii="Times New Roman" w:hAnsi="Times New Roman"/>
              </w:rPr>
              <w:t>（</w:t>
            </w:r>
            <w:r>
              <w:rPr>
                <w:rFonts w:ascii="Times New Roman" w:hAnsi="Times New Roman"/>
              </w:rPr>
              <w:t>BCD</w:t>
            </w:r>
            <w:r>
              <w:rPr>
                <w:rFonts w:hint="eastAsia" w:ascii="Times New Roman" w:hAnsi="Times New Roman"/>
              </w:rPr>
              <w:t>）</w:t>
            </w:r>
          </w:p>
        </w:tc>
        <w:tc>
          <w:tcPr>
            <w:tcW w:w="1559" w:type="dxa"/>
            <w:tcBorders>
              <w:top w:val="single" w:color="000000" w:sz="4" w:space="0"/>
            </w:tcBorders>
            <w:noWrap w:val="0"/>
            <w:vAlign w:val="center"/>
          </w:tcPr>
          <w:p w14:paraId="73306376">
            <w:pPr>
              <w:pStyle w:val="214"/>
              <w:widowControl w:val="0"/>
              <w:spacing w:line="360" w:lineRule="auto"/>
              <w:rPr>
                <w:rFonts w:ascii="Times New Roman" w:hAnsi="Times New Roman"/>
              </w:rPr>
            </w:pPr>
            <w:r>
              <w:rPr>
                <w:rFonts w:ascii="Times New Roman" w:hAnsi="Times New Roman"/>
              </w:rPr>
              <w:t>14-19</w:t>
            </w:r>
          </w:p>
        </w:tc>
        <w:tc>
          <w:tcPr>
            <w:tcW w:w="1418" w:type="dxa"/>
            <w:tcBorders>
              <w:top w:val="single" w:color="000000" w:sz="4" w:space="0"/>
            </w:tcBorders>
            <w:noWrap w:val="0"/>
            <w:vAlign w:val="center"/>
          </w:tcPr>
          <w:p w14:paraId="2A0953DC">
            <w:pPr>
              <w:pStyle w:val="214"/>
              <w:widowControl w:val="0"/>
              <w:spacing w:line="360" w:lineRule="auto"/>
              <w:rPr>
                <w:rFonts w:ascii="Times New Roman" w:hAnsi="Times New Roman"/>
              </w:rPr>
            </w:pPr>
            <w:r>
              <w:rPr>
                <w:rFonts w:ascii="Times New Roman" w:hAnsi="Times New Roman"/>
              </w:rPr>
              <w:t>0-7</w:t>
            </w:r>
          </w:p>
        </w:tc>
        <w:tc>
          <w:tcPr>
            <w:tcW w:w="1559" w:type="dxa"/>
            <w:tcBorders>
              <w:top w:val="single" w:color="000000" w:sz="4" w:space="0"/>
            </w:tcBorders>
            <w:noWrap w:val="0"/>
            <w:vAlign w:val="center"/>
          </w:tcPr>
          <w:p w14:paraId="2C9F3370">
            <w:pPr>
              <w:pStyle w:val="214"/>
              <w:widowControl w:val="0"/>
              <w:spacing w:line="360" w:lineRule="auto"/>
              <w:rPr>
                <w:rFonts w:ascii="Times New Roman" w:hAnsi="Times New Roman"/>
              </w:rPr>
            </w:pPr>
            <w:r>
              <w:rPr>
                <w:rFonts w:ascii="Times New Roman" w:hAnsi="Times New Roman"/>
              </w:rPr>
              <w:t>48</w:t>
            </w:r>
          </w:p>
        </w:tc>
        <w:tc>
          <w:tcPr>
            <w:tcW w:w="1665" w:type="dxa"/>
            <w:tcBorders>
              <w:top w:val="single" w:color="000000" w:sz="4" w:space="0"/>
            </w:tcBorders>
            <w:noWrap w:val="0"/>
            <w:vAlign w:val="center"/>
          </w:tcPr>
          <w:p w14:paraId="532E983B">
            <w:pPr>
              <w:pStyle w:val="214"/>
              <w:widowControl w:val="0"/>
              <w:jc w:val="both"/>
              <w:rPr>
                <w:rFonts w:ascii="Times New Roman" w:hAnsi="Times New Roman"/>
              </w:rPr>
            </w:pPr>
            <w:r>
              <w:rPr>
                <w:rFonts w:ascii="Times New Roman" w:hAnsi="Times New Roman"/>
              </w:rPr>
              <w:t>冻结时间点</w:t>
            </w:r>
          </w:p>
          <w:p w14:paraId="3717B1BA">
            <w:pPr>
              <w:pStyle w:val="214"/>
              <w:widowControl w:val="0"/>
              <w:jc w:val="both"/>
              <w:rPr>
                <w:rFonts w:hint="eastAsia" w:ascii="Times New Roman" w:hAnsi="Times New Roman"/>
              </w:rPr>
            </w:pPr>
            <w:r>
              <w:rPr>
                <w:rFonts w:ascii="Times New Roman" w:hAnsi="Times New Roman"/>
              </w:rPr>
              <w:t>（YY-MM-DD-HH-MM-SS）</w:t>
            </w:r>
          </w:p>
        </w:tc>
      </w:tr>
    </w:tbl>
    <w:p w14:paraId="54811EF9">
      <w:pPr>
        <w:pStyle w:val="38"/>
        <w:ind w:firstLine="0" w:firstLineChars="0"/>
      </w:pPr>
    </w:p>
    <w:p w14:paraId="40ABE846">
      <w:pPr>
        <w:pStyle w:val="79"/>
        <w:spacing w:before="156" w:after="156"/>
        <w:rPr>
          <w:rFonts w:ascii="Times New Roman"/>
        </w:rPr>
      </w:pPr>
      <w:r>
        <w:rPr>
          <w:rFonts w:hint="eastAsia" w:ascii="Times New Roman"/>
        </w:rPr>
        <w:t>上行</w:t>
      </w:r>
      <w:r>
        <w:rPr>
          <w:rFonts w:ascii="Times New Roman"/>
        </w:rPr>
        <w:t>报文</w:t>
      </w:r>
      <w:r>
        <w:rPr>
          <w:rFonts w:hint="eastAsia" w:ascii="Times New Roman"/>
        </w:rPr>
        <w:t>格式</w:t>
      </w:r>
    </w:p>
    <w:p w14:paraId="2D28237D">
      <w:pPr>
        <w:pStyle w:val="38"/>
        <w:rPr>
          <w:rFonts w:hint="eastAsia" w:ascii="Times New Roman"/>
        </w:rPr>
      </w:pPr>
      <w:r>
        <w:rPr>
          <w:rFonts w:hint="eastAsia" w:ascii="Times New Roman"/>
        </w:rPr>
        <w:t>分钟采集任务数据读取上行报文应符合图46所示格式要求。</w:t>
      </w:r>
    </w:p>
    <w:p w14:paraId="0779EE25">
      <w:pPr>
        <w:pStyle w:val="38"/>
        <w:ind w:firstLine="0" w:firstLineChars="0"/>
        <w:jc w:val="center"/>
        <w:rPr>
          <w:rFonts w:ascii="Times New Roman"/>
        </w:rPr>
      </w:pPr>
      <w:r>
        <w:rPr>
          <w:rFonts w:ascii="Times New Roman"/>
        </w:rPr>
        <w:object>
          <v:shape id="_x0000_i1068" o:spt="75" type="#_x0000_t75" style="height:71pt;width:456.5pt;" o:ole="t" filled="f" o:preferrelative="t" stroked="f" coordsize="21600,21600">
            <v:path/>
            <v:fill on="f" focussize="0,0"/>
            <v:stroke on="f"/>
            <v:imagedata r:id="rId103" o:title=""/>
            <o:lock v:ext="edit" aspectratio="f"/>
            <w10:wrap type="none"/>
            <w10:anchorlock/>
          </v:shape>
          <o:OLEObject Type="Embed" ProgID="Visio.Drawing.15" ShapeID="_x0000_i1068" DrawAspect="Content" ObjectID="_1468075770" r:id="rId102">
            <o:LockedField>false</o:LockedField>
          </o:OLEObject>
        </w:object>
      </w:r>
    </w:p>
    <w:p w14:paraId="4B46DC6E">
      <w:pPr>
        <w:pStyle w:val="156"/>
        <w:rPr>
          <w:rFonts w:ascii="Times New Roman"/>
        </w:rPr>
      </w:pPr>
      <w:r>
        <w:rPr>
          <w:rFonts w:hint="eastAsia" w:ascii="Times New Roman"/>
        </w:rPr>
        <w:t>分钟采集任务数据读取上行</w:t>
      </w:r>
      <w:r>
        <w:rPr>
          <w:rFonts w:ascii="Times New Roman"/>
        </w:rPr>
        <w:t>报文格式</w:t>
      </w:r>
    </w:p>
    <w:p w14:paraId="253D6EF8">
      <w:pPr>
        <w:pStyle w:val="38"/>
      </w:pPr>
      <w:r>
        <w:rPr>
          <w:rFonts w:hint="eastAsia" w:ascii="Times New Roman"/>
        </w:rPr>
        <w:t>分钟采集任务数据读取上</w:t>
      </w:r>
      <w:r>
        <w:rPr>
          <w:rFonts w:ascii="Times New Roman"/>
        </w:rPr>
        <w:t>行报文数据格式的字段</w:t>
      </w:r>
      <w:r>
        <w:rPr>
          <w:rFonts w:hint="eastAsia" w:ascii="Times New Roman"/>
        </w:rPr>
        <w:t>应符合表46要求</w:t>
      </w:r>
      <w:r>
        <w:rPr>
          <w:rFonts w:ascii="Times New Roman"/>
        </w:rPr>
        <w:t>。</w:t>
      </w:r>
    </w:p>
    <w:p w14:paraId="687D44E4">
      <w:pPr>
        <w:pStyle w:val="154"/>
        <w:ind w:left="13" w:hanging="12" w:hangingChars="6"/>
        <w:rPr>
          <w:rFonts w:hint="eastAsia"/>
        </w:rPr>
      </w:pPr>
      <w:r>
        <w:rPr>
          <w:rFonts w:hint="eastAsia" w:ascii="Times New Roman"/>
        </w:rPr>
        <w:t>分钟采集任务数据读取上行报文格式说明</w:t>
      </w:r>
    </w:p>
    <w:tbl>
      <w:tblPr>
        <w:tblStyle w:val="52"/>
        <w:tblW w:w="83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458"/>
        <w:gridCol w:w="1377"/>
        <w:gridCol w:w="1559"/>
        <w:gridCol w:w="1841"/>
      </w:tblGrid>
      <w:tr w14:paraId="6E5EB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3E704049">
            <w:pPr>
              <w:pStyle w:val="214"/>
              <w:widowControl w:val="0"/>
              <w:spacing w:line="360" w:lineRule="auto"/>
              <w:rPr>
                <w:rFonts w:ascii="Times New Roman" w:hAnsi="Times New Roman"/>
              </w:rPr>
            </w:pPr>
            <w:r>
              <w:rPr>
                <w:rFonts w:ascii="Times New Roman" w:hAnsi="Times New Roman"/>
              </w:rPr>
              <w:t>域</w:t>
            </w:r>
          </w:p>
        </w:tc>
        <w:tc>
          <w:tcPr>
            <w:tcW w:w="1458" w:type="dxa"/>
            <w:noWrap w:val="0"/>
            <w:vAlign w:val="center"/>
          </w:tcPr>
          <w:p w14:paraId="56EC199D">
            <w:pPr>
              <w:pStyle w:val="214"/>
              <w:widowControl w:val="0"/>
              <w:spacing w:line="360" w:lineRule="auto"/>
              <w:rPr>
                <w:rFonts w:ascii="Times New Roman" w:hAnsi="Times New Roman"/>
              </w:rPr>
            </w:pPr>
            <w:r>
              <w:rPr>
                <w:rFonts w:ascii="Times New Roman" w:hAnsi="Times New Roman"/>
              </w:rPr>
              <w:t>字节号</w:t>
            </w:r>
          </w:p>
        </w:tc>
        <w:tc>
          <w:tcPr>
            <w:tcW w:w="1377" w:type="dxa"/>
            <w:noWrap w:val="0"/>
            <w:vAlign w:val="center"/>
          </w:tcPr>
          <w:p w14:paraId="3BB54465">
            <w:pPr>
              <w:pStyle w:val="214"/>
              <w:widowControl w:val="0"/>
              <w:spacing w:line="360" w:lineRule="auto"/>
              <w:rPr>
                <w:rFonts w:ascii="Times New Roman" w:hAnsi="Times New Roman"/>
              </w:rPr>
            </w:pPr>
            <w:r>
              <w:rPr>
                <w:rFonts w:ascii="Times New Roman" w:hAnsi="Times New Roman"/>
              </w:rPr>
              <w:t>比特位</w:t>
            </w:r>
          </w:p>
        </w:tc>
        <w:tc>
          <w:tcPr>
            <w:tcW w:w="1559" w:type="dxa"/>
            <w:noWrap w:val="0"/>
            <w:vAlign w:val="center"/>
          </w:tcPr>
          <w:p w14:paraId="5E32D6A9">
            <w:pPr>
              <w:pStyle w:val="214"/>
              <w:widowControl w:val="0"/>
              <w:spacing w:line="360" w:lineRule="auto"/>
              <w:rPr>
                <w:rFonts w:ascii="Times New Roman" w:hAnsi="Times New Roman"/>
              </w:rPr>
            </w:pPr>
            <w:r>
              <w:rPr>
                <w:rFonts w:ascii="Times New Roman" w:hAnsi="Times New Roman"/>
              </w:rPr>
              <w:t>域大小（比特）</w:t>
            </w:r>
          </w:p>
        </w:tc>
        <w:tc>
          <w:tcPr>
            <w:tcW w:w="1841" w:type="dxa"/>
            <w:noWrap w:val="0"/>
            <w:vAlign w:val="center"/>
          </w:tcPr>
          <w:p w14:paraId="0337E910">
            <w:pPr>
              <w:pStyle w:val="214"/>
              <w:widowControl w:val="0"/>
              <w:spacing w:line="360" w:lineRule="auto"/>
              <w:rPr>
                <w:rFonts w:ascii="Times New Roman" w:hAnsi="Times New Roman"/>
              </w:rPr>
            </w:pPr>
            <w:r>
              <w:rPr>
                <w:rFonts w:ascii="Times New Roman" w:hAnsi="Times New Roman"/>
              </w:rPr>
              <w:t>含义</w:t>
            </w:r>
          </w:p>
        </w:tc>
      </w:tr>
      <w:tr w14:paraId="621C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234D5337">
            <w:pPr>
              <w:pStyle w:val="214"/>
              <w:widowControl w:val="0"/>
              <w:spacing w:line="360" w:lineRule="auto"/>
              <w:rPr>
                <w:rFonts w:ascii="Times New Roman" w:hAnsi="Times New Roman"/>
              </w:rPr>
            </w:pPr>
            <w:r>
              <w:rPr>
                <w:rFonts w:ascii="Times New Roman" w:hAnsi="Times New Roman"/>
              </w:rPr>
              <w:t>协议版本号</w:t>
            </w:r>
          </w:p>
        </w:tc>
        <w:tc>
          <w:tcPr>
            <w:tcW w:w="1458" w:type="dxa"/>
            <w:vMerge w:val="restart"/>
            <w:noWrap w:val="0"/>
            <w:vAlign w:val="center"/>
          </w:tcPr>
          <w:p w14:paraId="63C759BD">
            <w:pPr>
              <w:pStyle w:val="214"/>
              <w:widowControl w:val="0"/>
              <w:spacing w:line="360" w:lineRule="auto"/>
              <w:rPr>
                <w:rFonts w:ascii="Times New Roman" w:hAnsi="Times New Roman"/>
              </w:rPr>
            </w:pPr>
            <w:r>
              <w:rPr>
                <w:rFonts w:ascii="Times New Roman" w:hAnsi="Times New Roman"/>
              </w:rPr>
              <w:t>0</w:t>
            </w:r>
          </w:p>
        </w:tc>
        <w:tc>
          <w:tcPr>
            <w:tcW w:w="1377" w:type="dxa"/>
            <w:noWrap w:val="0"/>
            <w:vAlign w:val="center"/>
          </w:tcPr>
          <w:p w14:paraId="0122AFB3">
            <w:pPr>
              <w:pStyle w:val="214"/>
              <w:widowControl w:val="0"/>
              <w:spacing w:line="360" w:lineRule="auto"/>
              <w:rPr>
                <w:rFonts w:ascii="Times New Roman" w:hAnsi="Times New Roman"/>
              </w:rPr>
            </w:pPr>
            <w:r>
              <w:rPr>
                <w:rFonts w:ascii="Times New Roman" w:hAnsi="Times New Roman"/>
              </w:rPr>
              <w:t>0-5</w:t>
            </w:r>
          </w:p>
        </w:tc>
        <w:tc>
          <w:tcPr>
            <w:tcW w:w="1559" w:type="dxa"/>
            <w:noWrap w:val="0"/>
            <w:vAlign w:val="center"/>
          </w:tcPr>
          <w:p w14:paraId="14CBA6F5">
            <w:pPr>
              <w:pStyle w:val="214"/>
              <w:widowControl w:val="0"/>
              <w:spacing w:line="360" w:lineRule="auto"/>
              <w:rPr>
                <w:rFonts w:ascii="Times New Roman" w:hAnsi="Times New Roman"/>
              </w:rPr>
            </w:pPr>
            <w:r>
              <w:rPr>
                <w:rFonts w:ascii="Times New Roman" w:hAnsi="Times New Roman"/>
              </w:rPr>
              <w:t>6</w:t>
            </w:r>
          </w:p>
        </w:tc>
        <w:tc>
          <w:tcPr>
            <w:tcW w:w="1841" w:type="dxa"/>
            <w:noWrap w:val="0"/>
            <w:vAlign w:val="center"/>
          </w:tcPr>
          <w:p w14:paraId="45D99AEE">
            <w:pPr>
              <w:pStyle w:val="214"/>
              <w:widowControl w:val="0"/>
              <w:spacing w:line="360" w:lineRule="auto"/>
              <w:jc w:val="both"/>
              <w:rPr>
                <w:rFonts w:ascii="Times New Roman" w:hAnsi="Times New Roman"/>
              </w:rPr>
            </w:pPr>
            <w:r>
              <w:rPr>
                <w:rFonts w:ascii="Times New Roman" w:hAnsi="Times New Roman"/>
              </w:rPr>
              <w:t>固定为0x01</w:t>
            </w:r>
          </w:p>
        </w:tc>
      </w:tr>
      <w:tr w14:paraId="3067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vMerge w:val="restart"/>
            <w:noWrap w:val="0"/>
            <w:vAlign w:val="center"/>
          </w:tcPr>
          <w:p w14:paraId="5C8D4F8F">
            <w:pPr>
              <w:pStyle w:val="214"/>
              <w:widowControl w:val="0"/>
              <w:spacing w:line="360" w:lineRule="auto"/>
              <w:rPr>
                <w:rFonts w:ascii="Times New Roman" w:hAnsi="Times New Roman"/>
              </w:rPr>
            </w:pPr>
            <w:r>
              <w:rPr>
                <w:rFonts w:ascii="Times New Roman" w:hAnsi="Times New Roman"/>
              </w:rPr>
              <w:t>报文头长度</w:t>
            </w:r>
          </w:p>
        </w:tc>
        <w:tc>
          <w:tcPr>
            <w:tcW w:w="1458" w:type="dxa"/>
            <w:vMerge w:val="continue"/>
            <w:noWrap w:val="0"/>
            <w:vAlign w:val="center"/>
          </w:tcPr>
          <w:p w14:paraId="0903763A">
            <w:pPr>
              <w:pStyle w:val="214"/>
              <w:widowControl w:val="0"/>
              <w:spacing w:line="360" w:lineRule="auto"/>
              <w:rPr>
                <w:rFonts w:ascii="Times New Roman" w:hAnsi="Times New Roman"/>
              </w:rPr>
            </w:pPr>
          </w:p>
        </w:tc>
        <w:tc>
          <w:tcPr>
            <w:tcW w:w="1377" w:type="dxa"/>
            <w:noWrap w:val="0"/>
            <w:vAlign w:val="center"/>
          </w:tcPr>
          <w:p w14:paraId="438008FD">
            <w:pPr>
              <w:pStyle w:val="214"/>
              <w:widowControl w:val="0"/>
              <w:spacing w:line="360" w:lineRule="auto"/>
              <w:rPr>
                <w:rFonts w:ascii="Times New Roman" w:hAnsi="Times New Roman"/>
              </w:rPr>
            </w:pPr>
            <w:r>
              <w:rPr>
                <w:rFonts w:ascii="Times New Roman" w:hAnsi="Times New Roman"/>
              </w:rPr>
              <w:t>6-7</w:t>
            </w:r>
          </w:p>
        </w:tc>
        <w:tc>
          <w:tcPr>
            <w:tcW w:w="1559" w:type="dxa"/>
            <w:vMerge w:val="restart"/>
            <w:noWrap w:val="0"/>
            <w:vAlign w:val="center"/>
          </w:tcPr>
          <w:p w14:paraId="6181F11B">
            <w:pPr>
              <w:pStyle w:val="214"/>
              <w:widowControl w:val="0"/>
              <w:spacing w:line="360" w:lineRule="auto"/>
              <w:rPr>
                <w:rFonts w:ascii="Times New Roman" w:hAnsi="Times New Roman"/>
              </w:rPr>
            </w:pPr>
            <w:r>
              <w:rPr>
                <w:rFonts w:ascii="Times New Roman" w:hAnsi="Times New Roman"/>
              </w:rPr>
              <w:t>6</w:t>
            </w:r>
          </w:p>
        </w:tc>
        <w:tc>
          <w:tcPr>
            <w:tcW w:w="1841" w:type="dxa"/>
            <w:vMerge w:val="restart"/>
            <w:noWrap w:val="0"/>
            <w:vAlign w:val="center"/>
          </w:tcPr>
          <w:p w14:paraId="337C33BF">
            <w:pPr>
              <w:pStyle w:val="214"/>
              <w:widowControl w:val="0"/>
              <w:spacing w:line="360" w:lineRule="auto"/>
              <w:jc w:val="both"/>
              <w:rPr>
                <w:rFonts w:ascii="Times New Roman" w:hAnsi="Times New Roman"/>
              </w:rPr>
            </w:pPr>
            <w:r>
              <w:rPr>
                <w:rFonts w:ascii="Times New Roman" w:hAnsi="Times New Roman"/>
              </w:rPr>
              <w:t>固定为23</w:t>
            </w:r>
          </w:p>
        </w:tc>
      </w:tr>
      <w:tr w14:paraId="4112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vMerge w:val="continue"/>
            <w:noWrap w:val="0"/>
            <w:vAlign w:val="center"/>
          </w:tcPr>
          <w:p w14:paraId="3684F5FF">
            <w:pPr>
              <w:pStyle w:val="214"/>
              <w:widowControl w:val="0"/>
              <w:spacing w:line="360" w:lineRule="auto"/>
              <w:rPr>
                <w:rFonts w:ascii="Times New Roman" w:hAnsi="Times New Roman"/>
              </w:rPr>
            </w:pPr>
          </w:p>
        </w:tc>
        <w:tc>
          <w:tcPr>
            <w:tcW w:w="1458" w:type="dxa"/>
            <w:vMerge w:val="restart"/>
            <w:noWrap w:val="0"/>
            <w:vAlign w:val="center"/>
          </w:tcPr>
          <w:p w14:paraId="348178E0">
            <w:pPr>
              <w:pStyle w:val="214"/>
              <w:widowControl w:val="0"/>
              <w:spacing w:line="360" w:lineRule="auto"/>
              <w:rPr>
                <w:rFonts w:ascii="Times New Roman" w:hAnsi="Times New Roman"/>
              </w:rPr>
            </w:pPr>
            <w:r>
              <w:rPr>
                <w:rFonts w:ascii="Times New Roman" w:hAnsi="Times New Roman"/>
              </w:rPr>
              <w:t>1</w:t>
            </w:r>
          </w:p>
        </w:tc>
        <w:tc>
          <w:tcPr>
            <w:tcW w:w="1377" w:type="dxa"/>
            <w:noWrap w:val="0"/>
            <w:vAlign w:val="center"/>
          </w:tcPr>
          <w:p w14:paraId="6337EB2E">
            <w:pPr>
              <w:pStyle w:val="214"/>
              <w:widowControl w:val="0"/>
              <w:spacing w:line="360" w:lineRule="auto"/>
              <w:rPr>
                <w:rFonts w:ascii="Times New Roman" w:hAnsi="Times New Roman"/>
              </w:rPr>
            </w:pPr>
            <w:r>
              <w:rPr>
                <w:rFonts w:ascii="Times New Roman" w:hAnsi="Times New Roman"/>
              </w:rPr>
              <w:t>0-3</w:t>
            </w:r>
          </w:p>
        </w:tc>
        <w:tc>
          <w:tcPr>
            <w:tcW w:w="1559" w:type="dxa"/>
            <w:vMerge w:val="continue"/>
            <w:noWrap w:val="0"/>
            <w:vAlign w:val="center"/>
          </w:tcPr>
          <w:p w14:paraId="08DCE599">
            <w:pPr>
              <w:pStyle w:val="214"/>
              <w:widowControl w:val="0"/>
              <w:spacing w:line="360" w:lineRule="auto"/>
              <w:rPr>
                <w:rFonts w:ascii="Times New Roman" w:hAnsi="Times New Roman"/>
              </w:rPr>
            </w:pPr>
          </w:p>
        </w:tc>
        <w:tc>
          <w:tcPr>
            <w:tcW w:w="1841" w:type="dxa"/>
            <w:vMerge w:val="continue"/>
            <w:noWrap w:val="0"/>
            <w:vAlign w:val="center"/>
          </w:tcPr>
          <w:p w14:paraId="23682C92">
            <w:pPr>
              <w:pStyle w:val="214"/>
              <w:widowControl w:val="0"/>
              <w:spacing w:line="360" w:lineRule="auto"/>
              <w:rPr>
                <w:rFonts w:ascii="Times New Roman" w:hAnsi="Times New Roman"/>
              </w:rPr>
            </w:pPr>
          </w:p>
        </w:tc>
      </w:tr>
      <w:tr w14:paraId="6D9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3E658AFB">
            <w:pPr>
              <w:pStyle w:val="214"/>
              <w:widowControl w:val="0"/>
              <w:spacing w:line="360" w:lineRule="auto"/>
              <w:rPr>
                <w:rFonts w:ascii="Times New Roman" w:hAnsi="Times New Roman"/>
              </w:rPr>
            </w:pPr>
            <w:r>
              <w:rPr>
                <w:rFonts w:ascii="Times New Roman" w:hAnsi="Times New Roman"/>
              </w:rPr>
              <w:t>方向位</w:t>
            </w:r>
          </w:p>
        </w:tc>
        <w:tc>
          <w:tcPr>
            <w:tcW w:w="1458" w:type="dxa"/>
            <w:vMerge w:val="continue"/>
            <w:noWrap w:val="0"/>
            <w:vAlign w:val="center"/>
          </w:tcPr>
          <w:p w14:paraId="1775E02D">
            <w:pPr>
              <w:pStyle w:val="214"/>
              <w:widowControl w:val="0"/>
              <w:spacing w:line="360" w:lineRule="auto"/>
              <w:rPr>
                <w:rFonts w:ascii="Times New Roman" w:hAnsi="Times New Roman"/>
              </w:rPr>
            </w:pPr>
          </w:p>
        </w:tc>
        <w:tc>
          <w:tcPr>
            <w:tcW w:w="1377" w:type="dxa"/>
            <w:noWrap w:val="0"/>
            <w:vAlign w:val="center"/>
          </w:tcPr>
          <w:p w14:paraId="47D88335">
            <w:pPr>
              <w:pStyle w:val="214"/>
              <w:widowControl w:val="0"/>
              <w:spacing w:line="360" w:lineRule="auto"/>
              <w:rPr>
                <w:rFonts w:ascii="Times New Roman" w:hAnsi="Times New Roman"/>
              </w:rPr>
            </w:pPr>
            <w:r>
              <w:rPr>
                <w:rFonts w:ascii="Times New Roman" w:hAnsi="Times New Roman"/>
              </w:rPr>
              <w:t>4</w:t>
            </w:r>
          </w:p>
        </w:tc>
        <w:tc>
          <w:tcPr>
            <w:tcW w:w="1559" w:type="dxa"/>
            <w:noWrap w:val="0"/>
            <w:vAlign w:val="center"/>
          </w:tcPr>
          <w:p w14:paraId="571630FA">
            <w:pPr>
              <w:pStyle w:val="214"/>
              <w:widowControl w:val="0"/>
              <w:spacing w:line="360" w:lineRule="auto"/>
              <w:rPr>
                <w:rFonts w:ascii="Times New Roman" w:hAnsi="Times New Roman"/>
              </w:rPr>
            </w:pPr>
            <w:r>
              <w:rPr>
                <w:rFonts w:ascii="Times New Roman" w:hAnsi="Times New Roman"/>
              </w:rPr>
              <w:t>1</w:t>
            </w:r>
          </w:p>
        </w:tc>
        <w:tc>
          <w:tcPr>
            <w:tcW w:w="1841" w:type="dxa"/>
            <w:noWrap w:val="0"/>
            <w:vAlign w:val="center"/>
          </w:tcPr>
          <w:p w14:paraId="3477B1D1">
            <w:pPr>
              <w:pStyle w:val="214"/>
              <w:widowControl w:val="0"/>
              <w:jc w:val="both"/>
              <w:rPr>
                <w:rFonts w:ascii="Times New Roman" w:hAnsi="Times New Roman"/>
              </w:rPr>
            </w:pPr>
            <w:r>
              <w:rPr>
                <w:rFonts w:ascii="Times New Roman" w:hAnsi="Times New Roman"/>
              </w:rPr>
              <w:t>0：下行；</w:t>
            </w:r>
          </w:p>
          <w:p w14:paraId="3CA320AF">
            <w:pPr>
              <w:pStyle w:val="214"/>
              <w:widowControl w:val="0"/>
              <w:jc w:val="both"/>
              <w:rPr>
                <w:rFonts w:ascii="Times New Roman" w:hAnsi="Times New Roman"/>
              </w:rPr>
            </w:pPr>
            <w:r>
              <w:rPr>
                <w:rFonts w:ascii="Times New Roman" w:hAnsi="Times New Roman"/>
              </w:rPr>
              <w:t>1：上行；</w:t>
            </w:r>
          </w:p>
        </w:tc>
      </w:tr>
      <w:tr w14:paraId="328B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1BF2C400">
            <w:pPr>
              <w:pStyle w:val="214"/>
              <w:widowControl w:val="0"/>
              <w:spacing w:line="360" w:lineRule="auto"/>
              <w:rPr>
                <w:rFonts w:ascii="Times New Roman" w:hAnsi="Times New Roman"/>
              </w:rPr>
            </w:pPr>
            <w:r>
              <w:rPr>
                <w:rFonts w:ascii="Times New Roman" w:hAnsi="Times New Roman"/>
              </w:rPr>
              <w:t>保留</w:t>
            </w:r>
          </w:p>
        </w:tc>
        <w:tc>
          <w:tcPr>
            <w:tcW w:w="1458" w:type="dxa"/>
            <w:vMerge w:val="continue"/>
            <w:noWrap w:val="0"/>
            <w:vAlign w:val="center"/>
          </w:tcPr>
          <w:p w14:paraId="7941FB95">
            <w:pPr>
              <w:pStyle w:val="214"/>
              <w:widowControl w:val="0"/>
              <w:spacing w:line="360" w:lineRule="auto"/>
              <w:rPr>
                <w:rFonts w:ascii="Times New Roman" w:hAnsi="Times New Roman"/>
              </w:rPr>
            </w:pPr>
          </w:p>
        </w:tc>
        <w:tc>
          <w:tcPr>
            <w:tcW w:w="1377" w:type="dxa"/>
            <w:noWrap w:val="0"/>
            <w:vAlign w:val="center"/>
          </w:tcPr>
          <w:p w14:paraId="2E466E49">
            <w:pPr>
              <w:pStyle w:val="214"/>
              <w:widowControl w:val="0"/>
              <w:spacing w:line="360" w:lineRule="auto"/>
              <w:rPr>
                <w:rFonts w:ascii="Times New Roman" w:hAnsi="Times New Roman"/>
              </w:rPr>
            </w:pPr>
            <w:r>
              <w:rPr>
                <w:rFonts w:ascii="Times New Roman" w:hAnsi="Times New Roman"/>
              </w:rPr>
              <w:t>5-7</w:t>
            </w:r>
          </w:p>
        </w:tc>
        <w:tc>
          <w:tcPr>
            <w:tcW w:w="1559" w:type="dxa"/>
            <w:noWrap w:val="0"/>
            <w:vAlign w:val="center"/>
          </w:tcPr>
          <w:p w14:paraId="723C5CB4">
            <w:pPr>
              <w:pStyle w:val="214"/>
              <w:widowControl w:val="0"/>
              <w:spacing w:line="360" w:lineRule="auto"/>
              <w:rPr>
                <w:rFonts w:ascii="Times New Roman" w:hAnsi="Times New Roman"/>
              </w:rPr>
            </w:pPr>
            <w:r>
              <w:rPr>
                <w:rFonts w:ascii="Times New Roman" w:hAnsi="Times New Roman"/>
              </w:rPr>
              <w:t>3</w:t>
            </w:r>
          </w:p>
        </w:tc>
        <w:tc>
          <w:tcPr>
            <w:tcW w:w="1841" w:type="dxa"/>
            <w:noWrap w:val="0"/>
            <w:vAlign w:val="center"/>
          </w:tcPr>
          <w:p w14:paraId="019A6E7F">
            <w:pPr>
              <w:pStyle w:val="214"/>
              <w:widowControl w:val="0"/>
              <w:spacing w:line="360" w:lineRule="auto"/>
              <w:rPr>
                <w:rFonts w:ascii="Times New Roman" w:hAnsi="Times New Roman"/>
              </w:rPr>
            </w:pPr>
          </w:p>
        </w:tc>
      </w:tr>
      <w:tr w14:paraId="65BC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2D27C75E">
            <w:pPr>
              <w:pStyle w:val="214"/>
              <w:widowControl w:val="0"/>
              <w:spacing w:line="360" w:lineRule="auto"/>
              <w:rPr>
                <w:rFonts w:ascii="Times New Roman" w:hAnsi="Times New Roman"/>
              </w:rPr>
            </w:pPr>
            <w:r>
              <w:rPr>
                <w:rFonts w:ascii="Times New Roman" w:hAnsi="Times New Roman"/>
              </w:rPr>
              <w:t>报文序号</w:t>
            </w:r>
          </w:p>
        </w:tc>
        <w:tc>
          <w:tcPr>
            <w:tcW w:w="1458" w:type="dxa"/>
            <w:noWrap w:val="0"/>
            <w:vAlign w:val="center"/>
          </w:tcPr>
          <w:p w14:paraId="38611A10">
            <w:pPr>
              <w:pStyle w:val="214"/>
              <w:widowControl w:val="0"/>
              <w:spacing w:line="360" w:lineRule="auto"/>
              <w:rPr>
                <w:rFonts w:ascii="Times New Roman" w:hAnsi="Times New Roman"/>
              </w:rPr>
            </w:pPr>
            <w:r>
              <w:rPr>
                <w:rFonts w:ascii="Times New Roman" w:hAnsi="Times New Roman"/>
              </w:rPr>
              <w:t>2-5</w:t>
            </w:r>
          </w:p>
        </w:tc>
        <w:tc>
          <w:tcPr>
            <w:tcW w:w="1377" w:type="dxa"/>
            <w:noWrap w:val="0"/>
            <w:vAlign w:val="center"/>
          </w:tcPr>
          <w:p w14:paraId="2EBF9E16">
            <w:pPr>
              <w:pStyle w:val="214"/>
              <w:widowControl w:val="0"/>
              <w:spacing w:line="360" w:lineRule="auto"/>
              <w:rPr>
                <w:rFonts w:ascii="Times New Roman" w:hAnsi="Times New Roman"/>
              </w:rPr>
            </w:pPr>
            <w:r>
              <w:rPr>
                <w:rFonts w:ascii="Times New Roman" w:hAnsi="Times New Roman"/>
              </w:rPr>
              <w:t>0-7</w:t>
            </w:r>
          </w:p>
        </w:tc>
        <w:tc>
          <w:tcPr>
            <w:tcW w:w="1559" w:type="dxa"/>
            <w:noWrap w:val="0"/>
            <w:vAlign w:val="center"/>
          </w:tcPr>
          <w:p w14:paraId="4620CE44">
            <w:pPr>
              <w:pStyle w:val="214"/>
              <w:widowControl w:val="0"/>
              <w:spacing w:line="360" w:lineRule="auto"/>
              <w:rPr>
                <w:rFonts w:ascii="Times New Roman" w:hAnsi="Times New Roman"/>
              </w:rPr>
            </w:pPr>
            <w:r>
              <w:rPr>
                <w:rFonts w:ascii="Times New Roman" w:hAnsi="Times New Roman"/>
              </w:rPr>
              <w:t>32</w:t>
            </w:r>
          </w:p>
        </w:tc>
        <w:tc>
          <w:tcPr>
            <w:tcW w:w="1841" w:type="dxa"/>
            <w:noWrap w:val="0"/>
            <w:vAlign w:val="center"/>
          </w:tcPr>
          <w:p w14:paraId="05A8E8F2">
            <w:pPr>
              <w:pStyle w:val="214"/>
              <w:widowControl w:val="0"/>
              <w:jc w:val="both"/>
              <w:rPr>
                <w:rFonts w:ascii="Times New Roman" w:hAnsi="Times New Roman"/>
              </w:rPr>
            </w:pPr>
            <w:r>
              <w:rPr>
                <w:rFonts w:ascii="Times New Roman" w:hAnsi="Times New Roman"/>
              </w:rPr>
              <w:t>与下行报文序号保持一致</w:t>
            </w:r>
          </w:p>
        </w:tc>
      </w:tr>
      <w:tr w14:paraId="77CF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noWrap w:val="0"/>
            <w:vAlign w:val="center"/>
          </w:tcPr>
          <w:p w14:paraId="4CC91FDB">
            <w:pPr>
              <w:pStyle w:val="214"/>
              <w:widowControl w:val="0"/>
              <w:spacing w:line="360" w:lineRule="auto"/>
              <w:rPr>
                <w:rFonts w:ascii="Times New Roman" w:hAnsi="Times New Roman"/>
              </w:rPr>
            </w:pPr>
            <w:r>
              <w:rPr>
                <w:rFonts w:ascii="Times New Roman" w:hAnsi="Times New Roman"/>
              </w:rPr>
              <w:t>协议类型</w:t>
            </w:r>
          </w:p>
        </w:tc>
        <w:tc>
          <w:tcPr>
            <w:tcW w:w="1458" w:type="dxa"/>
            <w:vMerge w:val="restart"/>
            <w:noWrap w:val="0"/>
            <w:vAlign w:val="center"/>
          </w:tcPr>
          <w:p w14:paraId="0DDCDFD9">
            <w:pPr>
              <w:pStyle w:val="214"/>
              <w:widowControl w:val="0"/>
              <w:spacing w:line="360" w:lineRule="auto"/>
              <w:rPr>
                <w:rFonts w:ascii="Times New Roman" w:hAnsi="Times New Roman"/>
              </w:rPr>
            </w:pPr>
            <w:r>
              <w:rPr>
                <w:rFonts w:ascii="Times New Roman" w:hAnsi="Times New Roman"/>
              </w:rPr>
              <w:t>6</w:t>
            </w:r>
          </w:p>
        </w:tc>
        <w:tc>
          <w:tcPr>
            <w:tcW w:w="1377" w:type="dxa"/>
            <w:noWrap w:val="0"/>
            <w:vAlign w:val="center"/>
          </w:tcPr>
          <w:p w14:paraId="48F7978B">
            <w:pPr>
              <w:pStyle w:val="214"/>
              <w:widowControl w:val="0"/>
              <w:spacing w:line="360" w:lineRule="auto"/>
              <w:rPr>
                <w:rFonts w:hint="eastAsia" w:ascii="Times New Roman" w:hAnsi="Times New Roman"/>
              </w:rPr>
            </w:pPr>
            <w:r>
              <w:rPr>
                <w:rFonts w:ascii="Times New Roman" w:hAnsi="Times New Roman"/>
              </w:rPr>
              <w:t>0-</w:t>
            </w:r>
            <w:r>
              <w:rPr>
                <w:rFonts w:hint="eastAsia" w:ascii="Times New Roman" w:hAnsi="Times New Roman"/>
              </w:rPr>
              <w:t>2</w:t>
            </w:r>
          </w:p>
        </w:tc>
        <w:tc>
          <w:tcPr>
            <w:tcW w:w="1559" w:type="dxa"/>
            <w:noWrap w:val="0"/>
            <w:vAlign w:val="center"/>
          </w:tcPr>
          <w:p w14:paraId="4F1E1D9F">
            <w:pPr>
              <w:pStyle w:val="214"/>
              <w:widowControl w:val="0"/>
              <w:spacing w:line="360" w:lineRule="auto"/>
              <w:rPr>
                <w:rFonts w:hint="eastAsia" w:ascii="Times New Roman" w:hAnsi="Times New Roman"/>
              </w:rPr>
            </w:pPr>
            <w:r>
              <w:rPr>
                <w:rFonts w:hint="eastAsia" w:ascii="Times New Roman" w:hAnsi="Times New Roman"/>
              </w:rPr>
              <w:t>3</w:t>
            </w:r>
          </w:p>
        </w:tc>
        <w:tc>
          <w:tcPr>
            <w:tcW w:w="1841" w:type="dxa"/>
            <w:noWrap w:val="0"/>
            <w:vAlign w:val="center"/>
          </w:tcPr>
          <w:p w14:paraId="5EFB980F">
            <w:pPr>
              <w:rPr>
                <w:szCs w:val="21"/>
              </w:rPr>
            </w:pPr>
            <w:r>
              <w:rPr>
                <w:szCs w:val="21"/>
              </w:rPr>
              <w:t>2：645协议</w:t>
            </w:r>
          </w:p>
          <w:p w14:paraId="7E911C9E">
            <w:pPr>
              <w:rPr>
                <w:szCs w:val="21"/>
              </w:rPr>
            </w:pPr>
            <w:r>
              <w:rPr>
                <w:szCs w:val="21"/>
              </w:rPr>
              <w:t>3：698协议</w:t>
            </w:r>
          </w:p>
          <w:p w14:paraId="67D28EBB">
            <w:pPr>
              <w:pStyle w:val="214"/>
              <w:widowControl w:val="0"/>
              <w:jc w:val="both"/>
              <w:rPr>
                <w:rFonts w:ascii="Times New Roman" w:hAnsi="Times New Roman"/>
              </w:rPr>
            </w:pPr>
            <w:r>
              <w:rPr>
                <w:rFonts w:ascii="Times New Roman" w:hAnsi="Times New Roman"/>
              </w:rPr>
              <w:t>其他：保留</w:t>
            </w:r>
          </w:p>
        </w:tc>
      </w:tr>
      <w:tr w14:paraId="3D06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bottom w:val="single" w:color="000000" w:sz="4" w:space="0"/>
            </w:tcBorders>
            <w:noWrap w:val="0"/>
            <w:vAlign w:val="center"/>
          </w:tcPr>
          <w:p w14:paraId="00DD1E6B">
            <w:pPr>
              <w:pStyle w:val="214"/>
              <w:widowControl w:val="0"/>
              <w:spacing w:line="360" w:lineRule="auto"/>
              <w:rPr>
                <w:rFonts w:ascii="Times New Roman" w:hAnsi="Times New Roman"/>
                <w:kern w:val="2"/>
              </w:rPr>
            </w:pPr>
            <w:r>
              <w:rPr>
                <w:rFonts w:ascii="Times New Roman" w:hAnsi="Times New Roman"/>
              </w:rPr>
              <w:t>电表类型</w:t>
            </w:r>
          </w:p>
        </w:tc>
        <w:tc>
          <w:tcPr>
            <w:tcW w:w="1458" w:type="dxa"/>
            <w:vMerge w:val="continue"/>
            <w:tcBorders>
              <w:bottom w:val="single" w:color="000000" w:sz="4" w:space="0"/>
            </w:tcBorders>
            <w:noWrap w:val="0"/>
            <w:vAlign w:val="center"/>
          </w:tcPr>
          <w:p w14:paraId="7EC7249B">
            <w:pPr>
              <w:pStyle w:val="214"/>
              <w:widowControl w:val="0"/>
              <w:spacing w:line="360" w:lineRule="auto"/>
              <w:rPr>
                <w:rFonts w:ascii="Times New Roman" w:hAnsi="Times New Roman"/>
                <w:kern w:val="2"/>
              </w:rPr>
            </w:pPr>
          </w:p>
        </w:tc>
        <w:tc>
          <w:tcPr>
            <w:tcW w:w="1377" w:type="dxa"/>
            <w:tcBorders>
              <w:bottom w:val="single" w:color="000000" w:sz="4" w:space="0"/>
            </w:tcBorders>
            <w:noWrap w:val="0"/>
            <w:vAlign w:val="center"/>
          </w:tcPr>
          <w:p w14:paraId="1D020C48">
            <w:pPr>
              <w:pStyle w:val="214"/>
              <w:widowControl w:val="0"/>
              <w:spacing w:line="360" w:lineRule="auto"/>
              <w:rPr>
                <w:rFonts w:ascii="Times New Roman" w:hAnsi="Times New Roman"/>
                <w:kern w:val="2"/>
              </w:rPr>
            </w:pPr>
            <w:r>
              <w:rPr>
                <w:rFonts w:hint="eastAsia" w:ascii="Times New Roman" w:hAnsi="Times New Roman"/>
                <w:kern w:val="2"/>
              </w:rPr>
              <w:t>3-4</w:t>
            </w:r>
          </w:p>
        </w:tc>
        <w:tc>
          <w:tcPr>
            <w:tcW w:w="1559" w:type="dxa"/>
            <w:tcBorders>
              <w:bottom w:val="single" w:color="000000" w:sz="4" w:space="0"/>
            </w:tcBorders>
            <w:noWrap w:val="0"/>
            <w:vAlign w:val="center"/>
          </w:tcPr>
          <w:p w14:paraId="30029B0E">
            <w:pPr>
              <w:pStyle w:val="214"/>
              <w:widowControl w:val="0"/>
              <w:spacing w:line="360" w:lineRule="auto"/>
              <w:rPr>
                <w:rFonts w:hint="eastAsia" w:ascii="Times New Roman" w:hAnsi="Times New Roman"/>
                <w:kern w:val="2"/>
              </w:rPr>
            </w:pPr>
            <w:r>
              <w:rPr>
                <w:rFonts w:hint="eastAsia" w:ascii="Times New Roman" w:hAnsi="Times New Roman"/>
                <w:kern w:val="2"/>
              </w:rPr>
              <w:t>2</w:t>
            </w:r>
          </w:p>
        </w:tc>
        <w:tc>
          <w:tcPr>
            <w:tcW w:w="1841" w:type="dxa"/>
            <w:tcBorders>
              <w:bottom w:val="single" w:color="000000" w:sz="4" w:space="0"/>
            </w:tcBorders>
            <w:noWrap w:val="0"/>
            <w:vAlign w:val="center"/>
          </w:tcPr>
          <w:p w14:paraId="5AC343A8">
            <w:pPr>
              <w:pStyle w:val="214"/>
              <w:widowControl w:val="0"/>
              <w:jc w:val="both"/>
              <w:rPr>
                <w:rFonts w:ascii="Times New Roman" w:hAnsi="Times New Roman"/>
              </w:rPr>
            </w:pPr>
            <w:r>
              <w:rPr>
                <w:rFonts w:ascii="Times New Roman" w:hAnsi="Times New Roman"/>
              </w:rPr>
              <w:t>0：单相</w:t>
            </w:r>
          </w:p>
          <w:p w14:paraId="0BC733A8">
            <w:pPr>
              <w:pStyle w:val="214"/>
              <w:widowControl w:val="0"/>
              <w:jc w:val="both"/>
              <w:rPr>
                <w:rFonts w:ascii="Times New Roman" w:hAnsi="Times New Roman"/>
              </w:rPr>
            </w:pPr>
            <w:r>
              <w:rPr>
                <w:rFonts w:ascii="Times New Roman" w:hAnsi="Times New Roman"/>
              </w:rPr>
              <w:t>1：三相</w:t>
            </w:r>
          </w:p>
          <w:p w14:paraId="4D5AFD25">
            <w:pPr>
              <w:pStyle w:val="214"/>
              <w:widowControl w:val="0"/>
              <w:jc w:val="both"/>
              <w:rPr>
                <w:rFonts w:hint="eastAsia" w:ascii="Times New Roman" w:hAnsi="Times New Roman"/>
              </w:rPr>
            </w:pPr>
            <w:r>
              <w:rPr>
                <w:rFonts w:hint="eastAsia" w:ascii="Times New Roman" w:hAnsi="Times New Roman"/>
              </w:rPr>
              <w:t>2：其他表计</w:t>
            </w:r>
          </w:p>
          <w:p w14:paraId="42049CE8">
            <w:pPr>
              <w:pStyle w:val="214"/>
              <w:widowControl w:val="0"/>
              <w:jc w:val="both"/>
              <w:rPr>
                <w:rFonts w:ascii="Times New Roman" w:hAnsi="Times New Roman"/>
              </w:rPr>
            </w:pPr>
            <w:r>
              <w:rPr>
                <w:rFonts w:ascii="Times New Roman" w:hAnsi="Times New Roman"/>
              </w:rPr>
              <w:t>其他：保留</w:t>
            </w:r>
          </w:p>
        </w:tc>
      </w:tr>
      <w:tr w14:paraId="533D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bottom w:val="single" w:color="000000" w:sz="4" w:space="0"/>
            </w:tcBorders>
            <w:noWrap w:val="0"/>
            <w:vAlign w:val="center"/>
          </w:tcPr>
          <w:p w14:paraId="31B7462D">
            <w:pPr>
              <w:pStyle w:val="214"/>
              <w:widowControl w:val="0"/>
              <w:spacing w:line="360" w:lineRule="auto"/>
              <w:rPr>
                <w:rFonts w:ascii="Times New Roman" w:hAnsi="Times New Roman"/>
              </w:rPr>
            </w:pPr>
            <w:r>
              <w:rPr>
                <w:rFonts w:ascii="Times New Roman" w:hAnsi="Times New Roman"/>
              </w:rPr>
              <w:t>响应结果</w:t>
            </w:r>
          </w:p>
        </w:tc>
        <w:tc>
          <w:tcPr>
            <w:tcW w:w="1458" w:type="dxa"/>
            <w:vMerge w:val="continue"/>
            <w:tcBorders>
              <w:bottom w:val="single" w:color="000000" w:sz="4" w:space="0"/>
            </w:tcBorders>
            <w:noWrap w:val="0"/>
            <w:vAlign w:val="center"/>
          </w:tcPr>
          <w:p w14:paraId="4FB6234B">
            <w:pPr>
              <w:pStyle w:val="214"/>
              <w:widowControl w:val="0"/>
              <w:spacing w:line="360" w:lineRule="auto"/>
              <w:rPr>
                <w:rFonts w:ascii="Times New Roman" w:hAnsi="Times New Roman"/>
              </w:rPr>
            </w:pPr>
          </w:p>
        </w:tc>
        <w:tc>
          <w:tcPr>
            <w:tcW w:w="1377" w:type="dxa"/>
            <w:tcBorders>
              <w:bottom w:val="single" w:color="000000" w:sz="4" w:space="0"/>
            </w:tcBorders>
            <w:noWrap w:val="0"/>
            <w:vAlign w:val="center"/>
          </w:tcPr>
          <w:p w14:paraId="33029278">
            <w:pPr>
              <w:pStyle w:val="214"/>
              <w:widowControl w:val="0"/>
              <w:spacing w:line="360" w:lineRule="auto"/>
              <w:rPr>
                <w:rFonts w:ascii="Times New Roman" w:hAnsi="Times New Roman"/>
              </w:rPr>
            </w:pPr>
            <w:r>
              <w:rPr>
                <w:rFonts w:hint="eastAsia" w:ascii="Times New Roman" w:hAnsi="Times New Roman"/>
              </w:rPr>
              <w:t>5</w:t>
            </w:r>
            <w:r>
              <w:rPr>
                <w:rFonts w:ascii="Times New Roman" w:hAnsi="Times New Roman"/>
              </w:rPr>
              <w:t>-7</w:t>
            </w:r>
          </w:p>
        </w:tc>
        <w:tc>
          <w:tcPr>
            <w:tcW w:w="1559" w:type="dxa"/>
            <w:tcBorders>
              <w:bottom w:val="single" w:color="000000" w:sz="4" w:space="0"/>
            </w:tcBorders>
            <w:noWrap w:val="0"/>
            <w:vAlign w:val="center"/>
          </w:tcPr>
          <w:p w14:paraId="27018F8C">
            <w:pPr>
              <w:pStyle w:val="214"/>
              <w:widowControl w:val="0"/>
              <w:spacing w:line="360" w:lineRule="auto"/>
              <w:rPr>
                <w:rFonts w:hint="eastAsia" w:ascii="Times New Roman" w:hAnsi="Times New Roman"/>
              </w:rPr>
            </w:pPr>
            <w:r>
              <w:rPr>
                <w:rFonts w:hint="eastAsia" w:ascii="Times New Roman" w:hAnsi="Times New Roman"/>
              </w:rPr>
              <w:t>3</w:t>
            </w:r>
          </w:p>
        </w:tc>
        <w:tc>
          <w:tcPr>
            <w:tcW w:w="1841" w:type="dxa"/>
            <w:tcBorders>
              <w:bottom w:val="single" w:color="000000" w:sz="4" w:space="0"/>
            </w:tcBorders>
            <w:noWrap w:val="0"/>
            <w:vAlign w:val="center"/>
          </w:tcPr>
          <w:p w14:paraId="4DEDBB81">
            <w:pPr>
              <w:pStyle w:val="214"/>
              <w:widowControl w:val="0"/>
              <w:jc w:val="both"/>
              <w:rPr>
                <w:rFonts w:ascii="Times New Roman" w:hAnsi="Times New Roman"/>
              </w:rPr>
            </w:pPr>
            <w:r>
              <w:rPr>
                <w:rFonts w:ascii="Times New Roman" w:hAnsi="Times New Roman"/>
              </w:rPr>
              <w:t>0：响应成功；</w:t>
            </w:r>
          </w:p>
          <w:p w14:paraId="232ED272">
            <w:pPr>
              <w:pStyle w:val="214"/>
              <w:widowControl w:val="0"/>
              <w:jc w:val="both"/>
              <w:rPr>
                <w:rFonts w:ascii="Times New Roman" w:hAnsi="Times New Roman"/>
              </w:rPr>
            </w:pPr>
            <w:r>
              <w:rPr>
                <w:rFonts w:ascii="Times New Roman" w:hAnsi="Times New Roman"/>
              </w:rPr>
              <w:t>1：任务不存在；</w:t>
            </w:r>
          </w:p>
          <w:p w14:paraId="62FAC1BD">
            <w:pPr>
              <w:pStyle w:val="214"/>
              <w:widowControl w:val="0"/>
              <w:jc w:val="both"/>
              <w:rPr>
                <w:rFonts w:ascii="Times New Roman" w:hAnsi="Times New Roman"/>
              </w:rPr>
            </w:pPr>
            <w:r>
              <w:rPr>
                <w:rFonts w:ascii="Times New Roman" w:hAnsi="Times New Roman"/>
              </w:rPr>
              <w:t>2：无冻结数据；</w:t>
            </w:r>
          </w:p>
          <w:p w14:paraId="18AC49C0">
            <w:pPr>
              <w:pStyle w:val="214"/>
              <w:widowControl w:val="0"/>
              <w:jc w:val="both"/>
              <w:rPr>
                <w:rFonts w:ascii="Times New Roman" w:hAnsi="Times New Roman"/>
              </w:rPr>
            </w:pPr>
            <w:r>
              <w:rPr>
                <w:rFonts w:ascii="Times New Roman" w:hAnsi="Times New Roman"/>
              </w:rPr>
              <w:t>3：其他原因</w:t>
            </w:r>
          </w:p>
        </w:tc>
      </w:tr>
      <w:tr w14:paraId="0EF3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bottom w:val="single" w:color="000000" w:sz="4" w:space="0"/>
            </w:tcBorders>
            <w:noWrap w:val="0"/>
            <w:vAlign w:val="center"/>
          </w:tcPr>
          <w:p w14:paraId="57D65193">
            <w:pPr>
              <w:pStyle w:val="214"/>
              <w:widowControl w:val="0"/>
              <w:spacing w:line="360" w:lineRule="auto"/>
              <w:rPr>
                <w:rFonts w:ascii="Times New Roman" w:hAnsi="Times New Roman"/>
              </w:rPr>
            </w:pPr>
            <w:r>
              <w:rPr>
                <w:rFonts w:ascii="Times New Roman" w:hAnsi="Times New Roman"/>
              </w:rPr>
              <w:t>源MAC地址</w:t>
            </w:r>
          </w:p>
        </w:tc>
        <w:tc>
          <w:tcPr>
            <w:tcW w:w="1458" w:type="dxa"/>
            <w:tcBorders>
              <w:bottom w:val="single" w:color="000000" w:sz="4" w:space="0"/>
            </w:tcBorders>
            <w:noWrap w:val="0"/>
            <w:vAlign w:val="center"/>
          </w:tcPr>
          <w:p w14:paraId="7EF5EBB2">
            <w:pPr>
              <w:pStyle w:val="214"/>
              <w:widowControl w:val="0"/>
              <w:spacing w:line="360" w:lineRule="auto"/>
              <w:rPr>
                <w:rFonts w:ascii="Times New Roman" w:hAnsi="Times New Roman"/>
              </w:rPr>
            </w:pPr>
            <w:r>
              <w:rPr>
                <w:rFonts w:ascii="Times New Roman" w:hAnsi="Times New Roman"/>
              </w:rPr>
              <w:t>7-12</w:t>
            </w:r>
          </w:p>
        </w:tc>
        <w:tc>
          <w:tcPr>
            <w:tcW w:w="1377" w:type="dxa"/>
            <w:tcBorders>
              <w:bottom w:val="single" w:color="000000" w:sz="4" w:space="0"/>
            </w:tcBorders>
            <w:noWrap w:val="0"/>
            <w:vAlign w:val="center"/>
          </w:tcPr>
          <w:p w14:paraId="445811CE">
            <w:pPr>
              <w:pStyle w:val="214"/>
              <w:widowControl w:val="0"/>
              <w:spacing w:line="360" w:lineRule="auto"/>
              <w:rPr>
                <w:rFonts w:ascii="Times New Roman" w:hAnsi="Times New Roman"/>
              </w:rPr>
            </w:pPr>
            <w:r>
              <w:rPr>
                <w:rFonts w:ascii="Times New Roman" w:hAnsi="Times New Roman"/>
              </w:rPr>
              <w:t>0-7</w:t>
            </w:r>
          </w:p>
        </w:tc>
        <w:tc>
          <w:tcPr>
            <w:tcW w:w="1559" w:type="dxa"/>
            <w:tcBorders>
              <w:bottom w:val="single" w:color="000000" w:sz="4" w:space="0"/>
            </w:tcBorders>
            <w:noWrap w:val="0"/>
            <w:vAlign w:val="center"/>
          </w:tcPr>
          <w:p w14:paraId="6623EEC6">
            <w:pPr>
              <w:pStyle w:val="214"/>
              <w:widowControl w:val="0"/>
              <w:spacing w:line="360" w:lineRule="auto"/>
              <w:rPr>
                <w:rFonts w:ascii="Times New Roman" w:hAnsi="Times New Roman"/>
              </w:rPr>
            </w:pPr>
            <w:r>
              <w:rPr>
                <w:rFonts w:ascii="Times New Roman" w:hAnsi="Times New Roman"/>
              </w:rPr>
              <w:t>48</w:t>
            </w:r>
          </w:p>
        </w:tc>
        <w:tc>
          <w:tcPr>
            <w:tcW w:w="1841" w:type="dxa"/>
            <w:tcBorders>
              <w:bottom w:val="single" w:color="000000" w:sz="4" w:space="0"/>
            </w:tcBorders>
            <w:noWrap w:val="0"/>
            <w:vAlign w:val="center"/>
          </w:tcPr>
          <w:p w14:paraId="5946AD5E">
            <w:pPr>
              <w:pStyle w:val="214"/>
              <w:widowControl w:val="0"/>
              <w:spacing w:line="360" w:lineRule="auto"/>
              <w:jc w:val="both"/>
              <w:rPr>
                <w:rFonts w:ascii="Times New Roman" w:hAnsi="Times New Roman"/>
              </w:rPr>
            </w:pPr>
            <w:r>
              <w:rPr>
                <w:rFonts w:ascii="Times New Roman" w:hAnsi="Times New Roman"/>
              </w:rPr>
              <w:t>模块MAC</w:t>
            </w:r>
          </w:p>
        </w:tc>
      </w:tr>
      <w:tr w14:paraId="68D2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top w:val="single" w:color="000000" w:sz="4" w:space="0"/>
              <w:bottom w:val="single" w:color="000000" w:sz="4" w:space="0"/>
            </w:tcBorders>
            <w:noWrap w:val="0"/>
            <w:vAlign w:val="center"/>
          </w:tcPr>
          <w:p w14:paraId="7AAFD486">
            <w:pPr>
              <w:pStyle w:val="214"/>
              <w:widowControl w:val="0"/>
              <w:spacing w:line="360" w:lineRule="auto"/>
              <w:rPr>
                <w:rFonts w:ascii="Times New Roman" w:hAnsi="Times New Roman"/>
              </w:rPr>
            </w:pPr>
            <w:r>
              <w:rPr>
                <w:rFonts w:ascii="Times New Roman" w:hAnsi="Times New Roman"/>
              </w:rPr>
              <w:t>任务号</w:t>
            </w:r>
          </w:p>
        </w:tc>
        <w:tc>
          <w:tcPr>
            <w:tcW w:w="1458" w:type="dxa"/>
            <w:tcBorders>
              <w:top w:val="single" w:color="000000" w:sz="4" w:space="0"/>
              <w:bottom w:val="single" w:color="000000" w:sz="4" w:space="0"/>
            </w:tcBorders>
            <w:noWrap w:val="0"/>
            <w:vAlign w:val="center"/>
          </w:tcPr>
          <w:p w14:paraId="2432E79B">
            <w:pPr>
              <w:pStyle w:val="214"/>
              <w:widowControl w:val="0"/>
              <w:spacing w:line="360" w:lineRule="auto"/>
              <w:rPr>
                <w:rFonts w:ascii="Times New Roman" w:hAnsi="Times New Roman"/>
              </w:rPr>
            </w:pPr>
            <w:r>
              <w:rPr>
                <w:rFonts w:ascii="Times New Roman" w:hAnsi="Times New Roman"/>
              </w:rPr>
              <w:t>13</w:t>
            </w:r>
          </w:p>
        </w:tc>
        <w:tc>
          <w:tcPr>
            <w:tcW w:w="1377" w:type="dxa"/>
            <w:tcBorders>
              <w:top w:val="single" w:color="000000" w:sz="4" w:space="0"/>
              <w:bottom w:val="single" w:color="000000" w:sz="4" w:space="0"/>
            </w:tcBorders>
            <w:noWrap w:val="0"/>
            <w:vAlign w:val="center"/>
          </w:tcPr>
          <w:p w14:paraId="11B42168">
            <w:pPr>
              <w:pStyle w:val="214"/>
              <w:widowControl w:val="0"/>
              <w:spacing w:line="360" w:lineRule="auto"/>
              <w:rPr>
                <w:rFonts w:ascii="Times New Roman" w:hAnsi="Times New Roman"/>
              </w:rPr>
            </w:pPr>
            <w:r>
              <w:rPr>
                <w:rFonts w:ascii="Times New Roman" w:hAnsi="Times New Roman"/>
              </w:rPr>
              <w:t>0-7</w:t>
            </w:r>
          </w:p>
        </w:tc>
        <w:tc>
          <w:tcPr>
            <w:tcW w:w="1559" w:type="dxa"/>
            <w:tcBorders>
              <w:top w:val="single" w:color="000000" w:sz="4" w:space="0"/>
              <w:bottom w:val="single" w:color="000000" w:sz="4" w:space="0"/>
            </w:tcBorders>
            <w:noWrap w:val="0"/>
            <w:vAlign w:val="center"/>
          </w:tcPr>
          <w:p w14:paraId="561B19B4">
            <w:pPr>
              <w:pStyle w:val="214"/>
              <w:widowControl w:val="0"/>
              <w:spacing w:line="360" w:lineRule="auto"/>
              <w:rPr>
                <w:rFonts w:ascii="Times New Roman" w:hAnsi="Times New Roman"/>
              </w:rPr>
            </w:pPr>
            <w:r>
              <w:rPr>
                <w:rFonts w:ascii="Times New Roman" w:hAnsi="Times New Roman"/>
              </w:rPr>
              <w:t>8</w:t>
            </w:r>
          </w:p>
        </w:tc>
        <w:tc>
          <w:tcPr>
            <w:tcW w:w="1841" w:type="dxa"/>
            <w:tcBorders>
              <w:top w:val="single" w:color="000000" w:sz="4" w:space="0"/>
              <w:bottom w:val="single" w:color="000000" w:sz="4" w:space="0"/>
            </w:tcBorders>
            <w:noWrap w:val="0"/>
            <w:vAlign w:val="center"/>
          </w:tcPr>
          <w:p w14:paraId="33C2A8A3">
            <w:pPr>
              <w:pStyle w:val="214"/>
              <w:widowControl w:val="0"/>
              <w:spacing w:line="360" w:lineRule="auto"/>
              <w:jc w:val="both"/>
              <w:rPr>
                <w:rFonts w:ascii="Times New Roman" w:hAnsi="Times New Roman"/>
              </w:rPr>
            </w:pPr>
            <w:r>
              <w:rPr>
                <w:rFonts w:ascii="Times New Roman" w:hAnsi="Times New Roman"/>
              </w:rPr>
              <w:t>采集任务号</w:t>
            </w:r>
          </w:p>
        </w:tc>
      </w:tr>
      <w:tr w14:paraId="5811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top w:val="single" w:color="000000" w:sz="4" w:space="0"/>
            </w:tcBorders>
            <w:noWrap w:val="0"/>
            <w:vAlign w:val="center"/>
          </w:tcPr>
          <w:p w14:paraId="6033DA22">
            <w:pPr>
              <w:pStyle w:val="214"/>
              <w:widowControl w:val="0"/>
              <w:spacing w:line="360" w:lineRule="auto"/>
              <w:rPr>
                <w:rFonts w:hint="eastAsia" w:ascii="Times New Roman" w:hAnsi="Times New Roman"/>
              </w:rPr>
            </w:pPr>
            <w:r>
              <w:rPr>
                <w:rFonts w:ascii="Times New Roman" w:hAnsi="Times New Roman"/>
              </w:rPr>
              <w:t>冻结时刻</w:t>
            </w:r>
            <w:r>
              <w:rPr>
                <w:rFonts w:hint="eastAsia" w:ascii="Times New Roman" w:hAnsi="Times New Roman"/>
              </w:rPr>
              <w:t>（</w:t>
            </w:r>
            <w:r>
              <w:rPr>
                <w:rFonts w:ascii="Times New Roman" w:hAnsi="Times New Roman"/>
              </w:rPr>
              <w:t>BCD</w:t>
            </w:r>
            <w:r>
              <w:rPr>
                <w:rFonts w:hint="eastAsia" w:ascii="Times New Roman" w:hAnsi="Times New Roman"/>
              </w:rPr>
              <w:t>）</w:t>
            </w:r>
          </w:p>
        </w:tc>
        <w:tc>
          <w:tcPr>
            <w:tcW w:w="1458" w:type="dxa"/>
            <w:tcBorders>
              <w:top w:val="single" w:color="000000" w:sz="4" w:space="0"/>
            </w:tcBorders>
            <w:noWrap w:val="0"/>
            <w:vAlign w:val="center"/>
          </w:tcPr>
          <w:p w14:paraId="74143AE7">
            <w:pPr>
              <w:pStyle w:val="214"/>
              <w:widowControl w:val="0"/>
              <w:spacing w:line="360" w:lineRule="auto"/>
              <w:rPr>
                <w:rFonts w:ascii="Times New Roman" w:hAnsi="Times New Roman"/>
              </w:rPr>
            </w:pPr>
            <w:r>
              <w:rPr>
                <w:rFonts w:ascii="Times New Roman" w:hAnsi="Times New Roman"/>
              </w:rPr>
              <w:t>14-19</w:t>
            </w:r>
          </w:p>
        </w:tc>
        <w:tc>
          <w:tcPr>
            <w:tcW w:w="1377" w:type="dxa"/>
            <w:tcBorders>
              <w:top w:val="single" w:color="000000" w:sz="4" w:space="0"/>
            </w:tcBorders>
            <w:noWrap w:val="0"/>
            <w:vAlign w:val="center"/>
          </w:tcPr>
          <w:p w14:paraId="1BC721F1">
            <w:pPr>
              <w:pStyle w:val="214"/>
              <w:widowControl w:val="0"/>
              <w:spacing w:line="360" w:lineRule="auto"/>
              <w:rPr>
                <w:rFonts w:ascii="Times New Roman" w:hAnsi="Times New Roman"/>
              </w:rPr>
            </w:pPr>
            <w:r>
              <w:rPr>
                <w:rFonts w:ascii="Times New Roman" w:hAnsi="Times New Roman"/>
              </w:rPr>
              <w:t>0-7</w:t>
            </w:r>
          </w:p>
        </w:tc>
        <w:tc>
          <w:tcPr>
            <w:tcW w:w="1559" w:type="dxa"/>
            <w:tcBorders>
              <w:top w:val="single" w:color="000000" w:sz="4" w:space="0"/>
            </w:tcBorders>
            <w:noWrap w:val="0"/>
            <w:vAlign w:val="center"/>
          </w:tcPr>
          <w:p w14:paraId="7A04D216">
            <w:pPr>
              <w:pStyle w:val="214"/>
              <w:widowControl w:val="0"/>
              <w:spacing w:line="360" w:lineRule="auto"/>
              <w:rPr>
                <w:rFonts w:ascii="Times New Roman" w:hAnsi="Times New Roman"/>
              </w:rPr>
            </w:pPr>
            <w:r>
              <w:rPr>
                <w:rFonts w:ascii="Times New Roman" w:hAnsi="Times New Roman"/>
              </w:rPr>
              <w:t>48</w:t>
            </w:r>
          </w:p>
        </w:tc>
        <w:tc>
          <w:tcPr>
            <w:tcW w:w="1841" w:type="dxa"/>
            <w:tcBorders>
              <w:top w:val="single" w:color="000000" w:sz="4" w:space="0"/>
            </w:tcBorders>
            <w:noWrap w:val="0"/>
            <w:vAlign w:val="center"/>
          </w:tcPr>
          <w:p w14:paraId="58274CE9">
            <w:pPr>
              <w:pStyle w:val="214"/>
              <w:widowControl w:val="0"/>
              <w:jc w:val="both"/>
              <w:rPr>
                <w:rFonts w:ascii="Times New Roman" w:hAnsi="Times New Roman"/>
              </w:rPr>
            </w:pPr>
            <w:r>
              <w:rPr>
                <w:rFonts w:ascii="Times New Roman" w:hAnsi="Times New Roman"/>
              </w:rPr>
              <w:t>冻结时间点</w:t>
            </w:r>
          </w:p>
          <w:p w14:paraId="5F8F1585">
            <w:pPr>
              <w:pStyle w:val="214"/>
              <w:widowControl w:val="0"/>
              <w:rPr>
                <w:rFonts w:ascii="Times New Roman" w:hAnsi="Times New Roman"/>
              </w:rPr>
            </w:pPr>
            <w:r>
              <w:rPr>
                <w:rFonts w:ascii="Times New Roman" w:hAnsi="Times New Roman"/>
              </w:rPr>
              <w:t>（YY-MM-DD-HH-MM-SS）</w:t>
            </w:r>
          </w:p>
        </w:tc>
      </w:tr>
      <w:tr w14:paraId="4936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top w:val="single" w:color="000000" w:sz="4" w:space="0"/>
              <w:bottom w:val="single" w:color="000000" w:sz="4" w:space="0"/>
            </w:tcBorders>
            <w:noWrap w:val="0"/>
            <w:vAlign w:val="center"/>
          </w:tcPr>
          <w:p w14:paraId="3ACC542E">
            <w:pPr>
              <w:pStyle w:val="214"/>
              <w:widowControl w:val="0"/>
              <w:spacing w:line="360" w:lineRule="auto"/>
              <w:ind w:firstLine="210" w:firstLineChars="100"/>
              <w:rPr>
                <w:rFonts w:ascii="Times New Roman" w:hAnsi="Times New Roman"/>
              </w:rPr>
            </w:pPr>
            <w:r>
              <w:rPr>
                <w:rFonts w:ascii="Times New Roman" w:hAnsi="Times New Roman"/>
              </w:rPr>
              <w:t>报文条数</w:t>
            </w:r>
          </w:p>
        </w:tc>
        <w:tc>
          <w:tcPr>
            <w:tcW w:w="1458" w:type="dxa"/>
            <w:tcBorders>
              <w:top w:val="single" w:color="000000" w:sz="4" w:space="0"/>
              <w:bottom w:val="single" w:color="000000" w:sz="4" w:space="0"/>
            </w:tcBorders>
            <w:noWrap w:val="0"/>
            <w:vAlign w:val="center"/>
          </w:tcPr>
          <w:p w14:paraId="4C38EA1C">
            <w:pPr>
              <w:pStyle w:val="214"/>
              <w:widowControl w:val="0"/>
              <w:spacing w:line="360" w:lineRule="auto"/>
              <w:rPr>
                <w:rFonts w:ascii="Times New Roman" w:hAnsi="Times New Roman"/>
              </w:rPr>
            </w:pPr>
            <w:r>
              <w:rPr>
                <w:rFonts w:ascii="Times New Roman" w:hAnsi="Times New Roman"/>
              </w:rPr>
              <w:t>20</w:t>
            </w:r>
          </w:p>
        </w:tc>
        <w:tc>
          <w:tcPr>
            <w:tcW w:w="1377" w:type="dxa"/>
            <w:tcBorders>
              <w:top w:val="single" w:color="000000" w:sz="4" w:space="0"/>
              <w:bottom w:val="single" w:color="000000" w:sz="4" w:space="0"/>
            </w:tcBorders>
            <w:noWrap w:val="0"/>
            <w:vAlign w:val="center"/>
          </w:tcPr>
          <w:p w14:paraId="586A64AF">
            <w:pPr>
              <w:pStyle w:val="214"/>
              <w:widowControl w:val="0"/>
              <w:spacing w:line="360" w:lineRule="auto"/>
              <w:rPr>
                <w:rFonts w:ascii="Times New Roman" w:hAnsi="Times New Roman"/>
              </w:rPr>
            </w:pPr>
            <w:r>
              <w:rPr>
                <w:rFonts w:ascii="Times New Roman" w:hAnsi="Times New Roman"/>
              </w:rPr>
              <w:t>0-7</w:t>
            </w:r>
          </w:p>
        </w:tc>
        <w:tc>
          <w:tcPr>
            <w:tcW w:w="1559" w:type="dxa"/>
            <w:tcBorders>
              <w:top w:val="single" w:color="000000" w:sz="4" w:space="0"/>
              <w:bottom w:val="single" w:color="000000" w:sz="4" w:space="0"/>
            </w:tcBorders>
            <w:noWrap w:val="0"/>
            <w:vAlign w:val="center"/>
          </w:tcPr>
          <w:p w14:paraId="77D93D1A">
            <w:pPr>
              <w:pStyle w:val="214"/>
              <w:widowControl w:val="0"/>
              <w:spacing w:line="360" w:lineRule="auto"/>
              <w:rPr>
                <w:rFonts w:ascii="Times New Roman" w:hAnsi="Times New Roman"/>
              </w:rPr>
            </w:pPr>
            <w:r>
              <w:rPr>
                <w:rFonts w:ascii="Times New Roman" w:hAnsi="Times New Roman"/>
              </w:rPr>
              <w:t>8</w:t>
            </w:r>
          </w:p>
        </w:tc>
        <w:tc>
          <w:tcPr>
            <w:tcW w:w="1841" w:type="dxa"/>
            <w:tcBorders>
              <w:top w:val="single" w:color="000000" w:sz="4" w:space="0"/>
              <w:bottom w:val="single" w:color="000000" w:sz="4" w:space="0"/>
            </w:tcBorders>
            <w:noWrap w:val="0"/>
            <w:vAlign w:val="center"/>
          </w:tcPr>
          <w:p w14:paraId="3E4A3DA5">
            <w:pPr>
              <w:pStyle w:val="214"/>
              <w:widowControl w:val="0"/>
              <w:jc w:val="both"/>
              <w:rPr>
                <w:rFonts w:ascii="Times New Roman" w:hAnsi="Times New Roman"/>
              </w:rPr>
            </w:pPr>
            <w:r>
              <w:rPr>
                <w:rFonts w:ascii="Times New Roman" w:hAnsi="Times New Roman"/>
              </w:rPr>
              <w:t>645协议下，配置多个DI，会存在回复多条报文的情况，该字段表示报文个数，报文顺序和配置DI顺序一致。</w:t>
            </w:r>
          </w:p>
        </w:tc>
      </w:tr>
      <w:tr w14:paraId="06DC7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90" w:hRule="atLeast"/>
          <w:jc w:val="center"/>
        </w:trPr>
        <w:tc>
          <w:tcPr>
            <w:tcW w:w="2127" w:type="dxa"/>
            <w:tcBorders>
              <w:top w:val="single" w:color="000000" w:sz="4" w:space="0"/>
              <w:bottom w:val="single" w:color="000000" w:sz="4" w:space="0"/>
            </w:tcBorders>
            <w:noWrap w:val="0"/>
            <w:vAlign w:val="center"/>
          </w:tcPr>
          <w:p w14:paraId="12146B7C">
            <w:pPr>
              <w:pStyle w:val="214"/>
              <w:widowControl w:val="0"/>
              <w:spacing w:line="360" w:lineRule="auto"/>
              <w:rPr>
                <w:rFonts w:ascii="Times New Roman" w:hAnsi="Times New Roman"/>
              </w:rPr>
            </w:pPr>
            <w:r>
              <w:rPr>
                <w:rFonts w:ascii="Times New Roman" w:hAnsi="Times New Roman"/>
              </w:rPr>
              <w:t>数据长度</w:t>
            </w:r>
          </w:p>
        </w:tc>
        <w:tc>
          <w:tcPr>
            <w:tcW w:w="1458" w:type="dxa"/>
            <w:tcBorders>
              <w:top w:val="single" w:color="000000" w:sz="4" w:space="0"/>
              <w:bottom w:val="single" w:color="000000" w:sz="4" w:space="0"/>
            </w:tcBorders>
            <w:noWrap w:val="0"/>
            <w:vAlign w:val="center"/>
          </w:tcPr>
          <w:p w14:paraId="58C56AB8">
            <w:pPr>
              <w:pStyle w:val="214"/>
              <w:widowControl w:val="0"/>
              <w:spacing w:line="360" w:lineRule="auto"/>
              <w:rPr>
                <w:rFonts w:ascii="Times New Roman" w:hAnsi="Times New Roman"/>
              </w:rPr>
            </w:pPr>
            <w:r>
              <w:rPr>
                <w:rFonts w:ascii="Times New Roman" w:hAnsi="Times New Roman"/>
              </w:rPr>
              <w:t>21-22</w:t>
            </w:r>
          </w:p>
        </w:tc>
        <w:tc>
          <w:tcPr>
            <w:tcW w:w="1377" w:type="dxa"/>
            <w:tcBorders>
              <w:top w:val="single" w:color="000000" w:sz="4" w:space="0"/>
              <w:bottom w:val="single" w:color="000000" w:sz="4" w:space="0"/>
            </w:tcBorders>
            <w:noWrap w:val="0"/>
            <w:vAlign w:val="center"/>
          </w:tcPr>
          <w:p w14:paraId="2F439F5F">
            <w:pPr>
              <w:pStyle w:val="214"/>
              <w:widowControl w:val="0"/>
              <w:spacing w:line="360" w:lineRule="auto"/>
              <w:rPr>
                <w:rFonts w:ascii="Times New Roman" w:hAnsi="Times New Roman"/>
              </w:rPr>
            </w:pPr>
            <w:r>
              <w:rPr>
                <w:rFonts w:ascii="Times New Roman" w:hAnsi="Times New Roman"/>
              </w:rPr>
              <w:t>0-7</w:t>
            </w:r>
          </w:p>
        </w:tc>
        <w:tc>
          <w:tcPr>
            <w:tcW w:w="1559" w:type="dxa"/>
            <w:tcBorders>
              <w:top w:val="single" w:color="000000" w:sz="4" w:space="0"/>
              <w:bottom w:val="single" w:color="000000" w:sz="4" w:space="0"/>
            </w:tcBorders>
            <w:noWrap w:val="0"/>
            <w:vAlign w:val="center"/>
          </w:tcPr>
          <w:p w14:paraId="5BA29E74">
            <w:pPr>
              <w:pStyle w:val="214"/>
              <w:widowControl w:val="0"/>
              <w:spacing w:line="360" w:lineRule="auto"/>
              <w:rPr>
                <w:rFonts w:ascii="Times New Roman" w:hAnsi="Times New Roman"/>
              </w:rPr>
            </w:pPr>
            <w:r>
              <w:rPr>
                <w:rFonts w:ascii="Times New Roman" w:hAnsi="Times New Roman"/>
              </w:rPr>
              <w:t>16</w:t>
            </w:r>
          </w:p>
        </w:tc>
        <w:tc>
          <w:tcPr>
            <w:tcW w:w="1841" w:type="dxa"/>
            <w:tcBorders>
              <w:top w:val="single" w:color="000000" w:sz="4" w:space="0"/>
              <w:bottom w:val="single" w:color="000000" w:sz="4" w:space="0"/>
            </w:tcBorders>
            <w:noWrap w:val="0"/>
            <w:vAlign w:val="center"/>
          </w:tcPr>
          <w:p w14:paraId="781B1978">
            <w:pPr>
              <w:pStyle w:val="214"/>
              <w:widowControl w:val="0"/>
              <w:spacing w:line="360" w:lineRule="auto"/>
              <w:rPr>
                <w:rFonts w:ascii="Times New Roman" w:hAnsi="Times New Roman"/>
              </w:rPr>
            </w:pPr>
          </w:p>
        </w:tc>
      </w:tr>
      <w:tr w14:paraId="0956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127" w:type="dxa"/>
            <w:tcBorders>
              <w:top w:val="single" w:color="000000" w:sz="4" w:space="0"/>
            </w:tcBorders>
            <w:noWrap w:val="0"/>
            <w:vAlign w:val="center"/>
          </w:tcPr>
          <w:p w14:paraId="0F18F249">
            <w:pPr>
              <w:pStyle w:val="214"/>
              <w:widowControl w:val="0"/>
              <w:spacing w:line="360" w:lineRule="auto"/>
              <w:rPr>
                <w:rFonts w:ascii="Times New Roman" w:hAnsi="Times New Roman"/>
              </w:rPr>
            </w:pPr>
            <w:r>
              <w:rPr>
                <w:rFonts w:hint="eastAsia" w:ascii="Times New Roman" w:hAnsi="Times New Roman"/>
              </w:rPr>
              <w:t>数据</w:t>
            </w:r>
            <w:r>
              <w:rPr>
                <w:rFonts w:ascii="Times New Roman" w:hAnsi="Times New Roman"/>
              </w:rPr>
              <w:t>内容</w:t>
            </w:r>
          </w:p>
        </w:tc>
        <w:tc>
          <w:tcPr>
            <w:tcW w:w="1458" w:type="dxa"/>
            <w:tcBorders>
              <w:top w:val="single" w:color="000000" w:sz="4" w:space="0"/>
            </w:tcBorders>
            <w:noWrap w:val="0"/>
            <w:vAlign w:val="center"/>
          </w:tcPr>
          <w:p w14:paraId="3E1CE78A">
            <w:pPr>
              <w:pStyle w:val="214"/>
              <w:widowControl w:val="0"/>
              <w:spacing w:line="360" w:lineRule="auto"/>
              <w:rPr>
                <w:rFonts w:ascii="Times New Roman" w:hAnsi="Times New Roman"/>
              </w:rPr>
            </w:pPr>
            <w:r>
              <w:rPr>
                <w:rFonts w:ascii="Times New Roman" w:hAnsi="Times New Roman"/>
              </w:rPr>
              <w:t>变长</w:t>
            </w:r>
          </w:p>
        </w:tc>
        <w:tc>
          <w:tcPr>
            <w:tcW w:w="1377" w:type="dxa"/>
            <w:tcBorders>
              <w:top w:val="single" w:color="000000" w:sz="4" w:space="0"/>
            </w:tcBorders>
            <w:noWrap w:val="0"/>
            <w:vAlign w:val="center"/>
          </w:tcPr>
          <w:p w14:paraId="7395612D">
            <w:pPr>
              <w:pStyle w:val="214"/>
              <w:widowControl w:val="0"/>
              <w:spacing w:line="360" w:lineRule="auto"/>
              <w:rPr>
                <w:rFonts w:ascii="Times New Roman" w:hAnsi="Times New Roman"/>
              </w:rPr>
            </w:pPr>
            <w:r>
              <w:rPr>
                <w:rFonts w:hint="eastAsia" w:ascii="Times New Roman" w:hAnsi="Times New Roman"/>
              </w:rPr>
              <w:t>0-7</w:t>
            </w:r>
          </w:p>
        </w:tc>
        <w:tc>
          <w:tcPr>
            <w:tcW w:w="1559" w:type="dxa"/>
            <w:tcBorders>
              <w:top w:val="single" w:color="000000" w:sz="4" w:space="0"/>
            </w:tcBorders>
            <w:noWrap w:val="0"/>
            <w:vAlign w:val="center"/>
          </w:tcPr>
          <w:p w14:paraId="3590E4C1">
            <w:pPr>
              <w:pStyle w:val="214"/>
              <w:widowControl w:val="0"/>
              <w:spacing w:line="360" w:lineRule="auto"/>
              <w:rPr>
                <w:rFonts w:ascii="Times New Roman" w:hAnsi="Times New Roman"/>
              </w:rPr>
            </w:pPr>
          </w:p>
        </w:tc>
        <w:tc>
          <w:tcPr>
            <w:tcW w:w="1841" w:type="dxa"/>
            <w:tcBorders>
              <w:top w:val="single" w:color="000000" w:sz="4" w:space="0"/>
            </w:tcBorders>
            <w:noWrap w:val="0"/>
            <w:vAlign w:val="center"/>
          </w:tcPr>
          <w:p w14:paraId="62F4F97A">
            <w:pPr>
              <w:pStyle w:val="214"/>
              <w:widowControl w:val="0"/>
              <w:spacing w:line="360" w:lineRule="auto"/>
              <w:rPr>
                <w:rFonts w:ascii="Times New Roman" w:hAnsi="Times New Roman"/>
              </w:rPr>
            </w:pPr>
          </w:p>
        </w:tc>
      </w:tr>
    </w:tbl>
    <w:p w14:paraId="50662CFB">
      <w:pPr>
        <w:pStyle w:val="38"/>
        <w:ind w:firstLine="0" w:firstLineChars="0"/>
      </w:pPr>
    </w:p>
    <w:p w14:paraId="4BF7D49B">
      <w:pPr>
        <w:pStyle w:val="79"/>
        <w:spacing w:before="156" w:after="156"/>
      </w:pPr>
      <w:r>
        <w:rPr>
          <w:rFonts w:hint="eastAsia"/>
        </w:rPr>
        <w:t>分钟采集任务数据读取流程</w:t>
      </w:r>
    </w:p>
    <w:p w14:paraId="3C6BDD41">
      <w:pPr>
        <w:pStyle w:val="38"/>
      </w:pPr>
      <w:del w:id="181" w:author="作者">
        <w:r>
          <w:rPr>
            <w:rFonts w:hint="eastAsia"/>
          </w:rPr>
          <w:delText xml:space="preserve">    </w:delText>
        </w:r>
      </w:del>
      <w:r>
        <w:rPr>
          <w:rFonts w:hint="eastAsia" w:ascii="Times New Roman"/>
        </w:rPr>
        <w:t>CCO在任务规定的时间自动启动并发抄表，进行任务数据读取，STA收到下行报文后，从自身的存储空间提取对应数据，并通过数据响应报文上报至CCO</w:t>
      </w:r>
      <w:r>
        <w:rPr>
          <w:rFonts w:ascii="Times New Roman"/>
        </w:rPr>
        <w:t>。</w:t>
      </w:r>
      <w:r>
        <w:rPr>
          <w:rFonts w:hint="eastAsia" w:ascii="Times New Roman"/>
        </w:rPr>
        <w:t>分钟采集任务数据读取</w:t>
      </w:r>
      <w:r>
        <w:rPr>
          <w:rFonts w:ascii="Times New Roman"/>
        </w:rPr>
        <w:t>流程应符合图</w:t>
      </w:r>
      <w:r>
        <w:rPr>
          <w:rFonts w:hint="eastAsia" w:ascii="Times New Roman"/>
        </w:rPr>
        <w:t>47</w:t>
      </w:r>
      <w:r>
        <w:rPr>
          <w:rFonts w:ascii="Times New Roman"/>
        </w:rPr>
        <w:t>要求。</w:t>
      </w:r>
    </w:p>
    <w:p w14:paraId="2FB50950">
      <w:pPr>
        <w:pStyle w:val="38"/>
        <w:jc w:val="center"/>
      </w:pPr>
      <w:r>
        <w:object>
          <v:shape id="_x0000_i1069" o:spt="75" type="#_x0000_t75" style="height:145.5pt;width:154.5pt;" o:ole="t" filled="f" o:preferrelative="t" stroked="f" coordsize="21600,21600">
            <v:path/>
            <v:fill on="f" focussize="0,0"/>
            <v:stroke on="f"/>
            <v:imagedata r:id="rId105" o:title=""/>
            <o:lock v:ext="edit" aspectratio="f"/>
            <w10:wrap type="none"/>
            <w10:anchorlock/>
          </v:shape>
          <o:OLEObject Type="Embed" ProgID="Visio.Drawing.15" ShapeID="_x0000_i1069" DrawAspect="Content" ObjectID="_1468075771" r:id="rId104">
            <o:LockedField>false</o:LockedField>
          </o:OLEObject>
        </w:object>
      </w:r>
    </w:p>
    <w:p w14:paraId="3D30F1EE">
      <w:pPr>
        <w:pStyle w:val="156"/>
        <w:rPr>
          <w:rFonts w:ascii="Times New Roman"/>
        </w:rPr>
      </w:pPr>
      <w:r>
        <w:rPr>
          <w:rFonts w:hint="eastAsia" w:ascii="Times New Roman"/>
        </w:rPr>
        <w:t>分钟采集任务数据读取</w:t>
      </w:r>
      <w:r>
        <w:rPr>
          <w:rFonts w:ascii="Times New Roman"/>
        </w:rPr>
        <w:t>报文传输流程</w:t>
      </w:r>
    </w:p>
    <w:p w14:paraId="78B2FC62">
      <w:pPr>
        <w:pStyle w:val="38"/>
      </w:pPr>
    </w:p>
    <w:p w14:paraId="1BDC3A2E">
      <w:pPr>
        <w:pStyle w:val="74"/>
        <w:spacing w:before="156" w:after="156"/>
      </w:pPr>
      <w:r>
        <w:rPr>
          <w:rFonts w:hint="eastAsia"/>
        </w:rPr>
        <w:t>采集业务描述</w:t>
      </w:r>
      <w:bookmarkEnd w:id="1014"/>
    </w:p>
    <w:p w14:paraId="7D58C141">
      <w:pPr>
        <w:pStyle w:val="38"/>
        <w:rPr>
          <w:ins w:id="182" w:author="作者" w:date=""/>
          <w:rFonts w:hint="eastAsia"/>
        </w:rPr>
      </w:pPr>
      <w:r>
        <w:rPr>
          <w:rFonts w:hint="default" w:ascii="Times New Roman"/>
          <w:rPrChange w:id="183" w:author="作者" w:date="">
            <w:rPr>
              <w:rFonts w:hint="eastAsia"/>
            </w:rPr>
          </w:rPrChange>
        </w:rPr>
        <w:t>根据应用经验和业务模型，需要对集中器和CCO间、CCO和STA间、STA和电表间的交互时延进行缩减，形成支持分钟级采集的方案，</w:t>
      </w:r>
      <w:ins w:id="184" w:author="作者">
        <w:r>
          <w:rPr>
            <w:rFonts w:ascii="Times New Roman"/>
          </w:rPr>
          <w:t>如图</w:t>
        </w:r>
      </w:ins>
      <w:ins w:id="185" w:author="作者">
        <w:r>
          <w:rPr>
            <w:rFonts w:hint="eastAsia" w:ascii="Times New Roman"/>
          </w:rPr>
          <w:t>4</w:t>
        </w:r>
      </w:ins>
      <w:ins w:id="186" w:author="作者">
        <w:r>
          <w:rPr>
            <w:rFonts w:ascii="Times New Roman"/>
          </w:rPr>
          <w:t>8所示</w:t>
        </w:r>
      </w:ins>
      <w:ins w:id="187" w:author="作者">
        <w:r>
          <w:rPr>
            <w:rFonts w:hint="eastAsia" w:ascii="Times New Roman"/>
          </w:rPr>
          <w:t>，</w:t>
        </w:r>
      </w:ins>
      <w:r>
        <w:rPr>
          <w:rFonts w:ascii="Times New Roman"/>
        </w:rPr>
        <w:t>应符合</w:t>
      </w:r>
      <w:del w:id="188" w:author="作者">
        <w:r>
          <w:rPr>
            <w:rFonts w:ascii="Times New Roman"/>
          </w:rPr>
          <w:delText>图48要求</w:delText>
        </w:r>
      </w:del>
      <w:del w:id="189" w:author="作者">
        <w:r>
          <w:rPr>
            <w:rFonts w:hint="default" w:ascii="Times New Roman"/>
            <w:rPrChange w:id="190" w:author="作者" w:date="">
              <w:rPr>
                <w:rFonts w:hint="eastAsia"/>
              </w:rPr>
            </w:rPrChange>
          </w:rPr>
          <w:delText>。</w:delText>
        </w:r>
      </w:del>
      <w:ins w:id="192" w:author="作者">
        <w:r>
          <w:rPr>
            <w:rFonts w:hint="eastAsia"/>
          </w:rPr>
          <w:t>以下流程：</w:t>
        </w:r>
      </w:ins>
    </w:p>
    <w:p w14:paraId="19692F85">
      <w:pPr>
        <w:pStyle w:val="38"/>
        <w:rPr>
          <w:ins w:id="193" w:author="作者" w:date=""/>
          <w:rFonts w:hint="eastAsia" w:ascii="Times New Roman"/>
        </w:rPr>
      </w:pPr>
      <w:ins w:id="194" w:author="作者">
        <w:r>
          <w:rPr>
            <w:rFonts w:hint="eastAsia" w:ascii="Times New Roman"/>
          </w:rPr>
          <w:t>（1）集中器上电后，等待CCO上报本地通信模块运行模式信息，若未收到则主动下发查询“本地通信模块运行模式信息”主动获取，判断CCO是否支持分钟级采集功能。</w:t>
        </w:r>
      </w:ins>
    </w:p>
    <w:p w14:paraId="521754BA">
      <w:pPr>
        <w:pStyle w:val="38"/>
        <w:rPr>
          <w:ins w:id="195" w:author="作者" w:date=""/>
          <w:rFonts w:hint="eastAsia" w:ascii="Times New Roman"/>
        </w:rPr>
      </w:pPr>
      <w:ins w:id="196" w:author="作者">
        <w:r>
          <w:rPr>
            <w:rFonts w:hint="eastAsia" w:ascii="Times New Roman"/>
          </w:rPr>
          <w:t>（2）CCO上电后，首先上报本地通信模块运行模式信息，告知集中器是否支持分钟级采集功能。</w:t>
        </w:r>
      </w:ins>
    </w:p>
    <w:p w14:paraId="4B07411F">
      <w:pPr>
        <w:pStyle w:val="38"/>
        <w:rPr>
          <w:ins w:id="197" w:author="作者" w:date=""/>
          <w:rFonts w:hint="eastAsia" w:ascii="Times New Roman"/>
        </w:rPr>
      </w:pPr>
      <w:ins w:id="198" w:author="作者">
        <w:r>
          <w:rPr>
            <w:rFonts w:hint="eastAsia" w:ascii="Times New Roman"/>
          </w:rPr>
          <w:t>（3）集中器与CCO完成同步档案流程后，若支持分钟级采集，将CCO串口波特率设置为115200bps，完成波特率适配流程，确保波特率完成切换。</w:t>
        </w:r>
      </w:ins>
    </w:p>
    <w:p w14:paraId="03256195">
      <w:pPr>
        <w:pStyle w:val="38"/>
        <w:rPr>
          <w:ins w:id="199" w:author="作者" w:date=""/>
          <w:rFonts w:hint="eastAsia" w:ascii="Times New Roman"/>
        </w:rPr>
      </w:pPr>
      <w:ins w:id="200" w:author="作者">
        <w:r>
          <w:rPr>
            <w:rFonts w:hint="eastAsia" w:ascii="Times New Roman"/>
          </w:rPr>
          <w:t>（4）STA模块上电后，请求电表MAC地址，并进行关联入网，关联请求报文中携带“支持分钟级采集方案标志”信息，CCO需要进行该信息记录。</w:t>
        </w:r>
      </w:ins>
    </w:p>
    <w:p w14:paraId="25997226">
      <w:pPr>
        <w:pStyle w:val="38"/>
        <w:rPr>
          <w:ins w:id="201" w:author="作者" w:date=""/>
          <w:rFonts w:hint="eastAsia" w:ascii="Times New Roman"/>
        </w:rPr>
      </w:pPr>
      <w:ins w:id="202" w:author="作者">
        <w:r>
          <w:rPr>
            <w:rFonts w:hint="eastAsia" w:ascii="Times New Roman"/>
          </w:rPr>
          <w:t>（5）CCO周期请求集中器时钟，通过HDC万年历同步功能，完成对入网STA万年历同步。</w:t>
        </w:r>
      </w:ins>
    </w:p>
    <w:p w14:paraId="4E6C471E">
      <w:pPr>
        <w:pStyle w:val="38"/>
        <w:rPr>
          <w:ins w:id="203" w:author="作者" w:date=""/>
          <w:rFonts w:hint="eastAsia" w:ascii="Times New Roman"/>
        </w:rPr>
      </w:pPr>
      <w:ins w:id="204" w:author="作者">
        <w:r>
          <w:rPr>
            <w:rFonts w:hint="eastAsia" w:ascii="Times New Roman"/>
          </w:rPr>
          <w:t>（6）集中器等待组网完成后，对STA信息进行查询，获取STA是否支持分钟级采集功能。</w:t>
        </w:r>
      </w:ins>
    </w:p>
    <w:p w14:paraId="0E31F920">
      <w:pPr>
        <w:pStyle w:val="38"/>
        <w:rPr>
          <w:ins w:id="205" w:author="作者" w:date=""/>
          <w:rFonts w:hint="eastAsia" w:ascii="Times New Roman"/>
        </w:rPr>
      </w:pPr>
      <w:ins w:id="206" w:author="作者">
        <w:r>
          <w:rPr>
            <w:rFonts w:hint="eastAsia" w:ascii="Times New Roman"/>
          </w:rPr>
          <w:t>（7）集中器向CCO下发采集任务配置，告知任务号、协议类型、数据项、采集周期和对应表号。采集时刻都按00分为起始，例如周期为5分钟，采集时刻则为00分、05分、10分...55分；周期为10分钟，采集时刻则为00分、10分、20分...50分；周期为1分钟，则每分钟执行采集（采集周期应该为以下值：1、2、5、10、15）。</w:t>
        </w:r>
      </w:ins>
    </w:p>
    <w:p w14:paraId="51DA1496">
      <w:pPr>
        <w:pStyle w:val="38"/>
        <w:rPr>
          <w:ins w:id="207" w:author="作者" w:date=""/>
          <w:rFonts w:hint="eastAsia" w:ascii="Times New Roman"/>
        </w:rPr>
      </w:pPr>
      <w:ins w:id="208" w:author="作者">
        <w:r>
          <w:rPr>
            <w:rFonts w:hint="eastAsia" w:ascii="Times New Roman"/>
          </w:rPr>
          <w:t>（8）CCO根据采集任务配置信息，将不同的采集任务配置下发至任务关联的STA模块。</w:t>
        </w:r>
      </w:ins>
    </w:p>
    <w:p w14:paraId="2352CC46">
      <w:pPr>
        <w:pStyle w:val="38"/>
        <w:rPr>
          <w:ins w:id="209" w:author="作者" w:date=""/>
          <w:rFonts w:hint="eastAsia" w:ascii="Times New Roman"/>
        </w:rPr>
      </w:pPr>
      <w:ins w:id="210" w:author="作者">
        <w:r>
          <w:rPr>
            <w:rFonts w:hint="eastAsia" w:ascii="Times New Roman"/>
          </w:rPr>
          <w:t>（9）STA模块根据采集任务配置的任务号、协议类型、数据项、采集周期，开辟Flash存储空间，并定时从电表获取数据进行存储。</w:t>
        </w:r>
      </w:ins>
    </w:p>
    <w:p w14:paraId="63E3D528">
      <w:pPr>
        <w:pStyle w:val="38"/>
        <w:rPr>
          <w:ins w:id="211" w:author="作者" w:date=""/>
          <w:rFonts w:ascii="Times New Roman"/>
        </w:rPr>
      </w:pPr>
      <w:ins w:id="212" w:author="作者">
        <w:r>
          <w:rPr>
            <w:rFonts w:hint="eastAsia" w:ascii="Times New Roman"/>
          </w:rPr>
          <w:t>（10）CCO在任务规定的时间自动启动并发抄表流程（建议为本采集时刻采集上一时刻的数据），进行数据采集，下行数据请求报文中携带任务号、协议类型、时间戳、MAC地址等必要信息。</w:t>
        </w:r>
      </w:ins>
    </w:p>
    <w:p w14:paraId="57703E66">
      <w:pPr>
        <w:pStyle w:val="38"/>
        <w:rPr>
          <w:ins w:id="213" w:author="作者" w:date=""/>
          <w:rFonts w:ascii="Times New Roman"/>
        </w:rPr>
      </w:pPr>
      <w:ins w:id="214" w:author="作者">
        <w:r>
          <w:rPr>
            <w:rFonts w:hint="eastAsia" w:ascii="Times New Roman"/>
          </w:rPr>
          <w:t>（11）STA模块收到下行报文后，从自身的存储空间提取对应数据，并通过数据响应报文上报至CCO。</w:t>
        </w:r>
      </w:ins>
    </w:p>
    <w:p w14:paraId="1DD7DC23">
      <w:pPr>
        <w:pStyle w:val="38"/>
        <w:rPr>
          <w:ins w:id="215" w:author="作者" w:date=""/>
          <w:rFonts w:ascii="Times New Roman"/>
        </w:rPr>
      </w:pPr>
      <w:ins w:id="216" w:author="作者">
        <w:r>
          <w:rPr>
            <w:rFonts w:hint="eastAsia" w:ascii="Times New Roman"/>
          </w:rPr>
          <w:t>（12）CCO收到上行报文后形成主动上报报文，发送至集中器。</w:t>
        </w:r>
      </w:ins>
    </w:p>
    <w:p w14:paraId="12C437C6">
      <w:pPr>
        <w:pStyle w:val="38"/>
        <w:rPr>
          <w:ins w:id="217" w:author="作者" w:date=""/>
          <w:rFonts w:hint="eastAsia"/>
        </w:rPr>
      </w:pPr>
      <w:ins w:id="218" w:author="作者">
        <w:r>
          <w:rPr>
            <w:rFonts w:hint="eastAsia" w:ascii="Times New Roman"/>
          </w:rPr>
          <w:t>（13）集中器收到上报报文后回复确认帧，触发CCO后续抄读结果继续上报。</w:t>
        </w:r>
      </w:ins>
    </w:p>
    <w:p w14:paraId="02D00EDD">
      <w:pPr>
        <w:pStyle w:val="38"/>
        <w:rPr>
          <w:rFonts w:ascii="Times New Roman"/>
          <w:rPrChange w:id="219" w:author="作者" w:date="">
            <w:rPr/>
          </w:rPrChange>
        </w:rPr>
      </w:pPr>
    </w:p>
    <w:p w14:paraId="316FF1A8">
      <w:pPr>
        <w:spacing w:before="156" w:beforeLines="50" w:after="156" w:afterLines="50" w:line="360" w:lineRule="auto"/>
        <w:jc w:val="center"/>
      </w:pPr>
      <w:r>
        <w:object>
          <v:shape id="_x0000_i1070" o:spt="75" type="#_x0000_t75" style="height:467.85pt;width:429pt;" o:ole="t" filled="f" o:preferrelative="t" stroked="f" coordsize="21600,21600">
            <v:path/>
            <v:fill on="f" focussize="0,0"/>
            <v:stroke on="f"/>
            <v:imagedata r:id="rId107" o:title=""/>
            <o:lock v:ext="edit" aspectratio="f"/>
            <w10:wrap type="none"/>
            <w10:anchorlock/>
          </v:shape>
          <o:OLEObject Type="Embed" ProgID="Visio.Drawing.15" ShapeID="_x0000_i1070" DrawAspect="Content" ObjectID="_1468075772" r:id="rId106">
            <o:LockedField>false</o:LockedField>
          </o:OLEObject>
        </w:object>
      </w:r>
    </w:p>
    <w:p w14:paraId="42649498">
      <w:pPr>
        <w:pStyle w:val="156"/>
        <w:rPr>
          <w:rFonts w:hint="eastAsia" w:ascii="Times New Roman"/>
        </w:rPr>
      </w:pPr>
      <w:r>
        <w:rPr>
          <w:rFonts w:hint="eastAsia" w:ascii="Times New Roman"/>
        </w:rPr>
        <w:t>分钟级采集方案流程图</w:t>
      </w:r>
    </w:p>
    <w:p w14:paraId="061B5AE8">
      <w:pPr>
        <w:pStyle w:val="38"/>
        <w:rPr>
          <w:del w:id="220" w:author="作者" w:date=""/>
          <w:rFonts w:hint="eastAsia"/>
        </w:rPr>
      </w:pPr>
      <w:del w:id="221" w:author="作者">
        <w:r>
          <w:rPr>
            <w:rFonts w:hint="eastAsia"/>
          </w:rPr>
          <w:delText>主要流程为：</w:delText>
        </w:r>
      </w:del>
    </w:p>
    <w:p w14:paraId="6B925524">
      <w:pPr>
        <w:pStyle w:val="38"/>
        <w:rPr>
          <w:del w:id="222" w:author="作者" w:date=""/>
          <w:rFonts w:hint="eastAsia" w:ascii="Times New Roman"/>
        </w:rPr>
      </w:pPr>
      <w:del w:id="223" w:author="作者">
        <w:r>
          <w:rPr>
            <w:rFonts w:hint="eastAsia" w:ascii="Times New Roman"/>
          </w:rPr>
          <w:delText>（1）集中器上电后，等待CCO上报本地通信模块运行模式信息，若未收到则主动下发查询“本地通信模块运行模式信息”主动获取，判断CCO是否支持分钟级采集功能。</w:delText>
        </w:r>
      </w:del>
    </w:p>
    <w:p w14:paraId="5F1F1CF6">
      <w:pPr>
        <w:pStyle w:val="38"/>
        <w:rPr>
          <w:del w:id="224" w:author="作者" w:date=""/>
          <w:rFonts w:hint="eastAsia" w:ascii="Times New Roman"/>
        </w:rPr>
      </w:pPr>
      <w:del w:id="225" w:author="作者">
        <w:r>
          <w:rPr>
            <w:rFonts w:hint="eastAsia" w:ascii="Times New Roman"/>
          </w:rPr>
          <w:delText>（2）CCO上电后，首先上报本地通信模块运行模式信息，告知集中器是否支持分钟级采集功能。</w:delText>
        </w:r>
      </w:del>
    </w:p>
    <w:p w14:paraId="2886639C">
      <w:pPr>
        <w:pStyle w:val="38"/>
        <w:rPr>
          <w:del w:id="226" w:author="作者" w:date=""/>
          <w:rFonts w:hint="eastAsia" w:ascii="Times New Roman"/>
        </w:rPr>
      </w:pPr>
      <w:del w:id="227" w:author="作者">
        <w:r>
          <w:rPr>
            <w:rFonts w:hint="eastAsia" w:ascii="Times New Roman"/>
          </w:rPr>
          <w:delText>（3）集中器与CCO完成同步档案流程后，若支持分钟级采集，将CCO串口波特率设置为115200bps，完成波特率适配流程，确保波特率完成切换。</w:delText>
        </w:r>
      </w:del>
    </w:p>
    <w:p w14:paraId="1E1414B0">
      <w:pPr>
        <w:pStyle w:val="38"/>
        <w:rPr>
          <w:del w:id="228" w:author="作者" w:date=""/>
          <w:rFonts w:hint="eastAsia" w:ascii="Times New Roman"/>
        </w:rPr>
      </w:pPr>
      <w:del w:id="229" w:author="作者">
        <w:r>
          <w:rPr>
            <w:rFonts w:hint="eastAsia" w:ascii="Times New Roman"/>
          </w:rPr>
          <w:delText>（4）STA模块上电后，请求电表MAC地址，并进行关联入网，关联请求报文中携带“支持分钟级采集方案标志”信息，CCO需要进行该信息记录。</w:delText>
        </w:r>
      </w:del>
    </w:p>
    <w:p w14:paraId="5C6CBF5F">
      <w:pPr>
        <w:pStyle w:val="38"/>
        <w:rPr>
          <w:del w:id="230" w:author="作者" w:date=""/>
          <w:rFonts w:hint="eastAsia" w:ascii="Times New Roman"/>
        </w:rPr>
      </w:pPr>
      <w:del w:id="231" w:author="作者">
        <w:r>
          <w:rPr>
            <w:rFonts w:hint="eastAsia" w:ascii="Times New Roman"/>
          </w:rPr>
          <w:delText>（5）CCO周期请求集中器时钟，通过HDC万年历同步功能，完成对入网STA万年历同步。</w:delText>
        </w:r>
      </w:del>
    </w:p>
    <w:p w14:paraId="4C42C22C">
      <w:pPr>
        <w:pStyle w:val="38"/>
        <w:rPr>
          <w:del w:id="232" w:author="作者" w:date=""/>
          <w:rFonts w:hint="eastAsia" w:ascii="Times New Roman"/>
        </w:rPr>
      </w:pPr>
      <w:del w:id="233" w:author="作者">
        <w:r>
          <w:rPr>
            <w:rFonts w:hint="eastAsia" w:ascii="Times New Roman"/>
          </w:rPr>
          <w:delText>（6）集中器等待组网完成后，对STA信息进行查询，获取STA是否支持分钟级采集功能。</w:delText>
        </w:r>
      </w:del>
    </w:p>
    <w:p w14:paraId="5C47A059">
      <w:pPr>
        <w:pStyle w:val="38"/>
        <w:rPr>
          <w:del w:id="234" w:author="作者" w:date=""/>
          <w:rFonts w:hint="eastAsia" w:ascii="Times New Roman"/>
        </w:rPr>
      </w:pPr>
      <w:del w:id="235" w:author="作者">
        <w:r>
          <w:rPr>
            <w:rFonts w:hint="eastAsia" w:ascii="Times New Roman"/>
          </w:rPr>
          <w:delText>（7）集中器向CCO下发采集任务配置，告知任务号、协议类型、数据项、采集周期和对应表号。采集时刻都按00分为起始，例如周期为5分钟，采集时刻则为00分、05分、10分...55分；周期为10分钟，采集时刻则为00分、10分、20分...50分；周期为1分钟，则每分钟执行采集（采集周期应该为以下值：1、2、5、10、15）。</w:delText>
        </w:r>
      </w:del>
    </w:p>
    <w:p w14:paraId="5C1DAEE3">
      <w:pPr>
        <w:pStyle w:val="38"/>
        <w:rPr>
          <w:del w:id="236" w:author="作者" w:date=""/>
          <w:rFonts w:hint="eastAsia" w:ascii="Times New Roman"/>
        </w:rPr>
      </w:pPr>
      <w:del w:id="237" w:author="作者">
        <w:r>
          <w:rPr>
            <w:rFonts w:hint="eastAsia" w:ascii="Times New Roman"/>
          </w:rPr>
          <w:delText>（8）CCO根据采集任务配置信息，将不同的采集任务配置下发至任务关联的STA模块。</w:delText>
        </w:r>
      </w:del>
    </w:p>
    <w:p w14:paraId="38256F6E">
      <w:pPr>
        <w:pStyle w:val="38"/>
        <w:rPr>
          <w:del w:id="238" w:author="作者" w:date=""/>
          <w:rFonts w:hint="eastAsia" w:ascii="Times New Roman"/>
        </w:rPr>
      </w:pPr>
      <w:del w:id="239" w:author="作者">
        <w:r>
          <w:rPr>
            <w:rFonts w:hint="eastAsia" w:ascii="Times New Roman"/>
          </w:rPr>
          <w:delText>（9）STA模块根据采集任务配置的任务号、协议类型、数据项、采集周期，开辟Flash存储空间，并定时从电表获取数据进行存储。</w:delText>
        </w:r>
      </w:del>
    </w:p>
    <w:p w14:paraId="2EC33D11">
      <w:pPr>
        <w:pStyle w:val="38"/>
        <w:rPr>
          <w:del w:id="240" w:author="作者" w:date=""/>
          <w:rFonts w:ascii="Times New Roman"/>
        </w:rPr>
      </w:pPr>
      <w:del w:id="241" w:author="作者">
        <w:r>
          <w:rPr>
            <w:rFonts w:hint="eastAsia" w:ascii="Times New Roman"/>
          </w:rPr>
          <w:delText>（10）CCO在任务规定的时间自动启动并发抄表流程（建议为本采集时刻采集上一时刻的数据），进行数据采集，下行数据请求报文中携带任务号、协议类型、时间戳、MAC地址等必要信息。</w:delText>
        </w:r>
      </w:del>
    </w:p>
    <w:p w14:paraId="25879CFC">
      <w:pPr>
        <w:pStyle w:val="38"/>
        <w:rPr>
          <w:del w:id="242" w:author="作者" w:date=""/>
          <w:rFonts w:ascii="Times New Roman"/>
        </w:rPr>
      </w:pPr>
      <w:del w:id="243" w:author="作者">
        <w:r>
          <w:rPr>
            <w:rFonts w:hint="eastAsia" w:ascii="Times New Roman"/>
          </w:rPr>
          <w:delText>（11）STA模块收到下行报文后，从自身的存储空间提取对应数据，并通过数据响应报文上报至CCO。</w:delText>
        </w:r>
      </w:del>
    </w:p>
    <w:p w14:paraId="4C8BCC63">
      <w:pPr>
        <w:pStyle w:val="38"/>
        <w:rPr>
          <w:del w:id="244" w:author="作者" w:date=""/>
          <w:rFonts w:ascii="Times New Roman"/>
        </w:rPr>
      </w:pPr>
      <w:del w:id="245" w:author="作者">
        <w:r>
          <w:rPr>
            <w:rFonts w:hint="eastAsia" w:ascii="Times New Roman"/>
          </w:rPr>
          <w:delText>（12）CCO收到上行报文后形成主动上报报文，发送至集中器。</w:delText>
        </w:r>
      </w:del>
    </w:p>
    <w:p w14:paraId="2F4F321D">
      <w:pPr>
        <w:pStyle w:val="38"/>
        <w:rPr>
          <w:del w:id="246" w:author="作者" w:date=""/>
          <w:rFonts w:hint="eastAsia"/>
        </w:rPr>
      </w:pPr>
      <w:del w:id="247" w:author="作者">
        <w:r>
          <w:rPr>
            <w:rFonts w:hint="eastAsia" w:ascii="Times New Roman"/>
          </w:rPr>
          <w:delText>（13）集中器收到上报报文后回复确认帧，触发CCO后续抄读结果继续上报。</w:delText>
        </w:r>
      </w:del>
    </w:p>
    <w:p w14:paraId="0E34CE39">
      <w:pPr>
        <w:pStyle w:val="70"/>
        <w:rPr>
          <w:color w:val="000000"/>
        </w:rPr>
      </w:pPr>
      <w:r>
        <w:rPr>
          <w:rFonts w:hint="eastAsia"/>
          <w:color w:val="000000"/>
        </w:rPr>
        <w:t>功率相关报文</w:t>
      </w:r>
    </w:p>
    <w:p w14:paraId="34EA470D">
      <w:pPr>
        <w:pStyle w:val="74"/>
        <w:spacing w:before="156" w:after="156"/>
        <w:rPr>
          <w:rFonts w:ascii="Times New Roman"/>
          <w:color w:val="000000"/>
        </w:rPr>
      </w:pPr>
      <w:r>
        <w:rPr>
          <w:rFonts w:hint="eastAsia" w:ascii="Times New Roman"/>
          <w:color w:val="000000"/>
        </w:rPr>
        <w:t>设置从节点功率档次</w:t>
      </w:r>
      <w:del w:id="248" w:author="作者">
        <w:r>
          <w:rPr>
            <w:rFonts w:hint="eastAsia" w:ascii="Times New Roman"/>
            <w:color w:val="000000"/>
          </w:rPr>
          <w:delText>报文</w:delText>
        </w:r>
      </w:del>
      <w:ins w:id="249" w:author="作者">
        <w:r>
          <w:rPr>
            <w:rFonts w:hint="eastAsia" w:ascii="Times New Roman"/>
            <w:color w:val="000000"/>
          </w:rPr>
          <w:t>下行报文格式</w:t>
        </w:r>
      </w:ins>
    </w:p>
    <w:p w14:paraId="39F559C2">
      <w:pPr>
        <w:pStyle w:val="79"/>
        <w:spacing w:before="156" w:after="156"/>
        <w:rPr>
          <w:del w:id="250" w:author="作者" w:date=""/>
        </w:rPr>
      </w:pPr>
      <w:del w:id="251" w:author="作者">
        <w:r>
          <w:rPr>
            <w:rFonts w:hint="eastAsia"/>
          </w:rPr>
          <w:delText>下行报文格式</w:delText>
        </w:r>
      </w:del>
    </w:p>
    <w:p w14:paraId="27797310">
      <w:pPr>
        <w:pStyle w:val="38"/>
        <w:rPr>
          <w:rFonts w:ascii="Times New Roman"/>
        </w:rPr>
      </w:pPr>
      <w:r>
        <w:rPr>
          <w:rFonts w:ascii="Times New Roman"/>
        </w:rPr>
        <w:t>CCO向STA发送的</w:t>
      </w:r>
      <w:r>
        <w:rPr>
          <w:rFonts w:hint="eastAsia" w:ascii="Times New Roman"/>
        </w:rPr>
        <w:t>设置从节点功率档次</w:t>
      </w:r>
      <w:r>
        <w:rPr>
          <w:rFonts w:ascii="Times New Roman"/>
        </w:rPr>
        <w:t>下行报文</w:t>
      </w:r>
      <w:r>
        <w:rPr>
          <w:rFonts w:hint="eastAsia" w:ascii="Times New Roman"/>
        </w:rPr>
        <w:t>应符合图</w:t>
      </w:r>
      <w:r>
        <w:rPr>
          <w:rFonts w:ascii="Times New Roman"/>
        </w:rPr>
        <w:t>4</w:t>
      </w:r>
      <w:r>
        <w:rPr>
          <w:rFonts w:hint="eastAsia" w:ascii="Times New Roman"/>
        </w:rPr>
        <w:t>9格式要求</w:t>
      </w:r>
      <w:r>
        <w:rPr>
          <w:rFonts w:ascii="Times New Roman"/>
        </w:rPr>
        <w:t>。</w:t>
      </w:r>
    </w:p>
    <w:p w14:paraId="56DE0E4C">
      <w:pPr>
        <w:pStyle w:val="156"/>
        <w:numPr>
          <w:ilvl w:val="0"/>
          <w:numId w:val="0"/>
        </w:numPr>
      </w:pPr>
      <w:r>
        <w:object>
          <v:shape id="_x0000_i1071" o:spt="75" type="#_x0000_t75" style="height:99.75pt;width:467.25pt;" o:ole="t" filled="f" o:preferrelative="t" stroked="f" coordsize="21600,21600">
            <v:path/>
            <v:fill on="f" alignshape="1" focussize="0,0"/>
            <v:stroke on="f"/>
            <v:imagedata r:id="rId109" grayscale="f" bilevel="f" o:title=""/>
            <o:lock v:ext="edit" aspectratio="t"/>
            <w10:wrap type="none"/>
            <w10:anchorlock/>
          </v:shape>
          <o:OLEObject Type="Embed" ProgID="Visio.Drawing.11" ShapeID="_x0000_i1071" DrawAspect="Content" ObjectID="_1468075773" r:id="rId108">
            <o:LockedField>false</o:LockedField>
          </o:OLEObject>
        </w:object>
      </w:r>
    </w:p>
    <w:p w14:paraId="49038D08">
      <w:pPr>
        <w:pStyle w:val="156"/>
        <w:rPr>
          <w:rFonts w:hint="eastAsia" w:ascii="Times New Roman"/>
        </w:rPr>
      </w:pPr>
      <w:r>
        <w:rPr>
          <w:rFonts w:hint="eastAsia" w:ascii="Times New Roman"/>
        </w:rPr>
        <w:t>设置从节点功率档次</w:t>
      </w:r>
      <w:r>
        <w:rPr>
          <w:rFonts w:ascii="Times New Roman"/>
        </w:rPr>
        <w:t>下行报文格式</w:t>
      </w:r>
    </w:p>
    <w:p w14:paraId="2033F856">
      <w:pPr>
        <w:pStyle w:val="38"/>
        <w:ind w:firstLine="0" w:firstLineChars="0"/>
        <w:rPr>
          <w:rFonts w:hint="eastAsia" w:ascii="Times New Roman" w:eastAsia="黑体"/>
          <w:lang w:val="en-US" w:eastAsia="zh-CN"/>
        </w:rPr>
      </w:pPr>
    </w:p>
    <w:p w14:paraId="1626C6E3">
      <w:pPr>
        <w:pStyle w:val="38"/>
      </w:pPr>
      <w:r>
        <w:rPr>
          <w:rFonts w:hint="eastAsia"/>
        </w:rPr>
        <w:t>设置从节点功率档次下行报文格式的字段应符合表47要求。</w:t>
      </w:r>
    </w:p>
    <w:p w14:paraId="22252FFF">
      <w:pPr>
        <w:pStyle w:val="154"/>
        <w:ind w:left="0"/>
      </w:pPr>
      <w:r>
        <w:rPr>
          <w:rFonts w:hint="eastAsia" w:ascii="Times New Roman"/>
        </w:rPr>
        <w:t>设置</w:t>
      </w:r>
      <w:r>
        <w:rPr>
          <w:rFonts w:ascii="Times New Roman"/>
        </w:rPr>
        <w:t>从</w:t>
      </w:r>
      <w:r>
        <w:rPr>
          <w:rFonts w:hint="eastAsia" w:ascii="Times New Roman"/>
        </w:rPr>
        <w:t>节点功率档次</w:t>
      </w:r>
      <w:r>
        <w:rPr>
          <w:rFonts w:ascii="Times New Roman"/>
        </w:rPr>
        <w:t>下行报文格式说明</w:t>
      </w:r>
    </w:p>
    <w:tbl>
      <w:tblPr>
        <w:tblStyle w:val="52"/>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275"/>
        <w:gridCol w:w="1602"/>
        <w:gridCol w:w="1705"/>
        <w:gridCol w:w="1705"/>
      </w:tblGrid>
      <w:tr w14:paraId="3EE5E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13A0E02F">
            <w:pPr>
              <w:pStyle w:val="1972"/>
              <w:ind w:firstLine="0" w:firstLineChars="0"/>
              <w:jc w:val="center"/>
              <w:rPr>
                <w:szCs w:val="21"/>
              </w:rPr>
            </w:pPr>
            <w:r>
              <w:rPr>
                <w:szCs w:val="21"/>
              </w:rPr>
              <w:t>域</w:t>
            </w:r>
          </w:p>
        </w:tc>
        <w:tc>
          <w:tcPr>
            <w:tcW w:w="1275" w:type="dxa"/>
            <w:noWrap w:val="0"/>
            <w:vAlign w:val="center"/>
          </w:tcPr>
          <w:p w14:paraId="50C44050">
            <w:pPr>
              <w:pStyle w:val="1972"/>
              <w:ind w:firstLine="0" w:firstLineChars="0"/>
              <w:jc w:val="center"/>
              <w:rPr>
                <w:szCs w:val="21"/>
              </w:rPr>
            </w:pPr>
            <w:r>
              <w:rPr>
                <w:szCs w:val="21"/>
              </w:rPr>
              <w:t>字节号</w:t>
            </w:r>
          </w:p>
        </w:tc>
        <w:tc>
          <w:tcPr>
            <w:tcW w:w="1602" w:type="dxa"/>
            <w:noWrap w:val="0"/>
            <w:vAlign w:val="center"/>
          </w:tcPr>
          <w:p w14:paraId="0694E127">
            <w:pPr>
              <w:pStyle w:val="1972"/>
              <w:ind w:firstLine="0" w:firstLineChars="0"/>
              <w:jc w:val="center"/>
              <w:rPr>
                <w:szCs w:val="21"/>
              </w:rPr>
            </w:pPr>
            <w:r>
              <w:rPr>
                <w:szCs w:val="21"/>
              </w:rPr>
              <w:t>比特位</w:t>
            </w:r>
          </w:p>
        </w:tc>
        <w:tc>
          <w:tcPr>
            <w:tcW w:w="1705" w:type="dxa"/>
            <w:noWrap w:val="0"/>
            <w:vAlign w:val="center"/>
          </w:tcPr>
          <w:p w14:paraId="5BA1A849">
            <w:pPr>
              <w:pStyle w:val="1972"/>
              <w:ind w:firstLine="0" w:firstLineChars="0"/>
              <w:jc w:val="center"/>
              <w:rPr>
                <w:szCs w:val="21"/>
              </w:rPr>
            </w:pPr>
            <w:r>
              <w:rPr>
                <w:szCs w:val="21"/>
              </w:rPr>
              <w:t>域大小(比特)</w:t>
            </w:r>
          </w:p>
        </w:tc>
        <w:tc>
          <w:tcPr>
            <w:tcW w:w="1705" w:type="dxa"/>
            <w:noWrap w:val="0"/>
            <w:vAlign w:val="top"/>
          </w:tcPr>
          <w:p w14:paraId="6FBE6105">
            <w:pPr>
              <w:pStyle w:val="1972"/>
              <w:ind w:firstLine="0" w:firstLineChars="0"/>
              <w:jc w:val="center"/>
              <w:rPr>
                <w:szCs w:val="21"/>
              </w:rPr>
            </w:pPr>
            <w:r>
              <w:rPr>
                <w:rFonts w:hint="eastAsia"/>
                <w:szCs w:val="21"/>
              </w:rPr>
              <w:t>含义</w:t>
            </w:r>
          </w:p>
        </w:tc>
      </w:tr>
      <w:tr w14:paraId="7B889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433" w:hRule="atLeast"/>
          <w:jc w:val="center"/>
        </w:trPr>
        <w:tc>
          <w:tcPr>
            <w:tcW w:w="2235" w:type="dxa"/>
            <w:noWrap w:val="0"/>
            <w:vAlign w:val="center"/>
          </w:tcPr>
          <w:p w14:paraId="5B4A6819">
            <w:pPr>
              <w:pStyle w:val="1972"/>
              <w:ind w:firstLine="0" w:firstLineChars="0"/>
              <w:jc w:val="center"/>
              <w:rPr>
                <w:szCs w:val="21"/>
              </w:rPr>
            </w:pPr>
            <w:r>
              <w:rPr>
                <w:szCs w:val="21"/>
              </w:rPr>
              <w:t>协议版本号</w:t>
            </w:r>
          </w:p>
        </w:tc>
        <w:tc>
          <w:tcPr>
            <w:tcW w:w="1275" w:type="dxa"/>
            <w:vMerge w:val="restart"/>
            <w:noWrap w:val="0"/>
            <w:vAlign w:val="center"/>
          </w:tcPr>
          <w:p w14:paraId="0FC35464">
            <w:pPr>
              <w:pStyle w:val="1972"/>
              <w:ind w:firstLine="0" w:firstLineChars="0"/>
              <w:jc w:val="center"/>
              <w:rPr>
                <w:szCs w:val="21"/>
              </w:rPr>
            </w:pPr>
            <w:r>
              <w:rPr>
                <w:szCs w:val="21"/>
              </w:rPr>
              <w:t>0</w:t>
            </w:r>
          </w:p>
        </w:tc>
        <w:tc>
          <w:tcPr>
            <w:tcW w:w="1602" w:type="dxa"/>
            <w:noWrap w:val="0"/>
            <w:vAlign w:val="center"/>
          </w:tcPr>
          <w:p w14:paraId="1CC5A27E">
            <w:pPr>
              <w:pStyle w:val="1972"/>
              <w:ind w:firstLine="0" w:firstLineChars="0"/>
              <w:jc w:val="center"/>
              <w:rPr>
                <w:szCs w:val="21"/>
              </w:rPr>
            </w:pPr>
            <w:r>
              <w:rPr>
                <w:szCs w:val="21"/>
              </w:rPr>
              <w:t>0-5</w:t>
            </w:r>
          </w:p>
        </w:tc>
        <w:tc>
          <w:tcPr>
            <w:tcW w:w="1705" w:type="dxa"/>
            <w:noWrap w:val="0"/>
            <w:vAlign w:val="center"/>
          </w:tcPr>
          <w:p w14:paraId="5021AB5B">
            <w:pPr>
              <w:pStyle w:val="1972"/>
              <w:ind w:firstLine="0" w:firstLineChars="0"/>
              <w:jc w:val="center"/>
              <w:rPr>
                <w:szCs w:val="21"/>
              </w:rPr>
            </w:pPr>
            <w:r>
              <w:rPr>
                <w:szCs w:val="21"/>
              </w:rPr>
              <w:t>6</w:t>
            </w:r>
          </w:p>
        </w:tc>
        <w:tc>
          <w:tcPr>
            <w:tcW w:w="1705" w:type="dxa"/>
            <w:noWrap w:val="0"/>
            <w:vAlign w:val="top"/>
          </w:tcPr>
          <w:p w14:paraId="476A85BD">
            <w:pPr>
              <w:pStyle w:val="1972"/>
              <w:ind w:firstLine="0" w:firstLineChars="0"/>
              <w:jc w:val="left"/>
              <w:rPr>
                <w:szCs w:val="21"/>
              </w:rPr>
            </w:pPr>
            <w:r>
              <w:rPr>
                <w:rFonts w:hint="eastAsia"/>
                <w:szCs w:val="21"/>
              </w:rPr>
              <w:t>取值固定为1</w:t>
            </w:r>
          </w:p>
        </w:tc>
      </w:tr>
      <w:tr w14:paraId="5CE4E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2235" w:type="dxa"/>
            <w:vMerge w:val="restart"/>
            <w:noWrap w:val="0"/>
            <w:vAlign w:val="center"/>
          </w:tcPr>
          <w:p w14:paraId="6A57BA33">
            <w:pPr>
              <w:pStyle w:val="1972"/>
              <w:ind w:firstLine="0" w:firstLineChars="0"/>
              <w:jc w:val="center"/>
              <w:rPr>
                <w:szCs w:val="21"/>
              </w:rPr>
            </w:pPr>
            <w:r>
              <w:rPr>
                <w:rFonts w:hint="eastAsia"/>
                <w:szCs w:val="21"/>
              </w:rPr>
              <w:t>报文</w:t>
            </w:r>
            <w:r>
              <w:rPr>
                <w:szCs w:val="21"/>
              </w:rPr>
              <w:t>头长度</w:t>
            </w:r>
          </w:p>
        </w:tc>
        <w:tc>
          <w:tcPr>
            <w:tcW w:w="1275" w:type="dxa"/>
            <w:vMerge w:val="continue"/>
            <w:tcBorders>
              <w:bottom w:val="single" w:color="auto" w:sz="4" w:space="0"/>
            </w:tcBorders>
            <w:noWrap w:val="0"/>
            <w:vAlign w:val="center"/>
          </w:tcPr>
          <w:p w14:paraId="10E0E0A0">
            <w:pPr>
              <w:pStyle w:val="1972"/>
              <w:ind w:firstLine="0" w:firstLineChars="0"/>
              <w:jc w:val="center"/>
              <w:rPr>
                <w:szCs w:val="21"/>
              </w:rPr>
            </w:pPr>
          </w:p>
        </w:tc>
        <w:tc>
          <w:tcPr>
            <w:tcW w:w="1602" w:type="dxa"/>
            <w:tcBorders>
              <w:bottom w:val="single" w:color="auto" w:sz="4" w:space="0"/>
            </w:tcBorders>
            <w:noWrap w:val="0"/>
            <w:vAlign w:val="center"/>
          </w:tcPr>
          <w:p w14:paraId="754C785D">
            <w:pPr>
              <w:pStyle w:val="1972"/>
              <w:ind w:firstLine="0" w:firstLineChars="0"/>
              <w:jc w:val="center"/>
              <w:rPr>
                <w:szCs w:val="21"/>
              </w:rPr>
            </w:pPr>
            <w:r>
              <w:rPr>
                <w:szCs w:val="21"/>
              </w:rPr>
              <w:t>6-7</w:t>
            </w:r>
          </w:p>
        </w:tc>
        <w:tc>
          <w:tcPr>
            <w:tcW w:w="1705" w:type="dxa"/>
            <w:vMerge w:val="restart"/>
            <w:noWrap w:val="0"/>
            <w:vAlign w:val="center"/>
          </w:tcPr>
          <w:p w14:paraId="15B30CA2">
            <w:pPr>
              <w:pStyle w:val="1972"/>
              <w:ind w:firstLine="0" w:firstLineChars="0"/>
              <w:jc w:val="center"/>
              <w:rPr>
                <w:szCs w:val="21"/>
              </w:rPr>
            </w:pPr>
            <w:r>
              <w:rPr>
                <w:szCs w:val="21"/>
              </w:rPr>
              <w:t>6</w:t>
            </w:r>
          </w:p>
        </w:tc>
        <w:tc>
          <w:tcPr>
            <w:tcW w:w="1705" w:type="dxa"/>
            <w:vMerge w:val="restart"/>
            <w:noWrap w:val="0"/>
            <w:vAlign w:val="top"/>
          </w:tcPr>
          <w:p w14:paraId="59B6DF2E">
            <w:pPr>
              <w:pStyle w:val="1972"/>
              <w:ind w:firstLine="0" w:firstLineChars="0"/>
              <w:jc w:val="left"/>
              <w:rPr>
                <w:szCs w:val="21"/>
              </w:rPr>
            </w:pPr>
            <w:r>
              <w:rPr>
                <w:rFonts w:hint="eastAsia"/>
                <w:szCs w:val="21"/>
              </w:rPr>
              <w:t>取值固定为6</w:t>
            </w:r>
          </w:p>
        </w:tc>
      </w:tr>
      <w:tr w14:paraId="5EF41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1" w:hRule="atLeast"/>
          <w:jc w:val="center"/>
        </w:trPr>
        <w:tc>
          <w:tcPr>
            <w:tcW w:w="2235" w:type="dxa"/>
            <w:vMerge w:val="continue"/>
            <w:noWrap w:val="0"/>
            <w:vAlign w:val="center"/>
          </w:tcPr>
          <w:p w14:paraId="4F0C188F">
            <w:pPr>
              <w:pStyle w:val="1972"/>
              <w:ind w:firstLine="0" w:firstLineChars="0"/>
              <w:jc w:val="center"/>
              <w:rPr>
                <w:szCs w:val="21"/>
              </w:rPr>
            </w:pPr>
          </w:p>
        </w:tc>
        <w:tc>
          <w:tcPr>
            <w:tcW w:w="1275" w:type="dxa"/>
            <w:vMerge w:val="restart"/>
            <w:tcBorders>
              <w:top w:val="single" w:color="auto" w:sz="4" w:space="0"/>
            </w:tcBorders>
            <w:noWrap w:val="0"/>
            <w:vAlign w:val="center"/>
          </w:tcPr>
          <w:p w14:paraId="756079C0">
            <w:pPr>
              <w:pStyle w:val="1972"/>
              <w:ind w:firstLine="0" w:firstLineChars="0"/>
              <w:jc w:val="center"/>
              <w:rPr>
                <w:szCs w:val="21"/>
              </w:rPr>
            </w:pPr>
            <w:r>
              <w:rPr>
                <w:szCs w:val="21"/>
              </w:rPr>
              <w:t>1</w:t>
            </w:r>
          </w:p>
        </w:tc>
        <w:tc>
          <w:tcPr>
            <w:tcW w:w="1602" w:type="dxa"/>
            <w:tcBorders>
              <w:top w:val="single" w:color="auto" w:sz="4" w:space="0"/>
            </w:tcBorders>
            <w:noWrap w:val="0"/>
            <w:vAlign w:val="center"/>
          </w:tcPr>
          <w:p w14:paraId="73ACE72F">
            <w:pPr>
              <w:pStyle w:val="1972"/>
              <w:ind w:firstLine="0" w:firstLineChars="0"/>
              <w:jc w:val="center"/>
              <w:rPr>
                <w:szCs w:val="21"/>
              </w:rPr>
            </w:pPr>
            <w:r>
              <w:rPr>
                <w:szCs w:val="21"/>
              </w:rPr>
              <w:t>0-3</w:t>
            </w:r>
          </w:p>
        </w:tc>
        <w:tc>
          <w:tcPr>
            <w:tcW w:w="1705" w:type="dxa"/>
            <w:vMerge w:val="continue"/>
            <w:noWrap w:val="0"/>
            <w:vAlign w:val="center"/>
          </w:tcPr>
          <w:p w14:paraId="52552242">
            <w:pPr>
              <w:pStyle w:val="1972"/>
              <w:ind w:firstLine="0" w:firstLineChars="0"/>
              <w:jc w:val="center"/>
              <w:rPr>
                <w:szCs w:val="21"/>
              </w:rPr>
            </w:pPr>
          </w:p>
        </w:tc>
        <w:tc>
          <w:tcPr>
            <w:tcW w:w="1705" w:type="dxa"/>
            <w:vMerge w:val="continue"/>
            <w:noWrap w:val="0"/>
            <w:vAlign w:val="top"/>
          </w:tcPr>
          <w:p w14:paraId="3F01CB7F">
            <w:pPr>
              <w:pStyle w:val="1972"/>
              <w:ind w:firstLine="0" w:firstLineChars="0"/>
              <w:jc w:val="left"/>
              <w:rPr>
                <w:szCs w:val="21"/>
              </w:rPr>
            </w:pPr>
          </w:p>
        </w:tc>
      </w:tr>
      <w:tr w14:paraId="296E6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3747F915">
            <w:pPr>
              <w:pStyle w:val="1972"/>
              <w:ind w:firstLine="0" w:firstLineChars="0"/>
              <w:jc w:val="center"/>
              <w:rPr>
                <w:szCs w:val="21"/>
              </w:rPr>
            </w:pPr>
            <w:r>
              <w:rPr>
                <w:rFonts w:hint="eastAsia"/>
                <w:szCs w:val="21"/>
              </w:rPr>
              <w:t>链路类型</w:t>
            </w:r>
          </w:p>
        </w:tc>
        <w:tc>
          <w:tcPr>
            <w:tcW w:w="1275" w:type="dxa"/>
            <w:vMerge w:val="continue"/>
            <w:noWrap w:val="0"/>
            <w:vAlign w:val="center"/>
          </w:tcPr>
          <w:p w14:paraId="365D5775">
            <w:pPr>
              <w:pStyle w:val="1972"/>
              <w:ind w:firstLine="0" w:firstLineChars="0"/>
              <w:jc w:val="center"/>
              <w:rPr>
                <w:szCs w:val="21"/>
              </w:rPr>
            </w:pPr>
          </w:p>
        </w:tc>
        <w:tc>
          <w:tcPr>
            <w:tcW w:w="1602" w:type="dxa"/>
            <w:noWrap w:val="0"/>
            <w:vAlign w:val="center"/>
          </w:tcPr>
          <w:p w14:paraId="2D394FAB">
            <w:pPr>
              <w:pStyle w:val="1972"/>
              <w:ind w:firstLine="0" w:firstLineChars="0"/>
              <w:jc w:val="center"/>
              <w:rPr>
                <w:szCs w:val="21"/>
              </w:rPr>
            </w:pPr>
            <w:r>
              <w:rPr>
                <w:szCs w:val="21"/>
              </w:rPr>
              <w:t>4-7</w:t>
            </w:r>
          </w:p>
        </w:tc>
        <w:tc>
          <w:tcPr>
            <w:tcW w:w="1705" w:type="dxa"/>
            <w:noWrap w:val="0"/>
            <w:vAlign w:val="center"/>
          </w:tcPr>
          <w:p w14:paraId="78A5F00C">
            <w:pPr>
              <w:pStyle w:val="1972"/>
              <w:ind w:firstLine="0" w:firstLineChars="0"/>
              <w:jc w:val="center"/>
              <w:rPr>
                <w:szCs w:val="21"/>
              </w:rPr>
            </w:pPr>
            <w:r>
              <w:rPr>
                <w:rFonts w:hint="eastAsia"/>
                <w:szCs w:val="21"/>
              </w:rPr>
              <w:t>4</w:t>
            </w:r>
          </w:p>
        </w:tc>
        <w:tc>
          <w:tcPr>
            <w:tcW w:w="1705" w:type="dxa"/>
            <w:noWrap w:val="0"/>
            <w:vAlign w:val="top"/>
          </w:tcPr>
          <w:p w14:paraId="1394274E">
            <w:pPr>
              <w:pStyle w:val="1972"/>
              <w:ind w:firstLine="0" w:firstLineChars="0"/>
              <w:jc w:val="left"/>
              <w:rPr>
                <w:szCs w:val="21"/>
              </w:rPr>
            </w:pPr>
            <w:r>
              <w:rPr>
                <w:rFonts w:hint="eastAsia"/>
                <w:szCs w:val="21"/>
              </w:rPr>
              <w:t>0：设置HPLC功率</w:t>
            </w:r>
          </w:p>
          <w:p w14:paraId="6A461B56">
            <w:pPr>
              <w:pStyle w:val="1972"/>
              <w:ind w:firstLine="0" w:firstLineChars="0"/>
              <w:jc w:val="left"/>
              <w:rPr>
                <w:rFonts w:hint="eastAsia"/>
                <w:szCs w:val="21"/>
              </w:rPr>
            </w:pPr>
            <w:r>
              <w:rPr>
                <w:rFonts w:hint="eastAsia"/>
                <w:szCs w:val="21"/>
              </w:rPr>
              <w:t>1：设置HRF功率</w:t>
            </w:r>
          </w:p>
        </w:tc>
      </w:tr>
      <w:tr w14:paraId="224A4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90" w:hRule="atLeast"/>
          <w:jc w:val="center"/>
        </w:trPr>
        <w:tc>
          <w:tcPr>
            <w:tcW w:w="2235" w:type="dxa"/>
            <w:noWrap w:val="0"/>
            <w:vAlign w:val="center"/>
          </w:tcPr>
          <w:p w14:paraId="5666DCD0">
            <w:pPr>
              <w:pStyle w:val="1972"/>
              <w:ind w:firstLine="0" w:firstLineChars="0"/>
              <w:jc w:val="center"/>
              <w:rPr>
                <w:szCs w:val="21"/>
              </w:rPr>
            </w:pPr>
            <w:r>
              <w:rPr>
                <w:rFonts w:hint="eastAsia"/>
                <w:szCs w:val="21"/>
              </w:rPr>
              <w:t>保留</w:t>
            </w:r>
          </w:p>
        </w:tc>
        <w:tc>
          <w:tcPr>
            <w:tcW w:w="1275" w:type="dxa"/>
            <w:tcBorders>
              <w:top w:val="single" w:color="auto" w:sz="4" w:space="0"/>
            </w:tcBorders>
            <w:noWrap w:val="0"/>
            <w:vAlign w:val="center"/>
          </w:tcPr>
          <w:p w14:paraId="0C0D9C44">
            <w:pPr>
              <w:pStyle w:val="1972"/>
              <w:ind w:firstLine="0" w:firstLineChars="0"/>
              <w:jc w:val="center"/>
              <w:rPr>
                <w:szCs w:val="21"/>
              </w:rPr>
            </w:pPr>
            <w:r>
              <w:rPr>
                <w:szCs w:val="21"/>
              </w:rPr>
              <w:t>2</w:t>
            </w:r>
            <w:r>
              <w:rPr>
                <w:rFonts w:hint="eastAsia"/>
                <w:szCs w:val="21"/>
              </w:rPr>
              <w:t>-3</w:t>
            </w:r>
          </w:p>
        </w:tc>
        <w:tc>
          <w:tcPr>
            <w:tcW w:w="1602" w:type="dxa"/>
            <w:tcBorders>
              <w:top w:val="single" w:color="auto" w:sz="4" w:space="0"/>
              <w:bottom w:val="single" w:color="auto" w:sz="4" w:space="0"/>
            </w:tcBorders>
            <w:noWrap w:val="0"/>
            <w:vAlign w:val="center"/>
          </w:tcPr>
          <w:p w14:paraId="48B0B7F9">
            <w:pPr>
              <w:pStyle w:val="1972"/>
              <w:ind w:firstLine="0" w:firstLineChars="0"/>
              <w:jc w:val="center"/>
              <w:rPr>
                <w:szCs w:val="21"/>
              </w:rPr>
            </w:pPr>
            <w:r>
              <w:rPr>
                <w:szCs w:val="21"/>
              </w:rPr>
              <w:t>0-</w:t>
            </w:r>
            <w:r>
              <w:rPr>
                <w:rFonts w:hint="eastAsia"/>
                <w:szCs w:val="21"/>
              </w:rPr>
              <w:t>15</w:t>
            </w:r>
          </w:p>
        </w:tc>
        <w:tc>
          <w:tcPr>
            <w:tcW w:w="1705" w:type="dxa"/>
            <w:noWrap w:val="0"/>
            <w:vAlign w:val="center"/>
          </w:tcPr>
          <w:p w14:paraId="7249208A">
            <w:pPr>
              <w:pStyle w:val="1972"/>
              <w:ind w:firstLine="0" w:firstLineChars="0"/>
              <w:jc w:val="center"/>
              <w:rPr>
                <w:szCs w:val="21"/>
              </w:rPr>
            </w:pPr>
            <w:r>
              <w:rPr>
                <w:rFonts w:hint="eastAsia"/>
                <w:szCs w:val="21"/>
              </w:rPr>
              <w:t>16</w:t>
            </w:r>
          </w:p>
        </w:tc>
        <w:tc>
          <w:tcPr>
            <w:tcW w:w="1705" w:type="dxa"/>
            <w:noWrap w:val="0"/>
            <w:vAlign w:val="top"/>
          </w:tcPr>
          <w:p w14:paraId="6D263284">
            <w:pPr>
              <w:pStyle w:val="1972"/>
              <w:ind w:firstLine="0" w:firstLineChars="0"/>
              <w:jc w:val="left"/>
              <w:rPr>
                <w:rFonts w:hint="eastAsia"/>
                <w:szCs w:val="21"/>
              </w:rPr>
            </w:pPr>
          </w:p>
        </w:tc>
      </w:tr>
      <w:tr w14:paraId="24979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2" w:hRule="atLeast"/>
          <w:jc w:val="center"/>
        </w:trPr>
        <w:tc>
          <w:tcPr>
            <w:tcW w:w="2235" w:type="dxa"/>
            <w:noWrap w:val="0"/>
            <w:vAlign w:val="center"/>
          </w:tcPr>
          <w:p w14:paraId="6B4A4DA9">
            <w:pPr>
              <w:pStyle w:val="1972"/>
              <w:ind w:firstLine="0" w:firstLineChars="0"/>
              <w:jc w:val="center"/>
              <w:rPr>
                <w:szCs w:val="21"/>
              </w:rPr>
            </w:pPr>
            <w:r>
              <w:rPr>
                <w:rFonts w:hint="eastAsia"/>
                <w:szCs w:val="21"/>
              </w:rPr>
              <w:t>报文序号</w:t>
            </w:r>
          </w:p>
        </w:tc>
        <w:tc>
          <w:tcPr>
            <w:tcW w:w="1275" w:type="dxa"/>
            <w:tcBorders>
              <w:top w:val="single" w:color="auto" w:sz="4" w:space="0"/>
              <w:bottom w:val="single" w:color="auto" w:sz="4" w:space="0"/>
            </w:tcBorders>
            <w:noWrap w:val="0"/>
            <w:vAlign w:val="center"/>
          </w:tcPr>
          <w:p w14:paraId="114301DA">
            <w:pPr>
              <w:pStyle w:val="1972"/>
              <w:ind w:firstLine="0" w:firstLineChars="0"/>
              <w:jc w:val="center"/>
              <w:rPr>
                <w:szCs w:val="21"/>
              </w:rPr>
            </w:pPr>
            <w:r>
              <w:rPr>
                <w:rFonts w:hint="eastAsia"/>
                <w:szCs w:val="21"/>
              </w:rPr>
              <w:t>4-5</w:t>
            </w:r>
          </w:p>
        </w:tc>
        <w:tc>
          <w:tcPr>
            <w:tcW w:w="1602" w:type="dxa"/>
            <w:tcBorders>
              <w:top w:val="single" w:color="auto" w:sz="4" w:space="0"/>
              <w:bottom w:val="single" w:color="auto" w:sz="4" w:space="0"/>
            </w:tcBorders>
            <w:noWrap w:val="0"/>
            <w:vAlign w:val="center"/>
          </w:tcPr>
          <w:p w14:paraId="6B20D216">
            <w:pPr>
              <w:pStyle w:val="1972"/>
              <w:ind w:firstLine="0" w:firstLineChars="0"/>
              <w:jc w:val="center"/>
              <w:rPr>
                <w:szCs w:val="21"/>
              </w:rPr>
            </w:pPr>
            <w:r>
              <w:rPr>
                <w:rFonts w:hint="eastAsia"/>
                <w:szCs w:val="21"/>
              </w:rPr>
              <w:t>0-15</w:t>
            </w:r>
          </w:p>
        </w:tc>
        <w:tc>
          <w:tcPr>
            <w:tcW w:w="1705" w:type="dxa"/>
            <w:noWrap w:val="0"/>
            <w:vAlign w:val="center"/>
          </w:tcPr>
          <w:p w14:paraId="26B3A984">
            <w:pPr>
              <w:pStyle w:val="1972"/>
              <w:ind w:firstLine="0" w:firstLineChars="0"/>
              <w:jc w:val="center"/>
              <w:rPr>
                <w:szCs w:val="21"/>
              </w:rPr>
            </w:pPr>
            <w:r>
              <w:rPr>
                <w:rFonts w:hint="eastAsia"/>
                <w:szCs w:val="21"/>
              </w:rPr>
              <w:t>16</w:t>
            </w:r>
          </w:p>
        </w:tc>
        <w:tc>
          <w:tcPr>
            <w:tcW w:w="1705" w:type="dxa"/>
            <w:noWrap w:val="0"/>
            <w:vAlign w:val="top"/>
          </w:tcPr>
          <w:p w14:paraId="73FEA9EA">
            <w:pPr>
              <w:pStyle w:val="1972"/>
              <w:ind w:firstLine="0" w:firstLineChars="0"/>
              <w:jc w:val="left"/>
              <w:rPr>
                <w:rFonts w:hint="eastAsia"/>
                <w:szCs w:val="21"/>
              </w:rPr>
            </w:pPr>
            <w:r>
              <w:rPr>
                <w:rFonts w:hint="eastAsia"/>
                <w:szCs w:val="21"/>
              </w:rPr>
              <w:t>序号递增，重发不变</w:t>
            </w:r>
          </w:p>
        </w:tc>
      </w:tr>
      <w:tr w14:paraId="01CAE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2" w:hRule="atLeast"/>
          <w:jc w:val="center"/>
        </w:trPr>
        <w:tc>
          <w:tcPr>
            <w:tcW w:w="2235" w:type="dxa"/>
            <w:noWrap w:val="0"/>
            <w:vAlign w:val="center"/>
          </w:tcPr>
          <w:p w14:paraId="4DFA408F">
            <w:pPr>
              <w:pStyle w:val="1972"/>
              <w:ind w:firstLine="0" w:firstLineChars="0"/>
              <w:jc w:val="center"/>
              <w:rPr>
                <w:szCs w:val="21"/>
              </w:rPr>
            </w:pPr>
            <w:r>
              <w:rPr>
                <w:rFonts w:hint="eastAsia"/>
                <w:szCs w:val="21"/>
              </w:rPr>
              <w:t>数据域（功率档次）</w:t>
            </w:r>
          </w:p>
        </w:tc>
        <w:tc>
          <w:tcPr>
            <w:tcW w:w="1275" w:type="dxa"/>
            <w:tcBorders>
              <w:top w:val="single" w:color="auto" w:sz="4" w:space="0"/>
              <w:bottom w:val="single" w:color="auto" w:sz="4" w:space="0"/>
            </w:tcBorders>
            <w:noWrap w:val="0"/>
            <w:vAlign w:val="center"/>
          </w:tcPr>
          <w:p w14:paraId="72B5AE5B">
            <w:pPr>
              <w:pStyle w:val="1972"/>
              <w:ind w:firstLine="0" w:firstLineChars="0"/>
              <w:jc w:val="center"/>
              <w:rPr>
                <w:szCs w:val="21"/>
              </w:rPr>
            </w:pPr>
            <w:r>
              <w:rPr>
                <w:rFonts w:hint="eastAsia"/>
                <w:szCs w:val="21"/>
              </w:rPr>
              <w:t>6</w:t>
            </w:r>
          </w:p>
        </w:tc>
        <w:tc>
          <w:tcPr>
            <w:tcW w:w="1602" w:type="dxa"/>
            <w:tcBorders>
              <w:top w:val="single" w:color="auto" w:sz="4" w:space="0"/>
              <w:bottom w:val="single" w:color="auto" w:sz="4" w:space="0"/>
            </w:tcBorders>
            <w:noWrap w:val="0"/>
            <w:vAlign w:val="center"/>
          </w:tcPr>
          <w:p w14:paraId="3D778A6C">
            <w:pPr>
              <w:pStyle w:val="1972"/>
              <w:ind w:firstLine="0" w:firstLineChars="0"/>
              <w:jc w:val="center"/>
              <w:rPr>
                <w:szCs w:val="21"/>
              </w:rPr>
            </w:pPr>
            <w:r>
              <w:rPr>
                <w:rFonts w:hint="eastAsia"/>
                <w:szCs w:val="21"/>
              </w:rPr>
              <w:t>0-8</w:t>
            </w:r>
          </w:p>
        </w:tc>
        <w:tc>
          <w:tcPr>
            <w:tcW w:w="1705" w:type="dxa"/>
            <w:noWrap w:val="0"/>
            <w:vAlign w:val="center"/>
          </w:tcPr>
          <w:p w14:paraId="165037C6">
            <w:pPr>
              <w:pStyle w:val="1972"/>
              <w:ind w:firstLine="0" w:firstLineChars="0"/>
              <w:jc w:val="center"/>
              <w:rPr>
                <w:szCs w:val="21"/>
              </w:rPr>
            </w:pPr>
            <w:r>
              <w:rPr>
                <w:rFonts w:hint="eastAsia"/>
                <w:szCs w:val="21"/>
              </w:rPr>
              <w:t>8</w:t>
            </w:r>
          </w:p>
        </w:tc>
        <w:tc>
          <w:tcPr>
            <w:tcW w:w="1705" w:type="dxa"/>
            <w:noWrap w:val="0"/>
            <w:vAlign w:val="top"/>
          </w:tcPr>
          <w:p w14:paraId="71BCC222">
            <w:pPr>
              <w:pStyle w:val="1972"/>
              <w:ind w:firstLine="0" w:firstLineChars="0"/>
              <w:jc w:val="left"/>
              <w:rPr>
                <w:szCs w:val="21"/>
              </w:rPr>
            </w:pPr>
            <w:r>
              <w:rPr>
                <w:rFonts w:hint="eastAsia"/>
                <w:szCs w:val="21"/>
              </w:rPr>
              <w:t>0：低档功率</w:t>
            </w:r>
          </w:p>
          <w:p w14:paraId="7A6D1C72">
            <w:pPr>
              <w:pStyle w:val="1972"/>
              <w:ind w:firstLine="0" w:firstLineChars="0"/>
              <w:jc w:val="left"/>
              <w:rPr>
                <w:szCs w:val="21"/>
              </w:rPr>
            </w:pPr>
            <w:r>
              <w:rPr>
                <w:rFonts w:hint="eastAsia"/>
                <w:szCs w:val="21"/>
              </w:rPr>
              <w:t>1：中低档功率</w:t>
            </w:r>
          </w:p>
          <w:p w14:paraId="28E8108D">
            <w:pPr>
              <w:pStyle w:val="1972"/>
              <w:ind w:firstLine="0" w:firstLineChars="0"/>
              <w:jc w:val="left"/>
              <w:rPr>
                <w:szCs w:val="21"/>
              </w:rPr>
            </w:pPr>
            <w:r>
              <w:rPr>
                <w:rFonts w:hint="eastAsia"/>
                <w:szCs w:val="21"/>
              </w:rPr>
              <w:t>2：中档功率</w:t>
            </w:r>
          </w:p>
          <w:p w14:paraId="3BE849BB">
            <w:pPr>
              <w:pStyle w:val="1972"/>
              <w:ind w:firstLine="0" w:firstLineChars="0"/>
              <w:jc w:val="left"/>
              <w:rPr>
                <w:szCs w:val="21"/>
              </w:rPr>
            </w:pPr>
            <w:r>
              <w:rPr>
                <w:rFonts w:hint="eastAsia"/>
                <w:szCs w:val="21"/>
              </w:rPr>
              <w:t>3：中高档功率</w:t>
            </w:r>
          </w:p>
          <w:p w14:paraId="0069DBB2">
            <w:pPr>
              <w:pStyle w:val="1972"/>
              <w:ind w:firstLine="0" w:firstLineChars="0"/>
              <w:jc w:val="left"/>
              <w:rPr>
                <w:szCs w:val="21"/>
              </w:rPr>
            </w:pPr>
            <w:r>
              <w:rPr>
                <w:rFonts w:hint="eastAsia"/>
                <w:szCs w:val="21"/>
              </w:rPr>
              <w:t>4：高档功率</w:t>
            </w:r>
          </w:p>
          <w:p w14:paraId="3A66DA94">
            <w:pPr>
              <w:pStyle w:val="1972"/>
              <w:ind w:firstLine="0" w:firstLineChars="0"/>
              <w:jc w:val="left"/>
              <w:rPr>
                <w:rFonts w:hint="eastAsia"/>
                <w:szCs w:val="21"/>
              </w:rPr>
            </w:pPr>
            <w:r>
              <w:rPr>
                <w:rFonts w:hint="eastAsia"/>
                <w:szCs w:val="21"/>
              </w:rPr>
              <w:t>其余值保留</w:t>
            </w:r>
          </w:p>
        </w:tc>
      </w:tr>
    </w:tbl>
    <w:p w14:paraId="4FEDAC6C">
      <w:pPr>
        <w:pStyle w:val="239"/>
        <w:ind w:firstLine="0" w:firstLineChars="0"/>
        <w:rPr>
          <w:rFonts w:hint="eastAsia"/>
        </w:rPr>
      </w:pPr>
    </w:p>
    <w:p w14:paraId="0639B65A">
      <w:pPr>
        <w:pStyle w:val="74"/>
        <w:spacing w:before="156" w:after="156"/>
        <w:rPr>
          <w:rFonts w:ascii="Times New Roman"/>
          <w:color w:val="000000"/>
        </w:rPr>
      </w:pPr>
      <w:r>
        <w:rPr>
          <w:rFonts w:hint="eastAsia" w:ascii="Times New Roman"/>
          <w:color w:val="000000"/>
        </w:rPr>
        <w:t>查询从节点功率</w:t>
      </w:r>
      <w:r>
        <w:rPr>
          <w:rFonts w:hint="eastAsia"/>
          <w:color w:val="000000"/>
        </w:rPr>
        <w:t>档次</w:t>
      </w:r>
      <w:r>
        <w:rPr>
          <w:rFonts w:hint="eastAsia" w:ascii="Times New Roman"/>
          <w:color w:val="000000"/>
        </w:rPr>
        <w:t>报文</w:t>
      </w:r>
    </w:p>
    <w:p w14:paraId="463914E0">
      <w:pPr>
        <w:pStyle w:val="79"/>
        <w:spacing w:before="156" w:after="156"/>
      </w:pPr>
      <w:r>
        <w:rPr>
          <w:rFonts w:hint="eastAsia"/>
        </w:rPr>
        <w:t>下行报文格式</w:t>
      </w:r>
    </w:p>
    <w:p w14:paraId="15912A74">
      <w:pPr>
        <w:pStyle w:val="38"/>
        <w:rPr>
          <w:rFonts w:ascii="Times New Roman"/>
          <w:rPrChange w:id="252" w:author="作者" w:date="">
            <w:rPr/>
          </w:rPrChange>
        </w:rPr>
      </w:pPr>
      <w:r>
        <w:rPr>
          <w:rFonts w:hint="default" w:ascii="Times New Roman"/>
          <w:rPrChange w:id="253" w:author="作者" w:date="">
            <w:rPr>
              <w:rFonts w:hint="eastAsia"/>
            </w:rPr>
          </w:rPrChange>
        </w:rPr>
        <w:t>CCO向STA发送的查询从节点功率档次下行报文应符合图</w:t>
      </w:r>
      <w:r>
        <w:rPr>
          <w:rFonts w:hint="default" w:ascii="Times New Roman"/>
          <w:rPrChange w:id="254" w:author="作者" w:date="">
            <w:rPr>
              <w:rFonts w:hint="eastAsia"/>
            </w:rPr>
          </w:rPrChange>
        </w:rPr>
        <w:t>50</w:t>
      </w:r>
      <w:r>
        <w:rPr>
          <w:rFonts w:hint="default" w:ascii="Times New Roman"/>
          <w:rPrChange w:id="255" w:author="作者" w:date="">
            <w:rPr>
              <w:rFonts w:hint="eastAsia"/>
            </w:rPr>
          </w:rPrChange>
        </w:rPr>
        <w:t>格式要求。</w:t>
      </w:r>
    </w:p>
    <w:p w14:paraId="0E1D90E3">
      <w:pPr>
        <w:pStyle w:val="38"/>
      </w:pPr>
      <w:r>
        <w:object>
          <v:shape id="_x0000_i1072" o:spt="75" type="#_x0000_t75" style="height:99.8pt;width:467.3pt;" o:ole="t" filled="f" stroked="f" coordsize="21600,21600">
            <v:path/>
            <v:fill on="f" focussize="0,0"/>
            <v:stroke on="f"/>
            <v:imagedata r:id="rId111" o:title=""/>
            <o:lock v:ext="edit" aspectratio="t"/>
            <w10:wrap type="none"/>
            <w10:anchorlock/>
          </v:shape>
          <o:OLEObject Type="Embed" ProgID="Visio.Drawing.11" ShapeID="_x0000_i1072" DrawAspect="Content" ObjectID="_1468075774" r:id="rId110">
            <o:LockedField>false</o:LockedField>
          </o:OLEObject>
        </w:object>
      </w:r>
    </w:p>
    <w:p w14:paraId="6C041A55">
      <w:pPr>
        <w:pStyle w:val="156"/>
        <w:rPr>
          <w:rFonts w:ascii="Times New Roman"/>
        </w:rPr>
      </w:pPr>
      <w:r>
        <w:rPr>
          <w:rFonts w:hint="eastAsia" w:ascii="Times New Roman"/>
        </w:rPr>
        <w:t>查询</w:t>
      </w:r>
      <w:r>
        <w:rPr>
          <w:rFonts w:ascii="Times New Roman"/>
        </w:rPr>
        <w:t>从节点</w:t>
      </w:r>
      <w:r>
        <w:rPr>
          <w:rFonts w:hint="eastAsia" w:ascii="Times New Roman"/>
        </w:rPr>
        <w:t>功率档次</w:t>
      </w:r>
      <w:r>
        <w:rPr>
          <w:rFonts w:ascii="Times New Roman"/>
        </w:rPr>
        <w:t>下行报文格式</w:t>
      </w:r>
    </w:p>
    <w:p w14:paraId="3106A223">
      <w:pPr>
        <w:pStyle w:val="38"/>
        <w:rPr>
          <w:rFonts w:ascii="Times New Roman"/>
          <w:rPrChange w:id="256" w:author="作者" w:date="">
            <w:rPr/>
          </w:rPrChange>
        </w:rPr>
      </w:pPr>
      <w:r>
        <w:rPr>
          <w:rFonts w:hint="default" w:ascii="Times New Roman"/>
          <w:rPrChange w:id="257" w:author="作者" w:date="">
            <w:rPr>
              <w:rFonts w:hint="eastAsia"/>
            </w:rPr>
          </w:rPrChange>
        </w:rPr>
        <w:t>查询从节点功率档次下行报文格式的字段应符合表</w:t>
      </w:r>
      <w:r>
        <w:rPr>
          <w:rFonts w:hint="default" w:ascii="Times New Roman"/>
          <w:rPrChange w:id="258" w:author="作者" w:date="">
            <w:rPr>
              <w:rFonts w:hint="eastAsia"/>
            </w:rPr>
          </w:rPrChange>
        </w:rPr>
        <w:t>48</w:t>
      </w:r>
      <w:r>
        <w:rPr>
          <w:rFonts w:hint="default" w:ascii="Times New Roman"/>
          <w:rPrChange w:id="259" w:author="作者" w:date="">
            <w:rPr>
              <w:rFonts w:hint="eastAsia"/>
            </w:rPr>
          </w:rPrChange>
        </w:rPr>
        <w:t>要求。</w:t>
      </w:r>
    </w:p>
    <w:p w14:paraId="222E0707">
      <w:pPr>
        <w:pStyle w:val="154"/>
        <w:ind w:left="0"/>
      </w:pPr>
      <w:r>
        <w:rPr>
          <w:rFonts w:hint="eastAsia" w:ascii="Times New Roman"/>
        </w:rPr>
        <w:t>查询</w:t>
      </w:r>
      <w:r>
        <w:rPr>
          <w:rFonts w:ascii="Times New Roman"/>
        </w:rPr>
        <w:t>从</w:t>
      </w:r>
      <w:r>
        <w:rPr>
          <w:rFonts w:hint="eastAsia" w:ascii="Times New Roman"/>
        </w:rPr>
        <w:t>节点功率档次</w:t>
      </w:r>
      <w:r>
        <w:rPr>
          <w:rFonts w:ascii="Times New Roman"/>
        </w:rPr>
        <w:t>下行报文格式说明</w:t>
      </w:r>
    </w:p>
    <w:tbl>
      <w:tblPr>
        <w:tblStyle w:val="52"/>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275"/>
        <w:gridCol w:w="1602"/>
        <w:gridCol w:w="1705"/>
        <w:gridCol w:w="1705"/>
      </w:tblGrid>
      <w:tr w14:paraId="0EF94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4529B917">
            <w:pPr>
              <w:pStyle w:val="1972"/>
              <w:ind w:firstLine="0" w:firstLineChars="0"/>
              <w:jc w:val="center"/>
              <w:rPr>
                <w:szCs w:val="21"/>
              </w:rPr>
            </w:pPr>
            <w:r>
              <w:rPr>
                <w:szCs w:val="21"/>
              </w:rPr>
              <w:t>域</w:t>
            </w:r>
          </w:p>
        </w:tc>
        <w:tc>
          <w:tcPr>
            <w:tcW w:w="1275" w:type="dxa"/>
            <w:noWrap w:val="0"/>
            <w:vAlign w:val="center"/>
          </w:tcPr>
          <w:p w14:paraId="279A5CC9">
            <w:pPr>
              <w:pStyle w:val="1972"/>
              <w:ind w:firstLine="0" w:firstLineChars="0"/>
              <w:jc w:val="center"/>
              <w:rPr>
                <w:szCs w:val="21"/>
              </w:rPr>
            </w:pPr>
            <w:r>
              <w:rPr>
                <w:szCs w:val="21"/>
              </w:rPr>
              <w:t>字节号</w:t>
            </w:r>
          </w:p>
        </w:tc>
        <w:tc>
          <w:tcPr>
            <w:tcW w:w="1602" w:type="dxa"/>
            <w:noWrap w:val="0"/>
            <w:vAlign w:val="center"/>
          </w:tcPr>
          <w:p w14:paraId="4AC35C79">
            <w:pPr>
              <w:pStyle w:val="1972"/>
              <w:ind w:firstLine="0" w:firstLineChars="0"/>
              <w:jc w:val="center"/>
              <w:rPr>
                <w:szCs w:val="21"/>
              </w:rPr>
            </w:pPr>
            <w:r>
              <w:rPr>
                <w:szCs w:val="21"/>
              </w:rPr>
              <w:t>比特位</w:t>
            </w:r>
          </w:p>
        </w:tc>
        <w:tc>
          <w:tcPr>
            <w:tcW w:w="1705" w:type="dxa"/>
            <w:noWrap w:val="0"/>
            <w:vAlign w:val="center"/>
          </w:tcPr>
          <w:p w14:paraId="68BEC65A">
            <w:pPr>
              <w:pStyle w:val="1972"/>
              <w:ind w:firstLine="0" w:firstLineChars="0"/>
              <w:jc w:val="center"/>
              <w:rPr>
                <w:szCs w:val="21"/>
              </w:rPr>
            </w:pPr>
            <w:r>
              <w:rPr>
                <w:szCs w:val="21"/>
              </w:rPr>
              <w:t>域大小(比特)</w:t>
            </w:r>
          </w:p>
        </w:tc>
        <w:tc>
          <w:tcPr>
            <w:tcW w:w="1705" w:type="dxa"/>
            <w:noWrap w:val="0"/>
            <w:vAlign w:val="top"/>
          </w:tcPr>
          <w:p w14:paraId="0E7E0E70">
            <w:pPr>
              <w:pStyle w:val="1972"/>
              <w:ind w:firstLine="0" w:firstLineChars="0"/>
              <w:jc w:val="center"/>
              <w:rPr>
                <w:szCs w:val="21"/>
              </w:rPr>
            </w:pPr>
            <w:r>
              <w:rPr>
                <w:rFonts w:hint="eastAsia"/>
                <w:szCs w:val="21"/>
              </w:rPr>
              <w:t>含义</w:t>
            </w:r>
          </w:p>
        </w:tc>
      </w:tr>
      <w:tr w14:paraId="48798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433" w:hRule="atLeast"/>
          <w:jc w:val="center"/>
        </w:trPr>
        <w:tc>
          <w:tcPr>
            <w:tcW w:w="2235" w:type="dxa"/>
            <w:noWrap w:val="0"/>
            <w:vAlign w:val="center"/>
          </w:tcPr>
          <w:p w14:paraId="2FAAB69C">
            <w:pPr>
              <w:pStyle w:val="1972"/>
              <w:ind w:firstLine="0" w:firstLineChars="0"/>
              <w:jc w:val="center"/>
              <w:rPr>
                <w:szCs w:val="21"/>
              </w:rPr>
            </w:pPr>
            <w:r>
              <w:rPr>
                <w:szCs w:val="21"/>
              </w:rPr>
              <w:t>协议版本号</w:t>
            </w:r>
          </w:p>
        </w:tc>
        <w:tc>
          <w:tcPr>
            <w:tcW w:w="1275" w:type="dxa"/>
            <w:vMerge w:val="restart"/>
            <w:noWrap w:val="0"/>
            <w:vAlign w:val="center"/>
          </w:tcPr>
          <w:p w14:paraId="62CCEFE7">
            <w:pPr>
              <w:pStyle w:val="1972"/>
              <w:ind w:firstLine="0" w:firstLineChars="0"/>
              <w:jc w:val="center"/>
              <w:rPr>
                <w:szCs w:val="21"/>
              </w:rPr>
            </w:pPr>
            <w:r>
              <w:rPr>
                <w:szCs w:val="21"/>
              </w:rPr>
              <w:t>0</w:t>
            </w:r>
          </w:p>
        </w:tc>
        <w:tc>
          <w:tcPr>
            <w:tcW w:w="1602" w:type="dxa"/>
            <w:noWrap w:val="0"/>
            <w:vAlign w:val="center"/>
          </w:tcPr>
          <w:p w14:paraId="294CE6E7">
            <w:pPr>
              <w:pStyle w:val="1972"/>
              <w:ind w:firstLine="0" w:firstLineChars="0"/>
              <w:jc w:val="center"/>
              <w:rPr>
                <w:szCs w:val="21"/>
              </w:rPr>
            </w:pPr>
            <w:r>
              <w:rPr>
                <w:szCs w:val="21"/>
              </w:rPr>
              <w:t>0-5</w:t>
            </w:r>
          </w:p>
        </w:tc>
        <w:tc>
          <w:tcPr>
            <w:tcW w:w="1705" w:type="dxa"/>
            <w:noWrap w:val="0"/>
            <w:vAlign w:val="center"/>
          </w:tcPr>
          <w:p w14:paraId="421BF0DA">
            <w:pPr>
              <w:pStyle w:val="1972"/>
              <w:ind w:firstLine="0" w:firstLineChars="0"/>
              <w:jc w:val="center"/>
              <w:rPr>
                <w:szCs w:val="21"/>
              </w:rPr>
            </w:pPr>
            <w:r>
              <w:rPr>
                <w:szCs w:val="21"/>
              </w:rPr>
              <w:t>6</w:t>
            </w:r>
          </w:p>
        </w:tc>
        <w:tc>
          <w:tcPr>
            <w:tcW w:w="1705" w:type="dxa"/>
            <w:noWrap w:val="0"/>
            <w:vAlign w:val="top"/>
          </w:tcPr>
          <w:p w14:paraId="7844ED1D">
            <w:pPr>
              <w:pStyle w:val="1972"/>
              <w:ind w:firstLine="0" w:firstLineChars="0"/>
              <w:jc w:val="left"/>
              <w:rPr>
                <w:rFonts w:hint="eastAsia"/>
                <w:szCs w:val="21"/>
              </w:rPr>
            </w:pPr>
            <w:r>
              <w:rPr>
                <w:rFonts w:hint="eastAsia"/>
                <w:szCs w:val="21"/>
              </w:rPr>
              <w:t>取值固定为1</w:t>
            </w:r>
          </w:p>
        </w:tc>
      </w:tr>
      <w:tr w14:paraId="2765C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2235" w:type="dxa"/>
            <w:vMerge w:val="restart"/>
            <w:noWrap w:val="0"/>
            <w:vAlign w:val="center"/>
          </w:tcPr>
          <w:p w14:paraId="3514E158">
            <w:pPr>
              <w:pStyle w:val="1972"/>
              <w:ind w:firstLine="0" w:firstLineChars="0"/>
              <w:jc w:val="center"/>
              <w:rPr>
                <w:szCs w:val="21"/>
              </w:rPr>
            </w:pPr>
            <w:r>
              <w:rPr>
                <w:rFonts w:hint="eastAsia"/>
                <w:szCs w:val="21"/>
              </w:rPr>
              <w:t>报文</w:t>
            </w:r>
            <w:r>
              <w:rPr>
                <w:szCs w:val="21"/>
              </w:rPr>
              <w:t>头长度</w:t>
            </w:r>
          </w:p>
        </w:tc>
        <w:tc>
          <w:tcPr>
            <w:tcW w:w="1275" w:type="dxa"/>
            <w:vMerge w:val="continue"/>
            <w:tcBorders>
              <w:bottom w:val="single" w:color="auto" w:sz="4" w:space="0"/>
            </w:tcBorders>
            <w:noWrap w:val="0"/>
            <w:vAlign w:val="center"/>
          </w:tcPr>
          <w:p w14:paraId="63307465">
            <w:pPr>
              <w:pStyle w:val="1972"/>
              <w:ind w:firstLine="0" w:firstLineChars="0"/>
              <w:jc w:val="center"/>
              <w:rPr>
                <w:szCs w:val="21"/>
              </w:rPr>
            </w:pPr>
          </w:p>
        </w:tc>
        <w:tc>
          <w:tcPr>
            <w:tcW w:w="1602" w:type="dxa"/>
            <w:tcBorders>
              <w:bottom w:val="single" w:color="auto" w:sz="4" w:space="0"/>
            </w:tcBorders>
            <w:noWrap w:val="0"/>
            <w:vAlign w:val="center"/>
          </w:tcPr>
          <w:p w14:paraId="1E0FDE9C">
            <w:pPr>
              <w:pStyle w:val="1972"/>
              <w:ind w:firstLine="0" w:firstLineChars="0"/>
              <w:jc w:val="center"/>
              <w:rPr>
                <w:szCs w:val="21"/>
              </w:rPr>
            </w:pPr>
            <w:r>
              <w:rPr>
                <w:szCs w:val="21"/>
              </w:rPr>
              <w:t>6-7</w:t>
            </w:r>
          </w:p>
        </w:tc>
        <w:tc>
          <w:tcPr>
            <w:tcW w:w="1705" w:type="dxa"/>
            <w:vMerge w:val="restart"/>
            <w:noWrap w:val="0"/>
            <w:vAlign w:val="center"/>
          </w:tcPr>
          <w:p w14:paraId="7617B92C">
            <w:pPr>
              <w:pStyle w:val="1972"/>
              <w:ind w:firstLine="0" w:firstLineChars="0"/>
              <w:jc w:val="center"/>
              <w:rPr>
                <w:szCs w:val="21"/>
              </w:rPr>
            </w:pPr>
            <w:r>
              <w:rPr>
                <w:szCs w:val="21"/>
              </w:rPr>
              <w:t>6</w:t>
            </w:r>
          </w:p>
        </w:tc>
        <w:tc>
          <w:tcPr>
            <w:tcW w:w="1705" w:type="dxa"/>
            <w:vMerge w:val="restart"/>
            <w:noWrap w:val="0"/>
            <w:vAlign w:val="top"/>
          </w:tcPr>
          <w:p w14:paraId="623412BF">
            <w:pPr>
              <w:pStyle w:val="1972"/>
              <w:ind w:firstLine="0" w:firstLineChars="0"/>
              <w:jc w:val="left"/>
              <w:rPr>
                <w:szCs w:val="21"/>
              </w:rPr>
            </w:pPr>
            <w:r>
              <w:rPr>
                <w:rFonts w:hint="eastAsia"/>
                <w:szCs w:val="21"/>
              </w:rPr>
              <w:t>取值固定为1</w:t>
            </w:r>
            <w:r>
              <w:rPr>
                <w:szCs w:val="21"/>
              </w:rPr>
              <w:t>0</w:t>
            </w:r>
          </w:p>
        </w:tc>
      </w:tr>
      <w:tr w14:paraId="6572D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1" w:hRule="atLeast"/>
          <w:jc w:val="center"/>
        </w:trPr>
        <w:tc>
          <w:tcPr>
            <w:tcW w:w="2235" w:type="dxa"/>
            <w:vMerge w:val="continue"/>
            <w:noWrap w:val="0"/>
            <w:vAlign w:val="center"/>
          </w:tcPr>
          <w:p w14:paraId="2BC34B4F">
            <w:pPr>
              <w:pStyle w:val="1972"/>
              <w:ind w:firstLine="0" w:firstLineChars="0"/>
              <w:jc w:val="center"/>
              <w:rPr>
                <w:szCs w:val="21"/>
              </w:rPr>
            </w:pPr>
          </w:p>
        </w:tc>
        <w:tc>
          <w:tcPr>
            <w:tcW w:w="1275" w:type="dxa"/>
            <w:vMerge w:val="restart"/>
            <w:tcBorders>
              <w:top w:val="single" w:color="auto" w:sz="4" w:space="0"/>
            </w:tcBorders>
            <w:noWrap w:val="0"/>
            <w:vAlign w:val="center"/>
          </w:tcPr>
          <w:p w14:paraId="72493FC2">
            <w:pPr>
              <w:pStyle w:val="1972"/>
              <w:ind w:firstLine="0" w:firstLineChars="0"/>
              <w:jc w:val="center"/>
              <w:rPr>
                <w:szCs w:val="21"/>
              </w:rPr>
            </w:pPr>
            <w:r>
              <w:rPr>
                <w:szCs w:val="21"/>
              </w:rPr>
              <w:t>1</w:t>
            </w:r>
          </w:p>
        </w:tc>
        <w:tc>
          <w:tcPr>
            <w:tcW w:w="1602" w:type="dxa"/>
            <w:tcBorders>
              <w:top w:val="single" w:color="auto" w:sz="4" w:space="0"/>
            </w:tcBorders>
            <w:noWrap w:val="0"/>
            <w:vAlign w:val="center"/>
          </w:tcPr>
          <w:p w14:paraId="64E2B3B1">
            <w:pPr>
              <w:pStyle w:val="1972"/>
              <w:ind w:firstLine="0" w:firstLineChars="0"/>
              <w:jc w:val="center"/>
              <w:rPr>
                <w:szCs w:val="21"/>
              </w:rPr>
            </w:pPr>
            <w:r>
              <w:rPr>
                <w:szCs w:val="21"/>
              </w:rPr>
              <w:t>0-3</w:t>
            </w:r>
          </w:p>
        </w:tc>
        <w:tc>
          <w:tcPr>
            <w:tcW w:w="1705" w:type="dxa"/>
            <w:vMerge w:val="continue"/>
            <w:noWrap w:val="0"/>
            <w:vAlign w:val="center"/>
          </w:tcPr>
          <w:p w14:paraId="346FA521">
            <w:pPr>
              <w:pStyle w:val="1972"/>
              <w:ind w:firstLine="0" w:firstLineChars="0"/>
              <w:jc w:val="center"/>
              <w:rPr>
                <w:szCs w:val="21"/>
              </w:rPr>
            </w:pPr>
          </w:p>
        </w:tc>
        <w:tc>
          <w:tcPr>
            <w:tcW w:w="1705" w:type="dxa"/>
            <w:vMerge w:val="continue"/>
            <w:noWrap w:val="0"/>
            <w:vAlign w:val="top"/>
          </w:tcPr>
          <w:p w14:paraId="48912E34">
            <w:pPr>
              <w:pStyle w:val="1972"/>
              <w:ind w:firstLine="0" w:firstLineChars="0"/>
              <w:jc w:val="left"/>
              <w:rPr>
                <w:szCs w:val="21"/>
              </w:rPr>
            </w:pPr>
          </w:p>
        </w:tc>
      </w:tr>
      <w:tr w14:paraId="279B1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1AAA0C0F">
            <w:pPr>
              <w:pStyle w:val="1972"/>
              <w:ind w:firstLine="0" w:firstLineChars="0"/>
              <w:jc w:val="center"/>
              <w:rPr>
                <w:szCs w:val="21"/>
              </w:rPr>
            </w:pPr>
            <w:r>
              <w:rPr>
                <w:rFonts w:hint="eastAsia"/>
                <w:szCs w:val="21"/>
              </w:rPr>
              <w:t>链路类型</w:t>
            </w:r>
          </w:p>
        </w:tc>
        <w:tc>
          <w:tcPr>
            <w:tcW w:w="1275" w:type="dxa"/>
            <w:vMerge w:val="continue"/>
            <w:noWrap w:val="0"/>
            <w:vAlign w:val="center"/>
          </w:tcPr>
          <w:p w14:paraId="1D8EC9DE">
            <w:pPr>
              <w:pStyle w:val="1972"/>
              <w:ind w:firstLine="0" w:firstLineChars="0"/>
              <w:jc w:val="center"/>
              <w:rPr>
                <w:szCs w:val="21"/>
              </w:rPr>
            </w:pPr>
          </w:p>
        </w:tc>
        <w:tc>
          <w:tcPr>
            <w:tcW w:w="1602" w:type="dxa"/>
            <w:noWrap w:val="0"/>
            <w:vAlign w:val="center"/>
          </w:tcPr>
          <w:p w14:paraId="02E34F02">
            <w:pPr>
              <w:pStyle w:val="1972"/>
              <w:ind w:firstLine="0" w:firstLineChars="0"/>
              <w:jc w:val="center"/>
              <w:rPr>
                <w:szCs w:val="21"/>
              </w:rPr>
            </w:pPr>
            <w:r>
              <w:rPr>
                <w:szCs w:val="21"/>
              </w:rPr>
              <w:t>4-7</w:t>
            </w:r>
          </w:p>
        </w:tc>
        <w:tc>
          <w:tcPr>
            <w:tcW w:w="1705" w:type="dxa"/>
            <w:noWrap w:val="0"/>
            <w:vAlign w:val="center"/>
          </w:tcPr>
          <w:p w14:paraId="5636F626">
            <w:pPr>
              <w:pStyle w:val="1972"/>
              <w:ind w:firstLine="0" w:firstLineChars="0"/>
              <w:jc w:val="center"/>
              <w:rPr>
                <w:szCs w:val="21"/>
              </w:rPr>
            </w:pPr>
            <w:r>
              <w:rPr>
                <w:rFonts w:hint="eastAsia"/>
                <w:szCs w:val="21"/>
              </w:rPr>
              <w:t>4</w:t>
            </w:r>
          </w:p>
        </w:tc>
        <w:tc>
          <w:tcPr>
            <w:tcW w:w="1705" w:type="dxa"/>
            <w:noWrap w:val="0"/>
            <w:vAlign w:val="top"/>
          </w:tcPr>
          <w:p w14:paraId="73CB4AE6">
            <w:pPr>
              <w:pStyle w:val="1972"/>
              <w:ind w:firstLine="0" w:firstLineChars="0"/>
              <w:jc w:val="left"/>
              <w:rPr>
                <w:szCs w:val="21"/>
              </w:rPr>
            </w:pPr>
            <w:r>
              <w:rPr>
                <w:rFonts w:hint="eastAsia"/>
                <w:szCs w:val="21"/>
              </w:rPr>
              <w:t>0：查询HPLC功率</w:t>
            </w:r>
          </w:p>
          <w:p w14:paraId="1F980944">
            <w:pPr>
              <w:pStyle w:val="1972"/>
              <w:ind w:firstLine="0" w:firstLineChars="0"/>
              <w:jc w:val="left"/>
              <w:rPr>
                <w:rFonts w:hint="eastAsia"/>
                <w:szCs w:val="21"/>
              </w:rPr>
            </w:pPr>
            <w:r>
              <w:rPr>
                <w:rFonts w:hint="eastAsia"/>
                <w:szCs w:val="21"/>
              </w:rPr>
              <w:t>1：查询HRF功率</w:t>
            </w:r>
          </w:p>
        </w:tc>
      </w:tr>
      <w:tr w14:paraId="74C93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2" w:hRule="atLeast"/>
          <w:jc w:val="center"/>
        </w:trPr>
        <w:tc>
          <w:tcPr>
            <w:tcW w:w="2235" w:type="dxa"/>
            <w:noWrap w:val="0"/>
            <w:vAlign w:val="center"/>
          </w:tcPr>
          <w:p w14:paraId="191EE6D5">
            <w:pPr>
              <w:pStyle w:val="1972"/>
              <w:ind w:firstLine="0" w:firstLineChars="0"/>
              <w:jc w:val="center"/>
              <w:rPr>
                <w:szCs w:val="21"/>
              </w:rPr>
            </w:pPr>
            <w:r>
              <w:rPr>
                <w:rFonts w:hint="eastAsia"/>
                <w:szCs w:val="21"/>
              </w:rPr>
              <w:t>报文序号</w:t>
            </w:r>
          </w:p>
        </w:tc>
        <w:tc>
          <w:tcPr>
            <w:tcW w:w="1275" w:type="dxa"/>
            <w:tcBorders>
              <w:top w:val="single" w:color="auto" w:sz="4" w:space="0"/>
              <w:bottom w:val="single" w:color="auto" w:sz="4" w:space="0"/>
            </w:tcBorders>
            <w:noWrap w:val="0"/>
            <w:vAlign w:val="center"/>
          </w:tcPr>
          <w:p w14:paraId="471F8DAC">
            <w:pPr>
              <w:pStyle w:val="1972"/>
              <w:ind w:firstLine="0" w:firstLineChars="0"/>
              <w:jc w:val="center"/>
              <w:rPr>
                <w:szCs w:val="21"/>
              </w:rPr>
            </w:pPr>
            <w:r>
              <w:rPr>
                <w:rFonts w:hint="eastAsia"/>
                <w:szCs w:val="21"/>
              </w:rPr>
              <w:t>2-3</w:t>
            </w:r>
          </w:p>
        </w:tc>
        <w:tc>
          <w:tcPr>
            <w:tcW w:w="1602" w:type="dxa"/>
            <w:tcBorders>
              <w:top w:val="single" w:color="auto" w:sz="4" w:space="0"/>
              <w:bottom w:val="single" w:color="auto" w:sz="4" w:space="0"/>
            </w:tcBorders>
            <w:noWrap w:val="0"/>
            <w:vAlign w:val="center"/>
          </w:tcPr>
          <w:p w14:paraId="2F2CF354">
            <w:pPr>
              <w:pStyle w:val="1972"/>
              <w:ind w:firstLine="0" w:firstLineChars="0"/>
              <w:jc w:val="center"/>
              <w:rPr>
                <w:szCs w:val="21"/>
              </w:rPr>
            </w:pPr>
            <w:r>
              <w:rPr>
                <w:rFonts w:hint="eastAsia"/>
                <w:szCs w:val="21"/>
              </w:rPr>
              <w:t>0-15</w:t>
            </w:r>
          </w:p>
        </w:tc>
        <w:tc>
          <w:tcPr>
            <w:tcW w:w="1705" w:type="dxa"/>
            <w:noWrap w:val="0"/>
            <w:vAlign w:val="center"/>
          </w:tcPr>
          <w:p w14:paraId="68D86613">
            <w:pPr>
              <w:pStyle w:val="1972"/>
              <w:ind w:firstLine="0" w:firstLineChars="0"/>
              <w:jc w:val="center"/>
              <w:rPr>
                <w:szCs w:val="21"/>
              </w:rPr>
            </w:pPr>
            <w:r>
              <w:rPr>
                <w:rFonts w:hint="eastAsia"/>
                <w:szCs w:val="21"/>
              </w:rPr>
              <w:t>16</w:t>
            </w:r>
          </w:p>
        </w:tc>
        <w:tc>
          <w:tcPr>
            <w:tcW w:w="1705" w:type="dxa"/>
            <w:noWrap w:val="0"/>
            <w:vAlign w:val="top"/>
          </w:tcPr>
          <w:p w14:paraId="5A1E2A96">
            <w:pPr>
              <w:pStyle w:val="1972"/>
              <w:ind w:firstLine="0" w:firstLineChars="0"/>
              <w:jc w:val="left"/>
              <w:rPr>
                <w:rFonts w:hint="eastAsia"/>
                <w:szCs w:val="21"/>
              </w:rPr>
            </w:pPr>
            <w:r>
              <w:rPr>
                <w:rFonts w:hint="eastAsia"/>
                <w:szCs w:val="21"/>
              </w:rPr>
              <w:t>序号递增，重发不变</w:t>
            </w:r>
          </w:p>
        </w:tc>
      </w:tr>
      <w:tr w14:paraId="5147B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90" w:hRule="atLeast"/>
          <w:jc w:val="center"/>
        </w:trPr>
        <w:tc>
          <w:tcPr>
            <w:tcW w:w="2235" w:type="dxa"/>
            <w:noWrap w:val="0"/>
            <w:vAlign w:val="center"/>
          </w:tcPr>
          <w:p w14:paraId="3B21A546">
            <w:pPr>
              <w:pStyle w:val="1972"/>
              <w:ind w:firstLine="0" w:firstLineChars="0"/>
              <w:jc w:val="center"/>
              <w:rPr>
                <w:szCs w:val="21"/>
              </w:rPr>
            </w:pPr>
            <w:r>
              <w:rPr>
                <w:rFonts w:hint="eastAsia"/>
                <w:szCs w:val="21"/>
              </w:rPr>
              <w:t>查询站点MAC地址</w:t>
            </w:r>
          </w:p>
        </w:tc>
        <w:tc>
          <w:tcPr>
            <w:tcW w:w="1275" w:type="dxa"/>
            <w:tcBorders>
              <w:top w:val="single" w:color="auto" w:sz="4" w:space="0"/>
            </w:tcBorders>
            <w:noWrap w:val="0"/>
            <w:vAlign w:val="center"/>
          </w:tcPr>
          <w:p w14:paraId="27B13354">
            <w:pPr>
              <w:pStyle w:val="1972"/>
              <w:ind w:firstLine="0" w:firstLineChars="0"/>
              <w:jc w:val="center"/>
              <w:rPr>
                <w:szCs w:val="21"/>
              </w:rPr>
            </w:pPr>
            <w:r>
              <w:rPr>
                <w:rFonts w:hint="eastAsia"/>
                <w:szCs w:val="21"/>
              </w:rPr>
              <w:t>4-9</w:t>
            </w:r>
          </w:p>
        </w:tc>
        <w:tc>
          <w:tcPr>
            <w:tcW w:w="1602" w:type="dxa"/>
            <w:tcBorders>
              <w:top w:val="single" w:color="auto" w:sz="4" w:space="0"/>
              <w:bottom w:val="single" w:color="auto" w:sz="4" w:space="0"/>
            </w:tcBorders>
            <w:noWrap w:val="0"/>
            <w:vAlign w:val="center"/>
          </w:tcPr>
          <w:p w14:paraId="01F0322D">
            <w:pPr>
              <w:pStyle w:val="1972"/>
              <w:ind w:firstLine="0" w:firstLineChars="0"/>
              <w:jc w:val="center"/>
              <w:rPr>
                <w:szCs w:val="21"/>
              </w:rPr>
            </w:pPr>
            <w:r>
              <w:rPr>
                <w:szCs w:val="21"/>
              </w:rPr>
              <w:t>0-</w:t>
            </w:r>
            <w:r>
              <w:rPr>
                <w:rFonts w:hint="eastAsia"/>
                <w:szCs w:val="21"/>
              </w:rPr>
              <w:t>47</w:t>
            </w:r>
          </w:p>
        </w:tc>
        <w:tc>
          <w:tcPr>
            <w:tcW w:w="1705" w:type="dxa"/>
            <w:noWrap w:val="0"/>
            <w:vAlign w:val="center"/>
          </w:tcPr>
          <w:p w14:paraId="2DC4095F">
            <w:pPr>
              <w:pStyle w:val="1972"/>
              <w:ind w:firstLine="0" w:firstLineChars="0"/>
              <w:jc w:val="center"/>
              <w:rPr>
                <w:szCs w:val="21"/>
              </w:rPr>
            </w:pPr>
            <w:r>
              <w:rPr>
                <w:rFonts w:hint="eastAsia"/>
                <w:szCs w:val="21"/>
              </w:rPr>
              <w:t>48</w:t>
            </w:r>
          </w:p>
        </w:tc>
        <w:tc>
          <w:tcPr>
            <w:tcW w:w="1705" w:type="dxa"/>
            <w:noWrap w:val="0"/>
            <w:vAlign w:val="top"/>
          </w:tcPr>
          <w:p w14:paraId="180BB2F5">
            <w:pPr>
              <w:pStyle w:val="1972"/>
              <w:ind w:firstLine="0" w:firstLineChars="0"/>
              <w:jc w:val="left"/>
              <w:rPr>
                <w:rFonts w:hint="eastAsia"/>
                <w:szCs w:val="21"/>
              </w:rPr>
            </w:pPr>
          </w:p>
        </w:tc>
      </w:tr>
    </w:tbl>
    <w:p w14:paraId="22BB4BD9">
      <w:pPr>
        <w:pStyle w:val="239"/>
      </w:pPr>
    </w:p>
    <w:p w14:paraId="5050701F">
      <w:pPr>
        <w:pStyle w:val="79"/>
        <w:spacing w:before="156" w:after="156"/>
      </w:pPr>
      <w:r>
        <w:rPr>
          <w:rFonts w:hint="eastAsia"/>
        </w:rPr>
        <w:t>上行报文格式</w:t>
      </w:r>
    </w:p>
    <w:p w14:paraId="7CBC0939">
      <w:pPr>
        <w:pStyle w:val="239"/>
        <w:rPr>
          <w:rFonts w:hint="eastAsia"/>
        </w:rPr>
      </w:pPr>
      <w:r>
        <w:t>STA向CCO应答</w:t>
      </w:r>
      <w:r>
        <w:rPr>
          <w:rFonts w:hint="eastAsia"/>
          <w:lang w:eastAsia="zh-CN"/>
        </w:rPr>
        <w:t>查询从节点功率档次</w:t>
      </w:r>
      <w:r>
        <w:t>的上行报文</w:t>
      </w:r>
      <w:r>
        <w:rPr>
          <w:rFonts w:hint="eastAsia"/>
          <w:lang w:eastAsia="zh-CN"/>
        </w:rPr>
        <w:t>应符合</w:t>
      </w:r>
      <w:r>
        <w:rPr>
          <w:rFonts w:hint="eastAsia"/>
        </w:rPr>
        <w:t>图</w:t>
      </w:r>
      <w:r>
        <w:rPr>
          <w:rFonts w:hint="eastAsia"/>
          <w:lang w:eastAsia="zh-CN"/>
        </w:rPr>
        <w:t>51格式要求</w:t>
      </w:r>
      <w:r>
        <w:t>。</w:t>
      </w:r>
    </w:p>
    <w:p w14:paraId="0F845B1A">
      <w:pPr>
        <w:pStyle w:val="239"/>
      </w:pPr>
      <w:r>
        <w:object>
          <v:shape id="_x0000_i1073" o:spt="75" type="#_x0000_t75" style="height:99.75pt;width:467.25pt;" o:ole="t" filled="f" o:preferrelative="t" stroked="f" coordsize="21600,21600">
            <v:path/>
            <v:fill on="f" alignshape="1" focussize="0,0"/>
            <v:stroke on="f"/>
            <v:imagedata r:id="rId113" grayscale="f" bilevel="f" o:title=""/>
            <o:lock v:ext="edit" aspectratio="t"/>
            <w10:wrap type="none"/>
            <w10:anchorlock/>
          </v:shape>
          <o:OLEObject Type="Embed" ProgID="Visio.Drawing.11" ShapeID="_x0000_i1073" DrawAspect="Content" ObjectID="_1468075775" r:id="rId112">
            <o:LockedField>false</o:LockedField>
          </o:OLEObject>
        </w:object>
      </w:r>
    </w:p>
    <w:p w14:paraId="78E8A7B9">
      <w:pPr>
        <w:pStyle w:val="156"/>
        <w:rPr>
          <w:rFonts w:ascii="Times New Roman"/>
        </w:rPr>
      </w:pPr>
      <w:r>
        <w:rPr>
          <w:rFonts w:hint="eastAsia" w:ascii="Times New Roman"/>
        </w:rPr>
        <w:t>查询从节点功率档次上行</w:t>
      </w:r>
      <w:r>
        <w:rPr>
          <w:rFonts w:ascii="Times New Roman"/>
        </w:rPr>
        <w:t>报文格式</w:t>
      </w:r>
    </w:p>
    <w:p w14:paraId="0068B09E">
      <w:pPr>
        <w:pStyle w:val="38"/>
      </w:pPr>
      <w:r>
        <w:rPr>
          <w:rFonts w:hint="eastAsia"/>
        </w:rPr>
        <w:t>查询从节点功率档次上行报文格式的字段应符合表49要求。</w:t>
      </w:r>
    </w:p>
    <w:p w14:paraId="2F155E45">
      <w:pPr>
        <w:pStyle w:val="154"/>
        <w:ind w:left="0"/>
      </w:pPr>
      <w:r>
        <w:rPr>
          <w:rFonts w:hint="eastAsia" w:ascii="Times New Roman"/>
        </w:rPr>
        <w:t>查询</w:t>
      </w:r>
      <w:r>
        <w:rPr>
          <w:rFonts w:ascii="Times New Roman"/>
        </w:rPr>
        <w:t>从</w:t>
      </w:r>
      <w:r>
        <w:rPr>
          <w:rFonts w:hint="eastAsia" w:ascii="Times New Roman"/>
        </w:rPr>
        <w:t>节点功率档次上行</w:t>
      </w:r>
      <w:r>
        <w:rPr>
          <w:rFonts w:ascii="Times New Roman"/>
        </w:rPr>
        <w:t>报文格式说明</w:t>
      </w:r>
    </w:p>
    <w:tbl>
      <w:tblPr>
        <w:tblStyle w:val="52"/>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275"/>
        <w:gridCol w:w="1602"/>
        <w:gridCol w:w="1705"/>
        <w:gridCol w:w="1705"/>
      </w:tblGrid>
      <w:tr w14:paraId="781EA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6B2D556E">
            <w:pPr>
              <w:pStyle w:val="1972"/>
              <w:ind w:firstLine="0" w:firstLineChars="0"/>
              <w:jc w:val="center"/>
              <w:rPr>
                <w:szCs w:val="21"/>
              </w:rPr>
            </w:pPr>
            <w:r>
              <w:rPr>
                <w:szCs w:val="21"/>
              </w:rPr>
              <w:t>域</w:t>
            </w:r>
          </w:p>
        </w:tc>
        <w:tc>
          <w:tcPr>
            <w:tcW w:w="1275" w:type="dxa"/>
            <w:noWrap w:val="0"/>
            <w:vAlign w:val="center"/>
          </w:tcPr>
          <w:p w14:paraId="743226E9">
            <w:pPr>
              <w:pStyle w:val="1972"/>
              <w:ind w:firstLine="0" w:firstLineChars="0"/>
              <w:jc w:val="center"/>
              <w:rPr>
                <w:szCs w:val="21"/>
              </w:rPr>
            </w:pPr>
            <w:r>
              <w:rPr>
                <w:szCs w:val="21"/>
              </w:rPr>
              <w:t>字节号</w:t>
            </w:r>
          </w:p>
        </w:tc>
        <w:tc>
          <w:tcPr>
            <w:tcW w:w="1602" w:type="dxa"/>
            <w:noWrap w:val="0"/>
            <w:vAlign w:val="center"/>
          </w:tcPr>
          <w:p w14:paraId="5EB6A4BA">
            <w:pPr>
              <w:pStyle w:val="1972"/>
              <w:ind w:firstLine="0" w:firstLineChars="0"/>
              <w:jc w:val="center"/>
              <w:rPr>
                <w:szCs w:val="21"/>
              </w:rPr>
            </w:pPr>
            <w:r>
              <w:rPr>
                <w:szCs w:val="21"/>
              </w:rPr>
              <w:t>比特位</w:t>
            </w:r>
          </w:p>
        </w:tc>
        <w:tc>
          <w:tcPr>
            <w:tcW w:w="1705" w:type="dxa"/>
            <w:noWrap w:val="0"/>
            <w:vAlign w:val="center"/>
          </w:tcPr>
          <w:p w14:paraId="7D172CDE">
            <w:pPr>
              <w:pStyle w:val="1972"/>
              <w:ind w:firstLine="0" w:firstLineChars="0"/>
              <w:jc w:val="center"/>
              <w:rPr>
                <w:szCs w:val="21"/>
              </w:rPr>
            </w:pPr>
            <w:r>
              <w:rPr>
                <w:szCs w:val="21"/>
              </w:rPr>
              <w:t>域大小(比特)</w:t>
            </w:r>
          </w:p>
        </w:tc>
        <w:tc>
          <w:tcPr>
            <w:tcW w:w="1705" w:type="dxa"/>
            <w:noWrap w:val="0"/>
            <w:vAlign w:val="top"/>
          </w:tcPr>
          <w:p w14:paraId="47DF56AA">
            <w:pPr>
              <w:pStyle w:val="1972"/>
              <w:ind w:firstLine="0" w:firstLineChars="0"/>
              <w:jc w:val="center"/>
              <w:rPr>
                <w:szCs w:val="21"/>
              </w:rPr>
            </w:pPr>
            <w:r>
              <w:rPr>
                <w:rFonts w:hint="eastAsia"/>
                <w:szCs w:val="21"/>
              </w:rPr>
              <w:t>含义</w:t>
            </w:r>
          </w:p>
        </w:tc>
      </w:tr>
      <w:tr w14:paraId="14D80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433" w:hRule="atLeast"/>
          <w:jc w:val="center"/>
        </w:trPr>
        <w:tc>
          <w:tcPr>
            <w:tcW w:w="2235" w:type="dxa"/>
            <w:noWrap w:val="0"/>
            <w:vAlign w:val="center"/>
          </w:tcPr>
          <w:p w14:paraId="4F5FB1DE">
            <w:pPr>
              <w:pStyle w:val="1972"/>
              <w:ind w:firstLine="0" w:firstLineChars="0"/>
              <w:jc w:val="center"/>
              <w:rPr>
                <w:szCs w:val="21"/>
              </w:rPr>
            </w:pPr>
            <w:r>
              <w:rPr>
                <w:szCs w:val="21"/>
              </w:rPr>
              <w:t>协议版本号</w:t>
            </w:r>
          </w:p>
        </w:tc>
        <w:tc>
          <w:tcPr>
            <w:tcW w:w="1275" w:type="dxa"/>
            <w:vMerge w:val="restart"/>
            <w:noWrap w:val="0"/>
            <w:vAlign w:val="center"/>
          </w:tcPr>
          <w:p w14:paraId="1270D2D5">
            <w:pPr>
              <w:pStyle w:val="1972"/>
              <w:ind w:firstLine="0" w:firstLineChars="0"/>
              <w:jc w:val="center"/>
              <w:rPr>
                <w:szCs w:val="21"/>
              </w:rPr>
            </w:pPr>
            <w:r>
              <w:rPr>
                <w:szCs w:val="21"/>
              </w:rPr>
              <w:t>0</w:t>
            </w:r>
          </w:p>
        </w:tc>
        <w:tc>
          <w:tcPr>
            <w:tcW w:w="1602" w:type="dxa"/>
            <w:noWrap w:val="0"/>
            <w:vAlign w:val="center"/>
          </w:tcPr>
          <w:p w14:paraId="69D75ED5">
            <w:pPr>
              <w:pStyle w:val="1972"/>
              <w:ind w:firstLine="0" w:firstLineChars="0"/>
              <w:jc w:val="center"/>
              <w:rPr>
                <w:szCs w:val="21"/>
              </w:rPr>
            </w:pPr>
            <w:r>
              <w:rPr>
                <w:szCs w:val="21"/>
              </w:rPr>
              <w:t>0-5</w:t>
            </w:r>
          </w:p>
        </w:tc>
        <w:tc>
          <w:tcPr>
            <w:tcW w:w="1705" w:type="dxa"/>
            <w:noWrap w:val="0"/>
            <w:vAlign w:val="center"/>
          </w:tcPr>
          <w:p w14:paraId="67D3DCB8">
            <w:pPr>
              <w:pStyle w:val="1972"/>
              <w:ind w:firstLine="0" w:firstLineChars="0"/>
              <w:jc w:val="center"/>
              <w:rPr>
                <w:szCs w:val="21"/>
              </w:rPr>
            </w:pPr>
            <w:r>
              <w:rPr>
                <w:szCs w:val="21"/>
              </w:rPr>
              <w:t>6</w:t>
            </w:r>
          </w:p>
        </w:tc>
        <w:tc>
          <w:tcPr>
            <w:tcW w:w="1705" w:type="dxa"/>
            <w:noWrap w:val="0"/>
            <w:vAlign w:val="top"/>
          </w:tcPr>
          <w:p w14:paraId="7F8434DE">
            <w:pPr>
              <w:pStyle w:val="1972"/>
              <w:ind w:firstLine="0" w:firstLineChars="0"/>
              <w:jc w:val="left"/>
              <w:rPr>
                <w:szCs w:val="21"/>
              </w:rPr>
            </w:pPr>
            <w:r>
              <w:rPr>
                <w:rFonts w:hint="eastAsia"/>
                <w:szCs w:val="21"/>
              </w:rPr>
              <w:t>取值固定为1</w:t>
            </w:r>
          </w:p>
        </w:tc>
      </w:tr>
      <w:tr w14:paraId="42BCD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80" w:hRule="atLeast"/>
          <w:jc w:val="center"/>
        </w:trPr>
        <w:tc>
          <w:tcPr>
            <w:tcW w:w="2235" w:type="dxa"/>
            <w:vMerge w:val="restart"/>
            <w:noWrap w:val="0"/>
            <w:vAlign w:val="center"/>
          </w:tcPr>
          <w:p w14:paraId="3A66FC6F">
            <w:pPr>
              <w:pStyle w:val="1972"/>
              <w:ind w:firstLine="0" w:firstLineChars="0"/>
              <w:jc w:val="center"/>
              <w:rPr>
                <w:szCs w:val="21"/>
              </w:rPr>
            </w:pPr>
            <w:r>
              <w:rPr>
                <w:rFonts w:hint="eastAsia"/>
                <w:szCs w:val="21"/>
              </w:rPr>
              <w:t>报文</w:t>
            </w:r>
            <w:r>
              <w:rPr>
                <w:szCs w:val="21"/>
              </w:rPr>
              <w:t>头长度</w:t>
            </w:r>
          </w:p>
        </w:tc>
        <w:tc>
          <w:tcPr>
            <w:tcW w:w="1275" w:type="dxa"/>
            <w:vMerge w:val="continue"/>
            <w:tcBorders>
              <w:bottom w:val="single" w:color="auto" w:sz="4" w:space="0"/>
            </w:tcBorders>
            <w:noWrap w:val="0"/>
            <w:vAlign w:val="center"/>
          </w:tcPr>
          <w:p w14:paraId="1B66BA01">
            <w:pPr>
              <w:pStyle w:val="1972"/>
              <w:ind w:firstLine="0" w:firstLineChars="0"/>
              <w:jc w:val="center"/>
              <w:rPr>
                <w:szCs w:val="21"/>
              </w:rPr>
            </w:pPr>
          </w:p>
        </w:tc>
        <w:tc>
          <w:tcPr>
            <w:tcW w:w="1602" w:type="dxa"/>
            <w:tcBorders>
              <w:bottom w:val="single" w:color="auto" w:sz="4" w:space="0"/>
            </w:tcBorders>
            <w:noWrap w:val="0"/>
            <w:vAlign w:val="center"/>
          </w:tcPr>
          <w:p w14:paraId="62ABFE74">
            <w:pPr>
              <w:pStyle w:val="1972"/>
              <w:ind w:firstLine="0" w:firstLineChars="0"/>
              <w:jc w:val="center"/>
              <w:rPr>
                <w:szCs w:val="21"/>
              </w:rPr>
            </w:pPr>
            <w:r>
              <w:rPr>
                <w:szCs w:val="21"/>
              </w:rPr>
              <w:t>6-7</w:t>
            </w:r>
          </w:p>
        </w:tc>
        <w:tc>
          <w:tcPr>
            <w:tcW w:w="1705" w:type="dxa"/>
            <w:vMerge w:val="restart"/>
            <w:noWrap w:val="0"/>
            <w:vAlign w:val="center"/>
          </w:tcPr>
          <w:p w14:paraId="0B2EB6D1">
            <w:pPr>
              <w:pStyle w:val="1972"/>
              <w:ind w:firstLine="0" w:firstLineChars="0"/>
              <w:jc w:val="center"/>
              <w:rPr>
                <w:szCs w:val="21"/>
              </w:rPr>
            </w:pPr>
            <w:r>
              <w:rPr>
                <w:szCs w:val="21"/>
              </w:rPr>
              <w:t>6</w:t>
            </w:r>
          </w:p>
        </w:tc>
        <w:tc>
          <w:tcPr>
            <w:tcW w:w="1705" w:type="dxa"/>
            <w:vMerge w:val="restart"/>
            <w:noWrap w:val="0"/>
            <w:vAlign w:val="top"/>
          </w:tcPr>
          <w:p w14:paraId="2FF75B61">
            <w:pPr>
              <w:pStyle w:val="1972"/>
              <w:ind w:firstLine="0" w:firstLineChars="0"/>
              <w:jc w:val="left"/>
              <w:rPr>
                <w:szCs w:val="21"/>
              </w:rPr>
            </w:pPr>
            <w:r>
              <w:rPr>
                <w:rFonts w:hint="eastAsia"/>
                <w:szCs w:val="21"/>
              </w:rPr>
              <w:t>取值固定为4</w:t>
            </w:r>
          </w:p>
        </w:tc>
      </w:tr>
      <w:tr w14:paraId="3C729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1" w:hRule="atLeast"/>
          <w:jc w:val="center"/>
        </w:trPr>
        <w:tc>
          <w:tcPr>
            <w:tcW w:w="2235" w:type="dxa"/>
            <w:vMerge w:val="continue"/>
            <w:noWrap w:val="0"/>
            <w:vAlign w:val="center"/>
          </w:tcPr>
          <w:p w14:paraId="3B61DE6B">
            <w:pPr>
              <w:pStyle w:val="1972"/>
              <w:ind w:firstLine="0" w:firstLineChars="0"/>
              <w:jc w:val="center"/>
              <w:rPr>
                <w:szCs w:val="21"/>
              </w:rPr>
            </w:pPr>
          </w:p>
        </w:tc>
        <w:tc>
          <w:tcPr>
            <w:tcW w:w="1275" w:type="dxa"/>
            <w:vMerge w:val="restart"/>
            <w:tcBorders>
              <w:top w:val="single" w:color="auto" w:sz="4" w:space="0"/>
            </w:tcBorders>
            <w:noWrap w:val="0"/>
            <w:vAlign w:val="center"/>
          </w:tcPr>
          <w:p w14:paraId="6C5B4C1F">
            <w:pPr>
              <w:pStyle w:val="1972"/>
              <w:ind w:firstLine="0" w:firstLineChars="0"/>
              <w:jc w:val="center"/>
              <w:rPr>
                <w:szCs w:val="21"/>
              </w:rPr>
            </w:pPr>
            <w:r>
              <w:rPr>
                <w:szCs w:val="21"/>
              </w:rPr>
              <w:t>1</w:t>
            </w:r>
          </w:p>
        </w:tc>
        <w:tc>
          <w:tcPr>
            <w:tcW w:w="1602" w:type="dxa"/>
            <w:tcBorders>
              <w:top w:val="single" w:color="auto" w:sz="4" w:space="0"/>
            </w:tcBorders>
            <w:noWrap w:val="0"/>
            <w:vAlign w:val="center"/>
          </w:tcPr>
          <w:p w14:paraId="2674959D">
            <w:pPr>
              <w:pStyle w:val="1972"/>
              <w:ind w:firstLine="0" w:firstLineChars="0"/>
              <w:jc w:val="center"/>
              <w:rPr>
                <w:szCs w:val="21"/>
              </w:rPr>
            </w:pPr>
            <w:r>
              <w:rPr>
                <w:szCs w:val="21"/>
              </w:rPr>
              <w:t>0-3</w:t>
            </w:r>
          </w:p>
        </w:tc>
        <w:tc>
          <w:tcPr>
            <w:tcW w:w="1705" w:type="dxa"/>
            <w:vMerge w:val="continue"/>
            <w:noWrap w:val="0"/>
            <w:vAlign w:val="center"/>
          </w:tcPr>
          <w:p w14:paraId="7CE66DBD">
            <w:pPr>
              <w:pStyle w:val="1972"/>
              <w:ind w:firstLine="0" w:firstLineChars="0"/>
              <w:jc w:val="center"/>
              <w:rPr>
                <w:szCs w:val="21"/>
              </w:rPr>
            </w:pPr>
          </w:p>
        </w:tc>
        <w:tc>
          <w:tcPr>
            <w:tcW w:w="1705" w:type="dxa"/>
            <w:vMerge w:val="continue"/>
            <w:noWrap w:val="0"/>
            <w:vAlign w:val="top"/>
          </w:tcPr>
          <w:p w14:paraId="7F34D61F">
            <w:pPr>
              <w:pStyle w:val="1972"/>
              <w:ind w:firstLine="0" w:firstLineChars="0"/>
              <w:jc w:val="left"/>
              <w:rPr>
                <w:szCs w:val="21"/>
              </w:rPr>
            </w:pPr>
          </w:p>
        </w:tc>
      </w:tr>
      <w:tr w14:paraId="1D2E0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2235" w:type="dxa"/>
            <w:noWrap w:val="0"/>
            <w:vAlign w:val="center"/>
          </w:tcPr>
          <w:p w14:paraId="36B6AC6D">
            <w:pPr>
              <w:pStyle w:val="1972"/>
              <w:ind w:firstLine="0" w:firstLineChars="0"/>
              <w:jc w:val="center"/>
              <w:rPr>
                <w:szCs w:val="21"/>
              </w:rPr>
            </w:pPr>
            <w:r>
              <w:rPr>
                <w:rFonts w:hint="eastAsia"/>
                <w:szCs w:val="21"/>
              </w:rPr>
              <w:t>链路类型</w:t>
            </w:r>
          </w:p>
        </w:tc>
        <w:tc>
          <w:tcPr>
            <w:tcW w:w="1275" w:type="dxa"/>
            <w:vMerge w:val="continue"/>
            <w:noWrap w:val="0"/>
            <w:vAlign w:val="center"/>
          </w:tcPr>
          <w:p w14:paraId="41D1A71E">
            <w:pPr>
              <w:pStyle w:val="1972"/>
              <w:ind w:firstLine="0" w:firstLineChars="0"/>
              <w:jc w:val="center"/>
              <w:rPr>
                <w:szCs w:val="21"/>
              </w:rPr>
            </w:pPr>
          </w:p>
        </w:tc>
        <w:tc>
          <w:tcPr>
            <w:tcW w:w="1602" w:type="dxa"/>
            <w:noWrap w:val="0"/>
            <w:vAlign w:val="center"/>
          </w:tcPr>
          <w:p w14:paraId="20EB91D6">
            <w:pPr>
              <w:pStyle w:val="1972"/>
              <w:ind w:firstLine="0" w:firstLineChars="0"/>
              <w:jc w:val="center"/>
              <w:rPr>
                <w:szCs w:val="21"/>
              </w:rPr>
            </w:pPr>
            <w:r>
              <w:rPr>
                <w:szCs w:val="21"/>
              </w:rPr>
              <w:t>4-7</w:t>
            </w:r>
          </w:p>
        </w:tc>
        <w:tc>
          <w:tcPr>
            <w:tcW w:w="1705" w:type="dxa"/>
            <w:noWrap w:val="0"/>
            <w:vAlign w:val="center"/>
          </w:tcPr>
          <w:p w14:paraId="097824CE">
            <w:pPr>
              <w:pStyle w:val="1972"/>
              <w:ind w:firstLine="0" w:firstLineChars="0"/>
              <w:jc w:val="center"/>
              <w:rPr>
                <w:szCs w:val="21"/>
              </w:rPr>
            </w:pPr>
            <w:r>
              <w:rPr>
                <w:rFonts w:hint="eastAsia"/>
                <w:szCs w:val="21"/>
              </w:rPr>
              <w:t>4</w:t>
            </w:r>
          </w:p>
        </w:tc>
        <w:tc>
          <w:tcPr>
            <w:tcW w:w="1705" w:type="dxa"/>
            <w:noWrap w:val="0"/>
            <w:vAlign w:val="top"/>
          </w:tcPr>
          <w:p w14:paraId="41808B6E">
            <w:pPr>
              <w:pStyle w:val="1972"/>
              <w:ind w:firstLine="0" w:firstLineChars="0"/>
              <w:jc w:val="left"/>
              <w:rPr>
                <w:szCs w:val="21"/>
              </w:rPr>
            </w:pPr>
            <w:r>
              <w:rPr>
                <w:rFonts w:hint="eastAsia"/>
                <w:szCs w:val="21"/>
              </w:rPr>
              <w:t>0：查询HPLC功率档次</w:t>
            </w:r>
          </w:p>
          <w:p w14:paraId="7AFEFE2D">
            <w:pPr>
              <w:pStyle w:val="1972"/>
              <w:ind w:firstLine="0" w:firstLineChars="0"/>
              <w:jc w:val="left"/>
              <w:rPr>
                <w:szCs w:val="21"/>
              </w:rPr>
            </w:pPr>
            <w:r>
              <w:rPr>
                <w:rFonts w:hint="eastAsia"/>
                <w:szCs w:val="21"/>
              </w:rPr>
              <w:t>1：查询HRF功率档次</w:t>
            </w:r>
          </w:p>
          <w:p w14:paraId="07D6BB78">
            <w:pPr>
              <w:pStyle w:val="1972"/>
              <w:ind w:firstLine="0" w:firstLineChars="0"/>
              <w:jc w:val="left"/>
              <w:rPr>
                <w:rFonts w:hint="eastAsia"/>
                <w:szCs w:val="21"/>
              </w:rPr>
            </w:pPr>
            <w:r>
              <w:rPr>
                <w:rFonts w:hint="eastAsia"/>
                <w:szCs w:val="21"/>
              </w:rPr>
              <w:t>其余保留</w:t>
            </w:r>
          </w:p>
        </w:tc>
      </w:tr>
      <w:tr w14:paraId="68ECC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32" w:hRule="atLeast"/>
          <w:jc w:val="center"/>
        </w:trPr>
        <w:tc>
          <w:tcPr>
            <w:tcW w:w="2235" w:type="dxa"/>
            <w:noWrap w:val="0"/>
            <w:vAlign w:val="center"/>
          </w:tcPr>
          <w:p w14:paraId="10B81D87">
            <w:pPr>
              <w:pStyle w:val="1972"/>
              <w:ind w:firstLine="0" w:firstLineChars="0"/>
              <w:jc w:val="center"/>
              <w:rPr>
                <w:szCs w:val="21"/>
              </w:rPr>
            </w:pPr>
            <w:r>
              <w:rPr>
                <w:rFonts w:hint="eastAsia"/>
                <w:szCs w:val="21"/>
              </w:rPr>
              <w:t>报文序号</w:t>
            </w:r>
          </w:p>
        </w:tc>
        <w:tc>
          <w:tcPr>
            <w:tcW w:w="1275" w:type="dxa"/>
            <w:tcBorders>
              <w:top w:val="single" w:color="auto" w:sz="4" w:space="0"/>
              <w:bottom w:val="single" w:color="auto" w:sz="4" w:space="0"/>
            </w:tcBorders>
            <w:noWrap w:val="0"/>
            <w:vAlign w:val="center"/>
          </w:tcPr>
          <w:p w14:paraId="464931DD">
            <w:pPr>
              <w:pStyle w:val="1972"/>
              <w:ind w:firstLine="0" w:firstLineChars="0"/>
              <w:jc w:val="center"/>
              <w:rPr>
                <w:szCs w:val="21"/>
              </w:rPr>
            </w:pPr>
            <w:r>
              <w:rPr>
                <w:rFonts w:hint="eastAsia"/>
                <w:szCs w:val="21"/>
              </w:rPr>
              <w:t>2-3</w:t>
            </w:r>
          </w:p>
        </w:tc>
        <w:tc>
          <w:tcPr>
            <w:tcW w:w="1602" w:type="dxa"/>
            <w:tcBorders>
              <w:top w:val="single" w:color="auto" w:sz="4" w:space="0"/>
              <w:bottom w:val="single" w:color="auto" w:sz="4" w:space="0"/>
            </w:tcBorders>
            <w:noWrap w:val="0"/>
            <w:vAlign w:val="center"/>
          </w:tcPr>
          <w:p w14:paraId="38CD0E94">
            <w:pPr>
              <w:pStyle w:val="1972"/>
              <w:ind w:firstLine="0" w:firstLineChars="0"/>
              <w:jc w:val="center"/>
              <w:rPr>
                <w:szCs w:val="21"/>
              </w:rPr>
            </w:pPr>
            <w:r>
              <w:rPr>
                <w:rFonts w:hint="eastAsia"/>
                <w:szCs w:val="21"/>
              </w:rPr>
              <w:t>0-15</w:t>
            </w:r>
          </w:p>
        </w:tc>
        <w:tc>
          <w:tcPr>
            <w:tcW w:w="1705" w:type="dxa"/>
            <w:noWrap w:val="0"/>
            <w:vAlign w:val="center"/>
          </w:tcPr>
          <w:p w14:paraId="3816B577">
            <w:pPr>
              <w:pStyle w:val="1972"/>
              <w:ind w:firstLine="0" w:firstLineChars="0"/>
              <w:jc w:val="center"/>
              <w:rPr>
                <w:szCs w:val="21"/>
              </w:rPr>
            </w:pPr>
            <w:r>
              <w:rPr>
                <w:rFonts w:hint="eastAsia"/>
                <w:szCs w:val="21"/>
              </w:rPr>
              <w:t>16</w:t>
            </w:r>
          </w:p>
        </w:tc>
        <w:tc>
          <w:tcPr>
            <w:tcW w:w="1705" w:type="dxa"/>
            <w:noWrap w:val="0"/>
            <w:vAlign w:val="top"/>
          </w:tcPr>
          <w:p w14:paraId="0803BC2D">
            <w:pPr>
              <w:pStyle w:val="1972"/>
              <w:ind w:firstLine="0" w:firstLineChars="0"/>
              <w:jc w:val="left"/>
              <w:rPr>
                <w:rFonts w:hint="eastAsia"/>
                <w:szCs w:val="21"/>
              </w:rPr>
            </w:pPr>
            <w:r>
              <w:rPr>
                <w:rFonts w:hint="eastAsia"/>
                <w:szCs w:val="21"/>
              </w:rPr>
              <w:t>与上行一致</w:t>
            </w:r>
          </w:p>
        </w:tc>
      </w:tr>
      <w:tr w14:paraId="4C809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90" w:hRule="atLeast"/>
          <w:jc w:val="center"/>
        </w:trPr>
        <w:tc>
          <w:tcPr>
            <w:tcW w:w="2235" w:type="dxa"/>
            <w:noWrap w:val="0"/>
            <w:vAlign w:val="center"/>
          </w:tcPr>
          <w:p w14:paraId="5C0E009F">
            <w:pPr>
              <w:pStyle w:val="1972"/>
              <w:ind w:firstLine="0" w:firstLineChars="0"/>
              <w:jc w:val="center"/>
              <w:rPr>
                <w:szCs w:val="21"/>
              </w:rPr>
            </w:pPr>
            <w:r>
              <w:rPr>
                <w:rFonts w:hint="eastAsia"/>
                <w:szCs w:val="21"/>
              </w:rPr>
              <w:t>数据域（功率档次）</w:t>
            </w:r>
          </w:p>
        </w:tc>
        <w:tc>
          <w:tcPr>
            <w:tcW w:w="1275" w:type="dxa"/>
            <w:tcBorders>
              <w:top w:val="single" w:color="auto" w:sz="4" w:space="0"/>
            </w:tcBorders>
            <w:noWrap w:val="0"/>
            <w:vAlign w:val="center"/>
          </w:tcPr>
          <w:p w14:paraId="0BAA470F">
            <w:pPr>
              <w:pStyle w:val="1972"/>
              <w:ind w:firstLine="0" w:firstLineChars="0"/>
              <w:jc w:val="center"/>
              <w:rPr>
                <w:szCs w:val="21"/>
              </w:rPr>
            </w:pPr>
            <w:r>
              <w:rPr>
                <w:rFonts w:hint="eastAsia"/>
                <w:szCs w:val="21"/>
              </w:rPr>
              <w:t>4</w:t>
            </w:r>
          </w:p>
        </w:tc>
        <w:tc>
          <w:tcPr>
            <w:tcW w:w="1602" w:type="dxa"/>
            <w:tcBorders>
              <w:top w:val="single" w:color="auto" w:sz="4" w:space="0"/>
              <w:bottom w:val="single" w:color="auto" w:sz="4" w:space="0"/>
            </w:tcBorders>
            <w:noWrap w:val="0"/>
            <w:vAlign w:val="center"/>
          </w:tcPr>
          <w:p w14:paraId="31393E19">
            <w:pPr>
              <w:pStyle w:val="1972"/>
              <w:ind w:firstLine="0" w:firstLineChars="0"/>
              <w:jc w:val="center"/>
              <w:rPr>
                <w:szCs w:val="21"/>
              </w:rPr>
            </w:pPr>
            <w:r>
              <w:rPr>
                <w:rFonts w:hint="eastAsia"/>
                <w:szCs w:val="21"/>
              </w:rPr>
              <w:t>0-7</w:t>
            </w:r>
          </w:p>
        </w:tc>
        <w:tc>
          <w:tcPr>
            <w:tcW w:w="1705" w:type="dxa"/>
            <w:noWrap w:val="0"/>
            <w:vAlign w:val="center"/>
          </w:tcPr>
          <w:p w14:paraId="0A0E1F5A">
            <w:pPr>
              <w:pStyle w:val="1972"/>
              <w:ind w:firstLine="0" w:firstLineChars="0"/>
              <w:jc w:val="center"/>
              <w:rPr>
                <w:szCs w:val="21"/>
              </w:rPr>
            </w:pPr>
            <w:r>
              <w:rPr>
                <w:rFonts w:hint="eastAsia"/>
                <w:szCs w:val="21"/>
              </w:rPr>
              <w:t>8</w:t>
            </w:r>
          </w:p>
        </w:tc>
        <w:tc>
          <w:tcPr>
            <w:tcW w:w="1705" w:type="dxa"/>
            <w:noWrap w:val="0"/>
            <w:vAlign w:val="top"/>
          </w:tcPr>
          <w:p w14:paraId="33F8192D">
            <w:pPr>
              <w:pStyle w:val="1972"/>
              <w:ind w:firstLine="0" w:firstLineChars="0"/>
              <w:jc w:val="left"/>
              <w:rPr>
                <w:szCs w:val="21"/>
              </w:rPr>
            </w:pPr>
            <w:r>
              <w:rPr>
                <w:rFonts w:hint="eastAsia"/>
                <w:szCs w:val="21"/>
              </w:rPr>
              <w:t>0：低档功率</w:t>
            </w:r>
          </w:p>
          <w:p w14:paraId="47F524D7">
            <w:pPr>
              <w:pStyle w:val="1972"/>
              <w:ind w:firstLine="0" w:firstLineChars="0"/>
              <w:jc w:val="left"/>
              <w:rPr>
                <w:szCs w:val="21"/>
              </w:rPr>
            </w:pPr>
            <w:r>
              <w:rPr>
                <w:rFonts w:hint="eastAsia"/>
                <w:szCs w:val="21"/>
              </w:rPr>
              <w:t>1：中低档功率</w:t>
            </w:r>
          </w:p>
          <w:p w14:paraId="67093827">
            <w:pPr>
              <w:pStyle w:val="1972"/>
              <w:ind w:firstLine="0" w:firstLineChars="0"/>
              <w:jc w:val="left"/>
              <w:rPr>
                <w:szCs w:val="21"/>
              </w:rPr>
            </w:pPr>
            <w:r>
              <w:rPr>
                <w:rFonts w:hint="eastAsia"/>
                <w:szCs w:val="21"/>
              </w:rPr>
              <w:t>2：中档功率</w:t>
            </w:r>
          </w:p>
          <w:p w14:paraId="4BD0B0E0">
            <w:pPr>
              <w:pStyle w:val="1972"/>
              <w:ind w:firstLine="0" w:firstLineChars="0"/>
              <w:jc w:val="left"/>
              <w:rPr>
                <w:szCs w:val="21"/>
              </w:rPr>
            </w:pPr>
            <w:r>
              <w:rPr>
                <w:rFonts w:hint="eastAsia"/>
                <w:szCs w:val="21"/>
              </w:rPr>
              <w:t>3：中高档功率</w:t>
            </w:r>
          </w:p>
          <w:p w14:paraId="433ECF60">
            <w:pPr>
              <w:pStyle w:val="1972"/>
              <w:ind w:firstLine="0" w:firstLineChars="0"/>
              <w:jc w:val="left"/>
              <w:rPr>
                <w:szCs w:val="21"/>
              </w:rPr>
            </w:pPr>
            <w:r>
              <w:rPr>
                <w:rFonts w:hint="eastAsia"/>
                <w:szCs w:val="21"/>
              </w:rPr>
              <w:t>4：高档功率</w:t>
            </w:r>
          </w:p>
          <w:p w14:paraId="4B0A6955">
            <w:pPr>
              <w:pStyle w:val="1972"/>
              <w:ind w:firstLine="0" w:firstLineChars="0"/>
              <w:jc w:val="left"/>
              <w:rPr>
                <w:rFonts w:hint="eastAsia"/>
                <w:szCs w:val="21"/>
              </w:rPr>
            </w:pPr>
            <w:r>
              <w:rPr>
                <w:rFonts w:hint="eastAsia"/>
                <w:szCs w:val="21"/>
              </w:rPr>
              <w:t>其余值保留</w:t>
            </w:r>
          </w:p>
        </w:tc>
      </w:tr>
    </w:tbl>
    <w:p w14:paraId="39281D4D">
      <w:pPr>
        <w:pStyle w:val="38"/>
        <w:ind w:firstLine="0" w:firstLineChars="0"/>
        <w:rPr>
          <w:rFonts w:hint="eastAsia"/>
          <w:lang/>
        </w:rPr>
      </w:pPr>
    </w:p>
    <w:p w14:paraId="207693FA">
      <w:pPr>
        <w:pStyle w:val="70"/>
        <w:rPr>
          <w:color w:val="000000"/>
        </w:rPr>
      </w:pPr>
      <w:r>
        <w:rPr>
          <w:rFonts w:hint="eastAsia"/>
          <w:color w:val="000000"/>
        </w:rPr>
        <w:t>单向业务报文</w:t>
      </w:r>
    </w:p>
    <w:p w14:paraId="63397FEF">
      <w:pPr>
        <w:pStyle w:val="74"/>
        <w:spacing w:before="156" w:after="156"/>
        <w:rPr>
          <w:rFonts w:ascii="Times New Roman"/>
        </w:rPr>
      </w:pPr>
      <w:r>
        <w:rPr>
          <w:rFonts w:hint="eastAsia" w:ascii="Times New Roman"/>
        </w:rPr>
        <w:t>下行报文格式</w:t>
      </w:r>
    </w:p>
    <w:p w14:paraId="7DF9CCA8">
      <w:pPr>
        <w:pStyle w:val="38"/>
        <w:rPr>
          <w:rFonts w:ascii="Times New Roman"/>
        </w:rPr>
      </w:pPr>
      <w:r>
        <w:rPr>
          <w:rFonts w:ascii="Times New Roman"/>
        </w:rPr>
        <w:t>CCO向STA发送的</w:t>
      </w:r>
      <w:r>
        <w:rPr>
          <w:rFonts w:hint="eastAsia" w:ascii="Times New Roman"/>
        </w:rPr>
        <w:t>单向业务下发</w:t>
      </w:r>
      <w:r>
        <w:rPr>
          <w:rFonts w:ascii="Times New Roman"/>
        </w:rPr>
        <w:t>报文应符合图</w:t>
      </w:r>
      <w:r>
        <w:rPr>
          <w:rFonts w:hint="eastAsia" w:ascii="Times New Roman"/>
        </w:rPr>
        <w:t>52</w:t>
      </w:r>
      <w:r>
        <w:rPr>
          <w:rFonts w:ascii="Times New Roman"/>
        </w:rPr>
        <w:t>格式要求。</w:t>
      </w:r>
    </w:p>
    <w:p w14:paraId="6EB24231">
      <w:pPr>
        <w:pStyle w:val="38"/>
        <w:ind w:firstLine="0" w:firstLineChars="0"/>
      </w:pPr>
      <w:r>
        <w:rPr>
          <w:rFonts w:hint="eastAsia"/>
        </w:rPr>
        <w:object>
          <v:shape id="_x0000_i1074" o:spt="75" type="#_x0000_t75" style="height:99.65pt;width:467.25pt;" o:ole="t" filled="f" o:preferrelative="t" stroked="f" coordsize="21600,21600">
            <v:path/>
            <v:fill on="f" focussize="0,0"/>
            <v:stroke on="f"/>
            <v:imagedata r:id="rId115" o:title=""/>
            <o:lock v:ext="edit" aspectratio="t"/>
            <w10:wrap type="none"/>
            <w10:anchorlock/>
          </v:shape>
          <o:OLEObject Type="Embed" ProgID="Visio.Drawing.15" ShapeID="_x0000_i1074" DrawAspect="Content" ObjectID="_1468075776" r:id="rId114">
            <o:LockedField>false</o:LockedField>
          </o:OLEObject>
        </w:object>
      </w:r>
    </w:p>
    <w:p w14:paraId="58120086">
      <w:pPr>
        <w:pStyle w:val="156"/>
        <w:rPr>
          <w:rFonts w:ascii="Times New Roman"/>
        </w:rPr>
      </w:pPr>
      <w:r>
        <w:rPr>
          <w:rFonts w:hint="eastAsia" w:ascii="Times New Roman"/>
        </w:rPr>
        <w:t>单向业务下发报文格式</w:t>
      </w:r>
    </w:p>
    <w:p w14:paraId="4A9ED9AC">
      <w:pPr>
        <w:pStyle w:val="38"/>
        <w:rPr>
          <w:rFonts w:ascii="Times New Roman"/>
        </w:rPr>
      </w:pPr>
      <w:r>
        <w:rPr>
          <w:rFonts w:hint="eastAsia" w:ascii="Times New Roman"/>
        </w:rPr>
        <w:t>单向业务下发</w:t>
      </w:r>
      <w:r>
        <w:rPr>
          <w:rFonts w:ascii="Times New Roman"/>
        </w:rPr>
        <w:t>报文</w:t>
      </w:r>
      <w:r>
        <w:rPr>
          <w:rFonts w:hint="eastAsia" w:ascii="Times New Roman"/>
        </w:rPr>
        <w:t>格式的字段</w:t>
      </w:r>
      <w:r>
        <w:rPr>
          <w:rFonts w:ascii="Times New Roman"/>
        </w:rPr>
        <w:t>应符合表</w:t>
      </w:r>
      <w:r>
        <w:rPr>
          <w:rFonts w:hint="eastAsia" w:ascii="Times New Roman"/>
        </w:rPr>
        <w:t>50</w:t>
      </w:r>
      <w:r>
        <w:rPr>
          <w:rFonts w:ascii="Times New Roman"/>
        </w:rPr>
        <w:t>要求。</w:t>
      </w:r>
    </w:p>
    <w:p w14:paraId="24710CDB">
      <w:pPr>
        <w:pStyle w:val="154"/>
        <w:ind w:left="0"/>
        <w:rPr>
          <w:rFonts w:ascii="Times New Roman"/>
        </w:rPr>
      </w:pPr>
      <w:r>
        <w:rPr>
          <w:rFonts w:hint="eastAsia" w:ascii="Times New Roman"/>
        </w:rPr>
        <w:t>抄表下行报文格式说明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27"/>
        <w:gridCol w:w="851"/>
        <w:gridCol w:w="992"/>
        <w:gridCol w:w="1417"/>
        <w:gridCol w:w="3835"/>
      </w:tblGrid>
      <w:tr w14:paraId="27327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27" w:type="dxa"/>
            <w:noWrap w:val="0"/>
            <w:vAlign w:val="top"/>
          </w:tcPr>
          <w:p w14:paraId="0D1DE7FD">
            <w:pPr>
              <w:pStyle w:val="214"/>
              <w:rPr>
                <w:rFonts w:ascii="Times New Roman" w:hAnsi="Times New Roman"/>
              </w:rPr>
            </w:pPr>
            <w:r>
              <w:rPr>
                <w:rFonts w:ascii="Times New Roman"/>
              </w:rPr>
              <w:t>域</w:t>
            </w:r>
          </w:p>
        </w:tc>
        <w:tc>
          <w:tcPr>
            <w:tcW w:w="851" w:type="dxa"/>
            <w:noWrap w:val="0"/>
            <w:vAlign w:val="top"/>
          </w:tcPr>
          <w:p w14:paraId="44DEE566">
            <w:pPr>
              <w:pStyle w:val="214"/>
              <w:rPr>
                <w:rFonts w:ascii="Times New Roman" w:hAnsi="Times New Roman"/>
              </w:rPr>
            </w:pPr>
            <w:r>
              <w:rPr>
                <w:rFonts w:ascii="Times New Roman"/>
              </w:rPr>
              <w:t>字节号</w:t>
            </w:r>
          </w:p>
        </w:tc>
        <w:tc>
          <w:tcPr>
            <w:tcW w:w="992" w:type="dxa"/>
            <w:noWrap w:val="0"/>
            <w:vAlign w:val="top"/>
          </w:tcPr>
          <w:p w14:paraId="7F05B5B6">
            <w:pPr>
              <w:pStyle w:val="214"/>
              <w:rPr>
                <w:rFonts w:ascii="Times New Roman" w:hAnsi="Times New Roman"/>
              </w:rPr>
            </w:pPr>
            <w:r>
              <w:rPr>
                <w:rFonts w:ascii="Times New Roman"/>
              </w:rPr>
              <w:t>比特位</w:t>
            </w:r>
          </w:p>
        </w:tc>
        <w:tc>
          <w:tcPr>
            <w:tcW w:w="1417" w:type="dxa"/>
            <w:noWrap w:val="0"/>
            <w:vAlign w:val="top"/>
          </w:tcPr>
          <w:p w14:paraId="1B511ECB">
            <w:pPr>
              <w:pStyle w:val="214"/>
              <w:rPr>
                <w:rFonts w:ascii="Times New Roman" w:hAnsi="Times New Roman"/>
              </w:rPr>
            </w:pPr>
            <w:r>
              <w:rPr>
                <w:rFonts w:ascii="Times New Roman"/>
              </w:rPr>
              <w:t>域大小</w:t>
            </w:r>
            <w:r>
              <w:rPr>
                <w:rFonts w:ascii="Times New Roman" w:hAnsi="Times New Roman"/>
              </w:rPr>
              <w:t>(</w:t>
            </w:r>
            <w:r>
              <w:rPr>
                <w:rFonts w:ascii="Times New Roman"/>
              </w:rPr>
              <w:t>比特</w:t>
            </w:r>
            <w:r>
              <w:rPr>
                <w:rFonts w:ascii="Times New Roman" w:hAnsi="Times New Roman"/>
              </w:rPr>
              <w:t>)</w:t>
            </w:r>
          </w:p>
        </w:tc>
        <w:tc>
          <w:tcPr>
            <w:tcW w:w="3835" w:type="dxa"/>
            <w:noWrap w:val="0"/>
            <w:vAlign w:val="top"/>
          </w:tcPr>
          <w:p w14:paraId="43E82F83">
            <w:pPr>
              <w:pStyle w:val="214"/>
              <w:rPr>
                <w:rFonts w:hint="eastAsia" w:ascii="Times New Roman"/>
              </w:rPr>
            </w:pPr>
            <w:r>
              <w:rPr>
                <w:rFonts w:hint="eastAsia" w:ascii="Times New Roman"/>
              </w:rPr>
              <w:t>含义</w:t>
            </w:r>
          </w:p>
        </w:tc>
      </w:tr>
      <w:tr w14:paraId="65BAE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27" w:type="dxa"/>
            <w:noWrap w:val="0"/>
            <w:vAlign w:val="center"/>
          </w:tcPr>
          <w:p w14:paraId="6711F53F">
            <w:pPr>
              <w:pStyle w:val="214"/>
              <w:rPr>
                <w:rFonts w:ascii="Times New Roman" w:hAnsi="Times New Roman"/>
              </w:rPr>
            </w:pPr>
            <w:r>
              <w:rPr>
                <w:rFonts w:ascii="Times New Roman"/>
              </w:rPr>
              <w:t>协议版本号</w:t>
            </w:r>
          </w:p>
        </w:tc>
        <w:tc>
          <w:tcPr>
            <w:tcW w:w="851" w:type="dxa"/>
            <w:vMerge w:val="restart"/>
            <w:noWrap w:val="0"/>
            <w:vAlign w:val="center"/>
          </w:tcPr>
          <w:p w14:paraId="5B138A8C">
            <w:pPr>
              <w:pStyle w:val="214"/>
              <w:rPr>
                <w:rFonts w:ascii="Times New Roman" w:hAnsi="Times New Roman"/>
              </w:rPr>
            </w:pPr>
            <w:r>
              <w:rPr>
                <w:rFonts w:ascii="Times New Roman" w:hAnsi="Times New Roman"/>
              </w:rPr>
              <w:t>0</w:t>
            </w:r>
          </w:p>
        </w:tc>
        <w:tc>
          <w:tcPr>
            <w:tcW w:w="992" w:type="dxa"/>
            <w:noWrap w:val="0"/>
            <w:vAlign w:val="center"/>
          </w:tcPr>
          <w:p w14:paraId="011654D0">
            <w:pPr>
              <w:pStyle w:val="214"/>
              <w:rPr>
                <w:rFonts w:ascii="Times New Roman" w:hAnsi="Times New Roman"/>
              </w:rPr>
            </w:pPr>
            <w:r>
              <w:rPr>
                <w:rFonts w:ascii="Times New Roman" w:hAnsi="Times New Roman"/>
              </w:rPr>
              <w:t>0-5</w:t>
            </w:r>
          </w:p>
        </w:tc>
        <w:tc>
          <w:tcPr>
            <w:tcW w:w="1417" w:type="dxa"/>
            <w:noWrap w:val="0"/>
            <w:vAlign w:val="center"/>
          </w:tcPr>
          <w:p w14:paraId="41E3345F">
            <w:pPr>
              <w:pStyle w:val="214"/>
              <w:rPr>
                <w:rFonts w:ascii="Times New Roman" w:hAnsi="Times New Roman"/>
              </w:rPr>
            </w:pPr>
            <w:r>
              <w:rPr>
                <w:rFonts w:ascii="Times New Roman" w:hAnsi="Times New Roman"/>
              </w:rPr>
              <w:t>6</w:t>
            </w:r>
          </w:p>
        </w:tc>
        <w:tc>
          <w:tcPr>
            <w:tcW w:w="3835" w:type="dxa"/>
            <w:noWrap w:val="0"/>
            <w:vAlign w:val="top"/>
          </w:tcPr>
          <w:p w14:paraId="1BAADAA1">
            <w:pPr>
              <w:pStyle w:val="38"/>
              <w:ind w:firstLine="0" w:firstLineChars="0"/>
              <w:rPr>
                <w:rFonts w:hint="eastAsia" w:ascii="Times New Roman"/>
              </w:rPr>
            </w:pPr>
            <w:r>
              <w:rPr>
                <w:rFonts w:ascii="Times New Roman"/>
              </w:rPr>
              <w:t>指从CCO发送给STA的应用层数据的协议版本。本版本取值固定为1。</w:t>
            </w:r>
          </w:p>
        </w:tc>
      </w:tr>
      <w:tr w14:paraId="2D1B9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80" w:hRule="atLeast"/>
          <w:jc w:val="center"/>
        </w:trPr>
        <w:tc>
          <w:tcPr>
            <w:tcW w:w="1427" w:type="dxa"/>
            <w:vMerge w:val="restart"/>
            <w:noWrap w:val="0"/>
            <w:vAlign w:val="center"/>
          </w:tcPr>
          <w:p w14:paraId="00E77D21">
            <w:pPr>
              <w:pStyle w:val="214"/>
              <w:rPr>
                <w:rFonts w:ascii="Times New Roman" w:hAnsi="Times New Roman"/>
              </w:rPr>
            </w:pPr>
            <w:r>
              <w:rPr>
                <w:rFonts w:ascii="Times New Roman"/>
              </w:rPr>
              <w:t>报文头长度</w:t>
            </w:r>
          </w:p>
        </w:tc>
        <w:tc>
          <w:tcPr>
            <w:tcW w:w="851" w:type="dxa"/>
            <w:vMerge w:val="continue"/>
            <w:tcBorders>
              <w:bottom w:val="single" w:color="auto" w:sz="4" w:space="0"/>
            </w:tcBorders>
            <w:noWrap w:val="0"/>
            <w:vAlign w:val="center"/>
          </w:tcPr>
          <w:p w14:paraId="3CB62B7E">
            <w:pPr>
              <w:pStyle w:val="214"/>
              <w:ind w:firstLine="643"/>
              <w:rPr>
                <w:rFonts w:ascii="Times New Roman" w:hAnsi="Times New Roman"/>
              </w:rPr>
            </w:pPr>
          </w:p>
        </w:tc>
        <w:tc>
          <w:tcPr>
            <w:tcW w:w="992" w:type="dxa"/>
            <w:tcBorders>
              <w:bottom w:val="single" w:color="auto" w:sz="4" w:space="0"/>
            </w:tcBorders>
            <w:noWrap w:val="0"/>
            <w:vAlign w:val="center"/>
          </w:tcPr>
          <w:p w14:paraId="6DC26C09">
            <w:pPr>
              <w:pStyle w:val="214"/>
              <w:rPr>
                <w:rFonts w:ascii="Times New Roman" w:hAnsi="Times New Roman"/>
              </w:rPr>
            </w:pPr>
            <w:r>
              <w:rPr>
                <w:rFonts w:ascii="Times New Roman" w:hAnsi="Times New Roman"/>
              </w:rPr>
              <w:t>6-7</w:t>
            </w:r>
          </w:p>
        </w:tc>
        <w:tc>
          <w:tcPr>
            <w:tcW w:w="1417" w:type="dxa"/>
            <w:vMerge w:val="restart"/>
            <w:noWrap w:val="0"/>
            <w:vAlign w:val="center"/>
          </w:tcPr>
          <w:p w14:paraId="6C34A960">
            <w:pPr>
              <w:pStyle w:val="214"/>
              <w:rPr>
                <w:rFonts w:ascii="Times New Roman" w:hAnsi="Times New Roman"/>
              </w:rPr>
            </w:pPr>
            <w:r>
              <w:rPr>
                <w:rFonts w:ascii="Times New Roman" w:hAnsi="Times New Roman"/>
              </w:rPr>
              <w:t>6</w:t>
            </w:r>
          </w:p>
        </w:tc>
        <w:tc>
          <w:tcPr>
            <w:tcW w:w="3835" w:type="dxa"/>
            <w:vMerge w:val="restart"/>
            <w:noWrap w:val="0"/>
            <w:vAlign w:val="top"/>
          </w:tcPr>
          <w:p w14:paraId="657B3C79">
            <w:pPr>
              <w:pStyle w:val="38"/>
              <w:ind w:firstLine="0" w:firstLineChars="0"/>
              <w:rPr>
                <w:rFonts w:hint="eastAsia" w:ascii="Times New Roman"/>
              </w:rPr>
            </w:pPr>
            <w:r>
              <w:rPr>
                <w:rFonts w:ascii="Times New Roman"/>
              </w:rPr>
              <w:t>由发送方给定，描述报文头（除数据域长度外）的长度，用于接收方从报文头偏移报文头长度找到数据域的位置。</w:t>
            </w:r>
          </w:p>
        </w:tc>
      </w:tr>
      <w:tr w14:paraId="6AD51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30" w:hRule="atLeast"/>
          <w:jc w:val="center"/>
        </w:trPr>
        <w:tc>
          <w:tcPr>
            <w:tcW w:w="1427" w:type="dxa"/>
            <w:vMerge w:val="continue"/>
            <w:noWrap w:val="0"/>
            <w:vAlign w:val="center"/>
          </w:tcPr>
          <w:p w14:paraId="453E6BC8">
            <w:pPr>
              <w:pStyle w:val="214"/>
              <w:ind w:firstLine="643"/>
              <w:rPr>
                <w:rFonts w:ascii="Times New Roman" w:hAnsi="Times New Roman"/>
              </w:rPr>
            </w:pPr>
          </w:p>
        </w:tc>
        <w:tc>
          <w:tcPr>
            <w:tcW w:w="851" w:type="dxa"/>
            <w:vMerge w:val="restart"/>
            <w:tcBorders>
              <w:top w:val="single" w:color="auto" w:sz="4" w:space="0"/>
            </w:tcBorders>
            <w:noWrap w:val="0"/>
            <w:vAlign w:val="center"/>
          </w:tcPr>
          <w:p w14:paraId="3925CD2D">
            <w:pPr>
              <w:pStyle w:val="214"/>
              <w:rPr>
                <w:rFonts w:ascii="Times New Roman" w:hAnsi="Times New Roman"/>
              </w:rPr>
            </w:pPr>
            <w:r>
              <w:rPr>
                <w:rFonts w:ascii="Times New Roman" w:hAnsi="Times New Roman"/>
              </w:rPr>
              <w:t>1</w:t>
            </w:r>
          </w:p>
        </w:tc>
        <w:tc>
          <w:tcPr>
            <w:tcW w:w="992" w:type="dxa"/>
            <w:tcBorders>
              <w:top w:val="single" w:color="auto" w:sz="4" w:space="0"/>
            </w:tcBorders>
            <w:noWrap w:val="0"/>
            <w:vAlign w:val="center"/>
          </w:tcPr>
          <w:p w14:paraId="4F496C5C">
            <w:pPr>
              <w:pStyle w:val="214"/>
              <w:rPr>
                <w:rFonts w:ascii="Times New Roman" w:hAnsi="Times New Roman"/>
              </w:rPr>
            </w:pPr>
            <w:r>
              <w:rPr>
                <w:rFonts w:ascii="Times New Roman" w:hAnsi="Times New Roman"/>
              </w:rPr>
              <w:t>0-3</w:t>
            </w:r>
          </w:p>
        </w:tc>
        <w:tc>
          <w:tcPr>
            <w:tcW w:w="1417" w:type="dxa"/>
            <w:vMerge w:val="continue"/>
            <w:noWrap w:val="0"/>
            <w:vAlign w:val="center"/>
          </w:tcPr>
          <w:p w14:paraId="09DDC18D">
            <w:pPr>
              <w:pStyle w:val="214"/>
              <w:ind w:firstLine="643"/>
              <w:rPr>
                <w:rFonts w:ascii="Times New Roman" w:hAnsi="Times New Roman"/>
              </w:rPr>
            </w:pPr>
          </w:p>
        </w:tc>
        <w:tc>
          <w:tcPr>
            <w:tcW w:w="3835" w:type="dxa"/>
            <w:vMerge w:val="continue"/>
            <w:noWrap w:val="0"/>
            <w:vAlign w:val="top"/>
          </w:tcPr>
          <w:p w14:paraId="2C583FD5">
            <w:pPr>
              <w:pStyle w:val="214"/>
              <w:ind w:firstLine="643"/>
              <w:rPr>
                <w:rFonts w:ascii="Times New Roman" w:hAnsi="Times New Roman"/>
              </w:rPr>
            </w:pPr>
          </w:p>
        </w:tc>
      </w:tr>
      <w:tr w14:paraId="3235E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27" w:type="dxa"/>
            <w:noWrap w:val="0"/>
            <w:vAlign w:val="center"/>
          </w:tcPr>
          <w:p w14:paraId="7A83CF5F">
            <w:pPr>
              <w:pStyle w:val="214"/>
              <w:rPr>
                <w:rFonts w:ascii="Times New Roman" w:hAnsi="Times New Roman"/>
              </w:rPr>
            </w:pPr>
            <w:r>
              <w:rPr>
                <w:rFonts w:hint="eastAsia" w:ascii="Times New Roman"/>
              </w:rPr>
              <w:t>保留</w:t>
            </w:r>
          </w:p>
        </w:tc>
        <w:tc>
          <w:tcPr>
            <w:tcW w:w="851" w:type="dxa"/>
            <w:vMerge w:val="continue"/>
            <w:noWrap w:val="0"/>
            <w:vAlign w:val="center"/>
          </w:tcPr>
          <w:p w14:paraId="1257E082">
            <w:pPr>
              <w:pStyle w:val="214"/>
              <w:ind w:firstLine="643"/>
              <w:rPr>
                <w:rFonts w:ascii="Times New Roman" w:hAnsi="Times New Roman"/>
              </w:rPr>
            </w:pPr>
          </w:p>
        </w:tc>
        <w:tc>
          <w:tcPr>
            <w:tcW w:w="992" w:type="dxa"/>
            <w:noWrap w:val="0"/>
            <w:vAlign w:val="center"/>
          </w:tcPr>
          <w:p w14:paraId="102A389C">
            <w:pPr>
              <w:pStyle w:val="214"/>
              <w:rPr>
                <w:rFonts w:ascii="Times New Roman" w:hAnsi="Times New Roman"/>
              </w:rPr>
            </w:pPr>
            <w:r>
              <w:rPr>
                <w:rFonts w:ascii="Times New Roman" w:hAnsi="Times New Roman"/>
              </w:rPr>
              <w:t>4-7</w:t>
            </w:r>
          </w:p>
        </w:tc>
        <w:tc>
          <w:tcPr>
            <w:tcW w:w="1417" w:type="dxa"/>
            <w:noWrap w:val="0"/>
            <w:vAlign w:val="center"/>
          </w:tcPr>
          <w:p w14:paraId="1370148B">
            <w:pPr>
              <w:pStyle w:val="214"/>
              <w:rPr>
                <w:rFonts w:ascii="Times New Roman" w:hAnsi="Times New Roman"/>
              </w:rPr>
            </w:pPr>
            <w:r>
              <w:rPr>
                <w:rFonts w:ascii="Times New Roman" w:hAnsi="Times New Roman"/>
              </w:rPr>
              <w:t>4</w:t>
            </w:r>
          </w:p>
        </w:tc>
        <w:tc>
          <w:tcPr>
            <w:tcW w:w="3835" w:type="dxa"/>
            <w:noWrap w:val="0"/>
            <w:vAlign w:val="top"/>
          </w:tcPr>
          <w:p w14:paraId="26DF0986">
            <w:pPr>
              <w:pStyle w:val="214"/>
              <w:rPr>
                <w:rFonts w:ascii="Times New Roman" w:hAnsi="Times New Roman"/>
              </w:rPr>
            </w:pPr>
          </w:p>
        </w:tc>
      </w:tr>
      <w:tr w14:paraId="3A439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jc w:val="center"/>
        </w:trPr>
        <w:tc>
          <w:tcPr>
            <w:tcW w:w="1427" w:type="dxa"/>
            <w:noWrap w:val="0"/>
            <w:vAlign w:val="center"/>
          </w:tcPr>
          <w:p w14:paraId="4F9AB32E">
            <w:pPr>
              <w:pStyle w:val="214"/>
              <w:rPr>
                <w:rFonts w:ascii="Times New Roman" w:hAnsi="Times New Roman"/>
              </w:rPr>
            </w:pPr>
            <w:r>
              <w:rPr>
                <w:rFonts w:ascii="Times New Roman"/>
              </w:rPr>
              <w:t>转发数据的规约类型</w:t>
            </w:r>
          </w:p>
        </w:tc>
        <w:tc>
          <w:tcPr>
            <w:tcW w:w="851" w:type="dxa"/>
            <w:vMerge w:val="restart"/>
            <w:noWrap w:val="0"/>
            <w:vAlign w:val="center"/>
          </w:tcPr>
          <w:p w14:paraId="6FAC2D1B">
            <w:pPr>
              <w:pStyle w:val="214"/>
              <w:rPr>
                <w:rFonts w:ascii="Times New Roman" w:hAnsi="Times New Roman"/>
              </w:rPr>
            </w:pPr>
            <w:r>
              <w:rPr>
                <w:rFonts w:ascii="Times New Roman" w:hAnsi="Times New Roman"/>
              </w:rPr>
              <w:t>2</w:t>
            </w:r>
          </w:p>
        </w:tc>
        <w:tc>
          <w:tcPr>
            <w:tcW w:w="992" w:type="dxa"/>
            <w:noWrap w:val="0"/>
            <w:vAlign w:val="center"/>
          </w:tcPr>
          <w:p w14:paraId="712EBF91">
            <w:pPr>
              <w:pStyle w:val="214"/>
              <w:rPr>
                <w:rFonts w:ascii="Times New Roman" w:hAnsi="Times New Roman"/>
              </w:rPr>
            </w:pPr>
            <w:r>
              <w:rPr>
                <w:rFonts w:ascii="Times New Roman" w:hAnsi="Times New Roman"/>
              </w:rPr>
              <w:t>0-3</w:t>
            </w:r>
          </w:p>
        </w:tc>
        <w:tc>
          <w:tcPr>
            <w:tcW w:w="1417" w:type="dxa"/>
            <w:noWrap w:val="0"/>
            <w:vAlign w:val="center"/>
          </w:tcPr>
          <w:p w14:paraId="4BD7E536">
            <w:pPr>
              <w:pStyle w:val="214"/>
              <w:rPr>
                <w:rFonts w:ascii="Times New Roman" w:hAnsi="Times New Roman"/>
              </w:rPr>
            </w:pPr>
            <w:r>
              <w:rPr>
                <w:rFonts w:ascii="Times New Roman" w:hAnsi="Times New Roman"/>
              </w:rPr>
              <w:t>4</w:t>
            </w:r>
          </w:p>
        </w:tc>
        <w:tc>
          <w:tcPr>
            <w:tcW w:w="3835" w:type="dxa"/>
            <w:noWrap w:val="0"/>
            <w:vAlign w:val="top"/>
          </w:tcPr>
          <w:p w14:paraId="20082D1E">
            <w:pPr>
              <w:pStyle w:val="214"/>
              <w:jc w:val="both"/>
              <w:rPr>
                <w:rFonts w:hint="eastAsia" w:ascii="Times New Roman"/>
              </w:rPr>
            </w:pPr>
            <w:r>
              <w:rPr>
                <w:rFonts w:ascii="Times New Roman"/>
              </w:rPr>
              <w:t>指从CCO发送给STA数据的规约类型。规约类型值及其所代表的含义</w:t>
            </w:r>
            <w:r>
              <w:rPr>
                <w:rFonts w:hint="eastAsia" w:ascii="Times New Roman"/>
              </w:rPr>
              <w:t>如下：</w:t>
            </w:r>
          </w:p>
          <w:p w14:paraId="4DD90537">
            <w:pPr>
              <w:pStyle w:val="214"/>
              <w:jc w:val="both"/>
              <w:rPr>
                <w:rFonts w:hint="eastAsia" w:ascii="Times New Roman"/>
              </w:rPr>
            </w:pPr>
            <w:r>
              <w:rPr>
                <w:rFonts w:hint="eastAsia" w:ascii="Times New Roman"/>
              </w:rPr>
              <w:t>0x00：透明传输；</w:t>
            </w:r>
          </w:p>
          <w:p w14:paraId="6CB66914">
            <w:pPr>
              <w:pStyle w:val="214"/>
              <w:jc w:val="both"/>
              <w:rPr>
                <w:rFonts w:ascii="Times New Roman" w:hAnsi="Times New Roman"/>
              </w:rPr>
            </w:pPr>
            <w:r>
              <w:rPr>
                <w:rFonts w:hint="eastAsia" w:ascii="Times New Roman"/>
              </w:rPr>
              <w:t>0x01：</w:t>
            </w:r>
            <w:r>
              <w:rPr>
                <w:rFonts w:ascii="Times New Roman" w:hAnsi="Times New Roman"/>
              </w:rPr>
              <w:t>DL/T645</w:t>
            </w:r>
            <w:r>
              <w:rPr>
                <w:rFonts w:hint="eastAsia"/>
                <w:color w:val="000000"/>
              </w:rPr>
              <w:t>—</w:t>
            </w:r>
            <w:r>
              <w:rPr>
                <w:rFonts w:ascii="Times New Roman" w:hAnsi="Times New Roman"/>
              </w:rPr>
              <w:t>1997</w:t>
            </w:r>
            <w:r>
              <w:rPr>
                <w:rFonts w:hint="eastAsia" w:ascii="Times New Roman" w:hAnsi="Times New Roman"/>
              </w:rPr>
              <w:t>；</w:t>
            </w:r>
          </w:p>
          <w:p w14:paraId="13AFEA1C">
            <w:pPr>
              <w:pStyle w:val="214"/>
              <w:jc w:val="both"/>
              <w:rPr>
                <w:rFonts w:ascii="Times New Roman" w:hAnsi="Times New Roman"/>
              </w:rPr>
            </w:pPr>
            <w:r>
              <w:rPr>
                <w:rFonts w:hint="eastAsia" w:ascii="Times New Roman" w:hAnsi="Times New Roman"/>
              </w:rPr>
              <w:t>0x02：</w:t>
            </w:r>
            <w:r>
              <w:rPr>
                <w:rFonts w:ascii="Times New Roman" w:hAnsi="Times New Roman"/>
              </w:rPr>
              <w:t>DL/T645</w:t>
            </w:r>
            <w:r>
              <w:rPr>
                <w:rFonts w:hint="eastAsia"/>
                <w:color w:val="000000"/>
              </w:rPr>
              <w:t>—</w:t>
            </w:r>
            <w:r>
              <w:rPr>
                <w:rFonts w:ascii="Times New Roman" w:hAnsi="Times New Roman"/>
              </w:rPr>
              <w:t>2007</w:t>
            </w:r>
            <w:r>
              <w:rPr>
                <w:rFonts w:hint="eastAsia" w:ascii="Times New Roman" w:hAnsi="Times New Roman"/>
              </w:rPr>
              <w:t>；</w:t>
            </w:r>
          </w:p>
          <w:p w14:paraId="41608EA0">
            <w:pPr>
              <w:pStyle w:val="214"/>
              <w:jc w:val="both"/>
              <w:rPr>
                <w:rFonts w:ascii="Times New Roman" w:hAnsi="Times New Roman"/>
              </w:rPr>
            </w:pPr>
            <w:r>
              <w:rPr>
                <w:rFonts w:hint="eastAsia" w:ascii="Times New Roman" w:hAnsi="Times New Roman"/>
              </w:rPr>
              <w:t>0x03：DL/T698.45；</w:t>
            </w:r>
          </w:p>
          <w:p w14:paraId="60AFB851">
            <w:pPr>
              <w:pStyle w:val="214"/>
              <w:jc w:val="both"/>
              <w:rPr>
                <w:rFonts w:ascii="Times New Roman" w:hAnsi="Times New Roman"/>
              </w:rPr>
            </w:pPr>
            <w:r>
              <w:rPr>
                <w:rFonts w:hint="eastAsia" w:ascii="Times New Roman" w:hAnsi="Times New Roman"/>
              </w:rPr>
              <w:t>其他：保留。</w:t>
            </w:r>
          </w:p>
        </w:tc>
      </w:tr>
      <w:tr w14:paraId="1BE3D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90" w:hRule="atLeast"/>
          <w:jc w:val="center"/>
        </w:trPr>
        <w:tc>
          <w:tcPr>
            <w:tcW w:w="1427" w:type="dxa"/>
            <w:vMerge w:val="restart"/>
            <w:noWrap w:val="0"/>
            <w:vAlign w:val="center"/>
          </w:tcPr>
          <w:p w14:paraId="7AB71220">
            <w:pPr>
              <w:pStyle w:val="214"/>
              <w:rPr>
                <w:rFonts w:ascii="Times New Roman" w:hAnsi="Times New Roman"/>
              </w:rPr>
            </w:pPr>
            <w:r>
              <w:rPr>
                <w:rFonts w:ascii="Times New Roman"/>
              </w:rPr>
              <w:t>转发数据长度</w:t>
            </w:r>
          </w:p>
        </w:tc>
        <w:tc>
          <w:tcPr>
            <w:tcW w:w="851" w:type="dxa"/>
            <w:vMerge w:val="continue"/>
            <w:tcBorders>
              <w:bottom w:val="single" w:color="auto" w:sz="4" w:space="0"/>
            </w:tcBorders>
            <w:noWrap w:val="0"/>
            <w:vAlign w:val="center"/>
          </w:tcPr>
          <w:p w14:paraId="055B07AE">
            <w:pPr>
              <w:pStyle w:val="214"/>
              <w:ind w:firstLine="643"/>
              <w:rPr>
                <w:rFonts w:ascii="Times New Roman" w:hAnsi="Times New Roman"/>
              </w:rPr>
            </w:pPr>
          </w:p>
        </w:tc>
        <w:tc>
          <w:tcPr>
            <w:tcW w:w="992" w:type="dxa"/>
            <w:tcBorders>
              <w:bottom w:val="single" w:color="auto" w:sz="4" w:space="0"/>
            </w:tcBorders>
            <w:noWrap w:val="0"/>
            <w:vAlign w:val="center"/>
          </w:tcPr>
          <w:p w14:paraId="0B2FE62A">
            <w:pPr>
              <w:pStyle w:val="214"/>
              <w:rPr>
                <w:rFonts w:ascii="Times New Roman" w:hAnsi="Times New Roman"/>
              </w:rPr>
            </w:pPr>
            <w:r>
              <w:rPr>
                <w:rFonts w:ascii="Times New Roman" w:hAnsi="Times New Roman"/>
              </w:rPr>
              <w:t>4-7</w:t>
            </w:r>
          </w:p>
        </w:tc>
        <w:tc>
          <w:tcPr>
            <w:tcW w:w="1417" w:type="dxa"/>
            <w:vMerge w:val="restart"/>
            <w:noWrap w:val="0"/>
            <w:vAlign w:val="center"/>
          </w:tcPr>
          <w:p w14:paraId="716C3FB3">
            <w:pPr>
              <w:pStyle w:val="214"/>
              <w:rPr>
                <w:rFonts w:ascii="Times New Roman" w:hAnsi="Times New Roman"/>
              </w:rPr>
            </w:pPr>
            <w:r>
              <w:rPr>
                <w:rFonts w:ascii="Times New Roman" w:hAnsi="Times New Roman"/>
              </w:rPr>
              <w:t>12</w:t>
            </w:r>
          </w:p>
        </w:tc>
        <w:tc>
          <w:tcPr>
            <w:tcW w:w="3835" w:type="dxa"/>
            <w:vMerge w:val="restart"/>
            <w:noWrap w:val="0"/>
            <w:vAlign w:val="top"/>
          </w:tcPr>
          <w:p w14:paraId="10933082">
            <w:pPr>
              <w:pStyle w:val="214"/>
              <w:jc w:val="both"/>
              <w:rPr>
                <w:rFonts w:ascii="Times New Roman" w:hAnsi="Times New Roman"/>
              </w:rPr>
            </w:pPr>
            <w:r>
              <w:rPr>
                <w:rFonts w:ascii="Times New Roman"/>
              </w:rPr>
              <w:t>指从CCO发送给STA抄表数据的长度，即实际数据域的长度。</w:t>
            </w:r>
          </w:p>
        </w:tc>
      </w:tr>
      <w:tr w14:paraId="3942B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427" w:type="dxa"/>
            <w:vMerge w:val="continue"/>
            <w:noWrap w:val="0"/>
            <w:vAlign w:val="center"/>
          </w:tcPr>
          <w:p w14:paraId="2C44E9A2">
            <w:pPr>
              <w:pStyle w:val="214"/>
              <w:ind w:firstLine="643"/>
              <w:rPr>
                <w:rFonts w:ascii="Times New Roman" w:hAnsi="Times New Roman"/>
              </w:rPr>
            </w:pPr>
          </w:p>
        </w:tc>
        <w:tc>
          <w:tcPr>
            <w:tcW w:w="851" w:type="dxa"/>
            <w:tcBorders>
              <w:top w:val="single" w:color="auto" w:sz="4" w:space="0"/>
            </w:tcBorders>
            <w:noWrap w:val="0"/>
            <w:vAlign w:val="center"/>
          </w:tcPr>
          <w:p w14:paraId="5CE1BA41">
            <w:pPr>
              <w:pStyle w:val="214"/>
              <w:rPr>
                <w:rFonts w:ascii="Times New Roman" w:hAnsi="Times New Roman"/>
              </w:rPr>
            </w:pPr>
            <w:r>
              <w:rPr>
                <w:rFonts w:ascii="Times New Roman" w:hAnsi="Times New Roman"/>
              </w:rPr>
              <w:t>3</w:t>
            </w:r>
          </w:p>
        </w:tc>
        <w:tc>
          <w:tcPr>
            <w:tcW w:w="992" w:type="dxa"/>
            <w:tcBorders>
              <w:top w:val="single" w:color="auto" w:sz="4" w:space="0"/>
            </w:tcBorders>
            <w:noWrap w:val="0"/>
            <w:vAlign w:val="center"/>
          </w:tcPr>
          <w:p w14:paraId="1DD2BA07">
            <w:pPr>
              <w:pStyle w:val="214"/>
              <w:rPr>
                <w:rFonts w:ascii="Times New Roman" w:hAnsi="Times New Roman"/>
              </w:rPr>
            </w:pPr>
            <w:r>
              <w:rPr>
                <w:rFonts w:ascii="Times New Roman" w:hAnsi="Times New Roman"/>
              </w:rPr>
              <w:t>0-7</w:t>
            </w:r>
          </w:p>
        </w:tc>
        <w:tc>
          <w:tcPr>
            <w:tcW w:w="1417" w:type="dxa"/>
            <w:vMerge w:val="continue"/>
            <w:noWrap w:val="0"/>
            <w:vAlign w:val="center"/>
          </w:tcPr>
          <w:p w14:paraId="3F7B42CF">
            <w:pPr>
              <w:pStyle w:val="214"/>
              <w:ind w:firstLine="643"/>
              <w:rPr>
                <w:rFonts w:ascii="Times New Roman" w:hAnsi="Times New Roman"/>
              </w:rPr>
            </w:pPr>
          </w:p>
        </w:tc>
        <w:tc>
          <w:tcPr>
            <w:tcW w:w="3835" w:type="dxa"/>
            <w:vMerge w:val="continue"/>
            <w:noWrap w:val="0"/>
            <w:vAlign w:val="top"/>
          </w:tcPr>
          <w:p w14:paraId="56ABE3FC">
            <w:pPr>
              <w:pStyle w:val="214"/>
              <w:ind w:firstLine="643"/>
              <w:rPr>
                <w:rFonts w:ascii="Times New Roman" w:hAnsi="Times New Roman"/>
              </w:rPr>
            </w:pPr>
          </w:p>
        </w:tc>
      </w:tr>
      <w:tr w14:paraId="280F4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120" w:hRule="atLeast"/>
          <w:jc w:val="center"/>
        </w:trPr>
        <w:tc>
          <w:tcPr>
            <w:tcW w:w="1427" w:type="dxa"/>
            <w:noWrap w:val="0"/>
            <w:vAlign w:val="center"/>
          </w:tcPr>
          <w:p w14:paraId="4A4BC80C">
            <w:pPr>
              <w:pStyle w:val="214"/>
              <w:rPr>
                <w:rFonts w:ascii="Times New Roman" w:hAnsi="Times New Roman"/>
              </w:rPr>
            </w:pPr>
            <w:r>
              <w:rPr>
                <w:rFonts w:ascii="Times New Roman"/>
              </w:rPr>
              <w:t>报文序号</w:t>
            </w:r>
          </w:p>
        </w:tc>
        <w:tc>
          <w:tcPr>
            <w:tcW w:w="851" w:type="dxa"/>
            <w:tcBorders>
              <w:top w:val="single" w:color="auto" w:sz="4" w:space="0"/>
            </w:tcBorders>
            <w:noWrap w:val="0"/>
            <w:vAlign w:val="center"/>
          </w:tcPr>
          <w:p w14:paraId="5218F274">
            <w:pPr>
              <w:pStyle w:val="214"/>
              <w:rPr>
                <w:rFonts w:ascii="Times New Roman" w:hAnsi="Times New Roman"/>
              </w:rPr>
            </w:pPr>
            <w:r>
              <w:rPr>
                <w:rFonts w:ascii="Times New Roman" w:hAnsi="Times New Roman"/>
              </w:rPr>
              <w:t>4-5</w:t>
            </w:r>
          </w:p>
        </w:tc>
        <w:tc>
          <w:tcPr>
            <w:tcW w:w="992" w:type="dxa"/>
            <w:tcBorders>
              <w:top w:val="single" w:color="auto" w:sz="4" w:space="0"/>
            </w:tcBorders>
            <w:noWrap w:val="0"/>
            <w:vAlign w:val="center"/>
          </w:tcPr>
          <w:p w14:paraId="1ACE3810">
            <w:pPr>
              <w:pStyle w:val="214"/>
              <w:rPr>
                <w:rFonts w:ascii="Times New Roman" w:hAnsi="Times New Roman"/>
              </w:rPr>
            </w:pPr>
            <w:r>
              <w:rPr>
                <w:rFonts w:ascii="Times New Roman" w:hAnsi="Times New Roman"/>
              </w:rPr>
              <w:t>0-15</w:t>
            </w:r>
          </w:p>
        </w:tc>
        <w:tc>
          <w:tcPr>
            <w:tcW w:w="1417" w:type="dxa"/>
            <w:noWrap w:val="0"/>
            <w:vAlign w:val="center"/>
          </w:tcPr>
          <w:p w14:paraId="6C693D8C">
            <w:pPr>
              <w:pStyle w:val="214"/>
              <w:rPr>
                <w:rFonts w:ascii="Times New Roman" w:hAnsi="Times New Roman"/>
              </w:rPr>
            </w:pPr>
            <w:r>
              <w:rPr>
                <w:rFonts w:ascii="Times New Roman" w:hAnsi="Times New Roman"/>
              </w:rPr>
              <w:t>16</w:t>
            </w:r>
          </w:p>
        </w:tc>
        <w:tc>
          <w:tcPr>
            <w:tcW w:w="3835" w:type="dxa"/>
            <w:noWrap w:val="0"/>
            <w:vAlign w:val="top"/>
          </w:tcPr>
          <w:p w14:paraId="7AD4F945">
            <w:pPr>
              <w:pStyle w:val="38"/>
              <w:ind w:firstLine="0" w:firstLineChars="0"/>
              <w:rPr>
                <w:rFonts w:hint="eastAsia" w:ascii="Times New Roman"/>
              </w:rPr>
            </w:pPr>
            <w:r>
              <w:rPr>
                <w:rFonts w:ascii="Times New Roman"/>
              </w:rPr>
              <w:t>指从CCO发送给STA数据报文的序号，STA应答时使用该序号返回，CCO通过序号来判断接收到的上行报文是否过期，即是否是本次CCO请求的上行应答报文。由CCO分配报文序号，CCO向STA发送请求数据报文时，报文序号递增，重发请求报文的报文序号不增加。</w:t>
            </w:r>
          </w:p>
        </w:tc>
      </w:tr>
    </w:tbl>
    <w:p w14:paraId="0CBD72A1">
      <w:pPr>
        <w:pStyle w:val="38"/>
        <w:rPr>
          <w:rFonts w:ascii="Times New Roman"/>
        </w:rPr>
      </w:pPr>
    </w:p>
    <w:p w14:paraId="7704EF04">
      <w:pPr>
        <w:pStyle w:val="74"/>
        <w:spacing w:before="156" w:after="156"/>
        <w:rPr>
          <w:rFonts w:ascii="Times New Roman"/>
        </w:rPr>
      </w:pPr>
      <w:r>
        <w:rPr>
          <w:rFonts w:hint="eastAsia" w:ascii="Times New Roman"/>
        </w:rPr>
        <w:t>上行报文格式</w:t>
      </w:r>
    </w:p>
    <w:p w14:paraId="20FE8DD1">
      <w:pPr>
        <w:pStyle w:val="38"/>
        <w:rPr>
          <w:rFonts w:ascii="Times New Roman"/>
        </w:rPr>
      </w:pPr>
      <w:r>
        <w:rPr>
          <w:rFonts w:hint="eastAsia" w:ascii="Times New Roman"/>
        </w:rPr>
        <w:t>确认报文。</w:t>
      </w:r>
    </w:p>
    <w:p w14:paraId="1FF72C20">
      <w:pPr>
        <w:pStyle w:val="74"/>
        <w:spacing w:before="156" w:after="156"/>
        <w:rPr>
          <w:rFonts w:ascii="Times New Roman"/>
        </w:rPr>
      </w:pPr>
      <w:r>
        <w:rPr>
          <w:rFonts w:hint="eastAsia" w:ascii="Times New Roman"/>
        </w:rPr>
        <w:t>单向业务下发流程</w:t>
      </w:r>
    </w:p>
    <w:p w14:paraId="085A6AE3">
      <w:pPr>
        <w:pStyle w:val="38"/>
        <w:rPr>
          <w:rFonts w:ascii="Times New Roman"/>
        </w:rPr>
      </w:pPr>
      <w:r>
        <w:rPr>
          <w:rFonts w:ascii="Times New Roman"/>
        </w:rPr>
        <w:t>CCO向STA发送的应用层</w:t>
      </w:r>
      <w:r>
        <w:rPr>
          <w:rFonts w:hint="eastAsia" w:ascii="Times New Roman"/>
        </w:rPr>
        <w:t>业务</w:t>
      </w:r>
      <w:r>
        <w:rPr>
          <w:rFonts w:ascii="Times New Roman"/>
        </w:rPr>
        <w:t>数据，STA</w:t>
      </w:r>
      <w:r>
        <w:rPr>
          <w:rFonts w:hint="eastAsia" w:ascii="Times New Roman"/>
        </w:rPr>
        <w:t>将数据发送至电能表</w:t>
      </w:r>
      <w:r>
        <w:rPr>
          <w:rFonts w:ascii="Times New Roman"/>
        </w:rPr>
        <w:t>之后，将</w:t>
      </w:r>
      <w:r>
        <w:rPr>
          <w:rFonts w:hint="eastAsia" w:ascii="Times New Roman"/>
        </w:rPr>
        <w:t>确认信息返回给CCO，其流程</w:t>
      </w:r>
      <w:r>
        <w:rPr>
          <w:rFonts w:ascii="Times New Roman"/>
        </w:rPr>
        <w:t>符合图</w:t>
      </w:r>
      <w:r>
        <w:rPr>
          <w:rFonts w:hint="eastAsia" w:ascii="Times New Roman"/>
        </w:rPr>
        <w:t>53</w:t>
      </w:r>
      <w:r>
        <w:rPr>
          <w:rFonts w:ascii="Times New Roman"/>
        </w:rPr>
        <w:t>要求</w:t>
      </w:r>
      <w:r>
        <w:rPr>
          <w:rFonts w:hint="eastAsia" w:ascii="Times New Roman"/>
        </w:rPr>
        <w:t>。</w:t>
      </w:r>
    </w:p>
    <w:p w14:paraId="2ACF6C6B">
      <w:pPr>
        <w:pStyle w:val="175"/>
        <w:spacing w:before="312"/>
        <w:ind w:firstLine="0" w:firstLineChars="0"/>
        <w:jc w:val="center"/>
        <w:rPr>
          <w:rFonts w:ascii="Times New Roman" w:hAnsi="Times New Roman"/>
        </w:rPr>
      </w:pPr>
      <w:r>
        <w:rPr>
          <w:rFonts w:ascii="Times New Roman" w:hAnsi="Times New Roman"/>
        </w:rPr>
        <w:object>
          <v:shape id="_x0000_i1075" o:spt="75" type="#_x0000_t75" style="height:121.55pt;width:126.45pt;" o:ole="t" filled="f" o:preferrelative="t" stroked="f" coordsize="21600,21600">
            <v:path/>
            <v:fill on="f" focussize="0,0"/>
            <v:stroke on="f"/>
            <v:imagedata r:id="rId117" o:title=""/>
            <o:lock v:ext="edit" aspectratio="t"/>
            <w10:wrap type="none"/>
            <w10:anchorlock/>
          </v:shape>
          <o:OLEObject Type="Embed" ProgID="Visio.Drawing.11" ShapeID="_x0000_i1075" DrawAspect="Content" ObjectID="_1468075777" r:id="rId116">
            <o:LockedField>false</o:LockedField>
          </o:OLEObject>
        </w:object>
      </w:r>
    </w:p>
    <w:p w14:paraId="5B40E26D">
      <w:pPr>
        <w:pStyle w:val="156"/>
        <w:rPr>
          <w:rFonts w:ascii="Times New Roman"/>
        </w:rPr>
      </w:pPr>
      <w:r>
        <w:rPr>
          <w:rFonts w:hint="eastAsia" w:ascii="Times New Roman"/>
        </w:rPr>
        <w:t>单向业务下发</w:t>
      </w:r>
      <w:r>
        <w:rPr>
          <w:rFonts w:ascii="Times New Roman"/>
        </w:rPr>
        <w:t>报文传输流程</w:t>
      </w:r>
    </w:p>
    <w:p w14:paraId="55B1D255">
      <w:pPr>
        <w:pStyle w:val="70"/>
      </w:pPr>
      <w:r>
        <w:rPr>
          <w:rFonts w:hint="eastAsia"/>
        </w:rPr>
        <w:t>多用户应用聚合帧</w:t>
      </w:r>
    </w:p>
    <w:p w14:paraId="0AE26109">
      <w:pPr>
        <w:pStyle w:val="74"/>
        <w:spacing w:before="156" w:after="156"/>
        <w:rPr>
          <w:rFonts w:ascii="Times New Roman"/>
        </w:rPr>
      </w:pPr>
      <w:r>
        <w:rPr>
          <w:rFonts w:hint="eastAsia" w:ascii="Times New Roman"/>
        </w:rPr>
        <w:t>下行报文格式</w:t>
      </w:r>
    </w:p>
    <w:p w14:paraId="637A2CB4">
      <w:pPr>
        <w:pStyle w:val="38"/>
        <w:rPr>
          <w:rFonts w:ascii="Times New Roman"/>
        </w:rPr>
      </w:pPr>
      <w:bookmarkStart w:id="1015" w:name="OLE_LINK7"/>
      <w:bookmarkStart w:id="1016" w:name="OLE_LINK8"/>
      <w:r>
        <w:rPr>
          <w:rFonts w:hint="eastAsia"/>
        </w:rPr>
        <w:t>多用户</w:t>
      </w:r>
      <w:r>
        <w:rPr>
          <w:rFonts w:hint="eastAsia" w:ascii="Times New Roman"/>
        </w:rPr>
        <w:t>应用聚合帧下行报文</w:t>
      </w:r>
      <w:bookmarkEnd w:id="1015"/>
      <w:bookmarkEnd w:id="1016"/>
      <w:r>
        <w:rPr>
          <w:rFonts w:ascii="Times New Roman"/>
        </w:rPr>
        <w:t>应符合图</w:t>
      </w:r>
      <w:r>
        <w:rPr>
          <w:rFonts w:hint="eastAsia" w:ascii="Times New Roman"/>
        </w:rPr>
        <w:t>54</w:t>
      </w:r>
      <w:r>
        <w:rPr>
          <w:rFonts w:ascii="Times New Roman"/>
        </w:rPr>
        <w:t>格式要求。</w:t>
      </w:r>
    </w:p>
    <w:p w14:paraId="3990008A">
      <w:pPr>
        <w:pStyle w:val="38"/>
        <w:jc w:val="center"/>
        <w:rPr>
          <w:rFonts w:hint="eastAsia" w:ascii="Times New Roman"/>
        </w:rPr>
      </w:pPr>
      <w:r>
        <w:object>
          <v:shape id="_x0000_i1076" o:spt="75" type="#_x0000_t75" style="height:250.5pt;width:401.6pt;" o:ole="t" filled="f" o:preferrelative="t" stroked="f" coordsize="21600,21600">
            <v:path/>
            <v:fill on="f" alignshape="1" focussize="0,0"/>
            <v:stroke on="f"/>
            <v:imagedata r:id="rId119" grayscale="f" bilevel="f" o:title=""/>
            <o:lock v:ext="edit" aspectratio="t"/>
            <w10:wrap type="none"/>
            <w10:anchorlock/>
          </v:shape>
          <o:OLEObject Type="Embed" ProgID="Visio.Drawing.11" ShapeID="_x0000_i1076" DrawAspect="Content" ObjectID="_1468075778" r:id="rId118">
            <o:LockedField>false</o:LockedField>
          </o:OLEObject>
        </w:object>
      </w:r>
    </w:p>
    <w:p w14:paraId="3AD264A9">
      <w:pPr>
        <w:pStyle w:val="156"/>
        <w:rPr>
          <w:rFonts w:ascii="Times New Roman"/>
        </w:rPr>
      </w:pPr>
      <w:r>
        <w:rPr>
          <w:rFonts w:hint="eastAsia"/>
        </w:rPr>
        <w:t>多用户</w:t>
      </w:r>
      <w:r>
        <w:rPr>
          <w:rFonts w:hint="eastAsia" w:ascii="Times New Roman"/>
        </w:rPr>
        <w:t>应用聚合帧下行报文</w:t>
      </w:r>
    </w:p>
    <w:p w14:paraId="5788C681">
      <w:pPr>
        <w:pStyle w:val="38"/>
        <w:rPr>
          <w:rFonts w:hint="eastAsia"/>
        </w:rPr>
      </w:pPr>
    </w:p>
    <w:p w14:paraId="69932E77">
      <w:pPr>
        <w:pStyle w:val="38"/>
        <w:rPr>
          <w:rFonts w:hint="eastAsia" w:ascii="Times New Roman"/>
        </w:rPr>
      </w:pPr>
      <w:bookmarkStart w:id="1017" w:name="OLE_LINK11"/>
      <w:bookmarkStart w:id="1018" w:name="OLE_LINK10"/>
      <w:r>
        <w:rPr>
          <w:rFonts w:hint="eastAsia"/>
        </w:rPr>
        <w:t>多用户</w:t>
      </w:r>
      <w:r>
        <w:rPr>
          <w:rFonts w:hint="eastAsia" w:ascii="Times New Roman"/>
        </w:rPr>
        <w:t>应用聚合帧下行报文格式</w:t>
      </w:r>
      <w:bookmarkEnd w:id="1017"/>
      <w:bookmarkEnd w:id="1018"/>
      <w:bookmarkStart w:id="1019" w:name="OLE_LINK13"/>
      <w:bookmarkStart w:id="1020" w:name="OLE_LINK12"/>
      <w:r>
        <w:rPr>
          <w:rFonts w:hint="eastAsia" w:ascii="Times New Roman"/>
        </w:rPr>
        <w:t>字段</w:t>
      </w:r>
      <w:bookmarkEnd w:id="1019"/>
      <w:bookmarkEnd w:id="1020"/>
      <w:r>
        <w:rPr>
          <w:rFonts w:ascii="Times New Roman"/>
        </w:rPr>
        <w:t>应符合表</w:t>
      </w:r>
      <w:r>
        <w:rPr>
          <w:rFonts w:hint="eastAsia" w:ascii="Times New Roman"/>
        </w:rPr>
        <w:t>5</w:t>
      </w:r>
      <w:r>
        <w:rPr>
          <w:rFonts w:ascii="Times New Roman"/>
        </w:rPr>
        <w:t>1要求。</w:t>
      </w:r>
    </w:p>
    <w:p w14:paraId="6727A98E">
      <w:pPr>
        <w:pStyle w:val="154"/>
        <w:ind w:left="0"/>
        <w:rPr>
          <w:rFonts w:hint="eastAsia" w:ascii="Times New Roman"/>
        </w:rPr>
      </w:pPr>
      <w:r>
        <w:rPr>
          <w:rFonts w:hint="eastAsia"/>
        </w:rPr>
        <w:t>多用户</w:t>
      </w:r>
      <w:r>
        <w:rPr>
          <w:rFonts w:hint="eastAsia" w:ascii="Times New Roman"/>
        </w:rPr>
        <w:t>应用聚合帧下行报文格式说明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09"/>
        <w:gridCol w:w="1142"/>
        <w:gridCol w:w="1701"/>
        <w:gridCol w:w="1512"/>
        <w:gridCol w:w="2926"/>
      </w:tblGrid>
      <w:tr w14:paraId="5D86E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noWrap w:val="0"/>
            <w:vAlign w:val="top"/>
          </w:tcPr>
          <w:p w14:paraId="360292CC">
            <w:pPr>
              <w:pStyle w:val="214"/>
              <w:rPr>
                <w:rFonts w:ascii="Times New Roman"/>
              </w:rPr>
            </w:pPr>
            <w:bookmarkStart w:id="1021" w:name="_Hlk215846576"/>
            <w:r>
              <w:rPr>
                <w:rFonts w:hint="eastAsia" w:ascii="Times New Roman"/>
              </w:rPr>
              <w:t>域</w:t>
            </w:r>
          </w:p>
        </w:tc>
        <w:tc>
          <w:tcPr>
            <w:tcW w:w="1142" w:type="dxa"/>
            <w:noWrap w:val="0"/>
            <w:vAlign w:val="top"/>
          </w:tcPr>
          <w:p w14:paraId="115C2761">
            <w:pPr>
              <w:pStyle w:val="214"/>
              <w:rPr>
                <w:rFonts w:ascii="Times New Roman"/>
              </w:rPr>
            </w:pPr>
            <w:r>
              <w:rPr>
                <w:rFonts w:hint="eastAsia" w:ascii="Times New Roman"/>
              </w:rPr>
              <w:t>字节号</w:t>
            </w:r>
          </w:p>
        </w:tc>
        <w:tc>
          <w:tcPr>
            <w:tcW w:w="1701" w:type="dxa"/>
            <w:noWrap w:val="0"/>
            <w:vAlign w:val="top"/>
          </w:tcPr>
          <w:p w14:paraId="5B5F916D">
            <w:pPr>
              <w:pStyle w:val="214"/>
              <w:rPr>
                <w:rFonts w:ascii="Times New Roman"/>
              </w:rPr>
            </w:pPr>
            <w:r>
              <w:rPr>
                <w:rFonts w:hint="eastAsia" w:ascii="Times New Roman"/>
              </w:rPr>
              <w:t>比特位</w:t>
            </w:r>
          </w:p>
        </w:tc>
        <w:tc>
          <w:tcPr>
            <w:tcW w:w="1512" w:type="dxa"/>
            <w:noWrap w:val="0"/>
            <w:vAlign w:val="top"/>
          </w:tcPr>
          <w:p w14:paraId="699C1038">
            <w:pPr>
              <w:pStyle w:val="214"/>
              <w:rPr>
                <w:rFonts w:ascii="Times New Roman"/>
              </w:rPr>
            </w:pPr>
            <w:r>
              <w:rPr>
                <w:rFonts w:hint="eastAsia" w:ascii="Times New Roman"/>
              </w:rPr>
              <w:t>域大小（比特）</w:t>
            </w:r>
          </w:p>
        </w:tc>
        <w:tc>
          <w:tcPr>
            <w:tcW w:w="2926" w:type="dxa"/>
            <w:noWrap w:val="0"/>
            <w:vAlign w:val="top"/>
          </w:tcPr>
          <w:p w14:paraId="46C0EDFF">
            <w:pPr>
              <w:pStyle w:val="214"/>
              <w:rPr>
                <w:rFonts w:hint="eastAsia" w:ascii="Times New Roman"/>
              </w:rPr>
            </w:pPr>
            <w:r>
              <w:rPr>
                <w:rFonts w:hint="eastAsia" w:ascii="Times New Roman"/>
              </w:rPr>
              <w:t>含义</w:t>
            </w:r>
          </w:p>
        </w:tc>
      </w:tr>
      <w:bookmarkEnd w:id="1021"/>
      <w:tr w14:paraId="057CC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noWrap w:val="0"/>
            <w:vAlign w:val="center"/>
          </w:tcPr>
          <w:p w14:paraId="614F3682">
            <w:pPr>
              <w:pStyle w:val="214"/>
              <w:rPr>
                <w:rFonts w:ascii="Times New Roman"/>
              </w:rPr>
            </w:pPr>
            <w:r>
              <w:rPr>
                <w:rFonts w:hint="eastAsia" w:ascii="Times New Roman"/>
              </w:rPr>
              <w:t>协议版本号</w:t>
            </w:r>
          </w:p>
        </w:tc>
        <w:tc>
          <w:tcPr>
            <w:tcW w:w="1142" w:type="dxa"/>
            <w:vMerge w:val="restart"/>
            <w:noWrap w:val="0"/>
            <w:vAlign w:val="center"/>
          </w:tcPr>
          <w:p w14:paraId="1947BA2D">
            <w:pPr>
              <w:pStyle w:val="214"/>
              <w:rPr>
                <w:rFonts w:ascii="Times New Roman"/>
              </w:rPr>
            </w:pPr>
            <w:r>
              <w:rPr>
                <w:rFonts w:hint="eastAsia" w:ascii="Times New Roman"/>
              </w:rPr>
              <w:t>0</w:t>
            </w:r>
          </w:p>
        </w:tc>
        <w:tc>
          <w:tcPr>
            <w:tcW w:w="1701" w:type="dxa"/>
            <w:noWrap w:val="0"/>
            <w:vAlign w:val="top"/>
          </w:tcPr>
          <w:p w14:paraId="203AE95A">
            <w:pPr>
              <w:pStyle w:val="214"/>
              <w:rPr>
                <w:rFonts w:ascii="Times New Roman"/>
              </w:rPr>
            </w:pPr>
            <w:r>
              <w:rPr>
                <w:rFonts w:hint="eastAsia" w:ascii="Times New Roman"/>
              </w:rPr>
              <w:t>0</w:t>
            </w:r>
            <w:r>
              <w:rPr>
                <w:rFonts w:ascii="Times New Roman"/>
              </w:rPr>
              <w:t>-5</w:t>
            </w:r>
          </w:p>
        </w:tc>
        <w:tc>
          <w:tcPr>
            <w:tcW w:w="1512" w:type="dxa"/>
            <w:noWrap w:val="0"/>
            <w:vAlign w:val="top"/>
          </w:tcPr>
          <w:p w14:paraId="452685F4">
            <w:pPr>
              <w:pStyle w:val="214"/>
              <w:rPr>
                <w:rFonts w:ascii="Times New Roman"/>
              </w:rPr>
            </w:pPr>
            <w:r>
              <w:rPr>
                <w:rFonts w:hint="eastAsia" w:ascii="Times New Roman"/>
              </w:rPr>
              <w:t>6</w:t>
            </w:r>
          </w:p>
        </w:tc>
        <w:tc>
          <w:tcPr>
            <w:tcW w:w="2926" w:type="dxa"/>
            <w:noWrap w:val="0"/>
            <w:vAlign w:val="top"/>
          </w:tcPr>
          <w:p w14:paraId="4632AC27">
            <w:pPr>
              <w:pStyle w:val="214"/>
              <w:rPr>
                <w:rFonts w:hint="eastAsia" w:ascii="Times New Roman"/>
              </w:rPr>
            </w:pPr>
            <w:r>
              <w:rPr>
                <w:rFonts w:hint="eastAsia" w:ascii="Times New Roman"/>
              </w:rPr>
              <w:t>取</w:t>
            </w:r>
            <w:r>
              <w:rPr>
                <w:rFonts w:ascii="Times New Roman"/>
              </w:rPr>
              <w:t>值固定为1</w:t>
            </w:r>
          </w:p>
        </w:tc>
      </w:tr>
      <w:tr w14:paraId="02702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vMerge w:val="restart"/>
            <w:noWrap w:val="0"/>
            <w:vAlign w:val="center"/>
          </w:tcPr>
          <w:p w14:paraId="5768D8CD">
            <w:pPr>
              <w:pStyle w:val="214"/>
              <w:rPr>
                <w:rFonts w:hint="eastAsia" w:ascii="Times New Roman"/>
              </w:rPr>
            </w:pPr>
            <w:r>
              <w:rPr>
                <w:rFonts w:hint="eastAsia" w:ascii="Times New Roman"/>
              </w:rPr>
              <w:t>报文头长度</w:t>
            </w:r>
          </w:p>
        </w:tc>
        <w:tc>
          <w:tcPr>
            <w:tcW w:w="1142" w:type="dxa"/>
            <w:vMerge w:val="continue"/>
            <w:noWrap w:val="0"/>
            <w:vAlign w:val="top"/>
          </w:tcPr>
          <w:p w14:paraId="2129B1D0">
            <w:pPr>
              <w:pStyle w:val="214"/>
              <w:rPr>
                <w:rFonts w:ascii="Times New Roman"/>
              </w:rPr>
            </w:pPr>
          </w:p>
        </w:tc>
        <w:tc>
          <w:tcPr>
            <w:tcW w:w="1701" w:type="dxa"/>
            <w:noWrap w:val="0"/>
            <w:vAlign w:val="top"/>
          </w:tcPr>
          <w:p w14:paraId="3FC591D4">
            <w:pPr>
              <w:pStyle w:val="214"/>
              <w:rPr>
                <w:rFonts w:ascii="Times New Roman"/>
              </w:rPr>
            </w:pPr>
            <w:r>
              <w:rPr>
                <w:rFonts w:hint="eastAsia" w:ascii="Times New Roman"/>
              </w:rPr>
              <w:t>6</w:t>
            </w:r>
            <w:r>
              <w:rPr>
                <w:rFonts w:ascii="Times New Roman"/>
              </w:rPr>
              <w:t>-7</w:t>
            </w:r>
          </w:p>
        </w:tc>
        <w:tc>
          <w:tcPr>
            <w:tcW w:w="1512" w:type="dxa"/>
            <w:vMerge w:val="restart"/>
            <w:noWrap w:val="0"/>
            <w:vAlign w:val="center"/>
          </w:tcPr>
          <w:p w14:paraId="6A950799">
            <w:pPr>
              <w:pStyle w:val="214"/>
              <w:rPr>
                <w:rFonts w:ascii="Times New Roman"/>
              </w:rPr>
            </w:pPr>
            <w:r>
              <w:rPr>
                <w:rFonts w:hint="eastAsia" w:ascii="Times New Roman"/>
              </w:rPr>
              <w:t>6</w:t>
            </w:r>
          </w:p>
        </w:tc>
        <w:tc>
          <w:tcPr>
            <w:tcW w:w="2926" w:type="dxa"/>
            <w:vMerge w:val="restart"/>
            <w:noWrap w:val="0"/>
            <w:vAlign w:val="center"/>
          </w:tcPr>
          <w:p w14:paraId="289D3343">
            <w:pPr>
              <w:pStyle w:val="214"/>
              <w:rPr>
                <w:rFonts w:hint="eastAsia" w:ascii="Times New Roman"/>
              </w:rPr>
            </w:pPr>
            <w:r>
              <w:rPr>
                <w:rFonts w:hint="eastAsia" w:ascii="Times New Roman"/>
              </w:rPr>
              <w:t>取值固定为4</w:t>
            </w:r>
          </w:p>
        </w:tc>
      </w:tr>
      <w:tr w14:paraId="3AF79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vMerge w:val="continue"/>
            <w:noWrap w:val="0"/>
            <w:vAlign w:val="top"/>
          </w:tcPr>
          <w:p w14:paraId="2FAB5836">
            <w:pPr>
              <w:pStyle w:val="214"/>
              <w:rPr>
                <w:rFonts w:ascii="Times New Roman"/>
              </w:rPr>
            </w:pPr>
          </w:p>
        </w:tc>
        <w:tc>
          <w:tcPr>
            <w:tcW w:w="1142" w:type="dxa"/>
            <w:vMerge w:val="restart"/>
            <w:noWrap w:val="0"/>
            <w:vAlign w:val="center"/>
          </w:tcPr>
          <w:p w14:paraId="570A757B">
            <w:pPr>
              <w:pStyle w:val="214"/>
              <w:rPr>
                <w:rFonts w:ascii="Times New Roman"/>
              </w:rPr>
            </w:pPr>
            <w:r>
              <w:rPr>
                <w:rFonts w:hint="eastAsia" w:ascii="Times New Roman"/>
              </w:rPr>
              <w:t>1</w:t>
            </w:r>
          </w:p>
        </w:tc>
        <w:tc>
          <w:tcPr>
            <w:tcW w:w="1701" w:type="dxa"/>
            <w:noWrap w:val="0"/>
            <w:vAlign w:val="top"/>
          </w:tcPr>
          <w:p w14:paraId="2A7BAB69">
            <w:pPr>
              <w:pStyle w:val="214"/>
              <w:rPr>
                <w:rFonts w:ascii="Times New Roman"/>
              </w:rPr>
            </w:pPr>
            <w:r>
              <w:rPr>
                <w:rFonts w:hint="eastAsia" w:ascii="Times New Roman"/>
              </w:rPr>
              <w:t>0</w:t>
            </w:r>
            <w:r>
              <w:rPr>
                <w:rFonts w:ascii="Times New Roman"/>
              </w:rPr>
              <w:t>-3</w:t>
            </w:r>
          </w:p>
        </w:tc>
        <w:tc>
          <w:tcPr>
            <w:tcW w:w="1512" w:type="dxa"/>
            <w:vMerge w:val="continue"/>
            <w:noWrap w:val="0"/>
            <w:vAlign w:val="top"/>
          </w:tcPr>
          <w:p w14:paraId="3D864070">
            <w:pPr>
              <w:pStyle w:val="214"/>
              <w:rPr>
                <w:rFonts w:ascii="Times New Roman"/>
              </w:rPr>
            </w:pPr>
          </w:p>
        </w:tc>
        <w:tc>
          <w:tcPr>
            <w:tcW w:w="2926" w:type="dxa"/>
            <w:vMerge w:val="continue"/>
            <w:noWrap w:val="0"/>
            <w:vAlign w:val="top"/>
          </w:tcPr>
          <w:p w14:paraId="298CB534">
            <w:pPr>
              <w:pStyle w:val="214"/>
              <w:rPr>
                <w:rFonts w:ascii="Times New Roman"/>
              </w:rPr>
            </w:pPr>
          </w:p>
        </w:tc>
      </w:tr>
      <w:tr w14:paraId="47989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noWrap w:val="0"/>
            <w:vAlign w:val="top"/>
          </w:tcPr>
          <w:p w14:paraId="5527D80A">
            <w:pPr>
              <w:pStyle w:val="214"/>
              <w:rPr>
                <w:rFonts w:ascii="Times New Roman"/>
              </w:rPr>
            </w:pPr>
            <w:r>
              <w:rPr>
                <w:rFonts w:hint="eastAsia" w:ascii="Times New Roman"/>
              </w:rPr>
              <w:t>保留</w:t>
            </w:r>
          </w:p>
        </w:tc>
        <w:tc>
          <w:tcPr>
            <w:tcW w:w="1142" w:type="dxa"/>
            <w:vMerge w:val="continue"/>
            <w:noWrap w:val="0"/>
            <w:vAlign w:val="top"/>
          </w:tcPr>
          <w:p w14:paraId="34D3A6C3">
            <w:pPr>
              <w:pStyle w:val="214"/>
              <w:rPr>
                <w:rFonts w:ascii="Times New Roman"/>
              </w:rPr>
            </w:pPr>
          </w:p>
        </w:tc>
        <w:tc>
          <w:tcPr>
            <w:tcW w:w="1701" w:type="dxa"/>
            <w:noWrap w:val="0"/>
            <w:vAlign w:val="top"/>
          </w:tcPr>
          <w:p w14:paraId="5A3F29CF">
            <w:pPr>
              <w:pStyle w:val="214"/>
              <w:rPr>
                <w:rFonts w:ascii="Times New Roman"/>
              </w:rPr>
            </w:pPr>
            <w:r>
              <w:rPr>
                <w:rFonts w:hint="eastAsia" w:ascii="Times New Roman"/>
              </w:rPr>
              <w:t>4</w:t>
            </w:r>
            <w:r>
              <w:rPr>
                <w:rFonts w:ascii="Times New Roman"/>
              </w:rPr>
              <w:t>-7</w:t>
            </w:r>
          </w:p>
        </w:tc>
        <w:tc>
          <w:tcPr>
            <w:tcW w:w="1512" w:type="dxa"/>
            <w:noWrap w:val="0"/>
            <w:vAlign w:val="top"/>
          </w:tcPr>
          <w:p w14:paraId="224393A5">
            <w:pPr>
              <w:pStyle w:val="214"/>
              <w:rPr>
                <w:rFonts w:ascii="Times New Roman"/>
              </w:rPr>
            </w:pPr>
            <w:r>
              <w:rPr>
                <w:rFonts w:hint="eastAsia" w:ascii="Times New Roman"/>
              </w:rPr>
              <w:t>4</w:t>
            </w:r>
          </w:p>
        </w:tc>
        <w:tc>
          <w:tcPr>
            <w:tcW w:w="2926" w:type="dxa"/>
            <w:noWrap w:val="0"/>
            <w:vAlign w:val="top"/>
          </w:tcPr>
          <w:p w14:paraId="3CADED26">
            <w:pPr>
              <w:pStyle w:val="214"/>
              <w:rPr>
                <w:rFonts w:hint="eastAsia" w:ascii="Times New Roman"/>
              </w:rPr>
            </w:pPr>
          </w:p>
        </w:tc>
      </w:tr>
      <w:tr w14:paraId="7A0A9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noWrap w:val="0"/>
            <w:vAlign w:val="top"/>
          </w:tcPr>
          <w:p w14:paraId="1AB7FCF7">
            <w:pPr>
              <w:pStyle w:val="214"/>
              <w:rPr>
                <w:rFonts w:ascii="Times New Roman"/>
              </w:rPr>
            </w:pPr>
            <w:r>
              <w:rPr>
                <w:rFonts w:hint="eastAsia" w:ascii="Times New Roman"/>
              </w:rPr>
              <w:t>保留</w:t>
            </w:r>
          </w:p>
        </w:tc>
        <w:tc>
          <w:tcPr>
            <w:tcW w:w="1142" w:type="dxa"/>
            <w:noWrap w:val="0"/>
            <w:vAlign w:val="top"/>
          </w:tcPr>
          <w:p w14:paraId="72704692">
            <w:pPr>
              <w:pStyle w:val="214"/>
              <w:rPr>
                <w:rFonts w:ascii="Times New Roman"/>
              </w:rPr>
            </w:pPr>
            <w:r>
              <w:rPr>
                <w:rFonts w:hint="eastAsia" w:ascii="Times New Roman"/>
              </w:rPr>
              <w:t>2</w:t>
            </w:r>
          </w:p>
        </w:tc>
        <w:tc>
          <w:tcPr>
            <w:tcW w:w="1701" w:type="dxa"/>
            <w:noWrap w:val="0"/>
            <w:vAlign w:val="top"/>
          </w:tcPr>
          <w:p w14:paraId="777C6239">
            <w:pPr>
              <w:pStyle w:val="214"/>
              <w:rPr>
                <w:rFonts w:ascii="Times New Roman"/>
              </w:rPr>
            </w:pPr>
            <w:r>
              <w:rPr>
                <w:rFonts w:hint="eastAsia" w:ascii="Times New Roman"/>
              </w:rPr>
              <w:t>0</w:t>
            </w:r>
            <w:r>
              <w:rPr>
                <w:rFonts w:ascii="Times New Roman"/>
              </w:rPr>
              <w:t>-7</w:t>
            </w:r>
          </w:p>
        </w:tc>
        <w:tc>
          <w:tcPr>
            <w:tcW w:w="1512" w:type="dxa"/>
            <w:noWrap w:val="0"/>
            <w:vAlign w:val="top"/>
          </w:tcPr>
          <w:p w14:paraId="554EE4F4">
            <w:pPr>
              <w:pStyle w:val="214"/>
              <w:rPr>
                <w:rFonts w:ascii="Times New Roman"/>
              </w:rPr>
            </w:pPr>
            <w:r>
              <w:rPr>
                <w:rFonts w:hint="eastAsia" w:ascii="Times New Roman"/>
              </w:rPr>
              <w:t>8</w:t>
            </w:r>
          </w:p>
        </w:tc>
        <w:tc>
          <w:tcPr>
            <w:tcW w:w="2926" w:type="dxa"/>
            <w:noWrap w:val="0"/>
            <w:vAlign w:val="top"/>
          </w:tcPr>
          <w:p w14:paraId="54662266">
            <w:pPr>
              <w:pStyle w:val="214"/>
              <w:rPr>
                <w:rFonts w:hint="eastAsia" w:ascii="Times New Roman"/>
              </w:rPr>
            </w:pPr>
          </w:p>
        </w:tc>
      </w:tr>
      <w:tr w14:paraId="648A9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09" w:type="dxa"/>
            <w:noWrap w:val="0"/>
            <w:vAlign w:val="center"/>
          </w:tcPr>
          <w:p w14:paraId="75DD4CEB">
            <w:pPr>
              <w:pStyle w:val="214"/>
              <w:rPr>
                <w:rFonts w:ascii="Times New Roman"/>
              </w:rPr>
            </w:pPr>
            <w:r>
              <w:rPr>
                <w:rFonts w:hint="eastAsia" w:ascii="Times New Roman"/>
              </w:rPr>
              <w:t>聚合帧数量</w:t>
            </w:r>
          </w:p>
        </w:tc>
        <w:tc>
          <w:tcPr>
            <w:tcW w:w="1142" w:type="dxa"/>
            <w:noWrap w:val="0"/>
            <w:vAlign w:val="center"/>
          </w:tcPr>
          <w:p w14:paraId="28888211">
            <w:pPr>
              <w:pStyle w:val="214"/>
              <w:rPr>
                <w:rFonts w:ascii="Times New Roman"/>
              </w:rPr>
            </w:pPr>
            <w:r>
              <w:rPr>
                <w:rFonts w:hint="eastAsia" w:ascii="Times New Roman"/>
              </w:rPr>
              <w:t>3</w:t>
            </w:r>
          </w:p>
        </w:tc>
        <w:tc>
          <w:tcPr>
            <w:tcW w:w="1701" w:type="dxa"/>
            <w:noWrap w:val="0"/>
            <w:vAlign w:val="center"/>
          </w:tcPr>
          <w:p w14:paraId="2888873A">
            <w:pPr>
              <w:pStyle w:val="214"/>
              <w:rPr>
                <w:rFonts w:ascii="Times New Roman"/>
              </w:rPr>
            </w:pPr>
            <w:r>
              <w:rPr>
                <w:rFonts w:hint="eastAsia" w:ascii="Times New Roman"/>
              </w:rPr>
              <w:t>0</w:t>
            </w:r>
            <w:r>
              <w:rPr>
                <w:rFonts w:ascii="Times New Roman"/>
              </w:rPr>
              <w:t>-7</w:t>
            </w:r>
          </w:p>
        </w:tc>
        <w:tc>
          <w:tcPr>
            <w:tcW w:w="1512" w:type="dxa"/>
            <w:noWrap w:val="0"/>
            <w:vAlign w:val="center"/>
          </w:tcPr>
          <w:p w14:paraId="6D28B60C">
            <w:pPr>
              <w:pStyle w:val="214"/>
              <w:rPr>
                <w:rFonts w:ascii="Times New Roman"/>
              </w:rPr>
            </w:pPr>
            <w:r>
              <w:rPr>
                <w:rFonts w:hint="eastAsia" w:ascii="Times New Roman"/>
              </w:rPr>
              <w:t>8</w:t>
            </w:r>
          </w:p>
        </w:tc>
        <w:tc>
          <w:tcPr>
            <w:tcW w:w="2926" w:type="dxa"/>
            <w:noWrap w:val="0"/>
            <w:vAlign w:val="top"/>
          </w:tcPr>
          <w:p w14:paraId="7C2142E6">
            <w:pPr>
              <w:pStyle w:val="214"/>
              <w:rPr>
                <w:rFonts w:hint="eastAsia" w:ascii="Times New Roman"/>
              </w:rPr>
            </w:pPr>
            <w:r>
              <w:rPr>
                <w:rFonts w:hint="eastAsia" w:ascii="Times New Roman"/>
              </w:rPr>
              <w:t>聚合帧包含的应用层报文数量，用于PCO拆分数据</w:t>
            </w:r>
          </w:p>
        </w:tc>
      </w:tr>
    </w:tbl>
    <w:p w14:paraId="53388745">
      <w:pPr>
        <w:pStyle w:val="38"/>
      </w:pPr>
    </w:p>
    <w:p w14:paraId="26362205">
      <w:pPr>
        <w:pStyle w:val="38"/>
        <w:rPr>
          <w:rFonts w:hint="eastAsia"/>
        </w:rPr>
      </w:pPr>
      <w:r>
        <w:rPr>
          <w:rFonts w:hint="eastAsia"/>
        </w:rPr>
        <w:t>多用户</w:t>
      </w:r>
      <w:r>
        <w:rPr>
          <w:rFonts w:hint="eastAsia" w:ascii="Times New Roman"/>
        </w:rPr>
        <w:t>应用聚合帧</w:t>
      </w:r>
      <w:r>
        <w:rPr>
          <w:rFonts w:hint="eastAsia"/>
        </w:rPr>
        <w:t>数据（DATA）域格式</w:t>
      </w:r>
      <w:r>
        <w:rPr>
          <w:rFonts w:ascii="Times New Roman"/>
        </w:rPr>
        <w:t>应符合表</w:t>
      </w:r>
      <w:r>
        <w:rPr>
          <w:rFonts w:hint="eastAsia" w:ascii="Times New Roman"/>
        </w:rPr>
        <w:t>52</w:t>
      </w:r>
      <w:r>
        <w:rPr>
          <w:rFonts w:ascii="Times New Roman"/>
        </w:rPr>
        <w:t>要求。</w:t>
      </w:r>
    </w:p>
    <w:p w14:paraId="23822B6B">
      <w:pPr>
        <w:pStyle w:val="154"/>
        <w:ind w:left="0"/>
        <w:rPr>
          <w:rFonts w:hint="eastAsia" w:ascii="Times New Roman"/>
        </w:rPr>
      </w:pPr>
      <w:r>
        <w:rPr>
          <w:rFonts w:hint="eastAsia"/>
        </w:rPr>
        <w:t>数据域格式</w:t>
      </w:r>
      <w:r>
        <w:rPr>
          <w:rFonts w:hint="eastAsia" w:ascii="Times New Roman"/>
        </w:rPr>
        <w:t>说明</w:t>
      </w:r>
    </w:p>
    <w:tbl>
      <w:tblPr>
        <w:tblStyle w:val="5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7"/>
        <w:gridCol w:w="1559"/>
        <w:gridCol w:w="1560"/>
        <w:gridCol w:w="3579"/>
      </w:tblGrid>
      <w:tr w14:paraId="471E5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56F0EA8E">
            <w:pPr>
              <w:pStyle w:val="38"/>
              <w:ind w:firstLine="0" w:firstLineChars="0"/>
              <w:jc w:val="center"/>
            </w:pPr>
            <w:r>
              <w:rPr>
                <w:rFonts w:hint="eastAsia"/>
              </w:rPr>
              <w:t>数据内容</w:t>
            </w:r>
          </w:p>
        </w:tc>
        <w:tc>
          <w:tcPr>
            <w:tcW w:w="1559" w:type="dxa"/>
            <w:noWrap w:val="0"/>
            <w:vAlign w:val="top"/>
          </w:tcPr>
          <w:p w14:paraId="615B1FC3">
            <w:pPr>
              <w:pStyle w:val="38"/>
              <w:ind w:firstLine="0" w:firstLineChars="0"/>
              <w:jc w:val="center"/>
            </w:pPr>
            <w:r>
              <w:rPr>
                <w:rFonts w:hint="eastAsia"/>
              </w:rPr>
              <w:t>数据格式</w:t>
            </w:r>
          </w:p>
        </w:tc>
        <w:tc>
          <w:tcPr>
            <w:tcW w:w="1560" w:type="dxa"/>
            <w:noWrap w:val="0"/>
            <w:vAlign w:val="top"/>
          </w:tcPr>
          <w:p w14:paraId="18887807">
            <w:pPr>
              <w:pStyle w:val="38"/>
              <w:ind w:firstLine="0" w:firstLineChars="0"/>
              <w:jc w:val="center"/>
            </w:pPr>
            <w:r>
              <w:rPr>
                <w:rFonts w:hint="eastAsia"/>
              </w:rPr>
              <w:t>字节数</w:t>
            </w:r>
          </w:p>
        </w:tc>
        <w:tc>
          <w:tcPr>
            <w:tcW w:w="3579" w:type="dxa"/>
            <w:noWrap w:val="0"/>
            <w:vAlign w:val="top"/>
          </w:tcPr>
          <w:p w14:paraId="1EB6F1DF">
            <w:pPr>
              <w:pStyle w:val="38"/>
              <w:ind w:firstLine="0" w:firstLineChars="0"/>
              <w:jc w:val="center"/>
              <w:rPr>
                <w:rFonts w:hint="eastAsia"/>
              </w:rPr>
            </w:pPr>
            <w:r>
              <w:rPr>
                <w:rFonts w:hint="eastAsia"/>
              </w:rPr>
              <w:t>含义</w:t>
            </w:r>
          </w:p>
        </w:tc>
      </w:tr>
      <w:tr w14:paraId="754B7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240ADB0B">
            <w:pPr>
              <w:pStyle w:val="38"/>
              <w:ind w:firstLine="0" w:firstLineChars="0"/>
              <w:jc w:val="center"/>
            </w:pPr>
            <w:r>
              <w:rPr>
                <w:rFonts w:hint="eastAsia"/>
              </w:rPr>
              <w:t>目的地址</w:t>
            </w:r>
            <w:r>
              <w:t>1</w:t>
            </w:r>
          </w:p>
        </w:tc>
        <w:tc>
          <w:tcPr>
            <w:tcW w:w="1559" w:type="dxa"/>
            <w:noWrap w:val="0"/>
            <w:vAlign w:val="top"/>
          </w:tcPr>
          <w:p w14:paraId="24AA800E">
            <w:pPr>
              <w:pStyle w:val="38"/>
              <w:ind w:firstLine="0" w:firstLineChars="0"/>
              <w:jc w:val="center"/>
            </w:pPr>
            <w:r>
              <w:rPr>
                <w:rFonts w:hint="eastAsia"/>
              </w:rPr>
              <w:t>B</w:t>
            </w:r>
            <w:r>
              <w:t>IN</w:t>
            </w:r>
          </w:p>
        </w:tc>
        <w:tc>
          <w:tcPr>
            <w:tcW w:w="1560" w:type="dxa"/>
            <w:noWrap w:val="0"/>
            <w:vAlign w:val="top"/>
          </w:tcPr>
          <w:p w14:paraId="68AA8287">
            <w:pPr>
              <w:pStyle w:val="38"/>
              <w:ind w:firstLine="0" w:firstLineChars="0"/>
              <w:jc w:val="center"/>
            </w:pPr>
            <w:r>
              <w:rPr>
                <w:rFonts w:hint="eastAsia"/>
              </w:rPr>
              <w:t>6</w:t>
            </w:r>
          </w:p>
        </w:tc>
        <w:tc>
          <w:tcPr>
            <w:tcW w:w="3579" w:type="dxa"/>
            <w:noWrap w:val="0"/>
            <w:vAlign w:val="top"/>
          </w:tcPr>
          <w:p w14:paraId="4B609478">
            <w:pPr>
              <w:pStyle w:val="38"/>
              <w:ind w:firstLine="0" w:firstLineChars="0"/>
              <w:jc w:val="left"/>
              <w:rPr>
                <w:rFonts w:hint="eastAsia"/>
              </w:rPr>
            </w:pPr>
            <w:r>
              <w:rPr>
                <w:rFonts w:hint="eastAsia"/>
              </w:rPr>
              <w:t>应用层报文1源目的地址</w:t>
            </w:r>
          </w:p>
        </w:tc>
      </w:tr>
      <w:tr w14:paraId="3E379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06A875DE">
            <w:pPr>
              <w:pStyle w:val="38"/>
              <w:ind w:firstLine="0" w:firstLineChars="0"/>
              <w:jc w:val="center"/>
            </w:pPr>
            <w:r>
              <w:rPr>
                <w:rFonts w:hint="eastAsia"/>
              </w:rPr>
              <w:t>长度</w:t>
            </w:r>
            <w:r>
              <w:t>1(L)</w:t>
            </w:r>
          </w:p>
        </w:tc>
        <w:tc>
          <w:tcPr>
            <w:tcW w:w="1559" w:type="dxa"/>
            <w:noWrap w:val="0"/>
            <w:vAlign w:val="top"/>
          </w:tcPr>
          <w:p w14:paraId="74E9904B">
            <w:pPr>
              <w:pStyle w:val="38"/>
              <w:ind w:firstLine="0" w:firstLineChars="0"/>
              <w:jc w:val="center"/>
            </w:pPr>
            <w:r>
              <w:rPr>
                <w:rFonts w:hint="eastAsia"/>
              </w:rPr>
              <w:t>B</w:t>
            </w:r>
            <w:r>
              <w:t>IN</w:t>
            </w:r>
          </w:p>
        </w:tc>
        <w:tc>
          <w:tcPr>
            <w:tcW w:w="1560" w:type="dxa"/>
            <w:noWrap w:val="0"/>
            <w:vAlign w:val="top"/>
          </w:tcPr>
          <w:p w14:paraId="00DA85AB">
            <w:pPr>
              <w:pStyle w:val="38"/>
              <w:ind w:firstLine="0" w:firstLineChars="0"/>
              <w:jc w:val="center"/>
            </w:pPr>
            <w:r>
              <w:rPr>
                <w:rFonts w:hint="eastAsia"/>
              </w:rPr>
              <w:t>2</w:t>
            </w:r>
          </w:p>
        </w:tc>
        <w:tc>
          <w:tcPr>
            <w:tcW w:w="3579" w:type="dxa"/>
            <w:noWrap w:val="0"/>
            <w:vAlign w:val="top"/>
          </w:tcPr>
          <w:p w14:paraId="32A8D15B">
            <w:pPr>
              <w:pStyle w:val="38"/>
              <w:ind w:firstLine="0" w:firstLineChars="0"/>
              <w:jc w:val="left"/>
              <w:rPr>
                <w:rFonts w:hint="eastAsia"/>
              </w:rPr>
            </w:pPr>
            <w:r>
              <w:rPr>
                <w:rFonts w:hint="eastAsia"/>
              </w:rPr>
              <w:t>应用层报文1长度</w:t>
            </w:r>
          </w:p>
        </w:tc>
      </w:tr>
      <w:tr w14:paraId="0EC9D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8" w:hRule="atLeast"/>
          <w:jc w:val="center"/>
        </w:trPr>
        <w:tc>
          <w:tcPr>
            <w:tcW w:w="1417" w:type="dxa"/>
            <w:noWrap w:val="0"/>
            <w:vAlign w:val="top"/>
          </w:tcPr>
          <w:p w14:paraId="41EEF32F">
            <w:pPr>
              <w:pStyle w:val="38"/>
              <w:ind w:firstLine="0" w:firstLineChars="0"/>
              <w:jc w:val="center"/>
            </w:pPr>
            <w:r>
              <w:t>DATA1</w:t>
            </w:r>
          </w:p>
        </w:tc>
        <w:tc>
          <w:tcPr>
            <w:tcW w:w="1559" w:type="dxa"/>
            <w:noWrap w:val="0"/>
            <w:vAlign w:val="top"/>
          </w:tcPr>
          <w:p w14:paraId="705540B1">
            <w:pPr>
              <w:pStyle w:val="38"/>
              <w:ind w:firstLine="0" w:firstLineChars="0"/>
              <w:jc w:val="center"/>
            </w:pPr>
            <w:r>
              <w:rPr>
                <w:rFonts w:hint="eastAsia"/>
              </w:rPr>
              <w:t>B</w:t>
            </w:r>
            <w:r>
              <w:t>IN</w:t>
            </w:r>
          </w:p>
        </w:tc>
        <w:tc>
          <w:tcPr>
            <w:tcW w:w="1560" w:type="dxa"/>
            <w:noWrap w:val="0"/>
            <w:vAlign w:val="top"/>
          </w:tcPr>
          <w:p w14:paraId="7325285F">
            <w:pPr>
              <w:pStyle w:val="38"/>
              <w:ind w:firstLine="0" w:firstLineChars="0"/>
              <w:jc w:val="center"/>
            </w:pPr>
            <w:r>
              <w:rPr>
                <w:rFonts w:hint="eastAsia"/>
              </w:rPr>
              <w:t>L</w:t>
            </w:r>
          </w:p>
        </w:tc>
        <w:tc>
          <w:tcPr>
            <w:tcW w:w="3579" w:type="dxa"/>
            <w:noWrap w:val="0"/>
            <w:vAlign w:val="top"/>
          </w:tcPr>
          <w:p w14:paraId="2590C757">
            <w:pPr>
              <w:pStyle w:val="38"/>
              <w:ind w:firstLine="0" w:firstLineChars="0"/>
              <w:jc w:val="left"/>
              <w:rPr>
                <w:rFonts w:hint="eastAsia"/>
              </w:rPr>
            </w:pPr>
            <w:r>
              <w:rPr>
                <w:rFonts w:hint="eastAsia"/>
              </w:rPr>
              <w:t>应用层报文1</w:t>
            </w:r>
          </w:p>
        </w:tc>
      </w:tr>
      <w:tr w14:paraId="0B071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8" w:hRule="atLeast"/>
          <w:jc w:val="center"/>
        </w:trPr>
        <w:tc>
          <w:tcPr>
            <w:tcW w:w="1417" w:type="dxa"/>
            <w:noWrap w:val="0"/>
            <w:vAlign w:val="top"/>
          </w:tcPr>
          <w:p w14:paraId="0F524774">
            <w:pPr>
              <w:pStyle w:val="38"/>
              <w:ind w:firstLine="0" w:firstLineChars="0"/>
              <w:jc w:val="center"/>
            </w:pPr>
            <w:r>
              <w:rPr>
                <w:rFonts w:hint="eastAsia"/>
              </w:rPr>
              <w:t>目的地址</w:t>
            </w:r>
            <w:r>
              <w:t>2</w:t>
            </w:r>
          </w:p>
        </w:tc>
        <w:tc>
          <w:tcPr>
            <w:tcW w:w="1559" w:type="dxa"/>
            <w:noWrap w:val="0"/>
            <w:vAlign w:val="top"/>
          </w:tcPr>
          <w:p w14:paraId="49ACBE59">
            <w:pPr>
              <w:pStyle w:val="38"/>
              <w:ind w:firstLine="0" w:firstLineChars="0"/>
              <w:jc w:val="center"/>
            </w:pPr>
            <w:r>
              <w:rPr>
                <w:rFonts w:hint="eastAsia"/>
              </w:rPr>
              <w:t>B</w:t>
            </w:r>
            <w:r>
              <w:t>IN</w:t>
            </w:r>
          </w:p>
        </w:tc>
        <w:tc>
          <w:tcPr>
            <w:tcW w:w="1560" w:type="dxa"/>
            <w:noWrap w:val="0"/>
            <w:vAlign w:val="top"/>
          </w:tcPr>
          <w:p w14:paraId="6D4A5AB3">
            <w:pPr>
              <w:pStyle w:val="38"/>
              <w:ind w:firstLine="0" w:firstLineChars="0"/>
              <w:jc w:val="center"/>
            </w:pPr>
            <w:r>
              <w:rPr>
                <w:rFonts w:hint="eastAsia"/>
              </w:rPr>
              <w:t>6</w:t>
            </w:r>
          </w:p>
        </w:tc>
        <w:tc>
          <w:tcPr>
            <w:tcW w:w="3579" w:type="dxa"/>
            <w:noWrap w:val="0"/>
            <w:vAlign w:val="top"/>
          </w:tcPr>
          <w:p w14:paraId="149005B5">
            <w:pPr>
              <w:pStyle w:val="38"/>
              <w:ind w:firstLine="0" w:firstLineChars="0"/>
              <w:jc w:val="left"/>
              <w:rPr>
                <w:rFonts w:hint="eastAsia"/>
              </w:rPr>
            </w:pPr>
            <w:r>
              <w:rPr>
                <w:rFonts w:hint="eastAsia"/>
              </w:rPr>
              <w:t>应用层报文</w:t>
            </w:r>
            <w:r>
              <w:t>2</w:t>
            </w:r>
            <w:r>
              <w:rPr>
                <w:rFonts w:hint="eastAsia"/>
              </w:rPr>
              <w:t>源目的地址</w:t>
            </w:r>
          </w:p>
        </w:tc>
      </w:tr>
      <w:tr w14:paraId="6AF2C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8" w:hRule="atLeast"/>
          <w:jc w:val="center"/>
        </w:trPr>
        <w:tc>
          <w:tcPr>
            <w:tcW w:w="1417" w:type="dxa"/>
            <w:noWrap w:val="0"/>
            <w:vAlign w:val="top"/>
          </w:tcPr>
          <w:p w14:paraId="66553A06">
            <w:pPr>
              <w:pStyle w:val="38"/>
              <w:ind w:firstLine="0" w:firstLineChars="0"/>
              <w:jc w:val="center"/>
            </w:pPr>
            <w:r>
              <w:rPr>
                <w:rFonts w:hint="eastAsia"/>
              </w:rPr>
              <w:t>长度</w:t>
            </w:r>
            <w:r>
              <w:t>2(L)</w:t>
            </w:r>
          </w:p>
        </w:tc>
        <w:tc>
          <w:tcPr>
            <w:tcW w:w="1559" w:type="dxa"/>
            <w:noWrap w:val="0"/>
            <w:vAlign w:val="top"/>
          </w:tcPr>
          <w:p w14:paraId="150D2BAD">
            <w:pPr>
              <w:pStyle w:val="38"/>
              <w:ind w:firstLine="0" w:firstLineChars="0"/>
              <w:jc w:val="center"/>
            </w:pPr>
            <w:r>
              <w:rPr>
                <w:rFonts w:hint="eastAsia"/>
              </w:rPr>
              <w:t>B</w:t>
            </w:r>
            <w:r>
              <w:t>IN</w:t>
            </w:r>
          </w:p>
        </w:tc>
        <w:tc>
          <w:tcPr>
            <w:tcW w:w="1560" w:type="dxa"/>
            <w:noWrap w:val="0"/>
            <w:vAlign w:val="top"/>
          </w:tcPr>
          <w:p w14:paraId="1EDFCEA3">
            <w:pPr>
              <w:pStyle w:val="38"/>
              <w:ind w:firstLine="0" w:firstLineChars="0"/>
              <w:jc w:val="center"/>
            </w:pPr>
            <w:r>
              <w:rPr>
                <w:rFonts w:hint="eastAsia"/>
              </w:rPr>
              <w:t>2</w:t>
            </w:r>
          </w:p>
        </w:tc>
        <w:tc>
          <w:tcPr>
            <w:tcW w:w="3579" w:type="dxa"/>
            <w:noWrap w:val="0"/>
            <w:vAlign w:val="top"/>
          </w:tcPr>
          <w:p w14:paraId="107268C3">
            <w:pPr>
              <w:pStyle w:val="38"/>
              <w:ind w:firstLine="0" w:firstLineChars="0"/>
              <w:jc w:val="left"/>
              <w:rPr>
                <w:rFonts w:hint="eastAsia"/>
              </w:rPr>
            </w:pPr>
            <w:r>
              <w:rPr>
                <w:rFonts w:hint="eastAsia"/>
              </w:rPr>
              <w:t>应用层报文</w:t>
            </w:r>
            <w:r>
              <w:t>2</w:t>
            </w:r>
            <w:r>
              <w:rPr>
                <w:rFonts w:hint="eastAsia"/>
              </w:rPr>
              <w:t>长度</w:t>
            </w:r>
          </w:p>
        </w:tc>
      </w:tr>
      <w:tr w14:paraId="74123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238" w:hRule="atLeast"/>
          <w:jc w:val="center"/>
        </w:trPr>
        <w:tc>
          <w:tcPr>
            <w:tcW w:w="1417" w:type="dxa"/>
            <w:noWrap w:val="0"/>
            <w:vAlign w:val="top"/>
          </w:tcPr>
          <w:p w14:paraId="5F7A5734">
            <w:pPr>
              <w:pStyle w:val="38"/>
              <w:ind w:firstLine="0" w:firstLineChars="0"/>
              <w:jc w:val="center"/>
            </w:pPr>
            <w:r>
              <w:t>DATA2</w:t>
            </w:r>
          </w:p>
        </w:tc>
        <w:tc>
          <w:tcPr>
            <w:tcW w:w="1559" w:type="dxa"/>
            <w:noWrap w:val="0"/>
            <w:vAlign w:val="top"/>
          </w:tcPr>
          <w:p w14:paraId="67578D32">
            <w:pPr>
              <w:pStyle w:val="38"/>
              <w:ind w:firstLine="0" w:firstLineChars="0"/>
              <w:jc w:val="center"/>
            </w:pPr>
            <w:r>
              <w:rPr>
                <w:rFonts w:hint="eastAsia"/>
              </w:rPr>
              <w:t>B</w:t>
            </w:r>
            <w:r>
              <w:t>IN</w:t>
            </w:r>
          </w:p>
        </w:tc>
        <w:tc>
          <w:tcPr>
            <w:tcW w:w="1560" w:type="dxa"/>
            <w:noWrap w:val="0"/>
            <w:vAlign w:val="top"/>
          </w:tcPr>
          <w:p w14:paraId="278C12BE">
            <w:pPr>
              <w:pStyle w:val="38"/>
              <w:ind w:firstLine="0" w:firstLineChars="0"/>
              <w:jc w:val="center"/>
            </w:pPr>
            <w:r>
              <w:rPr>
                <w:rFonts w:hint="eastAsia"/>
              </w:rPr>
              <w:t>L</w:t>
            </w:r>
          </w:p>
        </w:tc>
        <w:tc>
          <w:tcPr>
            <w:tcW w:w="3579" w:type="dxa"/>
            <w:noWrap w:val="0"/>
            <w:vAlign w:val="top"/>
          </w:tcPr>
          <w:p w14:paraId="4C7A3CDD">
            <w:pPr>
              <w:pStyle w:val="38"/>
              <w:ind w:firstLine="0" w:firstLineChars="0"/>
              <w:jc w:val="left"/>
              <w:rPr>
                <w:rFonts w:hint="eastAsia"/>
              </w:rPr>
            </w:pPr>
            <w:r>
              <w:rPr>
                <w:rFonts w:hint="eastAsia"/>
              </w:rPr>
              <w:t>应用层报文</w:t>
            </w:r>
            <w:r>
              <w:t>2</w:t>
            </w:r>
          </w:p>
        </w:tc>
      </w:tr>
      <w:tr w14:paraId="51748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1DA6F458">
            <w:pPr>
              <w:pStyle w:val="38"/>
              <w:ind w:firstLine="0" w:firstLineChars="0"/>
              <w:jc w:val="center"/>
              <w:rPr>
                <w:rFonts w:hint="eastAsia"/>
              </w:rPr>
            </w:pPr>
            <w:r>
              <w:rPr>
                <w:rFonts w:hint="eastAsia"/>
              </w:rPr>
              <w:t>.</w:t>
            </w:r>
            <w:r>
              <w:t>..</w:t>
            </w:r>
          </w:p>
        </w:tc>
        <w:tc>
          <w:tcPr>
            <w:tcW w:w="1559" w:type="dxa"/>
            <w:noWrap w:val="0"/>
            <w:vAlign w:val="top"/>
          </w:tcPr>
          <w:p w14:paraId="6267030F">
            <w:pPr>
              <w:pStyle w:val="38"/>
              <w:ind w:firstLine="0" w:firstLineChars="0"/>
              <w:jc w:val="center"/>
              <w:rPr>
                <w:rFonts w:hint="eastAsia"/>
              </w:rPr>
            </w:pPr>
            <w:r>
              <w:rPr>
                <w:rFonts w:hint="eastAsia"/>
              </w:rPr>
              <w:t>.</w:t>
            </w:r>
            <w:r>
              <w:t>..</w:t>
            </w:r>
          </w:p>
        </w:tc>
        <w:tc>
          <w:tcPr>
            <w:tcW w:w="1560" w:type="dxa"/>
            <w:noWrap w:val="0"/>
            <w:vAlign w:val="top"/>
          </w:tcPr>
          <w:p w14:paraId="4302575F">
            <w:pPr>
              <w:pStyle w:val="38"/>
              <w:ind w:firstLine="0" w:firstLineChars="0"/>
              <w:jc w:val="center"/>
              <w:rPr>
                <w:rFonts w:hint="eastAsia"/>
              </w:rPr>
            </w:pPr>
            <w:r>
              <w:rPr>
                <w:rFonts w:hint="eastAsia"/>
              </w:rPr>
              <w:t>.</w:t>
            </w:r>
            <w:r>
              <w:t>..</w:t>
            </w:r>
          </w:p>
        </w:tc>
        <w:tc>
          <w:tcPr>
            <w:tcW w:w="3579" w:type="dxa"/>
            <w:noWrap w:val="0"/>
            <w:vAlign w:val="top"/>
          </w:tcPr>
          <w:p w14:paraId="475D05C4">
            <w:pPr>
              <w:pStyle w:val="38"/>
              <w:ind w:firstLine="0" w:firstLineChars="0"/>
              <w:jc w:val="center"/>
              <w:rPr>
                <w:rFonts w:hint="eastAsia"/>
              </w:rPr>
            </w:pPr>
            <w:r>
              <w:rPr>
                <w:rFonts w:hint="eastAsia"/>
              </w:rPr>
              <w:t>.</w:t>
            </w:r>
            <w:r>
              <w:t>..</w:t>
            </w:r>
          </w:p>
        </w:tc>
      </w:tr>
      <w:tr w14:paraId="1E40F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5B4E60D0">
            <w:pPr>
              <w:pStyle w:val="38"/>
              <w:ind w:firstLine="0" w:firstLineChars="0"/>
              <w:jc w:val="center"/>
            </w:pPr>
            <w:r>
              <w:rPr>
                <w:rFonts w:hint="eastAsia"/>
              </w:rPr>
              <w:t>目的地址n</w:t>
            </w:r>
          </w:p>
        </w:tc>
        <w:tc>
          <w:tcPr>
            <w:tcW w:w="1559" w:type="dxa"/>
            <w:noWrap w:val="0"/>
            <w:vAlign w:val="top"/>
          </w:tcPr>
          <w:p w14:paraId="3068E7B0">
            <w:pPr>
              <w:pStyle w:val="38"/>
              <w:ind w:firstLine="0" w:firstLineChars="0"/>
              <w:jc w:val="center"/>
            </w:pPr>
            <w:r>
              <w:rPr>
                <w:rFonts w:hint="eastAsia"/>
              </w:rPr>
              <w:t>B</w:t>
            </w:r>
            <w:r>
              <w:t>IN</w:t>
            </w:r>
          </w:p>
        </w:tc>
        <w:tc>
          <w:tcPr>
            <w:tcW w:w="1560" w:type="dxa"/>
            <w:noWrap w:val="0"/>
            <w:vAlign w:val="top"/>
          </w:tcPr>
          <w:p w14:paraId="40022BBE">
            <w:pPr>
              <w:pStyle w:val="38"/>
              <w:ind w:firstLine="0" w:firstLineChars="0"/>
              <w:jc w:val="center"/>
            </w:pPr>
            <w:r>
              <w:rPr>
                <w:rFonts w:hint="eastAsia"/>
              </w:rPr>
              <w:t>6</w:t>
            </w:r>
          </w:p>
        </w:tc>
        <w:tc>
          <w:tcPr>
            <w:tcW w:w="3579" w:type="dxa"/>
            <w:noWrap w:val="0"/>
            <w:vAlign w:val="top"/>
          </w:tcPr>
          <w:p w14:paraId="0C3A46FF">
            <w:pPr>
              <w:pStyle w:val="38"/>
              <w:ind w:firstLine="0" w:firstLineChars="0"/>
              <w:jc w:val="left"/>
              <w:rPr>
                <w:rFonts w:hint="eastAsia"/>
              </w:rPr>
            </w:pPr>
            <w:r>
              <w:rPr>
                <w:rFonts w:hint="eastAsia"/>
              </w:rPr>
              <w:t>应用层报文</w:t>
            </w:r>
            <w:r>
              <w:t>n</w:t>
            </w:r>
            <w:r>
              <w:rPr>
                <w:rFonts w:hint="eastAsia"/>
              </w:rPr>
              <w:t>源目的地址</w:t>
            </w:r>
          </w:p>
        </w:tc>
      </w:tr>
      <w:tr w14:paraId="1115D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7CE86621">
            <w:pPr>
              <w:pStyle w:val="38"/>
              <w:ind w:firstLine="0" w:firstLineChars="0"/>
              <w:jc w:val="center"/>
            </w:pPr>
            <w:r>
              <w:rPr>
                <w:rFonts w:hint="eastAsia"/>
              </w:rPr>
              <w:t>长度</w:t>
            </w:r>
            <w:r>
              <w:t>n(L)</w:t>
            </w:r>
          </w:p>
        </w:tc>
        <w:tc>
          <w:tcPr>
            <w:tcW w:w="1559" w:type="dxa"/>
            <w:noWrap w:val="0"/>
            <w:vAlign w:val="top"/>
          </w:tcPr>
          <w:p w14:paraId="3859457F">
            <w:pPr>
              <w:pStyle w:val="38"/>
              <w:ind w:firstLine="0" w:firstLineChars="0"/>
              <w:jc w:val="center"/>
            </w:pPr>
            <w:r>
              <w:rPr>
                <w:rFonts w:hint="eastAsia"/>
              </w:rPr>
              <w:t>B</w:t>
            </w:r>
            <w:r>
              <w:t>IN</w:t>
            </w:r>
          </w:p>
        </w:tc>
        <w:tc>
          <w:tcPr>
            <w:tcW w:w="1560" w:type="dxa"/>
            <w:noWrap w:val="0"/>
            <w:vAlign w:val="top"/>
          </w:tcPr>
          <w:p w14:paraId="3A8292EF">
            <w:pPr>
              <w:pStyle w:val="38"/>
              <w:ind w:firstLine="0" w:firstLineChars="0"/>
              <w:jc w:val="center"/>
            </w:pPr>
            <w:r>
              <w:rPr>
                <w:rFonts w:hint="eastAsia"/>
              </w:rPr>
              <w:t>2</w:t>
            </w:r>
          </w:p>
        </w:tc>
        <w:tc>
          <w:tcPr>
            <w:tcW w:w="3579" w:type="dxa"/>
            <w:noWrap w:val="0"/>
            <w:vAlign w:val="top"/>
          </w:tcPr>
          <w:p w14:paraId="24028DF1">
            <w:pPr>
              <w:pStyle w:val="38"/>
              <w:ind w:firstLine="0" w:firstLineChars="0"/>
              <w:jc w:val="left"/>
              <w:rPr>
                <w:rFonts w:hint="eastAsia"/>
              </w:rPr>
            </w:pPr>
            <w:r>
              <w:rPr>
                <w:rFonts w:hint="eastAsia"/>
              </w:rPr>
              <w:t>应用层报文</w:t>
            </w:r>
            <w:r>
              <w:t>n</w:t>
            </w:r>
            <w:r>
              <w:rPr>
                <w:rFonts w:hint="eastAsia"/>
              </w:rPr>
              <w:t>长度</w:t>
            </w:r>
          </w:p>
        </w:tc>
      </w:tr>
      <w:tr w14:paraId="5D3DC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1417" w:type="dxa"/>
            <w:noWrap w:val="0"/>
            <w:vAlign w:val="top"/>
          </w:tcPr>
          <w:p w14:paraId="09D9D867">
            <w:pPr>
              <w:pStyle w:val="38"/>
              <w:ind w:firstLine="0" w:firstLineChars="0"/>
              <w:jc w:val="center"/>
            </w:pPr>
            <w:r>
              <w:t>DATAn</w:t>
            </w:r>
          </w:p>
        </w:tc>
        <w:tc>
          <w:tcPr>
            <w:tcW w:w="1559" w:type="dxa"/>
            <w:noWrap w:val="0"/>
            <w:vAlign w:val="top"/>
          </w:tcPr>
          <w:p w14:paraId="40C5174F">
            <w:pPr>
              <w:pStyle w:val="38"/>
              <w:ind w:firstLine="0" w:firstLineChars="0"/>
              <w:jc w:val="center"/>
            </w:pPr>
            <w:r>
              <w:rPr>
                <w:rFonts w:hint="eastAsia"/>
              </w:rPr>
              <w:t>B</w:t>
            </w:r>
            <w:r>
              <w:t>IN</w:t>
            </w:r>
          </w:p>
        </w:tc>
        <w:tc>
          <w:tcPr>
            <w:tcW w:w="1560" w:type="dxa"/>
            <w:noWrap w:val="0"/>
            <w:vAlign w:val="top"/>
          </w:tcPr>
          <w:p w14:paraId="417F4778">
            <w:pPr>
              <w:pStyle w:val="38"/>
              <w:ind w:firstLine="0" w:firstLineChars="0"/>
              <w:jc w:val="center"/>
            </w:pPr>
            <w:r>
              <w:rPr>
                <w:rFonts w:hint="eastAsia"/>
              </w:rPr>
              <w:t>L</w:t>
            </w:r>
          </w:p>
        </w:tc>
        <w:tc>
          <w:tcPr>
            <w:tcW w:w="3579" w:type="dxa"/>
            <w:noWrap w:val="0"/>
            <w:vAlign w:val="top"/>
          </w:tcPr>
          <w:p w14:paraId="1CD5B315">
            <w:pPr>
              <w:pStyle w:val="38"/>
              <w:ind w:firstLine="0" w:firstLineChars="0"/>
              <w:jc w:val="left"/>
              <w:rPr>
                <w:rFonts w:hint="eastAsia"/>
              </w:rPr>
            </w:pPr>
            <w:r>
              <w:rPr>
                <w:rFonts w:hint="eastAsia"/>
              </w:rPr>
              <w:t>应用层报文</w:t>
            </w:r>
            <w:r>
              <w:t>n</w:t>
            </w:r>
          </w:p>
        </w:tc>
      </w:tr>
    </w:tbl>
    <w:p w14:paraId="718A7698">
      <w:pPr>
        <w:pStyle w:val="38"/>
        <w:ind w:firstLine="0" w:firstLineChars="0"/>
        <w:rPr>
          <w:rFonts w:hint="eastAsia"/>
        </w:rPr>
      </w:pPr>
    </w:p>
    <w:p w14:paraId="7E9CC96F">
      <w:pPr>
        <w:pStyle w:val="74"/>
        <w:spacing w:before="156" w:after="156"/>
        <w:rPr>
          <w:rFonts w:ascii="Times New Roman"/>
        </w:rPr>
      </w:pPr>
      <w:r>
        <w:rPr>
          <w:rFonts w:hint="eastAsia"/>
        </w:rPr>
        <w:t>多用户</w:t>
      </w:r>
      <w:r>
        <w:rPr>
          <w:rFonts w:hint="eastAsia" w:ascii="Times New Roman"/>
        </w:rPr>
        <w:t>应用聚合帧传输流程</w:t>
      </w:r>
    </w:p>
    <w:p w14:paraId="41FDECAA">
      <w:pPr>
        <w:pStyle w:val="38"/>
      </w:pPr>
      <w:r>
        <w:rPr>
          <w:rFonts w:hint="eastAsia"/>
        </w:rPr>
        <w:t>多用户应用聚合帧传输流程</w:t>
      </w:r>
      <w:r>
        <w:t>应符合图</w:t>
      </w:r>
      <w:r>
        <w:rPr>
          <w:rFonts w:hint="eastAsia"/>
        </w:rPr>
        <w:t>55</w:t>
      </w:r>
      <w:r>
        <w:t>要求。</w:t>
      </w:r>
    </w:p>
    <w:p w14:paraId="29C4AF0B">
      <w:pPr>
        <w:pStyle w:val="38"/>
        <w:ind w:firstLine="0" w:firstLineChars="0"/>
        <w:rPr>
          <w:rFonts w:hint="eastAsia"/>
          <w:lang/>
        </w:rPr>
      </w:pPr>
    </w:p>
    <w:p w14:paraId="46907989">
      <w:pPr>
        <w:pStyle w:val="38"/>
        <w:jc w:val="center"/>
      </w:pPr>
      <w:r>
        <w:object>
          <v:shape id="_x0000_i1077" o:spt="75" type="#_x0000_t75" style="height:239.5pt;width:278.3pt;" o:ole="t" filled="f" o:preferrelative="t" stroked="f" coordsize="21600,21600">
            <v:path/>
            <v:fill on="f" focussize="0,0"/>
            <v:stroke on="f"/>
            <v:imagedata r:id="rId121" o:title=""/>
            <o:lock v:ext="edit" aspectratio="t"/>
            <w10:wrap type="none"/>
            <w10:anchorlock/>
          </v:shape>
          <o:OLEObject Type="Embed" ProgID="Visio.Drawing.11" ShapeID="_x0000_i1077" DrawAspect="Content" ObjectID="_1468075779" r:id="rId120">
            <o:LockedField>false</o:LockedField>
          </o:OLEObject>
        </w:object>
      </w:r>
    </w:p>
    <w:p w14:paraId="34A6C201">
      <w:pPr>
        <w:pStyle w:val="156"/>
        <w:rPr>
          <w:sz w:val="18"/>
          <w:szCs w:val="18"/>
        </w:rPr>
      </w:pPr>
      <w:r>
        <w:rPr>
          <w:rFonts w:hint="eastAsia"/>
          <w:sz w:val="18"/>
          <w:szCs w:val="18"/>
        </w:rPr>
        <w:t>多用户应用聚合帧转发流程</w:t>
      </w:r>
    </w:p>
    <w:p w14:paraId="4F4A4DEF">
      <w:pPr>
        <w:pStyle w:val="38"/>
        <w:rPr>
          <w:rFonts w:hint="eastAsia"/>
        </w:rPr>
      </w:pPr>
    </w:p>
    <w:p w14:paraId="448D59FA">
      <w:pPr>
        <w:pStyle w:val="38"/>
        <w:numPr>
          <w:ilvl w:val="0"/>
          <w:numId w:val="32"/>
        </w:numPr>
        <w:ind w:firstLineChars="0"/>
      </w:pPr>
      <w:r>
        <w:t>CCO</w:t>
      </w:r>
      <w:r>
        <w:rPr>
          <w:rFonts w:hint="eastAsia"/>
        </w:rPr>
        <w:t>将</w:t>
      </w:r>
      <w:r>
        <w:t>发往不同STA的多条应用层报文</w:t>
      </w:r>
      <w:r>
        <w:rPr>
          <w:rFonts w:hint="eastAsia"/>
        </w:rPr>
        <w:t>或者相同STA的不同应用报文，</w:t>
      </w:r>
      <w:r>
        <w:t>进行聚合封装，通过下行信道向对应PCO发送1次</w:t>
      </w:r>
      <w:r>
        <w:rPr>
          <w:rFonts w:hint="eastAsia"/>
        </w:rPr>
        <w:t>应用</w:t>
      </w:r>
      <w:r>
        <w:t>聚合报文</w:t>
      </w:r>
      <w:r>
        <w:rPr>
          <w:rFonts w:hint="eastAsia"/>
        </w:rPr>
        <w:t>。</w:t>
      </w:r>
    </w:p>
    <w:p w14:paraId="42DD9175">
      <w:pPr>
        <w:pStyle w:val="38"/>
        <w:numPr>
          <w:ilvl w:val="0"/>
          <w:numId w:val="32"/>
        </w:numPr>
        <w:ind w:firstLineChars="0"/>
      </w:pPr>
      <w:r>
        <w:t>PCO接收聚合报文，对其进行拆分处理，还原为最初的多条独立应用层报文，并通过</w:t>
      </w:r>
      <w:r>
        <w:rPr>
          <w:rFonts w:hint="eastAsia"/>
        </w:rPr>
        <w:t>应用层</w:t>
      </w:r>
      <w:r>
        <w:t>目的</w:t>
      </w:r>
      <w:r>
        <w:rPr>
          <w:rFonts w:hint="eastAsia"/>
        </w:rPr>
        <w:t>地址</w:t>
      </w:r>
      <w:r>
        <w:t>与终端匹配</w:t>
      </w:r>
      <w:r>
        <w:rPr>
          <w:rFonts w:hint="eastAsia"/>
        </w:rPr>
        <w:t>。</w:t>
      </w:r>
    </w:p>
    <w:p w14:paraId="41AE390D">
      <w:pPr>
        <w:pStyle w:val="38"/>
        <w:numPr>
          <w:ilvl w:val="0"/>
          <w:numId w:val="32"/>
        </w:numPr>
        <w:ind w:firstLineChars="0"/>
        <w:rPr>
          <w:rFonts w:ascii="Times New Roman"/>
        </w:rPr>
      </w:pPr>
      <w:r>
        <w:t>PCO</w:t>
      </w:r>
      <w:r>
        <w:rPr>
          <w:rFonts w:hint="eastAsia"/>
        </w:rPr>
        <w:t>根据信道评估结果和目标STA版本灵活选择OFDMA/TDA/V1.0 SOF发送给STA，如果目的地址是自身直接上报应用层处理</w:t>
      </w:r>
      <w:bookmarkEnd w:id="51"/>
      <w:bookmarkEnd w:id="52"/>
      <w:bookmarkEnd w:id="53"/>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46797484">
      <w:pPr>
        <w:pStyle w:val="38"/>
        <w:ind w:left="839" w:firstLine="0" w:firstLineChars="0"/>
      </w:pPr>
    </w:p>
    <w:p w14:paraId="11289813">
      <w:pPr>
        <w:pStyle w:val="38"/>
        <w:ind w:left="839" w:firstLine="0" w:firstLineChars="0"/>
      </w:pPr>
    </w:p>
    <w:p w14:paraId="3ABD56C7">
      <w:pPr>
        <w:pStyle w:val="38"/>
        <w:ind w:firstLine="0" w:firstLineChars="0"/>
        <w:rPr>
          <w:rFonts w:hint="eastAsia" w:ascii="Times New Roman"/>
        </w:rPr>
      </w:pPr>
      <w:r>
        <w:br w:type="page"/>
      </w:r>
    </w:p>
    <w:p w14:paraId="0AA45222">
      <w:pPr>
        <w:pStyle w:val="73"/>
        <w:numPr>
          <w:ilvl w:val="0"/>
          <w:numId w:val="0"/>
        </w:numPr>
        <w:jc w:val="center"/>
        <w:rPr>
          <w:rFonts w:ascii="Times New Roman"/>
        </w:rPr>
        <w:pPrChange w:id="260" w:author="作者" w:date="">
          <w:pPr>
            <w:pStyle w:val="73"/>
            <w:numPr>
              <w:ilvl w:val="0"/>
              <w:numId w:val="0"/>
            </w:numPr>
          </w:pPr>
        </w:pPrChange>
      </w:pPr>
      <w:bookmarkStart w:id="1022" w:name="_Toc217392189"/>
      <w:r>
        <w:rPr>
          <w:rFonts w:hint="eastAsia" w:ascii="Times New Roman"/>
        </w:rPr>
        <w:t>附录A（资料性附录） 芯片</w:t>
      </w:r>
      <w:r>
        <w:rPr>
          <w:rFonts w:ascii="Times New Roman"/>
        </w:rPr>
        <w:t>ID信息</w:t>
      </w:r>
      <w:r>
        <w:rPr>
          <w:rFonts w:hint="eastAsia" w:ascii="Times New Roman"/>
        </w:rPr>
        <w:t>格式定义</w:t>
      </w:r>
      <w:bookmarkEnd w:id="1022"/>
    </w:p>
    <w:p w14:paraId="0CF9479D">
      <w:pPr>
        <w:pStyle w:val="38"/>
        <w:rPr>
          <w:rFonts w:ascii="Times New Roman"/>
        </w:rPr>
      </w:pPr>
      <w:r>
        <w:rPr>
          <w:rFonts w:ascii="Times New Roman"/>
        </w:rPr>
        <w:t>芯片ID信息为</w:t>
      </w:r>
      <w:r>
        <w:rPr>
          <w:rFonts w:hint="eastAsia" w:ascii="Times New Roman"/>
        </w:rPr>
        <w:t>2</w:t>
      </w:r>
      <w:r>
        <w:rPr>
          <w:rFonts w:ascii="Times New Roman"/>
        </w:rPr>
        <w:t>4字节的字段</w:t>
      </w:r>
      <w:r>
        <w:rPr>
          <w:rFonts w:hint="eastAsia" w:ascii="Times New Roman"/>
        </w:rPr>
        <w:t>，</w:t>
      </w:r>
      <w:r>
        <w:rPr>
          <w:rFonts w:ascii="Times New Roman"/>
        </w:rPr>
        <w:t>芯片ID信息数据单元格式应符合表</w:t>
      </w:r>
      <w:r>
        <w:rPr>
          <w:rFonts w:hint="eastAsia" w:ascii="Times New Roman"/>
        </w:rPr>
        <w:t>53</w:t>
      </w:r>
      <w:r>
        <w:rPr>
          <w:rFonts w:ascii="Times New Roman"/>
        </w:rPr>
        <w:t>要求。</w:t>
      </w:r>
    </w:p>
    <w:p w14:paraId="5CD20AEA">
      <w:pPr>
        <w:pStyle w:val="154"/>
        <w:ind w:left="0"/>
        <w:rPr>
          <w:rFonts w:ascii="Times New Roman"/>
        </w:rPr>
      </w:pPr>
      <w:r>
        <w:rPr>
          <w:rFonts w:ascii="Times New Roman"/>
        </w:rPr>
        <w:t>芯</w:t>
      </w:r>
      <w:r>
        <w:rPr>
          <w:rFonts w:hAnsi="黑体"/>
        </w:rPr>
        <w:t>片ID数</w:t>
      </w:r>
      <w:r>
        <w:rPr>
          <w:rFonts w:ascii="Times New Roman"/>
        </w:rPr>
        <w:t>据单元</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7449"/>
      </w:tblGrid>
      <w:tr w14:paraId="44CA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53321BDE">
            <w:pPr>
              <w:pStyle w:val="214"/>
              <w:rPr>
                <w:rFonts w:ascii="Times New Roman" w:hAnsi="Times New Roman"/>
              </w:rPr>
            </w:pPr>
            <w:r>
              <w:rPr>
                <w:rFonts w:hint="eastAsia" w:ascii="Times New Roman" w:hAnsi="Times New Roman"/>
              </w:rPr>
              <w:t>字节</w:t>
            </w:r>
            <w:r>
              <w:rPr>
                <w:rFonts w:ascii="Times New Roman" w:hAnsi="Times New Roman"/>
              </w:rPr>
              <w:t>号</w:t>
            </w:r>
          </w:p>
        </w:tc>
        <w:tc>
          <w:tcPr>
            <w:tcW w:w="7449" w:type="dxa"/>
            <w:noWrap w:val="0"/>
            <w:vAlign w:val="top"/>
          </w:tcPr>
          <w:p w14:paraId="7106017A">
            <w:pPr>
              <w:pStyle w:val="214"/>
              <w:rPr>
                <w:rFonts w:ascii="Times New Roman" w:hAnsi="Times New Roman"/>
              </w:rPr>
            </w:pPr>
            <w:r>
              <w:rPr>
                <w:rFonts w:ascii="Times New Roman" w:hAnsi="Times New Roman"/>
              </w:rPr>
              <w:t>数据内容</w:t>
            </w:r>
          </w:p>
        </w:tc>
      </w:tr>
      <w:tr w14:paraId="5962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1BA0783E">
            <w:pPr>
              <w:pStyle w:val="214"/>
              <w:rPr>
                <w:rFonts w:ascii="Times New Roman" w:hAnsi="Times New Roman"/>
              </w:rPr>
            </w:pPr>
            <w:r>
              <w:rPr>
                <w:rFonts w:ascii="Times New Roman" w:hAnsi="Times New Roman"/>
              </w:rPr>
              <w:t>1</w:t>
            </w:r>
          </w:p>
        </w:tc>
        <w:tc>
          <w:tcPr>
            <w:tcW w:w="7449" w:type="dxa"/>
            <w:noWrap w:val="0"/>
            <w:vAlign w:val="top"/>
          </w:tcPr>
          <w:p w14:paraId="5CD91EB2">
            <w:pPr>
              <w:jc w:val="left"/>
            </w:pPr>
            <w:r>
              <w:rPr>
                <w:rFonts w:cs="宋体"/>
                <w:color w:val="000000"/>
              </w:rPr>
              <w:t xml:space="preserve">固定值 </w:t>
            </w:r>
            <w:r>
              <w:rPr>
                <w:rFonts w:ascii="TimesNewRomanPSMT" w:hAnsi="TimesNewRomanPSMT" w:cs="宋体"/>
                <w:color w:val="000000"/>
              </w:rPr>
              <w:t>0x01</w:t>
            </w:r>
            <w:r>
              <w:rPr>
                <w:rFonts w:cs="宋体"/>
                <w:color w:val="000000"/>
              </w:rPr>
              <w:t xml:space="preserve">（十进制 </w:t>
            </w:r>
            <w:r>
              <w:rPr>
                <w:rFonts w:ascii="TimesNewRomanPSMT" w:hAnsi="TimesNewRomanPSMT" w:cs="宋体"/>
                <w:color w:val="000000"/>
              </w:rPr>
              <w:t>1</w:t>
            </w:r>
            <w:r>
              <w:rPr>
                <w:rFonts w:cs="宋体"/>
                <w:color w:val="000000"/>
              </w:rPr>
              <w:t>）</w:t>
            </w:r>
          </w:p>
        </w:tc>
      </w:tr>
      <w:tr w14:paraId="3483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332A45BA">
            <w:pPr>
              <w:pStyle w:val="214"/>
              <w:rPr>
                <w:rFonts w:ascii="Times New Roman" w:hAnsi="Times New Roman"/>
              </w:rPr>
            </w:pPr>
            <w:r>
              <w:rPr>
                <w:rFonts w:ascii="Times New Roman" w:hAnsi="Times New Roman"/>
              </w:rPr>
              <w:t>2</w:t>
            </w:r>
          </w:p>
        </w:tc>
        <w:tc>
          <w:tcPr>
            <w:tcW w:w="7449" w:type="dxa"/>
            <w:noWrap w:val="0"/>
            <w:vAlign w:val="top"/>
          </w:tcPr>
          <w:p w14:paraId="6DA35E27">
            <w:pPr>
              <w:jc w:val="left"/>
            </w:pPr>
            <w:r>
              <w:rPr>
                <w:rFonts w:cs="宋体"/>
                <w:color w:val="000000"/>
              </w:rPr>
              <w:t xml:space="preserve">固定值 </w:t>
            </w:r>
            <w:r>
              <w:rPr>
                <w:rFonts w:ascii="TimesNewRomanPSMT" w:hAnsi="TimesNewRomanPSMT" w:cs="宋体"/>
                <w:color w:val="000000"/>
              </w:rPr>
              <w:t>0x02</w:t>
            </w:r>
            <w:r>
              <w:rPr>
                <w:rFonts w:cs="宋体"/>
                <w:color w:val="000000"/>
              </w:rPr>
              <w:t xml:space="preserve">（十进制 </w:t>
            </w:r>
            <w:r>
              <w:rPr>
                <w:rFonts w:ascii="TimesNewRomanPSMT" w:hAnsi="TimesNewRomanPSMT" w:cs="宋体"/>
                <w:color w:val="000000"/>
              </w:rPr>
              <w:t>2</w:t>
            </w:r>
            <w:r>
              <w:rPr>
                <w:rFonts w:cs="宋体"/>
                <w:color w:val="000000"/>
              </w:rPr>
              <w:t>）</w:t>
            </w:r>
          </w:p>
        </w:tc>
      </w:tr>
      <w:tr w14:paraId="4100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4A66D528">
            <w:pPr>
              <w:pStyle w:val="214"/>
              <w:rPr>
                <w:rFonts w:ascii="Times New Roman" w:hAnsi="Times New Roman"/>
              </w:rPr>
            </w:pPr>
            <w:r>
              <w:rPr>
                <w:rFonts w:hint="eastAsia" w:ascii="Times New Roman" w:hAnsi="Times New Roman"/>
              </w:rPr>
              <w:t>3</w:t>
            </w:r>
          </w:p>
        </w:tc>
        <w:tc>
          <w:tcPr>
            <w:tcW w:w="7449" w:type="dxa"/>
            <w:noWrap w:val="0"/>
            <w:vAlign w:val="top"/>
          </w:tcPr>
          <w:p w14:paraId="44616F52">
            <w:pPr>
              <w:jc w:val="left"/>
              <w:rPr>
                <w:rFonts w:hint="eastAsia" w:cs="宋体"/>
                <w:color w:val="000000"/>
              </w:rPr>
            </w:pPr>
            <w:r>
              <w:rPr>
                <w:rFonts w:cs="宋体"/>
                <w:color w:val="000000"/>
              </w:rPr>
              <w:t xml:space="preserve">固定值 </w:t>
            </w:r>
            <w:r>
              <w:rPr>
                <w:rFonts w:ascii="TimesNewRomanPSMT" w:hAnsi="TimesNewRomanPSMT" w:cs="宋体"/>
                <w:color w:val="000000"/>
              </w:rPr>
              <w:t>0x9C</w:t>
            </w:r>
            <w:r>
              <w:rPr>
                <w:rFonts w:cs="宋体"/>
                <w:color w:val="000000"/>
              </w:rPr>
              <w:t xml:space="preserve">（十进制 </w:t>
            </w:r>
            <w:r>
              <w:rPr>
                <w:rFonts w:ascii="TimesNewRomanPSMT" w:hAnsi="TimesNewRomanPSMT" w:cs="宋体"/>
                <w:color w:val="000000"/>
              </w:rPr>
              <w:t>156</w:t>
            </w:r>
            <w:r>
              <w:rPr>
                <w:rFonts w:cs="宋体"/>
                <w:color w:val="000000"/>
              </w:rPr>
              <w:t>）</w:t>
            </w:r>
          </w:p>
        </w:tc>
      </w:tr>
      <w:tr w14:paraId="0FDB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590FA6D9">
            <w:pPr>
              <w:pStyle w:val="214"/>
              <w:rPr>
                <w:rFonts w:ascii="Times New Roman" w:hAnsi="Times New Roman"/>
              </w:rPr>
            </w:pPr>
            <w:r>
              <w:rPr>
                <w:rFonts w:hint="eastAsia" w:ascii="Times New Roman" w:hAnsi="Times New Roman"/>
              </w:rPr>
              <w:t>4-</w:t>
            </w:r>
            <w:r>
              <w:rPr>
                <w:rFonts w:ascii="Times New Roman" w:hAnsi="Times New Roman"/>
              </w:rPr>
              <w:t>6</w:t>
            </w:r>
          </w:p>
        </w:tc>
        <w:tc>
          <w:tcPr>
            <w:tcW w:w="7449" w:type="dxa"/>
            <w:noWrap w:val="0"/>
            <w:vAlign w:val="top"/>
          </w:tcPr>
          <w:p w14:paraId="783A3F59">
            <w:pPr>
              <w:jc w:val="left"/>
              <w:rPr>
                <w:color w:val="000000"/>
              </w:rPr>
            </w:pPr>
            <w:r>
              <w:rPr>
                <w:color w:val="000000"/>
              </w:rPr>
              <w:t>固定值 0x01C1FB（十进制 115196），表示中国电力科学研究院</w:t>
            </w:r>
          </w:p>
        </w:tc>
      </w:tr>
      <w:tr w14:paraId="02EC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529D5AD1">
            <w:pPr>
              <w:pStyle w:val="214"/>
              <w:rPr>
                <w:rFonts w:ascii="Times New Roman" w:hAnsi="Times New Roman"/>
              </w:rPr>
            </w:pPr>
            <w:r>
              <w:rPr>
                <w:rFonts w:hint="eastAsia" w:ascii="Times New Roman" w:hAnsi="Times New Roman"/>
              </w:rPr>
              <w:t>7</w:t>
            </w:r>
          </w:p>
        </w:tc>
        <w:tc>
          <w:tcPr>
            <w:tcW w:w="7449" w:type="dxa"/>
            <w:noWrap w:val="0"/>
            <w:vAlign w:val="top"/>
          </w:tcPr>
          <w:p w14:paraId="63103903">
            <w:pPr>
              <w:jc w:val="left"/>
              <w:rPr>
                <w:color w:val="000000"/>
              </w:rPr>
            </w:pPr>
            <w:r>
              <w:rPr>
                <w:color w:val="000000"/>
              </w:rPr>
              <w:t>设备类型（如0x01表示窄带载波通信单元），0x02表示高速载波通信单元，0x03表示双模通信单元</w:t>
            </w:r>
          </w:p>
        </w:tc>
      </w:tr>
      <w:tr w14:paraId="0511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61E79D2C">
            <w:pPr>
              <w:pStyle w:val="214"/>
              <w:rPr>
                <w:rFonts w:ascii="Times New Roman" w:hAnsi="Times New Roman"/>
              </w:rPr>
            </w:pPr>
            <w:r>
              <w:rPr>
                <w:rFonts w:hint="eastAsia" w:ascii="Times New Roman" w:hAnsi="Times New Roman"/>
              </w:rPr>
              <w:t>8-</w:t>
            </w:r>
            <w:r>
              <w:rPr>
                <w:rFonts w:ascii="Times New Roman" w:hAnsi="Times New Roman"/>
              </w:rPr>
              <w:t>9</w:t>
            </w:r>
          </w:p>
        </w:tc>
        <w:tc>
          <w:tcPr>
            <w:tcW w:w="7449" w:type="dxa"/>
            <w:noWrap w:val="0"/>
            <w:vAlign w:val="top"/>
          </w:tcPr>
          <w:p w14:paraId="687B11C5">
            <w:pPr>
              <w:jc w:val="left"/>
              <w:rPr>
                <w:color w:val="000000"/>
              </w:rPr>
            </w:pPr>
            <w:r>
              <w:rPr>
                <w:color w:val="000000"/>
              </w:rPr>
              <w:t>厂商代码（十六进制，由国网计量中心分配）</w:t>
            </w:r>
          </w:p>
        </w:tc>
      </w:tr>
      <w:tr w14:paraId="306E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5F408DB9">
            <w:pPr>
              <w:pStyle w:val="214"/>
              <w:rPr>
                <w:rFonts w:ascii="Times New Roman" w:hAnsi="Times New Roman"/>
              </w:rPr>
            </w:pPr>
            <w:r>
              <w:rPr>
                <w:rFonts w:hint="eastAsia" w:ascii="Times New Roman" w:hAnsi="Times New Roman"/>
              </w:rPr>
              <w:t>1</w:t>
            </w:r>
            <w:r>
              <w:rPr>
                <w:rFonts w:ascii="Times New Roman" w:hAnsi="Times New Roman"/>
              </w:rPr>
              <w:t>0</w:t>
            </w:r>
            <w:r>
              <w:rPr>
                <w:rFonts w:hint="eastAsia" w:ascii="Times New Roman" w:hAnsi="Times New Roman"/>
              </w:rPr>
              <w:t>-</w:t>
            </w:r>
            <w:r>
              <w:rPr>
                <w:rFonts w:ascii="Times New Roman" w:hAnsi="Times New Roman"/>
              </w:rPr>
              <w:t>11</w:t>
            </w:r>
          </w:p>
        </w:tc>
        <w:tc>
          <w:tcPr>
            <w:tcW w:w="7449" w:type="dxa"/>
            <w:noWrap w:val="0"/>
            <w:vAlign w:val="top"/>
          </w:tcPr>
          <w:p w14:paraId="55C90102">
            <w:pPr>
              <w:jc w:val="left"/>
              <w:rPr>
                <w:color w:val="000000"/>
              </w:rPr>
            </w:pPr>
            <w:r>
              <w:rPr>
                <w:color w:val="000000"/>
              </w:rPr>
              <w:t>芯片型号（十六进制，由国网计量中心分配）</w:t>
            </w:r>
          </w:p>
        </w:tc>
      </w:tr>
      <w:tr w14:paraId="2396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1009B0C8">
            <w:pPr>
              <w:pStyle w:val="214"/>
              <w:rPr>
                <w:rFonts w:ascii="Times New Roman" w:hAnsi="Times New Roman"/>
              </w:rPr>
            </w:pPr>
            <w:r>
              <w:rPr>
                <w:rFonts w:hint="eastAsia" w:ascii="Times New Roman" w:hAnsi="Times New Roman"/>
              </w:rPr>
              <w:t>1</w:t>
            </w:r>
            <w:r>
              <w:rPr>
                <w:rFonts w:ascii="Times New Roman" w:hAnsi="Times New Roman"/>
              </w:rPr>
              <w:t>2</w:t>
            </w:r>
            <w:r>
              <w:rPr>
                <w:rFonts w:hint="eastAsia" w:ascii="Times New Roman" w:hAnsi="Times New Roman"/>
              </w:rPr>
              <w:t>-</w:t>
            </w:r>
            <w:r>
              <w:rPr>
                <w:rFonts w:ascii="Times New Roman" w:hAnsi="Times New Roman"/>
              </w:rPr>
              <w:t>16</w:t>
            </w:r>
          </w:p>
        </w:tc>
        <w:tc>
          <w:tcPr>
            <w:tcW w:w="7449" w:type="dxa"/>
            <w:noWrap w:val="0"/>
            <w:vAlign w:val="top"/>
          </w:tcPr>
          <w:p w14:paraId="2BC40EF2">
            <w:pPr>
              <w:jc w:val="left"/>
              <w:rPr>
                <w:color w:val="000000"/>
              </w:rPr>
            </w:pPr>
            <w:r>
              <w:rPr>
                <w:color w:val="000000"/>
              </w:rPr>
              <w:t>设备序列号（十六进制，由国网计量中心分配）</w:t>
            </w:r>
          </w:p>
        </w:tc>
      </w:tr>
      <w:tr w14:paraId="7E81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80" w:type="dxa"/>
            <w:noWrap w:val="0"/>
            <w:vAlign w:val="top"/>
          </w:tcPr>
          <w:p w14:paraId="1A703409">
            <w:pPr>
              <w:pStyle w:val="214"/>
              <w:rPr>
                <w:rFonts w:ascii="Times New Roman" w:hAnsi="Times New Roman"/>
              </w:rPr>
            </w:pPr>
            <w:r>
              <w:rPr>
                <w:rFonts w:hint="eastAsia" w:ascii="Times New Roman" w:hAnsi="Times New Roman"/>
              </w:rPr>
              <w:t>1</w:t>
            </w:r>
            <w:r>
              <w:rPr>
                <w:rFonts w:ascii="Times New Roman" w:hAnsi="Times New Roman"/>
              </w:rPr>
              <w:t>7</w:t>
            </w:r>
            <w:r>
              <w:rPr>
                <w:rFonts w:hint="eastAsia" w:ascii="Times New Roman" w:hAnsi="Times New Roman"/>
              </w:rPr>
              <w:t>-</w:t>
            </w:r>
            <w:r>
              <w:rPr>
                <w:rFonts w:ascii="Times New Roman" w:hAnsi="Times New Roman"/>
              </w:rPr>
              <w:t>24</w:t>
            </w:r>
          </w:p>
        </w:tc>
        <w:tc>
          <w:tcPr>
            <w:tcW w:w="7449" w:type="dxa"/>
            <w:noWrap w:val="0"/>
            <w:vAlign w:val="top"/>
          </w:tcPr>
          <w:p w14:paraId="0EAE06A3">
            <w:pPr>
              <w:jc w:val="left"/>
              <w:rPr>
                <w:color w:val="000000"/>
              </w:rPr>
            </w:pPr>
            <w:r>
              <w:rPr>
                <w:color w:val="000000"/>
              </w:rPr>
              <w:t>校验码（十六进制，使用私有算法根据之前所有内容计算出的检验码，由计量中心生产）</w:t>
            </w:r>
          </w:p>
        </w:tc>
      </w:tr>
    </w:tbl>
    <w:p w14:paraId="050F6BF9">
      <w:pPr>
        <w:pStyle w:val="38"/>
        <w:ind w:firstLine="0" w:firstLineChars="0"/>
        <w:rPr>
          <w:rFonts w:ascii="Times New Roman"/>
        </w:rPr>
      </w:pPr>
    </w:p>
    <w:p w14:paraId="13C6698F">
      <w:pPr>
        <w:pStyle w:val="73"/>
        <w:numPr>
          <w:ilvl w:val="0"/>
          <w:numId w:val="0"/>
        </w:numPr>
        <w:jc w:val="center"/>
        <w:rPr>
          <w:rFonts w:hint="eastAsia" w:ascii="Times New Roman"/>
        </w:rPr>
        <w:pPrChange w:id="261" w:author="作者" w:date="">
          <w:pPr>
            <w:pStyle w:val="73"/>
            <w:numPr>
              <w:ilvl w:val="0"/>
              <w:numId w:val="0"/>
            </w:numPr>
          </w:pPr>
        </w:pPrChange>
      </w:pPr>
      <w:bookmarkStart w:id="1023" w:name="_Toc217392190"/>
      <w:r>
        <w:rPr>
          <w:rFonts w:hint="eastAsia" w:ascii="Times New Roman"/>
        </w:rPr>
        <w:t xml:space="preserve">附录B（资料性附录） </w:t>
      </w:r>
      <w:r>
        <w:rPr>
          <w:rFonts w:ascii="Times New Roman"/>
        </w:rPr>
        <w:t>抄控器支持的诊断信息</w:t>
      </w:r>
      <w:bookmarkEnd w:id="1023"/>
    </w:p>
    <w:p w14:paraId="651207A7">
      <w:pPr>
        <w:pStyle w:val="38"/>
        <w:rPr>
          <w:rFonts w:ascii="Times New Roman"/>
        </w:rPr>
      </w:pPr>
      <w:r>
        <w:rPr>
          <w:rFonts w:ascii="Times New Roman"/>
        </w:rPr>
        <w:t>抄控器</w:t>
      </w:r>
      <w:r>
        <w:rPr>
          <w:rFonts w:hint="eastAsia" w:ascii="Times New Roman"/>
        </w:rPr>
        <w:t>对CCO的载波接管</w:t>
      </w:r>
      <w:r>
        <w:rPr>
          <w:rFonts w:ascii="Times New Roman"/>
        </w:rPr>
        <w:t>支持的诊断信息</w:t>
      </w:r>
      <w:r>
        <w:rPr>
          <w:rFonts w:hint="eastAsia" w:ascii="Times New Roman"/>
        </w:rPr>
        <w:t>宜符合表54所列要求</w:t>
      </w:r>
      <w:r>
        <w:rPr>
          <w:rFonts w:ascii="Times New Roman"/>
        </w:rPr>
        <w:t>。</w:t>
      </w:r>
    </w:p>
    <w:p w14:paraId="5AB428F9">
      <w:pPr>
        <w:pStyle w:val="154"/>
        <w:ind w:left="0"/>
        <w:rPr>
          <w:rFonts w:ascii="Times New Roman"/>
        </w:rPr>
      </w:pPr>
      <w:r>
        <w:rPr>
          <w:rFonts w:hint="eastAsia" w:ascii="Times New Roman"/>
        </w:rPr>
        <w:t>抄控</w:t>
      </w:r>
      <w:r>
        <w:rPr>
          <w:rFonts w:hint="eastAsia" w:hAnsi="黑体"/>
        </w:rPr>
        <w:t>器-</w:t>
      </w:r>
      <w:r>
        <w:rPr>
          <w:rFonts w:hAnsi="黑体"/>
        </w:rPr>
        <w:t>CCO</w:t>
      </w:r>
      <w:r>
        <w:rPr>
          <w:rFonts w:hint="eastAsia" w:hAnsi="黑体"/>
        </w:rPr>
        <w:t>诊</w:t>
      </w:r>
      <w:r>
        <w:rPr>
          <w:rFonts w:hint="eastAsia" w:ascii="Times New Roman"/>
        </w:rPr>
        <w:t>断</w:t>
      </w:r>
      <w:r>
        <w:rPr>
          <w:rFonts w:ascii="Times New Roman"/>
        </w:rPr>
        <w:t>功能</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394"/>
        <w:gridCol w:w="1501"/>
      </w:tblGrid>
      <w:tr w14:paraId="69AD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0EE1E409">
            <w:pPr>
              <w:autoSpaceDE w:val="0"/>
              <w:autoSpaceDN w:val="0"/>
              <w:adjustRightInd w:val="0"/>
              <w:jc w:val="center"/>
              <w:rPr>
                <w:szCs w:val="21"/>
              </w:rPr>
            </w:pPr>
            <w:r>
              <w:rPr>
                <w:szCs w:val="21"/>
              </w:rPr>
              <w:t>诊断功能</w:t>
            </w:r>
          </w:p>
        </w:tc>
        <w:tc>
          <w:tcPr>
            <w:tcW w:w="4394" w:type="dxa"/>
            <w:noWrap w:val="0"/>
            <w:vAlign w:val="center"/>
          </w:tcPr>
          <w:p w14:paraId="160BB144">
            <w:pPr>
              <w:autoSpaceDE w:val="0"/>
              <w:autoSpaceDN w:val="0"/>
              <w:adjustRightInd w:val="0"/>
              <w:jc w:val="center"/>
              <w:rPr>
                <w:szCs w:val="21"/>
              </w:rPr>
            </w:pPr>
            <w:r>
              <w:rPr>
                <w:rFonts w:hint="eastAsia"/>
                <w:szCs w:val="21"/>
              </w:rPr>
              <w:t>功能</w:t>
            </w:r>
            <w:r>
              <w:rPr>
                <w:szCs w:val="21"/>
              </w:rPr>
              <w:t>描述</w:t>
            </w:r>
          </w:p>
        </w:tc>
        <w:tc>
          <w:tcPr>
            <w:tcW w:w="1501" w:type="dxa"/>
            <w:noWrap w:val="0"/>
            <w:vAlign w:val="center"/>
          </w:tcPr>
          <w:p w14:paraId="6B3C1199">
            <w:pPr>
              <w:autoSpaceDE w:val="0"/>
              <w:autoSpaceDN w:val="0"/>
              <w:adjustRightInd w:val="0"/>
              <w:jc w:val="center"/>
              <w:rPr>
                <w:szCs w:val="21"/>
              </w:rPr>
            </w:pPr>
            <w:r>
              <w:rPr>
                <w:szCs w:val="21"/>
              </w:rPr>
              <w:t>连接目标</w:t>
            </w:r>
          </w:p>
        </w:tc>
      </w:tr>
      <w:tr w14:paraId="2EBB1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44F03999">
            <w:pPr>
              <w:autoSpaceDE w:val="0"/>
              <w:autoSpaceDN w:val="0"/>
              <w:adjustRightInd w:val="0"/>
              <w:jc w:val="center"/>
              <w:rPr>
                <w:szCs w:val="21"/>
              </w:rPr>
            </w:pPr>
            <w:r>
              <w:rPr>
                <w:szCs w:val="21"/>
              </w:rPr>
              <w:t>网络</w:t>
            </w:r>
            <w:r>
              <w:rPr>
                <w:rFonts w:hint="eastAsia"/>
                <w:szCs w:val="21"/>
              </w:rPr>
              <w:t>拓扑</w:t>
            </w:r>
            <w:r>
              <w:rPr>
                <w:szCs w:val="21"/>
              </w:rPr>
              <w:t>查询</w:t>
            </w:r>
          </w:p>
        </w:tc>
        <w:tc>
          <w:tcPr>
            <w:tcW w:w="4394" w:type="dxa"/>
            <w:noWrap w:val="0"/>
            <w:vAlign w:val="center"/>
          </w:tcPr>
          <w:p w14:paraId="433979F7">
            <w:pPr>
              <w:autoSpaceDE w:val="0"/>
              <w:autoSpaceDN w:val="0"/>
              <w:adjustRightInd w:val="0"/>
              <w:jc w:val="center"/>
              <w:rPr>
                <w:szCs w:val="21"/>
              </w:rPr>
            </w:pPr>
            <w:r>
              <w:rPr>
                <w:szCs w:val="21"/>
              </w:rPr>
              <w:t>查询网络拓扑信息</w:t>
            </w:r>
            <w:r>
              <w:rPr>
                <w:rFonts w:hint="eastAsia"/>
                <w:szCs w:val="21"/>
              </w:rPr>
              <w:t>：</w:t>
            </w:r>
            <w:r>
              <w:rPr>
                <w:szCs w:val="21"/>
              </w:rPr>
              <w:t>节点</w:t>
            </w:r>
            <w:r>
              <w:rPr>
                <w:rFonts w:hint="eastAsia"/>
                <w:szCs w:val="21"/>
              </w:rPr>
              <w:t>T</w:t>
            </w:r>
            <w:r>
              <w:rPr>
                <w:szCs w:val="21"/>
              </w:rPr>
              <w:t>EI</w:t>
            </w:r>
            <w:r>
              <w:rPr>
                <w:rFonts w:hint="eastAsia"/>
                <w:szCs w:val="21"/>
              </w:rPr>
              <w:t>、入网</w:t>
            </w:r>
            <w:r>
              <w:rPr>
                <w:szCs w:val="21"/>
              </w:rPr>
              <w:t>地址</w:t>
            </w:r>
            <w:r>
              <w:rPr>
                <w:rFonts w:hint="eastAsia"/>
                <w:szCs w:val="21"/>
              </w:rPr>
              <w:t>、</w:t>
            </w:r>
            <w:r>
              <w:rPr>
                <w:szCs w:val="21"/>
              </w:rPr>
              <w:t>节点层级</w:t>
            </w:r>
            <w:r>
              <w:rPr>
                <w:rFonts w:hint="eastAsia"/>
                <w:szCs w:val="21"/>
              </w:rPr>
              <w:t>、</w:t>
            </w:r>
            <w:r>
              <w:rPr>
                <w:szCs w:val="21"/>
              </w:rPr>
              <w:t>代理</w:t>
            </w:r>
            <w:r>
              <w:rPr>
                <w:rFonts w:hint="eastAsia"/>
                <w:szCs w:val="21"/>
              </w:rPr>
              <w:t>T</w:t>
            </w:r>
            <w:r>
              <w:rPr>
                <w:szCs w:val="21"/>
              </w:rPr>
              <w:t>EI</w:t>
            </w:r>
            <w:r>
              <w:rPr>
                <w:rFonts w:hint="eastAsia"/>
                <w:szCs w:val="21"/>
              </w:rPr>
              <w:t>、产品形态、在网状态、相位信息、版本信息（厂商信息）。</w:t>
            </w:r>
          </w:p>
        </w:tc>
        <w:tc>
          <w:tcPr>
            <w:tcW w:w="1501" w:type="dxa"/>
            <w:noWrap w:val="0"/>
            <w:vAlign w:val="center"/>
          </w:tcPr>
          <w:p w14:paraId="1047642A">
            <w:pPr>
              <w:autoSpaceDE w:val="0"/>
              <w:autoSpaceDN w:val="0"/>
              <w:adjustRightInd w:val="0"/>
              <w:jc w:val="center"/>
              <w:rPr>
                <w:szCs w:val="21"/>
              </w:rPr>
            </w:pPr>
            <w:r>
              <w:rPr>
                <w:rFonts w:hint="eastAsia"/>
                <w:szCs w:val="21"/>
              </w:rPr>
              <w:t>C</w:t>
            </w:r>
            <w:r>
              <w:rPr>
                <w:szCs w:val="21"/>
              </w:rPr>
              <w:t>CO</w:t>
            </w:r>
          </w:p>
        </w:tc>
      </w:tr>
      <w:tr w14:paraId="1305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76525A1F">
            <w:pPr>
              <w:autoSpaceDE w:val="0"/>
              <w:autoSpaceDN w:val="0"/>
              <w:adjustRightInd w:val="0"/>
              <w:jc w:val="center"/>
              <w:rPr>
                <w:szCs w:val="21"/>
              </w:rPr>
            </w:pPr>
            <w:r>
              <w:rPr>
                <w:szCs w:val="21"/>
              </w:rPr>
              <w:t>网络基本信息</w:t>
            </w:r>
          </w:p>
        </w:tc>
        <w:tc>
          <w:tcPr>
            <w:tcW w:w="4394" w:type="dxa"/>
            <w:noWrap w:val="0"/>
            <w:vAlign w:val="center"/>
          </w:tcPr>
          <w:p w14:paraId="1684EDA3">
            <w:pPr>
              <w:autoSpaceDE w:val="0"/>
              <w:autoSpaceDN w:val="0"/>
              <w:adjustRightInd w:val="0"/>
              <w:jc w:val="center"/>
              <w:rPr>
                <w:szCs w:val="21"/>
              </w:rPr>
            </w:pPr>
            <w:r>
              <w:rPr>
                <w:szCs w:val="21"/>
              </w:rPr>
              <w:t>网络号</w:t>
            </w:r>
            <w:r>
              <w:rPr>
                <w:rFonts w:hint="eastAsia"/>
                <w:szCs w:val="21"/>
              </w:rPr>
              <w:t>、</w:t>
            </w:r>
            <w:r>
              <w:rPr>
                <w:szCs w:val="21"/>
              </w:rPr>
              <w:t>载波频段</w:t>
            </w:r>
            <w:r>
              <w:rPr>
                <w:rFonts w:hint="eastAsia"/>
                <w:szCs w:val="21"/>
              </w:rPr>
              <w:t>、</w:t>
            </w:r>
            <w:r>
              <w:rPr>
                <w:szCs w:val="21"/>
              </w:rPr>
              <w:t>无线信道</w:t>
            </w:r>
          </w:p>
        </w:tc>
        <w:tc>
          <w:tcPr>
            <w:tcW w:w="1501" w:type="dxa"/>
            <w:noWrap w:val="0"/>
            <w:vAlign w:val="center"/>
          </w:tcPr>
          <w:p w14:paraId="3F3A5DC5">
            <w:pPr>
              <w:autoSpaceDE w:val="0"/>
              <w:autoSpaceDN w:val="0"/>
              <w:adjustRightInd w:val="0"/>
              <w:jc w:val="center"/>
              <w:rPr>
                <w:szCs w:val="21"/>
              </w:rPr>
            </w:pPr>
            <w:r>
              <w:rPr>
                <w:rFonts w:hint="eastAsia"/>
                <w:szCs w:val="21"/>
              </w:rPr>
              <w:t>C</w:t>
            </w:r>
            <w:r>
              <w:rPr>
                <w:szCs w:val="21"/>
              </w:rPr>
              <w:t>CO</w:t>
            </w:r>
          </w:p>
        </w:tc>
      </w:tr>
      <w:tr w14:paraId="5F24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5CE36933">
            <w:pPr>
              <w:autoSpaceDE w:val="0"/>
              <w:autoSpaceDN w:val="0"/>
              <w:adjustRightInd w:val="0"/>
              <w:jc w:val="center"/>
              <w:rPr>
                <w:szCs w:val="21"/>
              </w:rPr>
            </w:pPr>
            <w:r>
              <w:rPr>
                <w:szCs w:val="21"/>
              </w:rPr>
              <w:t>查询表档案</w:t>
            </w:r>
          </w:p>
        </w:tc>
        <w:tc>
          <w:tcPr>
            <w:tcW w:w="4394" w:type="dxa"/>
            <w:noWrap w:val="0"/>
            <w:vAlign w:val="center"/>
          </w:tcPr>
          <w:p w14:paraId="3794DF24">
            <w:pPr>
              <w:autoSpaceDE w:val="0"/>
              <w:autoSpaceDN w:val="0"/>
              <w:adjustRightInd w:val="0"/>
              <w:jc w:val="center"/>
              <w:rPr>
                <w:szCs w:val="21"/>
              </w:rPr>
            </w:pPr>
            <w:r>
              <w:rPr>
                <w:szCs w:val="21"/>
              </w:rPr>
              <w:t>读取</w:t>
            </w:r>
            <w:r>
              <w:rPr>
                <w:rFonts w:hint="eastAsia"/>
                <w:szCs w:val="21"/>
              </w:rPr>
              <w:t>C</w:t>
            </w:r>
            <w:r>
              <w:rPr>
                <w:szCs w:val="21"/>
              </w:rPr>
              <w:t>CO内的表档案信息</w:t>
            </w:r>
          </w:p>
        </w:tc>
        <w:tc>
          <w:tcPr>
            <w:tcW w:w="1501" w:type="dxa"/>
            <w:noWrap w:val="0"/>
            <w:vAlign w:val="center"/>
          </w:tcPr>
          <w:p w14:paraId="35D78E72">
            <w:pPr>
              <w:autoSpaceDE w:val="0"/>
              <w:autoSpaceDN w:val="0"/>
              <w:adjustRightInd w:val="0"/>
              <w:jc w:val="center"/>
              <w:rPr>
                <w:szCs w:val="21"/>
              </w:rPr>
            </w:pPr>
            <w:r>
              <w:rPr>
                <w:rFonts w:hint="eastAsia"/>
                <w:szCs w:val="21"/>
              </w:rPr>
              <w:t>C</w:t>
            </w:r>
            <w:r>
              <w:rPr>
                <w:szCs w:val="21"/>
              </w:rPr>
              <w:t>CO</w:t>
            </w:r>
          </w:p>
        </w:tc>
      </w:tr>
      <w:tr w14:paraId="1E22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696C99D0">
            <w:pPr>
              <w:autoSpaceDE w:val="0"/>
              <w:autoSpaceDN w:val="0"/>
              <w:adjustRightInd w:val="0"/>
              <w:jc w:val="center"/>
              <w:rPr>
                <w:szCs w:val="21"/>
              </w:rPr>
            </w:pPr>
            <w:r>
              <w:rPr>
                <w:szCs w:val="21"/>
              </w:rPr>
              <w:t>配置网络号</w:t>
            </w:r>
          </w:p>
        </w:tc>
        <w:tc>
          <w:tcPr>
            <w:tcW w:w="4394" w:type="dxa"/>
            <w:noWrap w:val="0"/>
            <w:vAlign w:val="center"/>
          </w:tcPr>
          <w:p w14:paraId="7EA82D6F">
            <w:pPr>
              <w:autoSpaceDE w:val="0"/>
              <w:autoSpaceDN w:val="0"/>
              <w:adjustRightInd w:val="0"/>
              <w:jc w:val="center"/>
              <w:rPr>
                <w:szCs w:val="21"/>
              </w:rPr>
            </w:pPr>
            <w:r>
              <w:rPr>
                <w:szCs w:val="21"/>
              </w:rPr>
              <w:t>配置网络号</w:t>
            </w:r>
          </w:p>
        </w:tc>
        <w:tc>
          <w:tcPr>
            <w:tcW w:w="1501" w:type="dxa"/>
            <w:noWrap w:val="0"/>
            <w:vAlign w:val="center"/>
          </w:tcPr>
          <w:p w14:paraId="3979926A">
            <w:pPr>
              <w:autoSpaceDE w:val="0"/>
              <w:autoSpaceDN w:val="0"/>
              <w:adjustRightInd w:val="0"/>
              <w:jc w:val="center"/>
              <w:rPr>
                <w:szCs w:val="21"/>
              </w:rPr>
            </w:pPr>
            <w:r>
              <w:rPr>
                <w:rFonts w:hint="eastAsia"/>
                <w:szCs w:val="21"/>
              </w:rPr>
              <w:t>C</w:t>
            </w:r>
            <w:r>
              <w:rPr>
                <w:szCs w:val="21"/>
              </w:rPr>
              <w:t>CO</w:t>
            </w:r>
          </w:p>
        </w:tc>
      </w:tr>
      <w:tr w14:paraId="776E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2C755E5F">
            <w:pPr>
              <w:autoSpaceDE w:val="0"/>
              <w:autoSpaceDN w:val="0"/>
              <w:adjustRightInd w:val="0"/>
              <w:jc w:val="center"/>
              <w:rPr>
                <w:szCs w:val="21"/>
              </w:rPr>
            </w:pPr>
            <w:r>
              <w:rPr>
                <w:rFonts w:hint="eastAsia"/>
                <w:szCs w:val="21"/>
              </w:rPr>
              <w:t>配置载波频段</w:t>
            </w:r>
          </w:p>
        </w:tc>
        <w:tc>
          <w:tcPr>
            <w:tcW w:w="4394" w:type="dxa"/>
            <w:noWrap w:val="0"/>
            <w:vAlign w:val="center"/>
          </w:tcPr>
          <w:p w14:paraId="678E9397">
            <w:pPr>
              <w:autoSpaceDE w:val="0"/>
              <w:autoSpaceDN w:val="0"/>
              <w:adjustRightInd w:val="0"/>
              <w:jc w:val="center"/>
              <w:rPr>
                <w:szCs w:val="21"/>
              </w:rPr>
            </w:pPr>
            <w:r>
              <w:rPr>
                <w:szCs w:val="21"/>
              </w:rPr>
              <w:t>配置网络切换到指定载波频段工作</w:t>
            </w:r>
          </w:p>
        </w:tc>
        <w:tc>
          <w:tcPr>
            <w:tcW w:w="1501" w:type="dxa"/>
            <w:noWrap w:val="0"/>
            <w:vAlign w:val="center"/>
          </w:tcPr>
          <w:p w14:paraId="0424ED17">
            <w:pPr>
              <w:autoSpaceDE w:val="0"/>
              <w:autoSpaceDN w:val="0"/>
              <w:adjustRightInd w:val="0"/>
              <w:jc w:val="center"/>
              <w:rPr>
                <w:szCs w:val="21"/>
              </w:rPr>
            </w:pPr>
            <w:r>
              <w:rPr>
                <w:rFonts w:hint="eastAsia"/>
                <w:szCs w:val="21"/>
              </w:rPr>
              <w:t>C</w:t>
            </w:r>
            <w:r>
              <w:rPr>
                <w:szCs w:val="21"/>
              </w:rPr>
              <w:t>CO</w:t>
            </w:r>
          </w:p>
        </w:tc>
      </w:tr>
      <w:tr w14:paraId="6F15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7B1D69E6">
            <w:pPr>
              <w:autoSpaceDE w:val="0"/>
              <w:autoSpaceDN w:val="0"/>
              <w:adjustRightInd w:val="0"/>
              <w:jc w:val="center"/>
              <w:rPr>
                <w:szCs w:val="21"/>
              </w:rPr>
            </w:pPr>
            <w:r>
              <w:rPr>
                <w:szCs w:val="21"/>
              </w:rPr>
              <w:t>配置无线工作信道</w:t>
            </w:r>
          </w:p>
        </w:tc>
        <w:tc>
          <w:tcPr>
            <w:tcW w:w="4394" w:type="dxa"/>
            <w:noWrap w:val="0"/>
            <w:vAlign w:val="center"/>
          </w:tcPr>
          <w:p w14:paraId="49539A9C">
            <w:pPr>
              <w:autoSpaceDE w:val="0"/>
              <w:autoSpaceDN w:val="0"/>
              <w:adjustRightInd w:val="0"/>
              <w:jc w:val="center"/>
              <w:rPr>
                <w:szCs w:val="21"/>
              </w:rPr>
            </w:pPr>
            <w:r>
              <w:rPr>
                <w:szCs w:val="21"/>
              </w:rPr>
              <w:t>配置网络切换到新指定无线信道工作</w:t>
            </w:r>
          </w:p>
        </w:tc>
        <w:tc>
          <w:tcPr>
            <w:tcW w:w="1501" w:type="dxa"/>
            <w:noWrap w:val="0"/>
            <w:vAlign w:val="center"/>
          </w:tcPr>
          <w:p w14:paraId="652ED24A">
            <w:pPr>
              <w:autoSpaceDE w:val="0"/>
              <w:autoSpaceDN w:val="0"/>
              <w:adjustRightInd w:val="0"/>
              <w:jc w:val="center"/>
              <w:rPr>
                <w:szCs w:val="21"/>
              </w:rPr>
            </w:pPr>
            <w:r>
              <w:rPr>
                <w:rFonts w:hint="eastAsia"/>
                <w:szCs w:val="21"/>
              </w:rPr>
              <w:t>C</w:t>
            </w:r>
            <w:r>
              <w:rPr>
                <w:szCs w:val="21"/>
              </w:rPr>
              <w:t>CO</w:t>
            </w:r>
          </w:p>
        </w:tc>
      </w:tr>
      <w:tr w14:paraId="6A0E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0F58E429">
            <w:pPr>
              <w:autoSpaceDE w:val="0"/>
              <w:autoSpaceDN w:val="0"/>
              <w:adjustRightInd w:val="0"/>
              <w:jc w:val="center"/>
              <w:rPr>
                <w:szCs w:val="21"/>
              </w:rPr>
            </w:pPr>
            <w:r>
              <w:rPr>
                <w:szCs w:val="21"/>
              </w:rPr>
              <w:t>配置无线信道序列</w:t>
            </w:r>
          </w:p>
        </w:tc>
        <w:tc>
          <w:tcPr>
            <w:tcW w:w="4394" w:type="dxa"/>
            <w:noWrap w:val="0"/>
            <w:vAlign w:val="center"/>
          </w:tcPr>
          <w:p w14:paraId="6D5C895C">
            <w:pPr>
              <w:autoSpaceDE w:val="0"/>
              <w:autoSpaceDN w:val="0"/>
              <w:adjustRightInd w:val="0"/>
              <w:jc w:val="center"/>
              <w:rPr>
                <w:szCs w:val="21"/>
              </w:rPr>
            </w:pPr>
            <w:r>
              <w:rPr>
                <w:szCs w:val="21"/>
              </w:rPr>
              <w:t>配置网络工作的无线信道序列</w:t>
            </w:r>
          </w:p>
        </w:tc>
        <w:tc>
          <w:tcPr>
            <w:tcW w:w="1501" w:type="dxa"/>
            <w:noWrap w:val="0"/>
            <w:vAlign w:val="center"/>
          </w:tcPr>
          <w:p w14:paraId="3853EB1B">
            <w:pPr>
              <w:autoSpaceDE w:val="0"/>
              <w:autoSpaceDN w:val="0"/>
              <w:adjustRightInd w:val="0"/>
              <w:jc w:val="center"/>
              <w:rPr>
                <w:szCs w:val="21"/>
              </w:rPr>
            </w:pPr>
            <w:r>
              <w:rPr>
                <w:rFonts w:hint="eastAsia"/>
                <w:szCs w:val="21"/>
              </w:rPr>
              <w:t>C</w:t>
            </w:r>
            <w:r>
              <w:rPr>
                <w:szCs w:val="21"/>
              </w:rPr>
              <w:t>CO</w:t>
            </w:r>
          </w:p>
        </w:tc>
      </w:tr>
      <w:tr w14:paraId="64A6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628D1FBF">
            <w:pPr>
              <w:autoSpaceDE w:val="0"/>
              <w:autoSpaceDN w:val="0"/>
              <w:adjustRightInd w:val="0"/>
              <w:jc w:val="center"/>
              <w:rPr>
                <w:szCs w:val="21"/>
              </w:rPr>
            </w:pPr>
            <w:r>
              <w:rPr>
                <w:szCs w:val="21"/>
              </w:rPr>
              <w:t>配置认证</w:t>
            </w:r>
          </w:p>
        </w:tc>
        <w:tc>
          <w:tcPr>
            <w:tcW w:w="4394" w:type="dxa"/>
            <w:noWrap w:val="0"/>
            <w:vAlign w:val="center"/>
          </w:tcPr>
          <w:p w14:paraId="4D18D7D7">
            <w:pPr>
              <w:autoSpaceDE w:val="0"/>
              <w:autoSpaceDN w:val="0"/>
              <w:adjustRightInd w:val="0"/>
              <w:jc w:val="center"/>
              <w:rPr>
                <w:szCs w:val="21"/>
              </w:rPr>
            </w:pPr>
            <w:r>
              <w:rPr>
                <w:szCs w:val="21"/>
              </w:rPr>
              <w:t>配置网络表档案认证开关</w:t>
            </w:r>
          </w:p>
        </w:tc>
        <w:tc>
          <w:tcPr>
            <w:tcW w:w="1501" w:type="dxa"/>
            <w:noWrap w:val="0"/>
            <w:vAlign w:val="center"/>
          </w:tcPr>
          <w:p w14:paraId="59F3231E">
            <w:pPr>
              <w:autoSpaceDE w:val="0"/>
              <w:autoSpaceDN w:val="0"/>
              <w:adjustRightInd w:val="0"/>
              <w:jc w:val="center"/>
              <w:rPr>
                <w:szCs w:val="21"/>
              </w:rPr>
            </w:pPr>
            <w:r>
              <w:rPr>
                <w:rFonts w:hint="eastAsia"/>
                <w:szCs w:val="21"/>
              </w:rPr>
              <w:t>C</w:t>
            </w:r>
            <w:r>
              <w:rPr>
                <w:szCs w:val="21"/>
              </w:rPr>
              <w:t>CO</w:t>
            </w:r>
          </w:p>
        </w:tc>
      </w:tr>
      <w:tr w14:paraId="1D41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2BCC26C0">
            <w:pPr>
              <w:autoSpaceDE w:val="0"/>
              <w:autoSpaceDN w:val="0"/>
              <w:adjustRightInd w:val="0"/>
              <w:jc w:val="center"/>
              <w:rPr>
                <w:szCs w:val="21"/>
              </w:rPr>
            </w:pPr>
            <w:r>
              <w:rPr>
                <w:szCs w:val="21"/>
              </w:rPr>
              <w:t>抄读功能</w:t>
            </w:r>
          </w:p>
        </w:tc>
        <w:tc>
          <w:tcPr>
            <w:tcW w:w="4394" w:type="dxa"/>
            <w:noWrap w:val="0"/>
            <w:vAlign w:val="center"/>
          </w:tcPr>
          <w:p w14:paraId="25231908">
            <w:pPr>
              <w:autoSpaceDE w:val="0"/>
              <w:autoSpaceDN w:val="0"/>
              <w:adjustRightInd w:val="0"/>
              <w:jc w:val="center"/>
              <w:rPr>
                <w:szCs w:val="21"/>
              </w:rPr>
            </w:pPr>
            <w:r>
              <w:rPr>
                <w:szCs w:val="21"/>
              </w:rPr>
              <w:t>对指定电表进行抄读</w:t>
            </w:r>
            <w:r>
              <w:rPr>
                <w:rFonts w:hint="eastAsia"/>
                <w:szCs w:val="21"/>
              </w:rPr>
              <w:t>（时钟、正向有功电能）</w:t>
            </w:r>
          </w:p>
        </w:tc>
        <w:tc>
          <w:tcPr>
            <w:tcW w:w="1501" w:type="dxa"/>
            <w:noWrap w:val="0"/>
            <w:vAlign w:val="center"/>
          </w:tcPr>
          <w:p w14:paraId="4F2B639E">
            <w:pPr>
              <w:autoSpaceDE w:val="0"/>
              <w:autoSpaceDN w:val="0"/>
              <w:adjustRightInd w:val="0"/>
              <w:jc w:val="center"/>
              <w:rPr>
                <w:szCs w:val="21"/>
              </w:rPr>
            </w:pPr>
            <w:r>
              <w:rPr>
                <w:rFonts w:hint="eastAsia"/>
                <w:szCs w:val="21"/>
              </w:rPr>
              <w:t>C</w:t>
            </w:r>
            <w:r>
              <w:rPr>
                <w:szCs w:val="21"/>
              </w:rPr>
              <w:t>CO</w:t>
            </w:r>
          </w:p>
        </w:tc>
      </w:tr>
      <w:tr w14:paraId="45FA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1C0B6CED">
            <w:pPr>
              <w:autoSpaceDE w:val="0"/>
              <w:autoSpaceDN w:val="0"/>
              <w:adjustRightInd w:val="0"/>
              <w:jc w:val="center"/>
              <w:rPr>
                <w:szCs w:val="21"/>
              </w:rPr>
            </w:pPr>
            <w:r>
              <w:rPr>
                <w:szCs w:val="21"/>
              </w:rPr>
              <w:t>厂商自定义维测命令</w:t>
            </w:r>
          </w:p>
        </w:tc>
        <w:tc>
          <w:tcPr>
            <w:tcW w:w="4394" w:type="dxa"/>
            <w:noWrap w:val="0"/>
            <w:vAlign w:val="center"/>
          </w:tcPr>
          <w:p w14:paraId="5D8C1CF5">
            <w:pPr>
              <w:autoSpaceDE w:val="0"/>
              <w:autoSpaceDN w:val="0"/>
              <w:adjustRightInd w:val="0"/>
              <w:jc w:val="center"/>
              <w:rPr>
                <w:szCs w:val="21"/>
              </w:rPr>
            </w:pPr>
            <w:r>
              <w:rPr>
                <w:szCs w:val="21"/>
              </w:rPr>
              <w:t>支持各厂商自定义的维测命令</w:t>
            </w:r>
          </w:p>
        </w:tc>
        <w:tc>
          <w:tcPr>
            <w:tcW w:w="1501" w:type="dxa"/>
            <w:noWrap w:val="0"/>
            <w:vAlign w:val="center"/>
          </w:tcPr>
          <w:p w14:paraId="209DC710">
            <w:pPr>
              <w:autoSpaceDE w:val="0"/>
              <w:autoSpaceDN w:val="0"/>
              <w:adjustRightInd w:val="0"/>
              <w:jc w:val="center"/>
              <w:rPr>
                <w:szCs w:val="21"/>
              </w:rPr>
            </w:pPr>
            <w:r>
              <w:rPr>
                <w:rFonts w:hint="eastAsia"/>
                <w:szCs w:val="21"/>
              </w:rPr>
              <w:t>C</w:t>
            </w:r>
            <w:r>
              <w:rPr>
                <w:szCs w:val="21"/>
              </w:rPr>
              <w:t>CO</w:t>
            </w:r>
          </w:p>
        </w:tc>
      </w:tr>
      <w:tr w14:paraId="094B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6C64AECB">
            <w:pPr>
              <w:autoSpaceDE w:val="0"/>
              <w:autoSpaceDN w:val="0"/>
              <w:adjustRightInd w:val="0"/>
              <w:jc w:val="center"/>
              <w:rPr>
                <w:szCs w:val="21"/>
              </w:rPr>
            </w:pPr>
            <w:r>
              <w:rPr>
                <w:rFonts w:hint="eastAsia"/>
                <w:szCs w:val="21"/>
              </w:rPr>
              <w:t>全网升级</w:t>
            </w:r>
          </w:p>
        </w:tc>
        <w:tc>
          <w:tcPr>
            <w:tcW w:w="4394" w:type="dxa"/>
            <w:noWrap w:val="0"/>
            <w:vAlign w:val="center"/>
          </w:tcPr>
          <w:p w14:paraId="0443B45D">
            <w:pPr>
              <w:autoSpaceDE w:val="0"/>
              <w:autoSpaceDN w:val="0"/>
              <w:adjustRightInd w:val="0"/>
              <w:jc w:val="center"/>
              <w:rPr>
                <w:szCs w:val="21"/>
              </w:rPr>
            </w:pPr>
            <w:r>
              <w:rPr>
                <w:rFonts w:hint="eastAsia"/>
                <w:szCs w:val="21"/>
              </w:rPr>
              <w:t>抄控器连接C</w:t>
            </w:r>
            <w:r>
              <w:rPr>
                <w:szCs w:val="21"/>
              </w:rPr>
              <w:t>CO后</w:t>
            </w:r>
            <w:r>
              <w:rPr>
                <w:rFonts w:hint="eastAsia"/>
                <w:szCs w:val="21"/>
              </w:rPr>
              <w:t>，</w:t>
            </w:r>
            <w:r>
              <w:rPr>
                <w:szCs w:val="21"/>
              </w:rPr>
              <w:t>向</w:t>
            </w:r>
            <w:r>
              <w:rPr>
                <w:rFonts w:hint="eastAsia"/>
                <w:szCs w:val="21"/>
              </w:rPr>
              <w:t>C</w:t>
            </w:r>
            <w:r>
              <w:rPr>
                <w:szCs w:val="21"/>
              </w:rPr>
              <w:t>CO传输升级文件</w:t>
            </w:r>
            <w:r>
              <w:rPr>
                <w:rFonts w:hint="eastAsia"/>
                <w:szCs w:val="21"/>
              </w:rPr>
              <w:t>，</w:t>
            </w:r>
            <w:r>
              <w:rPr>
                <w:szCs w:val="21"/>
              </w:rPr>
              <w:t>并且启动全网升级</w:t>
            </w:r>
            <w:r>
              <w:rPr>
                <w:rFonts w:hint="eastAsia"/>
                <w:szCs w:val="21"/>
              </w:rPr>
              <w:t>。</w:t>
            </w:r>
          </w:p>
        </w:tc>
        <w:tc>
          <w:tcPr>
            <w:tcW w:w="1501" w:type="dxa"/>
            <w:noWrap w:val="0"/>
            <w:vAlign w:val="center"/>
          </w:tcPr>
          <w:p w14:paraId="486D8D32">
            <w:pPr>
              <w:autoSpaceDE w:val="0"/>
              <w:autoSpaceDN w:val="0"/>
              <w:adjustRightInd w:val="0"/>
              <w:jc w:val="center"/>
              <w:rPr>
                <w:szCs w:val="21"/>
              </w:rPr>
            </w:pPr>
            <w:r>
              <w:rPr>
                <w:rFonts w:hint="eastAsia"/>
                <w:szCs w:val="21"/>
              </w:rPr>
              <w:t>C</w:t>
            </w:r>
            <w:r>
              <w:rPr>
                <w:szCs w:val="21"/>
              </w:rPr>
              <w:t>CO</w:t>
            </w:r>
          </w:p>
        </w:tc>
      </w:tr>
      <w:tr w14:paraId="61BA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4A65F303">
            <w:pPr>
              <w:autoSpaceDE w:val="0"/>
              <w:autoSpaceDN w:val="0"/>
              <w:adjustRightInd w:val="0"/>
              <w:jc w:val="center"/>
              <w:rPr>
                <w:szCs w:val="21"/>
              </w:rPr>
            </w:pPr>
            <w:r>
              <w:rPr>
                <w:rFonts w:hint="eastAsia"/>
                <w:szCs w:val="21"/>
              </w:rPr>
              <w:t>单点升级</w:t>
            </w:r>
          </w:p>
        </w:tc>
        <w:tc>
          <w:tcPr>
            <w:tcW w:w="4394" w:type="dxa"/>
            <w:noWrap w:val="0"/>
            <w:vAlign w:val="center"/>
          </w:tcPr>
          <w:p w14:paraId="7B587F8B">
            <w:pPr>
              <w:autoSpaceDE w:val="0"/>
              <w:autoSpaceDN w:val="0"/>
              <w:adjustRightInd w:val="0"/>
              <w:jc w:val="center"/>
              <w:rPr>
                <w:szCs w:val="21"/>
              </w:rPr>
            </w:pPr>
            <w:r>
              <w:rPr>
                <w:rFonts w:hint="eastAsia"/>
                <w:szCs w:val="21"/>
              </w:rPr>
              <w:t>抄控器连接目标节点，向目标节点传输升级文件，启动对目标节点的升级。</w:t>
            </w:r>
          </w:p>
        </w:tc>
        <w:tc>
          <w:tcPr>
            <w:tcW w:w="1501" w:type="dxa"/>
            <w:noWrap w:val="0"/>
            <w:vAlign w:val="center"/>
          </w:tcPr>
          <w:p w14:paraId="33A7642B">
            <w:pPr>
              <w:autoSpaceDE w:val="0"/>
              <w:autoSpaceDN w:val="0"/>
              <w:adjustRightInd w:val="0"/>
              <w:jc w:val="center"/>
              <w:rPr>
                <w:szCs w:val="21"/>
              </w:rPr>
            </w:pPr>
            <w:r>
              <w:rPr>
                <w:rFonts w:hint="eastAsia"/>
                <w:szCs w:val="21"/>
              </w:rPr>
              <w:t>C</w:t>
            </w:r>
            <w:r>
              <w:rPr>
                <w:szCs w:val="21"/>
              </w:rPr>
              <w:t>CO</w:t>
            </w:r>
          </w:p>
        </w:tc>
      </w:tr>
    </w:tbl>
    <w:p w14:paraId="0115BC22">
      <w:pPr>
        <w:pStyle w:val="38"/>
        <w:rPr>
          <w:rFonts w:ascii="Times New Roman"/>
        </w:rPr>
      </w:pPr>
    </w:p>
    <w:p w14:paraId="752DE1CA">
      <w:pPr>
        <w:pStyle w:val="38"/>
        <w:rPr>
          <w:rFonts w:ascii="Times New Roman"/>
        </w:rPr>
      </w:pPr>
      <w:r>
        <w:rPr>
          <w:rFonts w:hint="eastAsia" w:ascii="Times New Roman"/>
        </w:rPr>
        <w:t>抄控器对STA的载波直抄支持的诊断信息宜符合表55</w:t>
      </w:r>
      <w:r>
        <w:rPr>
          <w:rFonts w:ascii="Times New Roman"/>
        </w:rPr>
        <w:t>所</w:t>
      </w:r>
      <w:r>
        <w:rPr>
          <w:rFonts w:hint="eastAsia" w:ascii="Times New Roman"/>
        </w:rPr>
        <w:t>列要求。</w:t>
      </w:r>
    </w:p>
    <w:p w14:paraId="4C8D53F3">
      <w:pPr>
        <w:pStyle w:val="154"/>
        <w:ind w:left="0"/>
        <w:rPr>
          <w:rFonts w:ascii="Times New Roman"/>
        </w:rPr>
      </w:pPr>
      <w:r>
        <w:rPr>
          <w:rFonts w:hint="eastAsia" w:ascii="Times New Roman"/>
        </w:rPr>
        <w:t>抄控</w:t>
      </w:r>
      <w:r>
        <w:rPr>
          <w:rFonts w:hint="eastAsia" w:hAnsi="黑体"/>
        </w:rPr>
        <w:t>器-</w:t>
      </w:r>
      <w:r>
        <w:rPr>
          <w:rFonts w:hAnsi="黑体"/>
        </w:rPr>
        <w:t>STA</w:t>
      </w:r>
      <w:r>
        <w:rPr>
          <w:rFonts w:hint="eastAsia" w:hAnsi="黑体"/>
        </w:rPr>
        <w:t>诊</w:t>
      </w:r>
      <w:r>
        <w:rPr>
          <w:rFonts w:hint="eastAsia" w:ascii="Times New Roman"/>
        </w:rPr>
        <w:t>断</w:t>
      </w:r>
      <w:r>
        <w:rPr>
          <w:rFonts w:ascii="Times New Roman"/>
        </w:rPr>
        <w:t>功能</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394"/>
        <w:gridCol w:w="1501"/>
      </w:tblGrid>
      <w:tr w14:paraId="3CD4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5D4AE728">
            <w:pPr>
              <w:autoSpaceDE w:val="0"/>
              <w:autoSpaceDN w:val="0"/>
              <w:adjustRightInd w:val="0"/>
              <w:jc w:val="center"/>
            </w:pPr>
            <w:r>
              <w:t>诊断功能</w:t>
            </w:r>
          </w:p>
        </w:tc>
        <w:tc>
          <w:tcPr>
            <w:tcW w:w="4394" w:type="dxa"/>
            <w:noWrap w:val="0"/>
            <w:vAlign w:val="center"/>
          </w:tcPr>
          <w:p w14:paraId="1AF8E630">
            <w:pPr>
              <w:autoSpaceDE w:val="0"/>
              <w:autoSpaceDN w:val="0"/>
              <w:adjustRightInd w:val="0"/>
              <w:jc w:val="center"/>
            </w:pPr>
            <w:r>
              <w:rPr>
                <w:rFonts w:hint="eastAsia"/>
              </w:rPr>
              <w:t>功能</w:t>
            </w:r>
            <w:r>
              <w:t>描述</w:t>
            </w:r>
          </w:p>
        </w:tc>
        <w:tc>
          <w:tcPr>
            <w:tcW w:w="1501" w:type="dxa"/>
            <w:noWrap w:val="0"/>
            <w:vAlign w:val="center"/>
          </w:tcPr>
          <w:p w14:paraId="31FF727C">
            <w:pPr>
              <w:autoSpaceDE w:val="0"/>
              <w:autoSpaceDN w:val="0"/>
              <w:adjustRightInd w:val="0"/>
              <w:jc w:val="center"/>
            </w:pPr>
            <w:r>
              <w:t>连接目标</w:t>
            </w:r>
          </w:p>
        </w:tc>
      </w:tr>
      <w:tr w14:paraId="5833A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7D87CF46">
            <w:pPr>
              <w:autoSpaceDE w:val="0"/>
              <w:autoSpaceDN w:val="0"/>
              <w:adjustRightInd w:val="0"/>
              <w:jc w:val="center"/>
            </w:pPr>
            <w:r>
              <w:t>网络基本信息</w:t>
            </w:r>
          </w:p>
        </w:tc>
        <w:tc>
          <w:tcPr>
            <w:tcW w:w="4394" w:type="dxa"/>
            <w:noWrap w:val="0"/>
            <w:vAlign w:val="center"/>
          </w:tcPr>
          <w:p w14:paraId="1BEC098C">
            <w:pPr>
              <w:autoSpaceDE w:val="0"/>
              <w:autoSpaceDN w:val="0"/>
              <w:adjustRightInd w:val="0"/>
              <w:jc w:val="center"/>
            </w:pPr>
            <w:r>
              <w:t>网络号</w:t>
            </w:r>
            <w:r>
              <w:rPr>
                <w:rFonts w:hint="eastAsia"/>
              </w:rPr>
              <w:t>、</w:t>
            </w:r>
            <w:r>
              <w:t>载波频段</w:t>
            </w:r>
            <w:r>
              <w:rPr>
                <w:rFonts w:hint="eastAsia"/>
              </w:rPr>
              <w:t>、</w:t>
            </w:r>
            <w:r>
              <w:t>无线信道</w:t>
            </w:r>
          </w:p>
        </w:tc>
        <w:tc>
          <w:tcPr>
            <w:tcW w:w="1501" w:type="dxa"/>
            <w:noWrap w:val="0"/>
            <w:vAlign w:val="center"/>
          </w:tcPr>
          <w:p w14:paraId="31B6343F">
            <w:pPr>
              <w:autoSpaceDE w:val="0"/>
              <w:autoSpaceDN w:val="0"/>
              <w:adjustRightInd w:val="0"/>
              <w:jc w:val="center"/>
            </w:pPr>
            <w:r>
              <w:rPr>
                <w:rFonts w:hint="eastAsia"/>
              </w:rPr>
              <w:t>STA</w:t>
            </w:r>
          </w:p>
        </w:tc>
      </w:tr>
      <w:tr w14:paraId="063B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3AF78CE9">
            <w:pPr>
              <w:autoSpaceDE w:val="0"/>
              <w:autoSpaceDN w:val="0"/>
              <w:adjustRightInd w:val="0"/>
              <w:jc w:val="center"/>
            </w:pPr>
            <w:r>
              <w:t>配置无线信道序列</w:t>
            </w:r>
          </w:p>
        </w:tc>
        <w:tc>
          <w:tcPr>
            <w:tcW w:w="4394" w:type="dxa"/>
            <w:noWrap w:val="0"/>
            <w:vAlign w:val="center"/>
          </w:tcPr>
          <w:p w14:paraId="50283960">
            <w:pPr>
              <w:autoSpaceDE w:val="0"/>
              <w:autoSpaceDN w:val="0"/>
              <w:adjustRightInd w:val="0"/>
              <w:jc w:val="center"/>
            </w:pPr>
            <w:r>
              <w:t>配置网络工作的无线信道序列</w:t>
            </w:r>
          </w:p>
        </w:tc>
        <w:tc>
          <w:tcPr>
            <w:tcW w:w="1501" w:type="dxa"/>
            <w:noWrap w:val="0"/>
            <w:vAlign w:val="center"/>
          </w:tcPr>
          <w:p w14:paraId="2FF6B1E5">
            <w:pPr>
              <w:autoSpaceDE w:val="0"/>
              <w:autoSpaceDN w:val="0"/>
              <w:adjustRightInd w:val="0"/>
              <w:jc w:val="center"/>
            </w:pPr>
            <w:r>
              <w:rPr>
                <w:rFonts w:hint="eastAsia"/>
              </w:rPr>
              <w:t>STA</w:t>
            </w:r>
          </w:p>
        </w:tc>
      </w:tr>
      <w:tr w14:paraId="0E2D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232FA3A9">
            <w:pPr>
              <w:autoSpaceDE w:val="0"/>
              <w:autoSpaceDN w:val="0"/>
              <w:adjustRightInd w:val="0"/>
              <w:jc w:val="center"/>
            </w:pPr>
            <w:r>
              <w:t>点抄电表功能</w:t>
            </w:r>
          </w:p>
        </w:tc>
        <w:tc>
          <w:tcPr>
            <w:tcW w:w="4394" w:type="dxa"/>
            <w:noWrap w:val="0"/>
            <w:vAlign w:val="center"/>
          </w:tcPr>
          <w:p w14:paraId="07187374">
            <w:pPr>
              <w:autoSpaceDE w:val="0"/>
              <w:autoSpaceDN w:val="0"/>
              <w:adjustRightInd w:val="0"/>
              <w:jc w:val="center"/>
            </w:pPr>
            <w:r>
              <w:t>点抄电表功能</w:t>
            </w:r>
            <w:r>
              <w:rPr>
                <w:rFonts w:hint="eastAsia"/>
              </w:rPr>
              <w:t>（时钟、正向有功电能）</w:t>
            </w:r>
          </w:p>
        </w:tc>
        <w:tc>
          <w:tcPr>
            <w:tcW w:w="1501" w:type="dxa"/>
            <w:noWrap w:val="0"/>
            <w:vAlign w:val="center"/>
          </w:tcPr>
          <w:p w14:paraId="6762354A">
            <w:pPr>
              <w:autoSpaceDE w:val="0"/>
              <w:autoSpaceDN w:val="0"/>
              <w:adjustRightInd w:val="0"/>
              <w:jc w:val="center"/>
            </w:pPr>
            <w:r>
              <w:rPr>
                <w:rFonts w:hint="eastAsia"/>
              </w:rPr>
              <w:t>STA</w:t>
            </w:r>
          </w:p>
        </w:tc>
      </w:tr>
      <w:tr w14:paraId="13C3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7A7F5305">
            <w:pPr>
              <w:autoSpaceDE w:val="0"/>
              <w:autoSpaceDN w:val="0"/>
              <w:adjustRightInd w:val="0"/>
              <w:jc w:val="center"/>
            </w:pPr>
            <w:r>
              <w:rPr>
                <w:rFonts w:hint="eastAsia"/>
              </w:rPr>
              <w:t>文件传输</w:t>
            </w:r>
          </w:p>
        </w:tc>
        <w:tc>
          <w:tcPr>
            <w:tcW w:w="4394" w:type="dxa"/>
            <w:noWrap w:val="0"/>
            <w:vAlign w:val="center"/>
          </w:tcPr>
          <w:p w14:paraId="75DF988B">
            <w:pPr>
              <w:autoSpaceDE w:val="0"/>
              <w:autoSpaceDN w:val="0"/>
              <w:adjustRightInd w:val="0"/>
              <w:jc w:val="center"/>
            </w:pPr>
            <w:r>
              <w:rPr>
                <w:rFonts w:hint="eastAsia"/>
              </w:rPr>
              <w:t>抄控器连接</w:t>
            </w:r>
            <w:r>
              <w:t>STA</w:t>
            </w:r>
            <w:r>
              <w:rPr>
                <w:rFonts w:hint="eastAsia"/>
              </w:rPr>
              <w:t>，向S</w:t>
            </w:r>
            <w:r>
              <w:t>TA所在的电表或采集器传输升级文件</w:t>
            </w:r>
            <w:r>
              <w:rPr>
                <w:rFonts w:hint="eastAsia"/>
              </w:rPr>
              <w:t>。</w:t>
            </w:r>
          </w:p>
        </w:tc>
        <w:tc>
          <w:tcPr>
            <w:tcW w:w="1501" w:type="dxa"/>
            <w:noWrap w:val="0"/>
            <w:vAlign w:val="center"/>
          </w:tcPr>
          <w:p w14:paraId="6439C499">
            <w:pPr>
              <w:autoSpaceDE w:val="0"/>
              <w:autoSpaceDN w:val="0"/>
              <w:adjustRightInd w:val="0"/>
              <w:jc w:val="center"/>
            </w:pPr>
            <w:r>
              <w:rPr>
                <w:rFonts w:hint="eastAsia"/>
              </w:rPr>
              <w:t>S</w:t>
            </w:r>
            <w:r>
              <w:t>TA</w:t>
            </w:r>
          </w:p>
        </w:tc>
      </w:tr>
      <w:tr w14:paraId="71A6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74A9A98C">
            <w:pPr>
              <w:autoSpaceDE w:val="0"/>
              <w:autoSpaceDN w:val="0"/>
              <w:adjustRightInd w:val="0"/>
              <w:jc w:val="center"/>
            </w:pPr>
            <w:r>
              <w:t>厂商自定义维测命令</w:t>
            </w:r>
          </w:p>
        </w:tc>
        <w:tc>
          <w:tcPr>
            <w:tcW w:w="4394" w:type="dxa"/>
            <w:noWrap w:val="0"/>
            <w:vAlign w:val="center"/>
          </w:tcPr>
          <w:p w14:paraId="512DE3AE">
            <w:pPr>
              <w:autoSpaceDE w:val="0"/>
              <w:autoSpaceDN w:val="0"/>
              <w:adjustRightInd w:val="0"/>
              <w:jc w:val="center"/>
            </w:pPr>
            <w:r>
              <w:t>支持各厂商自定义的维测命令</w:t>
            </w:r>
          </w:p>
        </w:tc>
        <w:tc>
          <w:tcPr>
            <w:tcW w:w="1501" w:type="dxa"/>
            <w:noWrap w:val="0"/>
            <w:vAlign w:val="center"/>
          </w:tcPr>
          <w:p w14:paraId="019E818F">
            <w:pPr>
              <w:autoSpaceDE w:val="0"/>
              <w:autoSpaceDN w:val="0"/>
              <w:adjustRightInd w:val="0"/>
              <w:jc w:val="center"/>
            </w:pPr>
            <w:r>
              <w:rPr>
                <w:rFonts w:hint="eastAsia"/>
              </w:rPr>
              <w:t>STA</w:t>
            </w:r>
          </w:p>
        </w:tc>
      </w:tr>
    </w:tbl>
    <w:p w14:paraId="285EC84D">
      <w:pPr>
        <w:pStyle w:val="38"/>
        <w:ind w:firstLine="0" w:firstLineChars="0"/>
        <w:rPr>
          <w:rFonts w:hint="eastAsia" w:ascii="Times New Roman"/>
        </w:rPr>
      </w:pPr>
    </w:p>
    <w:p w14:paraId="2639C50E">
      <w:pPr>
        <w:pStyle w:val="38"/>
        <w:rPr>
          <w:rFonts w:ascii="Times New Roman"/>
        </w:rPr>
      </w:pPr>
      <w:r>
        <w:rPr>
          <w:rFonts w:hint="eastAsia" w:ascii="Times New Roman"/>
        </w:rPr>
        <w:t>抄控器对CCO/STA串口透传支持的诊断功能宜符合表56</w:t>
      </w:r>
      <w:r>
        <w:rPr>
          <w:rFonts w:ascii="Times New Roman"/>
        </w:rPr>
        <w:t>所</w:t>
      </w:r>
      <w:r>
        <w:rPr>
          <w:rFonts w:hint="eastAsia" w:ascii="Times New Roman"/>
        </w:rPr>
        <w:t>列要求。</w:t>
      </w:r>
    </w:p>
    <w:p w14:paraId="50043A6E">
      <w:pPr>
        <w:pStyle w:val="154"/>
        <w:ind w:left="0"/>
        <w:rPr>
          <w:rFonts w:ascii="Times New Roman"/>
        </w:rPr>
      </w:pPr>
      <w:r>
        <w:rPr>
          <w:rFonts w:hint="eastAsia" w:ascii="Times New Roman"/>
        </w:rPr>
        <w:t>抄控器</w:t>
      </w:r>
      <w:r>
        <w:rPr>
          <w:rFonts w:hint="eastAsia" w:hAnsi="黑体"/>
        </w:rPr>
        <w:t>-CCO</w:t>
      </w:r>
      <w:r>
        <w:rPr>
          <w:rFonts w:hAnsi="黑体"/>
        </w:rPr>
        <w:t>/STA</w:t>
      </w:r>
      <w:r>
        <w:rPr>
          <w:rFonts w:hint="eastAsia" w:hAnsi="黑体"/>
        </w:rPr>
        <w:t>诊</w:t>
      </w:r>
      <w:r>
        <w:rPr>
          <w:rFonts w:hint="eastAsia" w:ascii="Times New Roman"/>
        </w:rPr>
        <w:t>断</w:t>
      </w:r>
      <w:r>
        <w:rPr>
          <w:rFonts w:ascii="Times New Roman"/>
        </w:rPr>
        <w:t>功能</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394"/>
        <w:gridCol w:w="1501"/>
      </w:tblGrid>
      <w:tr w14:paraId="1ADA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0C2D5D1A">
            <w:pPr>
              <w:autoSpaceDE w:val="0"/>
              <w:autoSpaceDN w:val="0"/>
              <w:adjustRightInd w:val="0"/>
              <w:jc w:val="center"/>
            </w:pPr>
            <w:r>
              <w:t>诊断功能</w:t>
            </w:r>
          </w:p>
        </w:tc>
        <w:tc>
          <w:tcPr>
            <w:tcW w:w="4394" w:type="dxa"/>
            <w:noWrap w:val="0"/>
            <w:vAlign w:val="center"/>
          </w:tcPr>
          <w:p w14:paraId="3AF14DC8">
            <w:pPr>
              <w:autoSpaceDE w:val="0"/>
              <w:autoSpaceDN w:val="0"/>
              <w:adjustRightInd w:val="0"/>
              <w:jc w:val="center"/>
            </w:pPr>
            <w:r>
              <w:rPr>
                <w:rFonts w:hint="eastAsia"/>
              </w:rPr>
              <w:t>功能</w:t>
            </w:r>
            <w:r>
              <w:t>描述</w:t>
            </w:r>
          </w:p>
        </w:tc>
        <w:tc>
          <w:tcPr>
            <w:tcW w:w="1501" w:type="dxa"/>
            <w:noWrap w:val="0"/>
            <w:vAlign w:val="center"/>
          </w:tcPr>
          <w:p w14:paraId="1EFD0DC9">
            <w:pPr>
              <w:autoSpaceDE w:val="0"/>
              <w:autoSpaceDN w:val="0"/>
              <w:adjustRightInd w:val="0"/>
              <w:jc w:val="center"/>
            </w:pPr>
            <w:r>
              <w:t>连接目标</w:t>
            </w:r>
          </w:p>
        </w:tc>
      </w:tr>
      <w:tr w14:paraId="2FAA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3205FACF">
            <w:pPr>
              <w:autoSpaceDE w:val="0"/>
              <w:autoSpaceDN w:val="0"/>
              <w:adjustRightInd w:val="0"/>
              <w:jc w:val="center"/>
            </w:pPr>
            <w:r>
              <w:t>终端时钟</w:t>
            </w:r>
          </w:p>
        </w:tc>
        <w:tc>
          <w:tcPr>
            <w:tcW w:w="4394" w:type="dxa"/>
            <w:noWrap w:val="0"/>
            <w:vAlign w:val="center"/>
          </w:tcPr>
          <w:p w14:paraId="1DFE2521">
            <w:pPr>
              <w:autoSpaceDE w:val="0"/>
              <w:autoSpaceDN w:val="0"/>
              <w:adjustRightInd w:val="0"/>
              <w:jc w:val="center"/>
            </w:pPr>
            <w:r>
              <w:rPr>
                <w:rFonts w:hint="eastAsia"/>
              </w:rPr>
              <w:t>与终端通信检测</w:t>
            </w:r>
          </w:p>
        </w:tc>
        <w:tc>
          <w:tcPr>
            <w:tcW w:w="1501" w:type="dxa"/>
            <w:noWrap w:val="0"/>
            <w:vAlign w:val="center"/>
          </w:tcPr>
          <w:p w14:paraId="454CAA91">
            <w:pPr>
              <w:autoSpaceDE w:val="0"/>
              <w:autoSpaceDN w:val="0"/>
              <w:adjustRightInd w:val="0"/>
              <w:jc w:val="center"/>
            </w:pPr>
            <w:r>
              <w:rPr>
                <w:rFonts w:hint="eastAsia"/>
              </w:rPr>
              <w:t>CCO</w:t>
            </w:r>
          </w:p>
        </w:tc>
      </w:tr>
      <w:tr w14:paraId="6342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1CF23DAF">
            <w:pPr>
              <w:autoSpaceDE w:val="0"/>
              <w:autoSpaceDN w:val="0"/>
              <w:adjustRightInd w:val="0"/>
              <w:jc w:val="center"/>
            </w:pPr>
            <w:r>
              <w:t>透传抄读电表</w:t>
            </w:r>
          </w:p>
        </w:tc>
        <w:tc>
          <w:tcPr>
            <w:tcW w:w="4394" w:type="dxa"/>
            <w:noWrap w:val="0"/>
            <w:vAlign w:val="center"/>
          </w:tcPr>
          <w:p w14:paraId="465E4266">
            <w:pPr>
              <w:autoSpaceDE w:val="0"/>
              <w:autoSpaceDN w:val="0"/>
              <w:adjustRightInd w:val="0"/>
              <w:jc w:val="center"/>
            </w:pPr>
            <w:r>
              <w:t>透传抄读电表功能</w:t>
            </w:r>
            <w:r>
              <w:rPr>
                <w:rFonts w:hint="eastAsia"/>
              </w:rPr>
              <w:t>（时钟、正向有功电能）</w:t>
            </w:r>
          </w:p>
        </w:tc>
        <w:tc>
          <w:tcPr>
            <w:tcW w:w="1501" w:type="dxa"/>
            <w:noWrap w:val="0"/>
            <w:vAlign w:val="center"/>
          </w:tcPr>
          <w:p w14:paraId="1A94A994">
            <w:pPr>
              <w:autoSpaceDE w:val="0"/>
              <w:autoSpaceDN w:val="0"/>
              <w:adjustRightInd w:val="0"/>
              <w:jc w:val="center"/>
            </w:pPr>
            <w:r>
              <w:rPr>
                <w:rFonts w:hint="eastAsia"/>
              </w:rPr>
              <w:t>STA</w:t>
            </w:r>
          </w:p>
        </w:tc>
      </w:tr>
      <w:tr w14:paraId="2BC2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7996C256">
            <w:pPr>
              <w:autoSpaceDE w:val="0"/>
              <w:autoSpaceDN w:val="0"/>
              <w:adjustRightInd w:val="0"/>
              <w:jc w:val="center"/>
            </w:pPr>
            <w:r>
              <w:rPr>
                <w:rFonts w:hint="eastAsia"/>
              </w:rPr>
              <w:t>文件传输</w:t>
            </w:r>
          </w:p>
        </w:tc>
        <w:tc>
          <w:tcPr>
            <w:tcW w:w="4394" w:type="dxa"/>
            <w:noWrap w:val="0"/>
            <w:vAlign w:val="center"/>
          </w:tcPr>
          <w:p w14:paraId="23DC996D">
            <w:pPr>
              <w:autoSpaceDE w:val="0"/>
              <w:autoSpaceDN w:val="0"/>
              <w:adjustRightInd w:val="0"/>
              <w:jc w:val="center"/>
            </w:pPr>
            <w:r>
              <w:rPr>
                <w:rFonts w:hint="eastAsia"/>
              </w:rPr>
              <w:t>抄控器连接</w:t>
            </w:r>
            <w:r>
              <w:t>STA</w:t>
            </w:r>
            <w:r>
              <w:rPr>
                <w:rFonts w:hint="eastAsia"/>
              </w:rPr>
              <w:t>，向S</w:t>
            </w:r>
            <w:r>
              <w:t>TA所在的电表或采集器传输升级文件</w:t>
            </w:r>
            <w:r>
              <w:rPr>
                <w:rFonts w:hint="eastAsia"/>
              </w:rPr>
              <w:t>。</w:t>
            </w:r>
          </w:p>
        </w:tc>
        <w:tc>
          <w:tcPr>
            <w:tcW w:w="1501" w:type="dxa"/>
            <w:noWrap w:val="0"/>
            <w:vAlign w:val="center"/>
          </w:tcPr>
          <w:p w14:paraId="37857175">
            <w:pPr>
              <w:autoSpaceDE w:val="0"/>
              <w:autoSpaceDN w:val="0"/>
              <w:adjustRightInd w:val="0"/>
              <w:jc w:val="center"/>
            </w:pPr>
            <w:r>
              <w:rPr>
                <w:rFonts w:hint="eastAsia"/>
              </w:rPr>
              <w:t>S</w:t>
            </w:r>
            <w:r>
              <w:t>TA</w:t>
            </w:r>
          </w:p>
        </w:tc>
      </w:tr>
      <w:tr w14:paraId="1830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668" w:type="dxa"/>
            <w:noWrap w:val="0"/>
            <w:vAlign w:val="center"/>
          </w:tcPr>
          <w:p w14:paraId="3C0A5AC1">
            <w:pPr>
              <w:autoSpaceDE w:val="0"/>
              <w:autoSpaceDN w:val="0"/>
              <w:adjustRightInd w:val="0"/>
              <w:jc w:val="center"/>
            </w:pPr>
            <w:r>
              <w:t>厂商自定义维测命令</w:t>
            </w:r>
          </w:p>
        </w:tc>
        <w:tc>
          <w:tcPr>
            <w:tcW w:w="4394" w:type="dxa"/>
            <w:noWrap w:val="0"/>
            <w:vAlign w:val="center"/>
          </w:tcPr>
          <w:p w14:paraId="316D3A32">
            <w:pPr>
              <w:autoSpaceDE w:val="0"/>
              <w:autoSpaceDN w:val="0"/>
              <w:adjustRightInd w:val="0"/>
              <w:jc w:val="center"/>
            </w:pPr>
            <w:r>
              <w:t>支持各厂商自定义的维测命令</w:t>
            </w:r>
            <w:r>
              <w:rPr>
                <w:rFonts w:hint="eastAsia"/>
              </w:rPr>
              <w:t>。</w:t>
            </w:r>
          </w:p>
        </w:tc>
        <w:tc>
          <w:tcPr>
            <w:tcW w:w="1501" w:type="dxa"/>
            <w:noWrap w:val="0"/>
            <w:vAlign w:val="center"/>
          </w:tcPr>
          <w:p w14:paraId="786E67D1">
            <w:pPr>
              <w:autoSpaceDE w:val="0"/>
              <w:autoSpaceDN w:val="0"/>
              <w:adjustRightInd w:val="0"/>
              <w:jc w:val="center"/>
            </w:pPr>
            <w:r>
              <w:rPr>
                <w:rFonts w:hint="eastAsia"/>
              </w:rPr>
              <w:t>CCO</w:t>
            </w:r>
            <w:r>
              <w:t>/</w:t>
            </w:r>
            <w:r>
              <w:rPr>
                <w:rFonts w:hint="eastAsia"/>
              </w:rPr>
              <w:t>STA</w:t>
            </w:r>
          </w:p>
        </w:tc>
      </w:tr>
    </w:tbl>
    <w:p w14:paraId="276D91F2">
      <w:pPr>
        <w:pStyle w:val="38"/>
        <w:rPr>
          <w:rFonts w:hint="eastAsia"/>
        </w:rPr>
      </w:pPr>
    </w:p>
    <w:sectPr>
      <w:headerReference r:id="rId9" w:type="default"/>
      <w:footerReference r:id="rId10" w:type="default"/>
      <w:pgSz w:w="11906" w:h="16838"/>
      <w:pgMar w:top="567" w:right="1134" w:bottom="1134" w:left="1418" w:header="1418" w:footer="1134" w:gutter="0"/>
      <w:pgNumType w:start="1"/>
      <w:cols w:space="425"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 w:initials="A">
    <w:p w14:paraId="0817947C">
      <w:pPr>
        <w:pStyle w:val="18"/>
        <w:rPr>
          <w:rFonts w:hint="eastAsia"/>
          <w:lang w:eastAsia="zh-CN"/>
        </w:rPr>
      </w:pPr>
      <w:r>
        <w:rPr>
          <w:lang w:eastAsia="zh-CN"/>
        </w:rPr>
        <w:t>挪到第三章术语定义</w:t>
      </w:r>
    </w:p>
  </w:comment>
  <w:comment w:id="1" w:author="作者" w:date="" w:initials="A">
    <w:p w14:paraId="302242E2">
      <w:pPr>
        <w:pStyle w:val="18"/>
      </w:pPr>
      <w:r>
        <w:t>只有个固定值不清楚</w:t>
      </w:r>
      <w:r>
        <w:rPr>
          <w:rFonts w:hint="eastAsia"/>
          <w:lang w:eastAsia="zh-CN"/>
        </w:rPr>
        <w:t>，</w:t>
      </w:r>
      <w:r>
        <w:t>是否要解释</w:t>
      </w:r>
    </w:p>
  </w:comment>
  <w:comment w:id="2" w:author="作者" w:date="" w:initials="A">
    <w:p w14:paraId="030ED522">
      <w:pPr>
        <w:pStyle w:val="18"/>
      </w:pPr>
      <w:r>
        <w:t>只有个固定值不清楚</w:t>
      </w:r>
      <w:r>
        <w:rPr>
          <w:rFonts w:hint="eastAsia"/>
          <w:lang w:eastAsia="zh-CN"/>
        </w:rPr>
        <w:t>，</w:t>
      </w:r>
      <w:r>
        <w:t>是否要解释</w:t>
      </w:r>
    </w:p>
  </w:comment>
  <w:comment w:id="3" w:author="作者" w:date="" w:initials="A">
    <w:p w14:paraId="08877D97">
      <w:pPr>
        <w:pStyle w:val="18"/>
        <w:rPr>
          <w:rFonts w:hint="eastAsia"/>
          <w:lang w:eastAsia="zh-CN"/>
        </w:rPr>
      </w:pPr>
      <w:r>
        <w:t>有没有</w:t>
      </w:r>
      <w:r>
        <w:rPr>
          <w:rFonts w:hint="eastAsia"/>
          <w:lang w:eastAsia="zh-CN"/>
        </w:rPr>
        <w:t>6</w:t>
      </w:r>
      <w:r>
        <w:rPr>
          <w:lang w:eastAsia="zh-CN"/>
        </w:rPr>
        <w:t>98</w:t>
      </w:r>
      <w:r>
        <w:rPr>
          <w:rFonts w:hint="eastAsia"/>
          <w:lang w:eastAsia="zh-CN"/>
        </w:rPr>
        <w:t>.</w:t>
      </w:r>
      <w:r>
        <w:rPr>
          <w:lang w:eastAsia="zh-CN"/>
        </w:rPr>
        <w:t>45-2017</w:t>
      </w:r>
      <w:r>
        <w:rPr>
          <w:rFonts w:hint="eastAsia"/>
          <w:lang w:eastAsia="zh-CN"/>
        </w:rPr>
        <w:t>？</w:t>
      </w:r>
    </w:p>
  </w:comment>
  <w:comment w:id="4" w:author="作者" w:date="" w:initials="A">
    <w:p w14:paraId="499E2A59">
      <w:pPr>
        <w:pStyle w:val="18"/>
        <w:rPr>
          <w:rFonts w:hint="eastAsia"/>
          <w:lang w:eastAsia="zh-CN"/>
        </w:rPr>
      </w:pPr>
      <w:r>
        <w:rPr>
          <w:rFonts w:hint="eastAsia"/>
          <w:lang w:eastAsia="zh-CN"/>
        </w:rPr>
        <w:t>同上，考虑是否加解释</w:t>
      </w:r>
    </w:p>
  </w:comment>
  <w:comment w:id="5" w:author="作者" w:date="" w:initials="A">
    <w:p w14:paraId="4EC72E38">
      <w:pPr>
        <w:pStyle w:val="18"/>
        <w:rPr>
          <w:rFonts w:hint="eastAsia"/>
          <w:lang w:eastAsia="zh-CN"/>
        </w:rPr>
      </w:pPr>
      <w:r>
        <w:t>和图</w:t>
      </w:r>
      <w:r>
        <w:rPr>
          <w:rFonts w:hint="eastAsia"/>
          <w:lang w:eastAsia="zh-CN"/>
        </w:rPr>
        <w:t>1</w:t>
      </w:r>
      <w:r>
        <w:rPr>
          <w:lang w:eastAsia="zh-CN"/>
        </w:rPr>
        <w:t>3一样</w:t>
      </w:r>
      <w:r>
        <w:rPr>
          <w:rFonts w:hint="eastAsia"/>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17947C" w15:done="0"/>
  <w15:commentEx w15:paraId="302242E2" w15:done="0"/>
  <w15:commentEx w15:paraId="030ED522" w15:done="0"/>
  <w15:commentEx w15:paraId="08877D97" w15:done="0"/>
  <w15:commentEx w15:paraId="499E2A59" w15:done="0"/>
  <w15:commentEx w15:paraId="4EC72E38"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MS Mincho">
    <w:altName w:val="MS Gothic"/>
    <w:panose1 w:val="02020609040205080304"/>
    <w:charset w:val="80"/>
    <w:family w:val="roman"/>
    <w:pitch w:val="default"/>
    <w:sig w:usb0="00000000" w:usb1="08070000" w:usb2="00000010" w:usb3="00000000" w:csb0="00020000" w:csb1="00000000"/>
  </w:font>
  <w:font w:name="EU-F1">
    <w:altName w:val="黑体"/>
    <w:panose1 w:val="00000000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E-F1">
    <w:altName w:val="Malgun Gothic"/>
    <w:panose1 w:val="00000000000000000000"/>
    <w:charset w:val="81"/>
    <w:family w:val="roman"/>
    <w:pitch w:val="default"/>
    <w:sig w:usb0="00000000" w:usb1="00000000" w:usb2="00000033" w:usb3="00000000" w:csb0="00080000" w:csb1="0000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Arial Narrow">
    <w:panose1 w:val="020B0606020202030204"/>
    <w:charset w:val="00"/>
    <w:family w:val="swiss"/>
    <w:pitch w:val="default"/>
    <w:sig w:usb0="00000287" w:usb1="00000800" w:usb2="00000000" w:usb3="00000000" w:csb0="2000009F" w:csb1="DFD70000"/>
  </w:font>
  <w:font w:name="Helvetica">
    <w:altName w:val="Arial"/>
    <w:panose1 w:val="020B0604020202020204"/>
    <w:charset w:val="00"/>
    <w:family w:val="swiss"/>
    <w:pitch w:val="default"/>
    <w:sig w:usb0="E0002EFF" w:usb1="C000785B" w:usb2="00000009" w:usb3="00000000" w:csb0="000001FF" w:csb1="00000000"/>
  </w:font>
  <w:font w:name="TimesNewRomanPSMT">
    <w:altName w:val="Times New Roman"/>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C8ACB">
    <w:pPr>
      <w:pStyle w:val="32"/>
      <w:spacing w:before="120"/>
      <w:ind w:left="198" w:right="0" w:rightChars="0"/>
      <w:jc w:val="left"/>
    </w:pPr>
    <w:r>
      <w:fldChar w:fldCharType="begin"/>
    </w:r>
    <w:r>
      <w:instrText xml:space="preserve">PAGE   \* MERGEFORMAT</w:instrText>
    </w:r>
    <w:r>
      <w:fldChar w:fldCharType="separate"/>
    </w:r>
    <w:r>
      <w:rPr>
        <w:lang w:val="zh-CN"/>
      </w:rPr>
      <w:t>38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ABD71">
    <w:pPr>
      <w:pStyle w:val="71"/>
    </w:pPr>
    <w:r>
      <w:fldChar w:fldCharType="begin"/>
    </w:r>
    <w:r>
      <w:instrText xml:space="preserve"> PAGE  \* MERGEFORMAT </w:instrText>
    </w:r>
    <w:r>
      <w:fldChar w:fldCharType="separate"/>
    </w:r>
    <w:r>
      <w:rPr>
        <w:lang/>
      </w:rP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AF483">
    <w:pPr>
      <w:pStyle w:val="71"/>
      <w:rPr>
        <w:rFonts w:ascii="Times New Roman"/>
      </w:rPr>
    </w:pPr>
    <w:r>
      <w:rPr>
        <w:rFonts w:ascii="Times New Roman"/>
      </w:rPr>
      <w:fldChar w:fldCharType="begin"/>
    </w:r>
    <w:r>
      <w:rPr>
        <w:rFonts w:ascii="Times New Roman"/>
      </w:rPr>
      <w:instrText xml:space="preserve"> PAGE  \* MERGEFORMAT </w:instrText>
    </w:r>
    <w:r>
      <w:rPr>
        <w:rFonts w:ascii="Times New Roman"/>
      </w:rPr>
      <w:fldChar w:fldCharType="separate"/>
    </w:r>
    <w:r>
      <w:rPr>
        <w:rFonts w:ascii="Times New Roman"/>
        <w:lang/>
      </w:rPr>
      <w:t>37</w:t>
    </w:r>
    <w:r>
      <w:rPr>
        <w:rFonts w:ascii="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8BD47">
    <w:pPr>
      <w:pStyle w:val="72"/>
      <w:jc w:val="left"/>
    </w:pPr>
    <w:r>
      <w:t>Q/XXX 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6B311">
    <w:pPr>
      <w:pStyle w:val="72"/>
    </w:pPr>
    <w:r>
      <w:t>Q/XXX XXXXX—XXXX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7AE45">
    <w:pPr>
      <w:pStyle w:val="72"/>
    </w:pPr>
    <w:r>
      <w:t>Q/XXX XXXXX—XXXX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6"/>
      <w:lvlText w:val=""/>
      <w:lvlJc w:val="left"/>
      <w:pPr>
        <w:tabs>
          <w:tab w:val="left" w:pos="360"/>
        </w:tabs>
        <w:ind w:left="360" w:hanging="360"/>
      </w:pPr>
      <w:rPr>
        <w:rFonts w:hint="default" w:ascii="Wingdings" w:hAnsi="Wingdings"/>
      </w:rPr>
    </w:lvl>
  </w:abstractNum>
  <w:abstractNum w:abstractNumId="1">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i w:val="0"/>
        <w:sz w:val="21"/>
      </w:rPr>
    </w:lvl>
    <w:lvl w:ilvl="3" w:tentative="0">
      <w:start w:val="1"/>
      <w:numFmt w:val="decimal"/>
      <w:pStyle w:val="265"/>
      <w:suff w:val="nothing"/>
      <w:lvlText w:val="%1%2.%3.%4　"/>
      <w:lvlJc w:val="left"/>
      <w:pPr>
        <w:ind w:left="0" w:firstLine="0"/>
      </w:pPr>
      <w:rPr>
        <w:rFonts w:hint="eastAsia" w:ascii="黑体" w:hAnsi="Times New Roman" w:eastAsia="黑体"/>
        <w:b/>
        <w:i w:val="0"/>
        <w:sz w:val="21"/>
      </w:rPr>
    </w:lvl>
    <w:lvl w:ilvl="4" w:tentative="0">
      <w:start w:val="1"/>
      <w:numFmt w:val="decimal"/>
      <w:suff w:val="nothing"/>
      <w:lvlText w:val="%1%2.%3.%4.%5　"/>
      <w:lvlJc w:val="left"/>
      <w:pPr>
        <w:ind w:left="0" w:firstLine="0"/>
      </w:pPr>
      <w:rPr>
        <w:rFonts w:hint="eastAsia" w:ascii="黑体" w:hAnsi="Times New Roman" w:eastAsia="黑体"/>
        <w:b/>
        <w:i w:val="0"/>
        <w:sz w:val="21"/>
      </w:rPr>
    </w:lvl>
    <w:lvl w:ilvl="5" w:tentative="0">
      <w:start w:val="1"/>
      <w:numFmt w:val="decimal"/>
      <w:pStyle w:val="270"/>
      <w:suff w:val="nothing"/>
      <w:lvlText w:val="%1%2.%3.%4.%5.%6　"/>
      <w:lvlJc w:val="left"/>
      <w:pPr>
        <w:ind w:left="0" w:firstLine="0"/>
      </w:pPr>
      <w:rPr>
        <w:rFonts w:hint="eastAsia" w:ascii="黑体" w:hAnsi="Times New Roman" w:eastAsia="黑体"/>
        <w:b/>
        <w:i w:val="0"/>
        <w:sz w:val="21"/>
      </w:rPr>
    </w:lvl>
    <w:lvl w:ilvl="6" w:tentative="0">
      <w:start w:val="1"/>
      <w:numFmt w:val="decimal"/>
      <w:pStyle w:val="274"/>
      <w:suff w:val="nothing"/>
      <w:lvlText w:val="%1%2.%3.%4.%5.%6.%7　"/>
      <w:lvlJc w:val="left"/>
      <w:pPr>
        <w:ind w:left="0" w:firstLine="0"/>
      </w:pPr>
      <w:rPr>
        <w:rFonts w:hint="eastAsia" w:ascii="黑体" w:hAnsi="Times New Roman" w:eastAsia="黑体"/>
        <w:b/>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
    <w:nsid w:val="06EE185C"/>
    <w:multiLevelType w:val="multilevel"/>
    <w:tmpl w:val="06EE185C"/>
    <w:lvl w:ilvl="0" w:tentative="0">
      <w:start w:val="1"/>
      <w:numFmt w:val="decimal"/>
      <w:pStyle w:val="173"/>
      <w:lvlText w:val="%1."/>
      <w:lvlJc w:val="left"/>
      <w:pPr>
        <w:ind w:left="718" w:hanging="435"/>
      </w:pPr>
      <w:rPr>
        <w:rFonts w:hint="default" w:ascii="Arial" w:hAnsi="Arial" w:eastAsia="Arial" w:cs="Arial"/>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79102AD"/>
    <w:multiLevelType w:val="multilevel"/>
    <w:tmpl w:val="079102AD"/>
    <w:lvl w:ilvl="0" w:tentative="0">
      <w:start w:val="1"/>
      <w:numFmt w:val="decimal"/>
      <w:pStyle w:val="86"/>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4">
    <w:nsid w:val="093C6778"/>
    <w:multiLevelType w:val="multilevel"/>
    <w:tmpl w:val="093C6778"/>
    <w:lvl w:ilvl="0" w:tentative="0">
      <w:start w:val="1"/>
      <w:numFmt w:val="decimal"/>
      <w:pStyle w:val="144"/>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0AE367E9"/>
    <w:multiLevelType w:val="multilevel"/>
    <w:tmpl w:val="0AE367E9"/>
    <w:lvl w:ilvl="0" w:tentative="0">
      <w:start w:val="1"/>
      <w:numFmt w:val="none"/>
      <w:pStyle w:val="80"/>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6">
    <w:nsid w:val="0DDE2B46"/>
    <w:multiLevelType w:val="multilevel"/>
    <w:tmpl w:val="0DDE2B46"/>
    <w:lvl w:ilvl="0" w:tentative="0">
      <w:start w:val="1"/>
      <w:numFmt w:val="lowerLetter"/>
      <w:pStyle w:val="149"/>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7">
    <w:nsid w:val="0EDB2900"/>
    <w:multiLevelType w:val="multilevel"/>
    <w:tmpl w:val="0EDB2900"/>
    <w:lvl w:ilvl="0" w:tentative="0">
      <w:start w:val="1"/>
      <w:numFmt w:val="bullet"/>
      <w:pStyle w:val="179"/>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8">
    <w:nsid w:val="1D5755D3"/>
    <w:multiLevelType w:val="multilevel"/>
    <w:tmpl w:val="1D5755D3"/>
    <w:lvl w:ilvl="0" w:tentative="0">
      <w:start w:val="1"/>
      <w:numFmt w:val="bullet"/>
      <w:pStyle w:val="187"/>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spacing w:val="0"/>
        <w:w w:val="100"/>
        <w:position w:val="2"/>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1DBF583A"/>
    <w:multiLevelType w:val="multilevel"/>
    <w:tmpl w:val="1DBF583A"/>
    <w:lvl w:ilvl="0" w:tentative="0">
      <w:start w:val="1"/>
      <w:numFmt w:val="decimal"/>
      <w:pStyle w:val="93"/>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0">
    <w:nsid w:val="1FC91163"/>
    <w:multiLevelType w:val="multilevel"/>
    <w:tmpl w:val="1FC91163"/>
    <w:lvl w:ilvl="0" w:tentative="0">
      <w:start w:val="1"/>
      <w:numFmt w:val="decimal"/>
      <w:pStyle w:val="73"/>
      <w:suff w:val="nothing"/>
      <w:lvlText w:val="%1　"/>
      <w:lvlJc w:val="left"/>
      <w:pPr>
        <w:ind w:left="710" w:firstLine="0"/>
      </w:pPr>
      <w:rPr>
        <w:rFonts w:hint="eastAsia" w:ascii="黑体" w:hAnsi="Times New Roman" w:eastAsia="黑体"/>
        <w:b w:val="0"/>
        <w:i w:val="0"/>
        <w:sz w:val="21"/>
        <w:szCs w:val="21"/>
      </w:rPr>
    </w:lvl>
    <w:lvl w:ilvl="1" w:tentative="0">
      <w:start w:val="1"/>
      <w:numFmt w:val="decimal"/>
      <w:pStyle w:val="70"/>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74"/>
      <w:suff w:val="nothing"/>
      <w:lvlText w:val="%1.%2.%3　"/>
      <w:lvlJc w:val="left"/>
      <w:pPr>
        <w:ind w:left="0" w:firstLine="0"/>
      </w:pPr>
      <w:rPr>
        <w:rFonts w:hint="eastAsia" w:ascii="黑体" w:hAnsi="Times New Roman" w:eastAsia="黑体"/>
        <w:b w:val="0"/>
        <w:i w:val="0"/>
        <w:sz w:val="21"/>
      </w:rPr>
    </w:lvl>
    <w:lvl w:ilvl="3" w:tentative="0">
      <w:start w:val="1"/>
      <w:numFmt w:val="decimal"/>
      <w:pStyle w:val="79"/>
      <w:suff w:val="nothing"/>
      <w:lvlText w:val="%1.%2.%3.%4　"/>
      <w:lvlJc w:val="left"/>
      <w:pPr>
        <w:ind w:left="0" w:firstLine="0"/>
      </w:pPr>
      <w:rPr>
        <w:rFonts w:hint="eastAsia" w:ascii="黑体" w:hAnsi="Times New Roman" w:eastAsia="黑体"/>
        <w:b w:val="0"/>
        <w:i w:val="0"/>
        <w:sz w:val="21"/>
      </w:rPr>
    </w:lvl>
    <w:lvl w:ilvl="4" w:tentative="0">
      <w:start w:val="1"/>
      <w:numFmt w:val="decimal"/>
      <w:pStyle w:val="83"/>
      <w:suff w:val="nothing"/>
      <w:lvlText w:val="%1.%2.%3.%4.%5　"/>
      <w:lvlJc w:val="left"/>
      <w:pPr>
        <w:ind w:left="0" w:firstLine="0"/>
      </w:pPr>
      <w:rPr>
        <w:rFonts w:hint="eastAsia" w:ascii="黑体" w:hAnsi="Times New Roman" w:eastAsia="黑体"/>
        <w:b w:val="0"/>
        <w:i w:val="0"/>
        <w:sz w:val="21"/>
      </w:rPr>
    </w:lvl>
    <w:lvl w:ilvl="5" w:tentative="0">
      <w:start w:val="1"/>
      <w:numFmt w:val="decimal"/>
      <w:pStyle w:val="84"/>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
    <w:nsid w:val="264A17CC"/>
    <w:multiLevelType w:val="multilevel"/>
    <w:tmpl w:val="264A17CC"/>
    <w:lvl w:ilvl="0" w:tentative="0">
      <w:start w:val="1"/>
      <w:numFmt w:val="none"/>
      <w:pStyle w:val="288"/>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A8F7113"/>
    <w:multiLevelType w:val="multilevel"/>
    <w:tmpl w:val="2A8F7113"/>
    <w:lvl w:ilvl="0" w:tentative="0">
      <w:start w:val="1"/>
      <w:numFmt w:val="upperLetter"/>
      <w:pStyle w:val="126"/>
      <w:suff w:val="space"/>
      <w:lvlText w:val="%1"/>
      <w:lvlJc w:val="left"/>
      <w:pPr>
        <w:ind w:left="623" w:hanging="425"/>
      </w:pPr>
      <w:rPr>
        <w:rFonts w:hint="eastAsia"/>
      </w:rPr>
    </w:lvl>
    <w:lvl w:ilvl="1" w:tentative="0">
      <w:start w:val="1"/>
      <w:numFmt w:val="decimal"/>
      <w:pStyle w:val="127"/>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3">
    <w:nsid w:val="2C5917C3"/>
    <w:multiLevelType w:val="multilevel"/>
    <w:tmpl w:val="2C5917C3"/>
    <w:lvl w:ilvl="0" w:tentative="0">
      <w:start w:val="1"/>
      <w:numFmt w:val="none"/>
      <w:pStyle w:val="76"/>
      <w:suff w:val="nothing"/>
      <w:lvlText w:val="%1——"/>
      <w:lvlJc w:val="left"/>
      <w:pPr>
        <w:ind w:left="833" w:hanging="408"/>
      </w:pPr>
      <w:rPr>
        <w:rFonts w:hint="eastAsia"/>
        <w:lang w:val="en-US"/>
      </w:rPr>
    </w:lvl>
    <w:lvl w:ilvl="1" w:tentative="0">
      <w:start w:val="1"/>
      <w:numFmt w:val="bullet"/>
      <w:pStyle w:val="77"/>
      <w:lvlText w:val=""/>
      <w:lvlJc w:val="left"/>
      <w:pPr>
        <w:tabs>
          <w:tab w:val="left" w:pos="760"/>
        </w:tabs>
        <w:ind w:left="1264" w:hanging="413"/>
      </w:pPr>
      <w:rPr>
        <w:rFonts w:hint="default" w:ascii="Symbol" w:hAnsi="Symbol"/>
        <w:color w:val="auto"/>
      </w:rPr>
    </w:lvl>
    <w:lvl w:ilvl="2" w:tentative="0">
      <w:start w:val="1"/>
      <w:numFmt w:val="bullet"/>
      <w:pStyle w:val="88"/>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4">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277"/>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5">
    <w:nsid w:val="3D733618"/>
    <w:multiLevelType w:val="multilevel"/>
    <w:tmpl w:val="3D733618"/>
    <w:lvl w:ilvl="0" w:tentative="0">
      <w:start w:val="1"/>
      <w:numFmt w:val="decimal"/>
      <w:pStyle w:val="39"/>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6">
    <w:nsid w:val="407E65F9"/>
    <w:multiLevelType w:val="multilevel"/>
    <w:tmpl w:val="407E65F9"/>
    <w:lvl w:ilvl="0" w:tentative="0">
      <w:start w:val="1"/>
      <w:numFmt w:val="none"/>
      <w:pStyle w:val="269"/>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1A64E98"/>
    <w:multiLevelType w:val="multilevel"/>
    <w:tmpl w:val="41A64E98"/>
    <w:lvl w:ilvl="0" w:tentative="0">
      <w:start w:val="1"/>
      <w:numFmt w:val="decimal"/>
      <w:pStyle w:val="276"/>
      <w:lvlText w:val="0.%1"/>
      <w:lvlJc w:val="left"/>
      <w:pPr>
        <w:tabs>
          <w:tab w:val="left" w:pos="360"/>
        </w:tabs>
        <w:ind w:left="0" w:firstLine="0"/>
      </w:pPr>
      <w:rPr>
        <w:rFonts w:hint="eastAsia" w:ascii="宋体" w:hAnsi="Times New Roman" w:eastAsia="宋体"/>
        <w:b/>
        <w:i w:val="0"/>
        <w:sz w:val="21"/>
      </w:rPr>
    </w:lvl>
    <w:lvl w:ilvl="1" w:tentative="0">
      <w:start w:val="1"/>
      <w:numFmt w:val="decimal"/>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
      <w:lvlJc w:val="left"/>
      <w:pPr>
        <w:tabs>
          <w:tab w:val="left" w:pos="-31680"/>
        </w:tabs>
        <w:ind w:left="-32767" w:firstLine="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8">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85"/>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76"/>
      <w:suff w:val="space"/>
      <w:lvlText w:val="表%9"/>
      <w:lvlJc w:val="center"/>
      <w:pPr>
        <w:ind w:left="0" w:firstLine="0"/>
      </w:pPr>
      <w:rPr>
        <w:rFonts w:hint="default" w:ascii="Arial" w:hAnsi="Arial" w:eastAsia="黑体"/>
        <w:b w:val="0"/>
        <w:i w:val="0"/>
        <w:sz w:val="18"/>
        <w:szCs w:val="18"/>
      </w:rPr>
    </w:lvl>
  </w:abstractNum>
  <w:abstractNum w:abstractNumId="19">
    <w:nsid w:val="4481537E"/>
    <w:multiLevelType w:val="multilevel"/>
    <w:tmpl w:val="4481537E"/>
    <w:lvl w:ilvl="0" w:tentative="0">
      <w:start w:val="1"/>
      <w:numFmt w:val="lowerLetter"/>
      <w:pStyle w:val="87"/>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82"/>
      <w:lvlText w:val="%2)"/>
      <w:lvlJc w:val="left"/>
      <w:pPr>
        <w:tabs>
          <w:tab w:val="left" w:pos="1260"/>
        </w:tabs>
        <w:ind w:left="1259" w:hanging="419"/>
      </w:pPr>
      <w:rPr>
        <w:rFonts w:hint="eastAsia"/>
      </w:rPr>
    </w:lvl>
    <w:lvl w:ilvl="2" w:tentative="0">
      <w:start w:val="1"/>
      <w:numFmt w:val="decimal"/>
      <w:pStyle w:val="89"/>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0">
    <w:nsid w:val="4B733A5F"/>
    <w:multiLevelType w:val="multilevel"/>
    <w:tmpl w:val="4B733A5F"/>
    <w:lvl w:ilvl="0" w:tentative="0">
      <w:start w:val="1"/>
      <w:numFmt w:val="decimal"/>
      <w:pStyle w:val="90"/>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21">
    <w:nsid w:val="557C2AF5"/>
    <w:multiLevelType w:val="multilevel"/>
    <w:tmpl w:val="557C2AF5"/>
    <w:lvl w:ilvl="0" w:tentative="0">
      <w:start w:val="1"/>
      <w:numFmt w:val="decimal"/>
      <w:pStyle w:val="156"/>
      <w:suff w:val="nothing"/>
      <w:lvlText w:val="图%1　"/>
      <w:lvlJc w:val="left"/>
      <w:pPr>
        <w:ind w:left="0" w:firstLine="0"/>
      </w:pPr>
      <w:rPr>
        <w:rFonts w:hint="eastAsia" w:ascii="黑体" w:hAnsi="Times New Roman" w:eastAsia="黑体"/>
        <w:b w:val="0"/>
        <w:i w:val="0"/>
        <w:sz w:val="21"/>
        <w:lang w:val="en-US"/>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2">
    <w:nsid w:val="60B55DC2"/>
    <w:multiLevelType w:val="multilevel"/>
    <w:tmpl w:val="60B55DC2"/>
    <w:lvl w:ilvl="0" w:tentative="0">
      <w:start w:val="1"/>
      <w:numFmt w:val="upperLetter"/>
      <w:pStyle w:val="114"/>
      <w:lvlText w:val="%1"/>
      <w:lvlJc w:val="left"/>
      <w:pPr>
        <w:tabs>
          <w:tab w:val="left" w:pos="0"/>
        </w:tabs>
        <w:ind w:left="0" w:hanging="425"/>
      </w:pPr>
      <w:rPr>
        <w:rFonts w:hint="eastAsia"/>
      </w:rPr>
    </w:lvl>
    <w:lvl w:ilvl="1" w:tentative="0">
      <w:start w:val="1"/>
      <w:numFmt w:val="decimal"/>
      <w:pStyle w:val="115"/>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23">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4">
    <w:nsid w:val="646260FA"/>
    <w:multiLevelType w:val="multilevel"/>
    <w:tmpl w:val="646260FA"/>
    <w:lvl w:ilvl="0" w:tentative="0">
      <w:start w:val="1"/>
      <w:numFmt w:val="decimal"/>
      <w:pStyle w:val="154"/>
      <w:suff w:val="nothing"/>
      <w:lvlText w:val="表%1　"/>
      <w:lvlJc w:val="left"/>
      <w:pPr>
        <w:ind w:left="5954" w:firstLine="0"/>
      </w:pPr>
      <w:rPr>
        <w:rFonts w:hint="eastAsia" w:ascii="黑体" w:hAnsi="Times New Roman" w:eastAsia="黑体"/>
        <w:b w:val="0"/>
        <w:i w:val="0"/>
        <w:sz w:val="21"/>
        <w:lang w:val="en-US"/>
      </w:rPr>
    </w:lvl>
    <w:lvl w:ilvl="1" w:tentative="0">
      <w:start w:val="1"/>
      <w:numFmt w:val="decimal"/>
      <w:lvlText w:val="%1.%2"/>
      <w:lvlJc w:val="left"/>
      <w:pPr>
        <w:tabs>
          <w:tab w:val="left" w:pos="1275"/>
        </w:tabs>
        <w:ind w:left="1275" w:hanging="567"/>
      </w:pPr>
      <w:rPr>
        <w:rFonts w:hint="eastAsia"/>
      </w:rPr>
    </w:lvl>
    <w:lvl w:ilvl="2" w:tentative="0">
      <w:start w:val="1"/>
      <w:numFmt w:val="decimal"/>
      <w:lvlText w:val="%1.%2.%3"/>
      <w:lvlJc w:val="left"/>
      <w:pPr>
        <w:tabs>
          <w:tab w:val="left" w:pos="1701"/>
        </w:tabs>
        <w:ind w:left="1701" w:hanging="567"/>
      </w:pPr>
      <w:rPr>
        <w:rFonts w:hint="eastAsia"/>
      </w:rPr>
    </w:lvl>
    <w:lvl w:ilvl="3" w:tentative="0">
      <w:start w:val="1"/>
      <w:numFmt w:val="decimal"/>
      <w:lvlText w:val="%1.%2.%3.%4"/>
      <w:lvlJc w:val="left"/>
      <w:pPr>
        <w:tabs>
          <w:tab w:val="left" w:pos="2267"/>
        </w:tabs>
        <w:ind w:left="2267" w:hanging="708"/>
      </w:pPr>
      <w:rPr>
        <w:rFonts w:hint="eastAsia"/>
      </w:rPr>
    </w:lvl>
    <w:lvl w:ilvl="4" w:tentative="0">
      <w:start w:val="1"/>
      <w:numFmt w:val="decimal"/>
      <w:lvlText w:val="%1.%2.%3.%4.%5"/>
      <w:lvlJc w:val="left"/>
      <w:pPr>
        <w:tabs>
          <w:tab w:val="left" w:pos="2834"/>
        </w:tabs>
        <w:ind w:left="2834" w:hanging="850"/>
      </w:pPr>
      <w:rPr>
        <w:rFonts w:hint="eastAsia"/>
      </w:rPr>
    </w:lvl>
    <w:lvl w:ilvl="5" w:tentative="0">
      <w:start w:val="1"/>
      <w:numFmt w:val="decimal"/>
      <w:lvlText w:val="%1.%2.%3.%4.%5.%6"/>
      <w:lvlJc w:val="left"/>
      <w:pPr>
        <w:tabs>
          <w:tab w:val="left" w:pos="3543"/>
        </w:tabs>
        <w:ind w:left="3543" w:hanging="1134"/>
      </w:pPr>
      <w:rPr>
        <w:rFonts w:hint="eastAsia"/>
      </w:rPr>
    </w:lvl>
    <w:lvl w:ilvl="6" w:tentative="0">
      <w:start w:val="1"/>
      <w:numFmt w:val="decimal"/>
      <w:lvlText w:val="%1.%2.%3.%4.%5.%6.%7"/>
      <w:lvlJc w:val="left"/>
      <w:pPr>
        <w:tabs>
          <w:tab w:val="left" w:pos="4110"/>
        </w:tabs>
        <w:ind w:left="4110" w:hanging="1276"/>
      </w:pPr>
      <w:rPr>
        <w:rFonts w:hint="eastAsia"/>
      </w:rPr>
    </w:lvl>
    <w:lvl w:ilvl="7" w:tentative="0">
      <w:start w:val="1"/>
      <w:numFmt w:val="decimal"/>
      <w:lvlText w:val="%1.%2.%3.%4.%5.%6.%7.%8"/>
      <w:lvlJc w:val="left"/>
      <w:pPr>
        <w:tabs>
          <w:tab w:val="left" w:pos="4677"/>
        </w:tabs>
        <w:ind w:left="4677" w:hanging="1418"/>
      </w:pPr>
      <w:rPr>
        <w:rFonts w:hint="eastAsia"/>
      </w:rPr>
    </w:lvl>
    <w:lvl w:ilvl="8" w:tentative="0">
      <w:start w:val="1"/>
      <w:numFmt w:val="decimal"/>
      <w:lvlText w:val="%1.%2.%3.%4.%5.%6.%7.%8.%9"/>
      <w:lvlJc w:val="left"/>
      <w:pPr>
        <w:tabs>
          <w:tab w:val="left" w:pos="5385"/>
        </w:tabs>
        <w:ind w:left="5385" w:hanging="1700"/>
      </w:pPr>
      <w:rPr>
        <w:rFonts w:hint="eastAsia"/>
      </w:rPr>
    </w:lvl>
  </w:abstractNum>
  <w:abstractNum w:abstractNumId="25">
    <w:nsid w:val="64B40E03"/>
    <w:multiLevelType w:val="multilevel"/>
    <w:tmpl w:val="64B40E03"/>
    <w:lvl w:ilvl="0" w:tentative="0">
      <w:start w:val="1"/>
      <w:numFmt w:val="lowerLetter"/>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6">
    <w:nsid w:val="657D3FBC"/>
    <w:multiLevelType w:val="multilevel"/>
    <w:tmpl w:val="657D3FBC"/>
    <w:lvl w:ilvl="0" w:tentative="0">
      <w:start w:val="1"/>
      <w:numFmt w:val="upperLetter"/>
      <w:pStyle w:val="112"/>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30"/>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31"/>
      <w:suff w:val="nothing"/>
      <w:lvlText w:val="%1.%2.%3　"/>
      <w:lvlJc w:val="left"/>
      <w:pPr>
        <w:ind w:left="0" w:firstLine="0"/>
      </w:pPr>
      <w:rPr>
        <w:rFonts w:hint="eastAsia" w:ascii="黑体" w:hAnsi="Times New Roman" w:eastAsia="黑体"/>
        <w:b w:val="0"/>
        <w:i w:val="0"/>
        <w:sz w:val="21"/>
      </w:rPr>
    </w:lvl>
    <w:lvl w:ilvl="3" w:tentative="0">
      <w:start w:val="1"/>
      <w:numFmt w:val="decimal"/>
      <w:pStyle w:val="116"/>
      <w:suff w:val="nothing"/>
      <w:lvlText w:val="%1.%2.%3.%4　"/>
      <w:lvlJc w:val="left"/>
      <w:pPr>
        <w:ind w:left="0" w:firstLine="0"/>
      </w:pPr>
      <w:rPr>
        <w:rFonts w:hint="eastAsia" w:ascii="黑体" w:hAnsi="Times New Roman" w:eastAsia="黑体"/>
        <w:b w:val="0"/>
        <w:i w:val="0"/>
        <w:sz w:val="21"/>
      </w:rPr>
    </w:lvl>
    <w:lvl w:ilvl="4" w:tentative="0">
      <w:start w:val="1"/>
      <w:numFmt w:val="decimal"/>
      <w:pStyle w:val="121"/>
      <w:suff w:val="nothing"/>
      <w:lvlText w:val="%1.%2.%3.%4.%5　"/>
      <w:lvlJc w:val="left"/>
      <w:pPr>
        <w:ind w:left="0" w:firstLine="0"/>
      </w:pPr>
      <w:rPr>
        <w:rFonts w:hint="eastAsia" w:ascii="黑体" w:hAnsi="Times New Roman" w:eastAsia="黑体"/>
        <w:b w:val="0"/>
        <w:i w:val="0"/>
        <w:sz w:val="21"/>
      </w:rPr>
    </w:lvl>
    <w:lvl w:ilvl="5" w:tentative="0">
      <w:start w:val="1"/>
      <w:numFmt w:val="decimal"/>
      <w:pStyle w:val="124"/>
      <w:suff w:val="nothing"/>
      <w:lvlText w:val="%1.%2.%3.%4.%5.%6　"/>
      <w:lvlJc w:val="left"/>
      <w:pPr>
        <w:ind w:left="0" w:firstLine="0"/>
      </w:pPr>
      <w:rPr>
        <w:rFonts w:hint="eastAsia" w:ascii="黑体" w:hAnsi="Times New Roman" w:eastAsia="黑体"/>
        <w:b w:val="0"/>
        <w:i w:val="0"/>
        <w:sz w:val="21"/>
      </w:rPr>
    </w:lvl>
    <w:lvl w:ilvl="6" w:tentative="0">
      <w:start w:val="1"/>
      <w:numFmt w:val="decimal"/>
      <w:pStyle w:val="128"/>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7">
    <w:nsid w:val="6D6C07CD"/>
    <w:multiLevelType w:val="multilevel"/>
    <w:tmpl w:val="6D6C07CD"/>
    <w:lvl w:ilvl="0" w:tentative="0">
      <w:start w:val="1"/>
      <w:numFmt w:val="lowerLetter"/>
      <w:pStyle w:val="133"/>
      <w:lvlText w:val="%1)"/>
      <w:lvlJc w:val="left"/>
      <w:pPr>
        <w:tabs>
          <w:tab w:val="left" w:pos="839"/>
        </w:tabs>
        <w:ind w:left="839" w:hanging="419"/>
      </w:pPr>
      <w:rPr>
        <w:rFonts w:hint="eastAsia" w:ascii="宋体" w:eastAsia="宋体"/>
        <w:b w:val="0"/>
        <w:i w:val="0"/>
        <w:sz w:val="21"/>
      </w:rPr>
    </w:lvl>
    <w:lvl w:ilvl="1" w:tentative="0">
      <w:start w:val="1"/>
      <w:numFmt w:val="decimal"/>
      <w:pStyle w:val="123"/>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28">
    <w:nsid w:val="6DBF04F4"/>
    <w:multiLevelType w:val="multilevel"/>
    <w:tmpl w:val="6DBF04F4"/>
    <w:lvl w:ilvl="0" w:tentative="0">
      <w:start w:val="1"/>
      <w:numFmt w:val="none"/>
      <w:pStyle w:val="85"/>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suff w:val="nothing"/>
      <w:lvlText w:val="%1%2 "/>
      <w:lvlJc w:val="left"/>
      <w:pPr>
        <w:ind w:left="0" w:firstLine="0"/>
      </w:pPr>
      <w:rPr>
        <w:rFonts w:hint="eastAsia" w:ascii="黑体" w:hAnsi="Times New Roman" w:eastAsia="黑体"/>
        <w:b/>
        <w:i w:val="0"/>
        <w:sz w:val="28"/>
      </w:rPr>
    </w:lvl>
    <w:lvl w:ilvl="2" w:tentative="0">
      <w:start w:val="1"/>
      <w:numFmt w:val="decimal"/>
      <w:pStyle w:val="278"/>
      <w:suff w:val="nothing"/>
      <w:lvlText w:val="%1%2.%3　"/>
      <w:lvlJc w:val="left"/>
      <w:pPr>
        <w:ind w:left="0" w:firstLine="0"/>
      </w:pPr>
      <w:rPr>
        <w:rFonts w:hint="eastAsia" w:ascii="黑体" w:hAnsi="Times New Roman" w:eastAsia="黑体"/>
        <w:b/>
        <w:i w:val="0"/>
        <w:sz w:val="21"/>
      </w:rPr>
    </w:lvl>
    <w:lvl w:ilvl="3" w:tentative="0">
      <w:start w:val="1"/>
      <w:numFmt w:val="decimal"/>
      <w:pStyle w:val="279"/>
      <w:suff w:val="nothing"/>
      <w:lvlText w:val="%1%2.%3.%4　"/>
      <w:lvlJc w:val="left"/>
      <w:pPr>
        <w:ind w:left="0" w:firstLine="0"/>
      </w:pPr>
      <w:rPr>
        <w:rFonts w:hint="eastAsia" w:ascii="黑体" w:hAnsi="Times New Roman" w:eastAsia="黑体"/>
        <w:b/>
        <w:i w:val="0"/>
        <w:sz w:val="21"/>
      </w:rPr>
    </w:lvl>
    <w:lvl w:ilvl="4" w:tentative="0">
      <w:start w:val="1"/>
      <w:numFmt w:val="decimal"/>
      <w:pStyle w:val="280"/>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281"/>
      <w:suff w:val="nothing"/>
      <w:lvlText w:val="%1图%2.%3.%4-%6 "/>
      <w:lvlJc w:val="left"/>
      <w:pPr>
        <w:ind w:left="0" w:firstLine="0"/>
      </w:pPr>
      <w:rPr>
        <w:rFonts w:hint="eastAsia" w:ascii="黑体" w:hAnsi="Times New Roman" w:eastAsia="黑体"/>
        <w:b/>
        <w:i w:val="0"/>
        <w:sz w:val="21"/>
      </w:rPr>
    </w:lvl>
    <w:lvl w:ilvl="6" w:tentative="0">
      <w:start w:val="1"/>
      <w:numFmt w:val="decimal"/>
      <w:lvlRestart w:val="4"/>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lvlText w:val="    %1%8"/>
      <w:lvlJc w:val="left"/>
      <w:pPr>
        <w:tabs>
          <w:tab w:val="left" w:pos="720"/>
        </w:tabs>
        <w:ind w:left="0" w:firstLine="0"/>
      </w:pPr>
      <w:rPr>
        <w:rFonts w:hint="eastAsia" w:ascii="黑体" w:eastAsia="黑体"/>
        <w:b/>
        <w:i w:val="0"/>
        <w:sz w:val="21"/>
      </w:rPr>
    </w:lvl>
    <w:lvl w:ilvl="8" w:tentative="0">
      <w:start w:val="1"/>
      <w:numFmt w:val="decimal"/>
      <w:lvlRestart w:val="2"/>
      <w:lvlText w:val="%2.0.%9"/>
      <w:lvlJc w:val="left"/>
      <w:pPr>
        <w:tabs>
          <w:tab w:val="left" w:pos="720"/>
        </w:tabs>
        <w:ind w:left="0" w:firstLine="0"/>
      </w:pPr>
      <w:rPr>
        <w:rFonts w:hint="eastAsia" w:ascii="黑体" w:hAnsi="华文细黑" w:eastAsia="黑体"/>
        <w:b/>
        <w:i w:val="0"/>
        <w:sz w:val="21"/>
      </w:rPr>
    </w:lvl>
  </w:abstractNum>
  <w:abstractNum w:abstractNumId="30">
    <w:nsid w:val="76933334"/>
    <w:multiLevelType w:val="multilevel"/>
    <w:tmpl w:val="76933334"/>
    <w:lvl w:ilvl="0" w:tentative="0">
      <w:start w:val="1"/>
      <w:numFmt w:val="none"/>
      <w:pStyle w:val="26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3"/>
  </w:num>
  <w:num w:numId="2">
    <w:abstractNumId w:val="0"/>
  </w:num>
  <w:num w:numId="3">
    <w:abstractNumId w:val="15"/>
  </w:num>
  <w:num w:numId="4">
    <w:abstractNumId w:val="10"/>
  </w:num>
  <w:num w:numId="5">
    <w:abstractNumId w:val="13"/>
  </w:num>
  <w:num w:numId="6">
    <w:abstractNumId w:val="5"/>
  </w:num>
  <w:num w:numId="7">
    <w:abstractNumId w:val="19"/>
  </w:num>
  <w:num w:numId="8">
    <w:abstractNumId w:val="28"/>
  </w:num>
  <w:num w:numId="9">
    <w:abstractNumId w:val="3"/>
  </w:num>
  <w:num w:numId="10">
    <w:abstractNumId w:val="20"/>
  </w:num>
  <w:num w:numId="11">
    <w:abstractNumId w:val="9"/>
  </w:num>
  <w:num w:numId="12">
    <w:abstractNumId w:val="26"/>
  </w:num>
  <w:num w:numId="13">
    <w:abstractNumId w:val="22"/>
  </w:num>
  <w:num w:numId="14">
    <w:abstractNumId w:val="27"/>
  </w:num>
  <w:num w:numId="15">
    <w:abstractNumId w:val="12"/>
  </w:num>
  <w:num w:numId="16">
    <w:abstractNumId w:val="4"/>
  </w:num>
  <w:num w:numId="17">
    <w:abstractNumId w:val="6"/>
  </w:num>
  <w:num w:numId="18">
    <w:abstractNumId w:val="24"/>
  </w:num>
  <w:num w:numId="19">
    <w:abstractNumId w:val="21"/>
  </w:num>
  <w:num w:numId="20">
    <w:abstractNumId w:val="2"/>
  </w:num>
  <w:num w:numId="21">
    <w:abstractNumId w:val="18"/>
  </w:num>
  <w:num w:numId="22">
    <w:abstractNumId w:val="7"/>
  </w:num>
  <w:num w:numId="23">
    <w:abstractNumId w:val="8"/>
  </w:num>
  <w:num w:numId="24">
    <w:abstractNumId w:val="1"/>
  </w:num>
  <w:num w:numId="25">
    <w:abstractNumId w:val="30"/>
  </w:num>
  <w:num w:numId="26">
    <w:abstractNumId w:val="16"/>
  </w:num>
  <w:num w:numId="27">
    <w:abstractNumId w:val="17"/>
  </w:num>
  <w:num w:numId="28">
    <w:abstractNumId w:val="14"/>
  </w:num>
  <w:num w:numId="29">
    <w:abstractNumId w:val="29"/>
  </w:num>
  <w:num w:numId="30">
    <w:abstractNumId w:val="11"/>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removePersonalInformation/>
  <w:bordersDoNotSurroundHeader w:val="1"/>
  <w:bordersDoNotSurroundFooter w:val="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trackRevisions w:val="1"/>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35925"/>
    <w:rsid w:val="00000244"/>
    <w:rsid w:val="00001849"/>
    <w:rsid w:val="0000185F"/>
    <w:rsid w:val="00001936"/>
    <w:rsid w:val="00003024"/>
    <w:rsid w:val="00003158"/>
    <w:rsid w:val="000047BD"/>
    <w:rsid w:val="0000586F"/>
    <w:rsid w:val="00005B4B"/>
    <w:rsid w:val="00007C7B"/>
    <w:rsid w:val="00010300"/>
    <w:rsid w:val="00011205"/>
    <w:rsid w:val="00012E60"/>
    <w:rsid w:val="00013D86"/>
    <w:rsid w:val="00013E02"/>
    <w:rsid w:val="00014C4C"/>
    <w:rsid w:val="000158D4"/>
    <w:rsid w:val="0002141B"/>
    <w:rsid w:val="0002143C"/>
    <w:rsid w:val="00021F99"/>
    <w:rsid w:val="00022583"/>
    <w:rsid w:val="00025817"/>
    <w:rsid w:val="0002587E"/>
    <w:rsid w:val="00025A65"/>
    <w:rsid w:val="00026C31"/>
    <w:rsid w:val="00026C4B"/>
    <w:rsid w:val="00026F95"/>
    <w:rsid w:val="00027280"/>
    <w:rsid w:val="000276D0"/>
    <w:rsid w:val="0002776F"/>
    <w:rsid w:val="00030C2F"/>
    <w:rsid w:val="00031415"/>
    <w:rsid w:val="00031E6D"/>
    <w:rsid w:val="00032073"/>
    <w:rsid w:val="000320A7"/>
    <w:rsid w:val="0003276D"/>
    <w:rsid w:val="000333F3"/>
    <w:rsid w:val="00033C01"/>
    <w:rsid w:val="00034E88"/>
    <w:rsid w:val="00035925"/>
    <w:rsid w:val="0003641C"/>
    <w:rsid w:val="00036A75"/>
    <w:rsid w:val="00037E76"/>
    <w:rsid w:val="00041FE6"/>
    <w:rsid w:val="00042505"/>
    <w:rsid w:val="000438C3"/>
    <w:rsid w:val="000464F6"/>
    <w:rsid w:val="000500C0"/>
    <w:rsid w:val="000519BA"/>
    <w:rsid w:val="00053003"/>
    <w:rsid w:val="00053BEF"/>
    <w:rsid w:val="0005617C"/>
    <w:rsid w:val="00056ABF"/>
    <w:rsid w:val="00057B70"/>
    <w:rsid w:val="00060ED4"/>
    <w:rsid w:val="00061C72"/>
    <w:rsid w:val="00061F6E"/>
    <w:rsid w:val="000621E5"/>
    <w:rsid w:val="0006247F"/>
    <w:rsid w:val="00063E5C"/>
    <w:rsid w:val="00065042"/>
    <w:rsid w:val="000671AF"/>
    <w:rsid w:val="000672B6"/>
    <w:rsid w:val="00067437"/>
    <w:rsid w:val="00067CDF"/>
    <w:rsid w:val="000716B6"/>
    <w:rsid w:val="00071A48"/>
    <w:rsid w:val="000723ED"/>
    <w:rsid w:val="00074E83"/>
    <w:rsid w:val="00074FBE"/>
    <w:rsid w:val="00075DCC"/>
    <w:rsid w:val="0007700E"/>
    <w:rsid w:val="00083A09"/>
    <w:rsid w:val="00084EEC"/>
    <w:rsid w:val="000862AF"/>
    <w:rsid w:val="00086D4B"/>
    <w:rsid w:val="0009002E"/>
    <w:rsid w:val="0009005E"/>
    <w:rsid w:val="00090814"/>
    <w:rsid w:val="0009086F"/>
    <w:rsid w:val="00091A81"/>
    <w:rsid w:val="00091DF2"/>
    <w:rsid w:val="00092857"/>
    <w:rsid w:val="0009654E"/>
    <w:rsid w:val="00097682"/>
    <w:rsid w:val="00097D22"/>
    <w:rsid w:val="000A1BD7"/>
    <w:rsid w:val="000A20A9"/>
    <w:rsid w:val="000A2423"/>
    <w:rsid w:val="000A3AA7"/>
    <w:rsid w:val="000A48B1"/>
    <w:rsid w:val="000B3143"/>
    <w:rsid w:val="000B3397"/>
    <w:rsid w:val="000B4366"/>
    <w:rsid w:val="000B5114"/>
    <w:rsid w:val="000B5306"/>
    <w:rsid w:val="000B72D8"/>
    <w:rsid w:val="000B786F"/>
    <w:rsid w:val="000C125E"/>
    <w:rsid w:val="000C128F"/>
    <w:rsid w:val="000C40C0"/>
    <w:rsid w:val="000C4A9C"/>
    <w:rsid w:val="000C6B05"/>
    <w:rsid w:val="000C6DD6"/>
    <w:rsid w:val="000C73D4"/>
    <w:rsid w:val="000D3568"/>
    <w:rsid w:val="000D3D4C"/>
    <w:rsid w:val="000D4F51"/>
    <w:rsid w:val="000D631E"/>
    <w:rsid w:val="000D6B2B"/>
    <w:rsid w:val="000D718B"/>
    <w:rsid w:val="000E0158"/>
    <w:rsid w:val="000E067C"/>
    <w:rsid w:val="000E09B0"/>
    <w:rsid w:val="000E09C5"/>
    <w:rsid w:val="000E0C46"/>
    <w:rsid w:val="000E358D"/>
    <w:rsid w:val="000E386A"/>
    <w:rsid w:val="000E49D0"/>
    <w:rsid w:val="000E72CF"/>
    <w:rsid w:val="000E7754"/>
    <w:rsid w:val="000F030C"/>
    <w:rsid w:val="000F128E"/>
    <w:rsid w:val="000F129C"/>
    <w:rsid w:val="000F4B1D"/>
    <w:rsid w:val="000F51CE"/>
    <w:rsid w:val="000F64C6"/>
    <w:rsid w:val="000F6C68"/>
    <w:rsid w:val="000F7B3A"/>
    <w:rsid w:val="001013A7"/>
    <w:rsid w:val="001030F8"/>
    <w:rsid w:val="0010325C"/>
    <w:rsid w:val="00103A00"/>
    <w:rsid w:val="00103BF5"/>
    <w:rsid w:val="001055B9"/>
    <w:rsid w:val="001056DE"/>
    <w:rsid w:val="00105F48"/>
    <w:rsid w:val="001066F5"/>
    <w:rsid w:val="001124C0"/>
    <w:rsid w:val="00113F27"/>
    <w:rsid w:val="00114573"/>
    <w:rsid w:val="001156F7"/>
    <w:rsid w:val="00122D31"/>
    <w:rsid w:val="001270FB"/>
    <w:rsid w:val="00131087"/>
    <w:rsid w:val="0013175F"/>
    <w:rsid w:val="0013434F"/>
    <w:rsid w:val="00135124"/>
    <w:rsid w:val="00136E3D"/>
    <w:rsid w:val="001400F3"/>
    <w:rsid w:val="001419B2"/>
    <w:rsid w:val="00144FCE"/>
    <w:rsid w:val="00145AC7"/>
    <w:rsid w:val="00147EBC"/>
    <w:rsid w:val="00150219"/>
    <w:rsid w:val="001512B4"/>
    <w:rsid w:val="0015248B"/>
    <w:rsid w:val="001541A8"/>
    <w:rsid w:val="001541AA"/>
    <w:rsid w:val="00154EEC"/>
    <w:rsid w:val="00160459"/>
    <w:rsid w:val="00160C73"/>
    <w:rsid w:val="001620A5"/>
    <w:rsid w:val="001620EA"/>
    <w:rsid w:val="00162C1B"/>
    <w:rsid w:val="00164CAD"/>
    <w:rsid w:val="00164DD0"/>
    <w:rsid w:val="00164E53"/>
    <w:rsid w:val="0016592B"/>
    <w:rsid w:val="0016699D"/>
    <w:rsid w:val="00171B7E"/>
    <w:rsid w:val="00172AF7"/>
    <w:rsid w:val="00172CE4"/>
    <w:rsid w:val="0017343D"/>
    <w:rsid w:val="00174422"/>
    <w:rsid w:val="001747D9"/>
    <w:rsid w:val="00175159"/>
    <w:rsid w:val="0017597E"/>
    <w:rsid w:val="00176208"/>
    <w:rsid w:val="00176378"/>
    <w:rsid w:val="00177A6A"/>
    <w:rsid w:val="00181ACC"/>
    <w:rsid w:val="0018211B"/>
    <w:rsid w:val="00183083"/>
    <w:rsid w:val="001834EB"/>
    <w:rsid w:val="0018354E"/>
    <w:rsid w:val="001840D3"/>
    <w:rsid w:val="0018658D"/>
    <w:rsid w:val="001900F8"/>
    <w:rsid w:val="00191258"/>
    <w:rsid w:val="001923DB"/>
    <w:rsid w:val="00192680"/>
    <w:rsid w:val="00193037"/>
    <w:rsid w:val="0019375C"/>
    <w:rsid w:val="00193A2C"/>
    <w:rsid w:val="00193D8D"/>
    <w:rsid w:val="00193E07"/>
    <w:rsid w:val="0019466F"/>
    <w:rsid w:val="001949D9"/>
    <w:rsid w:val="00197582"/>
    <w:rsid w:val="001A0D12"/>
    <w:rsid w:val="001A1653"/>
    <w:rsid w:val="001A2664"/>
    <w:rsid w:val="001A288E"/>
    <w:rsid w:val="001A2BB1"/>
    <w:rsid w:val="001A3688"/>
    <w:rsid w:val="001A3D2D"/>
    <w:rsid w:val="001A523B"/>
    <w:rsid w:val="001A5676"/>
    <w:rsid w:val="001A5EEE"/>
    <w:rsid w:val="001A6478"/>
    <w:rsid w:val="001A6FFE"/>
    <w:rsid w:val="001A7B8A"/>
    <w:rsid w:val="001B1CD2"/>
    <w:rsid w:val="001B238B"/>
    <w:rsid w:val="001B266A"/>
    <w:rsid w:val="001B39F2"/>
    <w:rsid w:val="001B3B0E"/>
    <w:rsid w:val="001B4B28"/>
    <w:rsid w:val="001B5675"/>
    <w:rsid w:val="001B6599"/>
    <w:rsid w:val="001B6DC2"/>
    <w:rsid w:val="001B7AE4"/>
    <w:rsid w:val="001C051A"/>
    <w:rsid w:val="001C149C"/>
    <w:rsid w:val="001C21AC"/>
    <w:rsid w:val="001C2695"/>
    <w:rsid w:val="001C3276"/>
    <w:rsid w:val="001C3914"/>
    <w:rsid w:val="001C47BA"/>
    <w:rsid w:val="001C59EA"/>
    <w:rsid w:val="001C5CA0"/>
    <w:rsid w:val="001C67E4"/>
    <w:rsid w:val="001D0990"/>
    <w:rsid w:val="001D1B2C"/>
    <w:rsid w:val="001D2606"/>
    <w:rsid w:val="001D406C"/>
    <w:rsid w:val="001D41EE"/>
    <w:rsid w:val="001D64B2"/>
    <w:rsid w:val="001D7860"/>
    <w:rsid w:val="001E0380"/>
    <w:rsid w:val="001E13B1"/>
    <w:rsid w:val="001E2164"/>
    <w:rsid w:val="001E2D7E"/>
    <w:rsid w:val="001E313C"/>
    <w:rsid w:val="001E5567"/>
    <w:rsid w:val="001E6A03"/>
    <w:rsid w:val="001F04D9"/>
    <w:rsid w:val="001F2775"/>
    <w:rsid w:val="001F303F"/>
    <w:rsid w:val="001F3A19"/>
    <w:rsid w:val="001F5DCD"/>
    <w:rsid w:val="001F6DFE"/>
    <w:rsid w:val="001F7B37"/>
    <w:rsid w:val="00201220"/>
    <w:rsid w:val="002014A6"/>
    <w:rsid w:val="00203569"/>
    <w:rsid w:val="002051F7"/>
    <w:rsid w:val="00211910"/>
    <w:rsid w:val="00211B7A"/>
    <w:rsid w:val="00211C93"/>
    <w:rsid w:val="00211E3F"/>
    <w:rsid w:val="0021263E"/>
    <w:rsid w:val="002134B0"/>
    <w:rsid w:val="00214472"/>
    <w:rsid w:val="002145BC"/>
    <w:rsid w:val="002151E1"/>
    <w:rsid w:val="00216C17"/>
    <w:rsid w:val="002204AB"/>
    <w:rsid w:val="00221372"/>
    <w:rsid w:val="00221B65"/>
    <w:rsid w:val="00223CA8"/>
    <w:rsid w:val="00225272"/>
    <w:rsid w:val="00227EF9"/>
    <w:rsid w:val="00234467"/>
    <w:rsid w:val="0023456E"/>
    <w:rsid w:val="002346C5"/>
    <w:rsid w:val="00234739"/>
    <w:rsid w:val="0023551C"/>
    <w:rsid w:val="00236A00"/>
    <w:rsid w:val="00236BE6"/>
    <w:rsid w:val="00236EA4"/>
    <w:rsid w:val="00237AD6"/>
    <w:rsid w:val="00237D8D"/>
    <w:rsid w:val="00241DA2"/>
    <w:rsid w:val="002434A3"/>
    <w:rsid w:val="0024429B"/>
    <w:rsid w:val="0024502F"/>
    <w:rsid w:val="00247FEE"/>
    <w:rsid w:val="00250E7D"/>
    <w:rsid w:val="00252805"/>
    <w:rsid w:val="00252FC1"/>
    <w:rsid w:val="002530DF"/>
    <w:rsid w:val="00254E1B"/>
    <w:rsid w:val="002565D5"/>
    <w:rsid w:val="0025760A"/>
    <w:rsid w:val="002622C0"/>
    <w:rsid w:val="002623EE"/>
    <w:rsid w:val="00262A50"/>
    <w:rsid w:val="00262C49"/>
    <w:rsid w:val="002655FD"/>
    <w:rsid w:val="002679D1"/>
    <w:rsid w:val="002714EE"/>
    <w:rsid w:val="002725CA"/>
    <w:rsid w:val="00273114"/>
    <w:rsid w:val="0027444C"/>
    <w:rsid w:val="0027488B"/>
    <w:rsid w:val="00275562"/>
    <w:rsid w:val="002758F7"/>
    <w:rsid w:val="00277325"/>
    <w:rsid w:val="002778AE"/>
    <w:rsid w:val="00280CC4"/>
    <w:rsid w:val="00281742"/>
    <w:rsid w:val="0028211E"/>
    <w:rsid w:val="0028269A"/>
    <w:rsid w:val="00282F11"/>
    <w:rsid w:val="00283578"/>
    <w:rsid w:val="00283590"/>
    <w:rsid w:val="00285F7B"/>
    <w:rsid w:val="002860C4"/>
    <w:rsid w:val="00286973"/>
    <w:rsid w:val="00292BE8"/>
    <w:rsid w:val="0029498A"/>
    <w:rsid w:val="00294E70"/>
    <w:rsid w:val="00294FB5"/>
    <w:rsid w:val="00295A16"/>
    <w:rsid w:val="00297796"/>
    <w:rsid w:val="0029783E"/>
    <w:rsid w:val="00297B64"/>
    <w:rsid w:val="002A08A2"/>
    <w:rsid w:val="002A1924"/>
    <w:rsid w:val="002A215D"/>
    <w:rsid w:val="002A3159"/>
    <w:rsid w:val="002A3EE6"/>
    <w:rsid w:val="002A4ADD"/>
    <w:rsid w:val="002A641A"/>
    <w:rsid w:val="002A67AC"/>
    <w:rsid w:val="002A7420"/>
    <w:rsid w:val="002B0F12"/>
    <w:rsid w:val="002B0FDD"/>
    <w:rsid w:val="002B1308"/>
    <w:rsid w:val="002B2EB1"/>
    <w:rsid w:val="002B31C1"/>
    <w:rsid w:val="002B4309"/>
    <w:rsid w:val="002B4554"/>
    <w:rsid w:val="002B45EF"/>
    <w:rsid w:val="002B47DC"/>
    <w:rsid w:val="002B52E1"/>
    <w:rsid w:val="002B54E4"/>
    <w:rsid w:val="002B558C"/>
    <w:rsid w:val="002C1B85"/>
    <w:rsid w:val="002C3FB3"/>
    <w:rsid w:val="002C43CB"/>
    <w:rsid w:val="002C4554"/>
    <w:rsid w:val="002C4F7E"/>
    <w:rsid w:val="002C72D8"/>
    <w:rsid w:val="002D00D4"/>
    <w:rsid w:val="002D11FA"/>
    <w:rsid w:val="002D19E6"/>
    <w:rsid w:val="002D3703"/>
    <w:rsid w:val="002D37B3"/>
    <w:rsid w:val="002D6F91"/>
    <w:rsid w:val="002E0DDF"/>
    <w:rsid w:val="002E2097"/>
    <w:rsid w:val="002E2906"/>
    <w:rsid w:val="002E5635"/>
    <w:rsid w:val="002E64C3"/>
    <w:rsid w:val="002E675D"/>
    <w:rsid w:val="002E6A2C"/>
    <w:rsid w:val="002F1C3B"/>
    <w:rsid w:val="002F1D8C"/>
    <w:rsid w:val="002F1F2D"/>
    <w:rsid w:val="002F21DA"/>
    <w:rsid w:val="002F2858"/>
    <w:rsid w:val="002F2894"/>
    <w:rsid w:val="002F2930"/>
    <w:rsid w:val="002F47D3"/>
    <w:rsid w:val="002F59EA"/>
    <w:rsid w:val="002F5A11"/>
    <w:rsid w:val="002F6284"/>
    <w:rsid w:val="002F6790"/>
    <w:rsid w:val="002F6CE7"/>
    <w:rsid w:val="002F70D1"/>
    <w:rsid w:val="002F768F"/>
    <w:rsid w:val="002F7A04"/>
    <w:rsid w:val="002F7D76"/>
    <w:rsid w:val="00301A8C"/>
    <w:rsid w:val="00301F39"/>
    <w:rsid w:val="003031A1"/>
    <w:rsid w:val="00304CD8"/>
    <w:rsid w:val="003055C9"/>
    <w:rsid w:val="00305A66"/>
    <w:rsid w:val="00305D1D"/>
    <w:rsid w:val="00305D9E"/>
    <w:rsid w:val="00311331"/>
    <w:rsid w:val="00314340"/>
    <w:rsid w:val="00317486"/>
    <w:rsid w:val="00322D95"/>
    <w:rsid w:val="00323B36"/>
    <w:rsid w:val="003247C7"/>
    <w:rsid w:val="0032546E"/>
    <w:rsid w:val="00325926"/>
    <w:rsid w:val="00327A8A"/>
    <w:rsid w:val="00330A01"/>
    <w:rsid w:val="00330CCC"/>
    <w:rsid w:val="00332AB9"/>
    <w:rsid w:val="0033420B"/>
    <w:rsid w:val="00334354"/>
    <w:rsid w:val="003347FC"/>
    <w:rsid w:val="00336610"/>
    <w:rsid w:val="003415CE"/>
    <w:rsid w:val="00341910"/>
    <w:rsid w:val="00342465"/>
    <w:rsid w:val="00342AD7"/>
    <w:rsid w:val="00343F73"/>
    <w:rsid w:val="00345060"/>
    <w:rsid w:val="003461E8"/>
    <w:rsid w:val="003518BF"/>
    <w:rsid w:val="0035323B"/>
    <w:rsid w:val="00353F47"/>
    <w:rsid w:val="003554A4"/>
    <w:rsid w:val="00356030"/>
    <w:rsid w:val="003571E7"/>
    <w:rsid w:val="00357556"/>
    <w:rsid w:val="00357818"/>
    <w:rsid w:val="003609D2"/>
    <w:rsid w:val="003610E5"/>
    <w:rsid w:val="0036320C"/>
    <w:rsid w:val="00363D97"/>
    <w:rsid w:val="00363F22"/>
    <w:rsid w:val="00365251"/>
    <w:rsid w:val="00365591"/>
    <w:rsid w:val="003658AC"/>
    <w:rsid w:val="00365DD0"/>
    <w:rsid w:val="00370DB2"/>
    <w:rsid w:val="00372B2D"/>
    <w:rsid w:val="00374753"/>
    <w:rsid w:val="00375564"/>
    <w:rsid w:val="00375C89"/>
    <w:rsid w:val="00380077"/>
    <w:rsid w:val="003805CF"/>
    <w:rsid w:val="00381AC3"/>
    <w:rsid w:val="00382504"/>
    <w:rsid w:val="00383191"/>
    <w:rsid w:val="00386015"/>
    <w:rsid w:val="00386DED"/>
    <w:rsid w:val="003912E7"/>
    <w:rsid w:val="003915DA"/>
    <w:rsid w:val="00391A5B"/>
    <w:rsid w:val="00392172"/>
    <w:rsid w:val="00393028"/>
    <w:rsid w:val="00393560"/>
    <w:rsid w:val="003935F7"/>
    <w:rsid w:val="00393947"/>
    <w:rsid w:val="00393F08"/>
    <w:rsid w:val="003960C1"/>
    <w:rsid w:val="00397945"/>
    <w:rsid w:val="00397D0C"/>
    <w:rsid w:val="003A0060"/>
    <w:rsid w:val="003A0682"/>
    <w:rsid w:val="003A2275"/>
    <w:rsid w:val="003A2BB3"/>
    <w:rsid w:val="003A445B"/>
    <w:rsid w:val="003A5C5A"/>
    <w:rsid w:val="003A65C2"/>
    <w:rsid w:val="003A6A4F"/>
    <w:rsid w:val="003A7088"/>
    <w:rsid w:val="003A742A"/>
    <w:rsid w:val="003B00DF"/>
    <w:rsid w:val="003B073E"/>
    <w:rsid w:val="003B0860"/>
    <w:rsid w:val="003B11E9"/>
    <w:rsid w:val="003B1272"/>
    <w:rsid w:val="003B1275"/>
    <w:rsid w:val="003B1778"/>
    <w:rsid w:val="003B4024"/>
    <w:rsid w:val="003B4772"/>
    <w:rsid w:val="003B48BD"/>
    <w:rsid w:val="003B4B62"/>
    <w:rsid w:val="003B5F0F"/>
    <w:rsid w:val="003B6057"/>
    <w:rsid w:val="003B6877"/>
    <w:rsid w:val="003B6A04"/>
    <w:rsid w:val="003C04FF"/>
    <w:rsid w:val="003C11CB"/>
    <w:rsid w:val="003C2392"/>
    <w:rsid w:val="003C3EB1"/>
    <w:rsid w:val="003C449F"/>
    <w:rsid w:val="003C4B65"/>
    <w:rsid w:val="003C5877"/>
    <w:rsid w:val="003C668C"/>
    <w:rsid w:val="003C6F99"/>
    <w:rsid w:val="003C75F3"/>
    <w:rsid w:val="003C78A3"/>
    <w:rsid w:val="003D0265"/>
    <w:rsid w:val="003D04C0"/>
    <w:rsid w:val="003D1C04"/>
    <w:rsid w:val="003D3336"/>
    <w:rsid w:val="003D4A52"/>
    <w:rsid w:val="003D7921"/>
    <w:rsid w:val="003E0737"/>
    <w:rsid w:val="003E092A"/>
    <w:rsid w:val="003E0BA7"/>
    <w:rsid w:val="003E1867"/>
    <w:rsid w:val="003E2131"/>
    <w:rsid w:val="003E23E1"/>
    <w:rsid w:val="003E3943"/>
    <w:rsid w:val="003E4858"/>
    <w:rsid w:val="003E5729"/>
    <w:rsid w:val="003E5C52"/>
    <w:rsid w:val="003F10C0"/>
    <w:rsid w:val="003F4C31"/>
    <w:rsid w:val="003F4EE0"/>
    <w:rsid w:val="003F5612"/>
    <w:rsid w:val="00401FAE"/>
    <w:rsid w:val="00402149"/>
    <w:rsid w:val="00402153"/>
    <w:rsid w:val="00402FC1"/>
    <w:rsid w:val="00403F84"/>
    <w:rsid w:val="004047DB"/>
    <w:rsid w:val="00406C69"/>
    <w:rsid w:val="004072A9"/>
    <w:rsid w:val="00407A60"/>
    <w:rsid w:val="00411785"/>
    <w:rsid w:val="0041238C"/>
    <w:rsid w:val="00413818"/>
    <w:rsid w:val="00414120"/>
    <w:rsid w:val="00414B38"/>
    <w:rsid w:val="004160AA"/>
    <w:rsid w:val="00416215"/>
    <w:rsid w:val="00416254"/>
    <w:rsid w:val="00416965"/>
    <w:rsid w:val="004169D5"/>
    <w:rsid w:val="004174CA"/>
    <w:rsid w:val="00421355"/>
    <w:rsid w:val="00421CDF"/>
    <w:rsid w:val="0042241B"/>
    <w:rsid w:val="00422CA0"/>
    <w:rsid w:val="00423571"/>
    <w:rsid w:val="00425082"/>
    <w:rsid w:val="004254FC"/>
    <w:rsid w:val="004271DC"/>
    <w:rsid w:val="00427418"/>
    <w:rsid w:val="004310A8"/>
    <w:rsid w:val="00431DEB"/>
    <w:rsid w:val="0043235D"/>
    <w:rsid w:val="00432E5C"/>
    <w:rsid w:val="00432F0F"/>
    <w:rsid w:val="00435000"/>
    <w:rsid w:val="00436182"/>
    <w:rsid w:val="00436777"/>
    <w:rsid w:val="004404C0"/>
    <w:rsid w:val="004413FD"/>
    <w:rsid w:val="0044167D"/>
    <w:rsid w:val="004425EE"/>
    <w:rsid w:val="0044262F"/>
    <w:rsid w:val="004454A0"/>
    <w:rsid w:val="0044614B"/>
    <w:rsid w:val="00446B29"/>
    <w:rsid w:val="00450BD3"/>
    <w:rsid w:val="004524EB"/>
    <w:rsid w:val="004531E6"/>
    <w:rsid w:val="004534B6"/>
    <w:rsid w:val="00453F9A"/>
    <w:rsid w:val="00454984"/>
    <w:rsid w:val="0045714B"/>
    <w:rsid w:val="00457213"/>
    <w:rsid w:val="004576C6"/>
    <w:rsid w:val="00460D0E"/>
    <w:rsid w:val="0046146D"/>
    <w:rsid w:val="00461F45"/>
    <w:rsid w:val="00463852"/>
    <w:rsid w:val="00464455"/>
    <w:rsid w:val="00464C2F"/>
    <w:rsid w:val="00465F27"/>
    <w:rsid w:val="00467360"/>
    <w:rsid w:val="0046794C"/>
    <w:rsid w:val="00471E91"/>
    <w:rsid w:val="00472B86"/>
    <w:rsid w:val="00472C4A"/>
    <w:rsid w:val="004738F9"/>
    <w:rsid w:val="00474675"/>
    <w:rsid w:val="0047470C"/>
    <w:rsid w:val="00475B63"/>
    <w:rsid w:val="00476812"/>
    <w:rsid w:val="004770A9"/>
    <w:rsid w:val="004802C6"/>
    <w:rsid w:val="00481291"/>
    <w:rsid w:val="004815A3"/>
    <w:rsid w:val="0048210F"/>
    <w:rsid w:val="004864E8"/>
    <w:rsid w:val="00487228"/>
    <w:rsid w:val="00487418"/>
    <w:rsid w:val="00487DE2"/>
    <w:rsid w:val="00491CCD"/>
    <w:rsid w:val="00492B55"/>
    <w:rsid w:val="0049494F"/>
    <w:rsid w:val="00495300"/>
    <w:rsid w:val="004954EF"/>
    <w:rsid w:val="00496459"/>
    <w:rsid w:val="004A097F"/>
    <w:rsid w:val="004A0D27"/>
    <w:rsid w:val="004A19F9"/>
    <w:rsid w:val="004A35F9"/>
    <w:rsid w:val="004A3A4F"/>
    <w:rsid w:val="004A4398"/>
    <w:rsid w:val="004A51D2"/>
    <w:rsid w:val="004A5EC8"/>
    <w:rsid w:val="004A63A8"/>
    <w:rsid w:val="004A7B35"/>
    <w:rsid w:val="004B0AEE"/>
    <w:rsid w:val="004B24C1"/>
    <w:rsid w:val="004B2DBC"/>
    <w:rsid w:val="004B40CD"/>
    <w:rsid w:val="004B641D"/>
    <w:rsid w:val="004B6CCD"/>
    <w:rsid w:val="004B7914"/>
    <w:rsid w:val="004C07A4"/>
    <w:rsid w:val="004C292F"/>
    <w:rsid w:val="004C2E5B"/>
    <w:rsid w:val="004C45BE"/>
    <w:rsid w:val="004C4C22"/>
    <w:rsid w:val="004C69A3"/>
    <w:rsid w:val="004E5992"/>
    <w:rsid w:val="004F013D"/>
    <w:rsid w:val="004F0954"/>
    <w:rsid w:val="004F17B5"/>
    <w:rsid w:val="004F6297"/>
    <w:rsid w:val="004F73FA"/>
    <w:rsid w:val="004F77E4"/>
    <w:rsid w:val="0050032F"/>
    <w:rsid w:val="00500D19"/>
    <w:rsid w:val="0050360A"/>
    <w:rsid w:val="00504416"/>
    <w:rsid w:val="00504B0D"/>
    <w:rsid w:val="005051F8"/>
    <w:rsid w:val="00506751"/>
    <w:rsid w:val="00510280"/>
    <w:rsid w:val="00511790"/>
    <w:rsid w:val="00511E4D"/>
    <w:rsid w:val="00512217"/>
    <w:rsid w:val="00513C53"/>
    <w:rsid w:val="00513D73"/>
    <w:rsid w:val="00514029"/>
    <w:rsid w:val="00514292"/>
    <w:rsid w:val="00514A43"/>
    <w:rsid w:val="00516003"/>
    <w:rsid w:val="005174E5"/>
    <w:rsid w:val="00517F49"/>
    <w:rsid w:val="00520357"/>
    <w:rsid w:val="00522393"/>
    <w:rsid w:val="00522449"/>
    <w:rsid w:val="00522620"/>
    <w:rsid w:val="005233E4"/>
    <w:rsid w:val="005238C5"/>
    <w:rsid w:val="00525656"/>
    <w:rsid w:val="00527028"/>
    <w:rsid w:val="0053067D"/>
    <w:rsid w:val="00531ABB"/>
    <w:rsid w:val="00534C02"/>
    <w:rsid w:val="00537EB9"/>
    <w:rsid w:val="00540C3E"/>
    <w:rsid w:val="00541F09"/>
    <w:rsid w:val="005423B8"/>
    <w:rsid w:val="0054264B"/>
    <w:rsid w:val="0054299F"/>
    <w:rsid w:val="00543786"/>
    <w:rsid w:val="00544365"/>
    <w:rsid w:val="00551FC5"/>
    <w:rsid w:val="005533D7"/>
    <w:rsid w:val="00554617"/>
    <w:rsid w:val="00554BE6"/>
    <w:rsid w:val="00562B23"/>
    <w:rsid w:val="00563E94"/>
    <w:rsid w:val="00564B03"/>
    <w:rsid w:val="005654F4"/>
    <w:rsid w:val="00565AB9"/>
    <w:rsid w:val="005703DE"/>
    <w:rsid w:val="00571938"/>
    <w:rsid w:val="00571AF2"/>
    <w:rsid w:val="00572473"/>
    <w:rsid w:val="0057407D"/>
    <w:rsid w:val="00574C08"/>
    <w:rsid w:val="005754F9"/>
    <w:rsid w:val="00577447"/>
    <w:rsid w:val="005819C5"/>
    <w:rsid w:val="00583F38"/>
    <w:rsid w:val="005840DB"/>
    <w:rsid w:val="005841F8"/>
    <w:rsid w:val="0058464E"/>
    <w:rsid w:val="00585A12"/>
    <w:rsid w:val="00590BC8"/>
    <w:rsid w:val="0059107A"/>
    <w:rsid w:val="005910EB"/>
    <w:rsid w:val="005929E7"/>
    <w:rsid w:val="00596595"/>
    <w:rsid w:val="0059702A"/>
    <w:rsid w:val="005A01CB"/>
    <w:rsid w:val="005A1707"/>
    <w:rsid w:val="005A2D37"/>
    <w:rsid w:val="005A43D4"/>
    <w:rsid w:val="005A4AD2"/>
    <w:rsid w:val="005A58FF"/>
    <w:rsid w:val="005A5EAF"/>
    <w:rsid w:val="005A64C0"/>
    <w:rsid w:val="005A6E07"/>
    <w:rsid w:val="005A7A31"/>
    <w:rsid w:val="005B3C11"/>
    <w:rsid w:val="005B5998"/>
    <w:rsid w:val="005C0E10"/>
    <w:rsid w:val="005C1C28"/>
    <w:rsid w:val="005C3A0A"/>
    <w:rsid w:val="005C5141"/>
    <w:rsid w:val="005C6771"/>
    <w:rsid w:val="005C6DB5"/>
    <w:rsid w:val="005C7D27"/>
    <w:rsid w:val="005D5292"/>
    <w:rsid w:val="005D5D60"/>
    <w:rsid w:val="005D6959"/>
    <w:rsid w:val="005D7DF2"/>
    <w:rsid w:val="005E1873"/>
    <w:rsid w:val="005E19E7"/>
    <w:rsid w:val="005E2325"/>
    <w:rsid w:val="005E2FC0"/>
    <w:rsid w:val="005E32B4"/>
    <w:rsid w:val="005E4EAE"/>
    <w:rsid w:val="005E71B0"/>
    <w:rsid w:val="005F6142"/>
    <w:rsid w:val="005F7044"/>
    <w:rsid w:val="00601040"/>
    <w:rsid w:val="00601A35"/>
    <w:rsid w:val="006123E7"/>
    <w:rsid w:val="006138BC"/>
    <w:rsid w:val="006141C9"/>
    <w:rsid w:val="00615AC7"/>
    <w:rsid w:val="00615C76"/>
    <w:rsid w:val="00616D11"/>
    <w:rsid w:val="0061716C"/>
    <w:rsid w:val="006209A7"/>
    <w:rsid w:val="006211A4"/>
    <w:rsid w:val="006213C3"/>
    <w:rsid w:val="00622541"/>
    <w:rsid w:val="006241D3"/>
    <w:rsid w:val="006243A1"/>
    <w:rsid w:val="00624485"/>
    <w:rsid w:val="00631E8A"/>
    <w:rsid w:val="00632E56"/>
    <w:rsid w:val="0063503B"/>
    <w:rsid w:val="006356CE"/>
    <w:rsid w:val="00635CBA"/>
    <w:rsid w:val="00641932"/>
    <w:rsid w:val="006421F9"/>
    <w:rsid w:val="0064332C"/>
    <w:rsid w:val="0064338B"/>
    <w:rsid w:val="006455A3"/>
    <w:rsid w:val="00645CD5"/>
    <w:rsid w:val="00646542"/>
    <w:rsid w:val="0065043E"/>
    <w:rsid w:val="006504F4"/>
    <w:rsid w:val="00650696"/>
    <w:rsid w:val="00651CB4"/>
    <w:rsid w:val="006529EA"/>
    <w:rsid w:val="0065402A"/>
    <w:rsid w:val="006541E1"/>
    <w:rsid w:val="00654BC9"/>
    <w:rsid w:val="006552FD"/>
    <w:rsid w:val="00655994"/>
    <w:rsid w:val="006561C6"/>
    <w:rsid w:val="00656442"/>
    <w:rsid w:val="006566ED"/>
    <w:rsid w:val="00661D31"/>
    <w:rsid w:val="00662658"/>
    <w:rsid w:val="006630C2"/>
    <w:rsid w:val="00663AF3"/>
    <w:rsid w:val="00666B6C"/>
    <w:rsid w:val="00667722"/>
    <w:rsid w:val="00673D90"/>
    <w:rsid w:val="00675814"/>
    <w:rsid w:val="00676CCC"/>
    <w:rsid w:val="00677406"/>
    <w:rsid w:val="006802E2"/>
    <w:rsid w:val="006809C6"/>
    <w:rsid w:val="00682682"/>
    <w:rsid w:val="00682702"/>
    <w:rsid w:val="006840EE"/>
    <w:rsid w:val="0068653D"/>
    <w:rsid w:val="00686B8E"/>
    <w:rsid w:val="00686E8F"/>
    <w:rsid w:val="006900AA"/>
    <w:rsid w:val="006919A9"/>
    <w:rsid w:val="00691C8A"/>
    <w:rsid w:val="00692368"/>
    <w:rsid w:val="0069267B"/>
    <w:rsid w:val="006931DC"/>
    <w:rsid w:val="006A05CF"/>
    <w:rsid w:val="006A2EBC"/>
    <w:rsid w:val="006A3C07"/>
    <w:rsid w:val="006A5283"/>
    <w:rsid w:val="006A53E6"/>
    <w:rsid w:val="006A5EA0"/>
    <w:rsid w:val="006A783B"/>
    <w:rsid w:val="006A7B33"/>
    <w:rsid w:val="006B0375"/>
    <w:rsid w:val="006B2391"/>
    <w:rsid w:val="006B27E2"/>
    <w:rsid w:val="006B2F6A"/>
    <w:rsid w:val="006B4E13"/>
    <w:rsid w:val="006B5FF0"/>
    <w:rsid w:val="006B6E9B"/>
    <w:rsid w:val="006B75DD"/>
    <w:rsid w:val="006C3188"/>
    <w:rsid w:val="006C59F9"/>
    <w:rsid w:val="006C67E0"/>
    <w:rsid w:val="006C7502"/>
    <w:rsid w:val="006C7ABA"/>
    <w:rsid w:val="006D0039"/>
    <w:rsid w:val="006D0D60"/>
    <w:rsid w:val="006D1122"/>
    <w:rsid w:val="006D3C00"/>
    <w:rsid w:val="006D5D8D"/>
    <w:rsid w:val="006D624A"/>
    <w:rsid w:val="006E04F1"/>
    <w:rsid w:val="006E0CF8"/>
    <w:rsid w:val="006E0E8C"/>
    <w:rsid w:val="006E1147"/>
    <w:rsid w:val="006E3675"/>
    <w:rsid w:val="006E3FB4"/>
    <w:rsid w:val="006E4A7F"/>
    <w:rsid w:val="006E6951"/>
    <w:rsid w:val="006E74BE"/>
    <w:rsid w:val="006F321F"/>
    <w:rsid w:val="006F5195"/>
    <w:rsid w:val="006F7ECE"/>
    <w:rsid w:val="00702DAD"/>
    <w:rsid w:val="00702FF8"/>
    <w:rsid w:val="00703406"/>
    <w:rsid w:val="00704BC0"/>
    <w:rsid w:val="00704DF6"/>
    <w:rsid w:val="0070562D"/>
    <w:rsid w:val="00705932"/>
    <w:rsid w:val="0070651C"/>
    <w:rsid w:val="0070755D"/>
    <w:rsid w:val="00712017"/>
    <w:rsid w:val="00713116"/>
    <w:rsid w:val="007132A3"/>
    <w:rsid w:val="00713712"/>
    <w:rsid w:val="00713CD0"/>
    <w:rsid w:val="00715900"/>
    <w:rsid w:val="00716421"/>
    <w:rsid w:val="007178A1"/>
    <w:rsid w:val="00717B92"/>
    <w:rsid w:val="00717E6A"/>
    <w:rsid w:val="0072099D"/>
    <w:rsid w:val="007233FC"/>
    <w:rsid w:val="0072473D"/>
    <w:rsid w:val="0072490A"/>
    <w:rsid w:val="00724BEC"/>
    <w:rsid w:val="00724C0E"/>
    <w:rsid w:val="00724EFB"/>
    <w:rsid w:val="00725176"/>
    <w:rsid w:val="0072729F"/>
    <w:rsid w:val="007303C4"/>
    <w:rsid w:val="00733F9D"/>
    <w:rsid w:val="007353A6"/>
    <w:rsid w:val="00735CAE"/>
    <w:rsid w:val="00735DA3"/>
    <w:rsid w:val="007368E9"/>
    <w:rsid w:val="0073740D"/>
    <w:rsid w:val="00740F51"/>
    <w:rsid w:val="0074136E"/>
    <w:rsid w:val="007415EB"/>
    <w:rsid w:val="007419C3"/>
    <w:rsid w:val="007421C0"/>
    <w:rsid w:val="0074242A"/>
    <w:rsid w:val="00744323"/>
    <w:rsid w:val="007467A7"/>
    <w:rsid w:val="007469DD"/>
    <w:rsid w:val="0074741B"/>
    <w:rsid w:val="0074759E"/>
    <w:rsid w:val="007478EA"/>
    <w:rsid w:val="00747E71"/>
    <w:rsid w:val="00750286"/>
    <w:rsid w:val="00750540"/>
    <w:rsid w:val="007515CC"/>
    <w:rsid w:val="0075415C"/>
    <w:rsid w:val="00754C19"/>
    <w:rsid w:val="00760E26"/>
    <w:rsid w:val="00763502"/>
    <w:rsid w:val="00764387"/>
    <w:rsid w:val="00765825"/>
    <w:rsid w:val="00766C85"/>
    <w:rsid w:val="007720A7"/>
    <w:rsid w:val="0077288F"/>
    <w:rsid w:val="00774027"/>
    <w:rsid w:val="00775E6E"/>
    <w:rsid w:val="007777A4"/>
    <w:rsid w:val="00777E4E"/>
    <w:rsid w:val="0078059D"/>
    <w:rsid w:val="00780A8D"/>
    <w:rsid w:val="0078226F"/>
    <w:rsid w:val="00782DEC"/>
    <w:rsid w:val="0078427E"/>
    <w:rsid w:val="00784B31"/>
    <w:rsid w:val="007864E2"/>
    <w:rsid w:val="00787EF1"/>
    <w:rsid w:val="007913AB"/>
    <w:rsid w:val="007914F7"/>
    <w:rsid w:val="007917DA"/>
    <w:rsid w:val="00793131"/>
    <w:rsid w:val="007936C3"/>
    <w:rsid w:val="00794E10"/>
    <w:rsid w:val="00795787"/>
    <w:rsid w:val="007A3D5A"/>
    <w:rsid w:val="007A7509"/>
    <w:rsid w:val="007B149C"/>
    <w:rsid w:val="007B1625"/>
    <w:rsid w:val="007B1FC7"/>
    <w:rsid w:val="007B706E"/>
    <w:rsid w:val="007B71EB"/>
    <w:rsid w:val="007B730E"/>
    <w:rsid w:val="007C0C4D"/>
    <w:rsid w:val="007C1C84"/>
    <w:rsid w:val="007C3E99"/>
    <w:rsid w:val="007C4557"/>
    <w:rsid w:val="007C4A56"/>
    <w:rsid w:val="007C4E34"/>
    <w:rsid w:val="007C5B6E"/>
    <w:rsid w:val="007C6205"/>
    <w:rsid w:val="007C686A"/>
    <w:rsid w:val="007C728E"/>
    <w:rsid w:val="007C74E2"/>
    <w:rsid w:val="007C7B2E"/>
    <w:rsid w:val="007D0FD7"/>
    <w:rsid w:val="007D1306"/>
    <w:rsid w:val="007D2C53"/>
    <w:rsid w:val="007D3D60"/>
    <w:rsid w:val="007D4C91"/>
    <w:rsid w:val="007D4F04"/>
    <w:rsid w:val="007D6A7E"/>
    <w:rsid w:val="007D7267"/>
    <w:rsid w:val="007D7E1E"/>
    <w:rsid w:val="007D7E79"/>
    <w:rsid w:val="007E0AA2"/>
    <w:rsid w:val="007E1980"/>
    <w:rsid w:val="007E203E"/>
    <w:rsid w:val="007E2239"/>
    <w:rsid w:val="007E4B76"/>
    <w:rsid w:val="007E595C"/>
    <w:rsid w:val="007E5EA8"/>
    <w:rsid w:val="007E69DE"/>
    <w:rsid w:val="007E7CF1"/>
    <w:rsid w:val="007F0CF1"/>
    <w:rsid w:val="007F12A5"/>
    <w:rsid w:val="007F1DF4"/>
    <w:rsid w:val="007F24BF"/>
    <w:rsid w:val="007F2B83"/>
    <w:rsid w:val="007F324B"/>
    <w:rsid w:val="007F408A"/>
    <w:rsid w:val="007F4762"/>
    <w:rsid w:val="007F4932"/>
    <w:rsid w:val="007F4CF1"/>
    <w:rsid w:val="007F7487"/>
    <w:rsid w:val="007F758D"/>
    <w:rsid w:val="007F7D52"/>
    <w:rsid w:val="00802AD8"/>
    <w:rsid w:val="00805722"/>
    <w:rsid w:val="0080654C"/>
    <w:rsid w:val="008071C6"/>
    <w:rsid w:val="00807364"/>
    <w:rsid w:val="00807878"/>
    <w:rsid w:val="0081127A"/>
    <w:rsid w:val="0081391B"/>
    <w:rsid w:val="00813CAC"/>
    <w:rsid w:val="00815B1D"/>
    <w:rsid w:val="0081602B"/>
    <w:rsid w:val="00817A00"/>
    <w:rsid w:val="00821B2A"/>
    <w:rsid w:val="008232FA"/>
    <w:rsid w:val="008256BA"/>
    <w:rsid w:val="00826224"/>
    <w:rsid w:val="00827005"/>
    <w:rsid w:val="0083388D"/>
    <w:rsid w:val="008356DE"/>
    <w:rsid w:val="00835DB3"/>
    <w:rsid w:val="0083617B"/>
    <w:rsid w:val="008371BD"/>
    <w:rsid w:val="008376B6"/>
    <w:rsid w:val="00837780"/>
    <w:rsid w:val="008408DB"/>
    <w:rsid w:val="00841C39"/>
    <w:rsid w:val="00843204"/>
    <w:rsid w:val="008441EE"/>
    <w:rsid w:val="008456E8"/>
    <w:rsid w:val="00845EB2"/>
    <w:rsid w:val="00847F31"/>
    <w:rsid w:val="008504A8"/>
    <w:rsid w:val="008514DB"/>
    <w:rsid w:val="00851F6F"/>
    <w:rsid w:val="0085282E"/>
    <w:rsid w:val="00854206"/>
    <w:rsid w:val="00856CC8"/>
    <w:rsid w:val="008650E5"/>
    <w:rsid w:val="008654CF"/>
    <w:rsid w:val="0086583F"/>
    <w:rsid w:val="00867367"/>
    <w:rsid w:val="00870152"/>
    <w:rsid w:val="0087082C"/>
    <w:rsid w:val="0087198C"/>
    <w:rsid w:val="00871BDC"/>
    <w:rsid w:val="00872C1F"/>
    <w:rsid w:val="00872FF5"/>
    <w:rsid w:val="00873B42"/>
    <w:rsid w:val="00875ABE"/>
    <w:rsid w:val="00877650"/>
    <w:rsid w:val="00882AD2"/>
    <w:rsid w:val="008847D3"/>
    <w:rsid w:val="008856D8"/>
    <w:rsid w:val="0088697D"/>
    <w:rsid w:val="00890900"/>
    <w:rsid w:val="008918EB"/>
    <w:rsid w:val="00892C72"/>
    <w:rsid w:val="00892E82"/>
    <w:rsid w:val="0089393E"/>
    <w:rsid w:val="0089476D"/>
    <w:rsid w:val="008A04E6"/>
    <w:rsid w:val="008A0E3C"/>
    <w:rsid w:val="008A362B"/>
    <w:rsid w:val="008A366F"/>
    <w:rsid w:val="008A4D01"/>
    <w:rsid w:val="008A6399"/>
    <w:rsid w:val="008A6FB4"/>
    <w:rsid w:val="008A7C83"/>
    <w:rsid w:val="008B2C28"/>
    <w:rsid w:val="008B3638"/>
    <w:rsid w:val="008B3BC8"/>
    <w:rsid w:val="008B4DBE"/>
    <w:rsid w:val="008B6AD5"/>
    <w:rsid w:val="008C0667"/>
    <w:rsid w:val="008C10AB"/>
    <w:rsid w:val="008C1B58"/>
    <w:rsid w:val="008C345C"/>
    <w:rsid w:val="008C39AE"/>
    <w:rsid w:val="008C5258"/>
    <w:rsid w:val="008C590D"/>
    <w:rsid w:val="008C652F"/>
    <w:rsid w:val="008C76E1"/>
    <w:rsid w:val="008D0027"/>
    <w:rsid w:val="008D3232"/>
    <w:rsid w:val="008D350B"/>
    <w:rsid w:val="008D4041"/>
    <w:rsid w:val="008D4F8D"/>
    <w:rsid w:val="008D7BDF"/>
    <w:rsid w:val="008E031B"/>
    <w:rsid w:val="008E1089"/>
    <w:rsid w:val="008E201D"/>
    <w:rsid w:val="008E2365"/>
    <w:rsid w:val="008E2E0C"/>
    <w:rsid w:val="008E3928"/>
    <w:rsid w:val="008E51A0"/>
    <w:rsid w:val="008E7029"/>
    <w:rsid w:val="008E7EF6"/>
    <w:rsid w:val="008F0203"/>
    <w:rsid w:val="008F06EB"/>
    <w:rsid w:val="008F1099"/>
    <w:rsid w:val="008F10F7"/>
    <w:rsid w:val="008F1F98"/>
    <w:rsid w:val="008F2421"/>
    <w:rsid w:val="008F6758"/>
    <w:rsid w:val="009017E8"/>
    <w:rsid w:val="009040DD"/>
    <w:rsid w:val="00904561"/>
    <w:rsid w:val="00905594"/>
    <w:rsid w:val="00905B47"/>
    <w:rsid w:val="00907D30"/>
    <w:rsid w:val="009116AA"/>
    <w:rsid w:val="009118C6"/>
    <w:rsid w:val="00911E59"/>
    <w:rsid w:val="0091331C"/>
    <w:rsid w:val="00913719"/>
    <w:rsid w:val="0091398B"/>
    <w:rsid w:val="009142BA"/>
    <w:rsid w:val="00915032"/>
    <w:rsid w:val="00915C94"/>
    <w:rsid w:val="00915F1C"/>
    <w:rsid w:val="00916AEB"/>
    <w:rsid w:val="00916C2E"/>
    <w:rsid w:val="00921294"/>
    <w:rsid w:val="00921973"/>
    <w:rsid w:val="00921F2D"/>
    <w:rsid w:val="009236F6"/>
    <w:rsid w:val="009237C5"/>
    <w:rsid w:val="0092573C"/>
    <w:rsid w:val="009279DE"/>
    <w:rsid w:val="00930116"/>
    <w:rsid w:val="00930877"/>
    <w:rsid w:val="00930AE5"/>
    <w:rsid w:val="009329DE"/>
    <w:rsid w:val="0093302C"/>
    <w:rsid w:val="00934D8F"/>
    <w:rsid w:val="00940DB4"/>
    <w:rsid w:val="009412D8"/>
    <w:rsid w:val="0094212C"/>
    <w:rsid w:val="00942AA7"/>
    <w:rsid w:val="009440CA"/>
    <w:rsid w:val="009458BC"/>
    <w:rsid w:val="009505AA"/>
    <w:rsid w:val="009517D3"/>
    <w:rsid w:val="009520B7"/>
    <w:rsid w:val="00954311"/>
    <w:rsid w:val="00954689"/>
    <w:rsid w:val="0095484B"/>
    <w:rsid w:val="00954C4A"/>
    <w:rsid w:val="009604B0"/>
    <w:rsid w:val="0096135A"/>
    <w:rsid w:val="009617C9"/>
    <w:rsid w:val="00961C93"/>
    <w:rsid w:val="009621DD"/>
    <w:rsid w:val="0096234A"/>
    <w:rsid w:val="00964E20"/>
    <w:rsid w:val="00965324"/>
    <w:rsid w:val="00965BAF"/>
    <w:rsid w:val="0097091E"/>
    <w:rsid w:val="00971D63"/>
    <w:rsid w:val="00972447"/>
    <w:rsid w:val="009760D3"/>
    <w:rsid w:val="00977132"/>
    <w:rsid w:val="00981A4B"/>
    <w:rsid w:val="00982501"/>
    <w:rsid w:val="009825A2"/>
    <w:rsid w:val="0098342E"/>
    <w:rsid w:val="00984383"/>
    <w:rsid w:val="0098669A"/>
    <w:rsid w:val="00987377"/>
    <w:rsid w:val="009877D3"/>
    <w:rsid w:val="0098788A"/>
    <w:rsid w:val="0099008F"/>
    <w:rsid w:val="009900EB"/>
    <w:rsid w:val="00990B51"/>
    <w:rsid w:val="0099106D"/>
    <w:rsid w:val="00991332"/>
    <w:rsid w:val="00991625"/>
    <w:rsid w:val="00993A2E"/>
    <w:rsid w:val="0099429A"/>
    <w:rsid w:val="00994E8F"/>
    <w:rsid w:val="009951DC"/>
    <w:rsid w:val="009957F1"/>
    <w:rsid w:val="009959BB"/>
    <w:rsid w:val="00997158"/>
    <w:rsid w:val="0099718F"/>
    <w:rsid w:val="009A0949"/>
    <w:rsid w:val="009A0ACA"/>
    <w:rsid w:val="009A3A7C"/>
    <w:rsid w:val="009A6197"/>
    <w:rsid w:val="009A7052"/>
    <w:rsid w:val="009B257C"/>
    <w:rsid w:val="009B28BF"/>
    <w:rsid w:val="009B2ADB"/>
    <w:rsid w:val="009B3D72"/>
    <w:rsid w:val="009B4188"/>
    <w:rsid w:val="009B59FD"/>
    <w:rsid w:val="009B603A"/>
    <w:rsid w:val="009B66FB"/>
    <w:rsid w:val="009B6DF6"/>
    <w:rsid w:val="009B7347"/>
    <w:rsid w:val="009C2D0E"/>
    <w:rsid w:val="009C379A"/>
    <w:rsid w:val="009C3DAC"/>
    <w:rsid w:val="009C3E61"/>
    <w:rsid w:val="009C42E0"/>
    <w:rsid w:val="009C5911"/>
    <w:rsid w:val="009D077C"/>
    <w:rsid w:val="009D0961"/>
    <w:rsid w:val="009D0D18"/>
    <w:rsid w:val="009D0E62"/>
    <w:rsid w:val="009D2B4E"/>
    <w:rsid w:val="009D3514"/>
    <w:rsid w:val="009D35DA"/>
    <w:rsid w:val="009D3E13"/>
    <w:rsid w:val="009D5362"/>
    <w:rsid w:val="009D63C4"/>
    <w:rsid w:val="009D79EF"/>
    <w:rsid w:val="009D7EA4"/>
    <w:rsid w:val="009E1415"/>
    <w:rsid w:val="009E2967"/>
    <w:rsid w:val="009E47E4"/>
    <w:rsid w:val="009E490E"/>
    <w:rsid w:val="009E4FEC"/>
    <w:rsid w:val="009E5B11"/>
    <w:rsid w:val="009E6116"/>
    <w:rsid w:val="009E70D8"/>
    <w:rsid w:val="009F0DF9"/>
    <w:rsid w:val="009F3B56"/>
    <w:rsid w:val="009F54CA"/>
    <w:rsid w:val="009F69C4"/>
    <w:rsid w:val="00A01A5C"/>
    <w:rsid w:val="00A02AC8"/>
    <w:rsid w:val="00A02E43"/>
    <w:rsid w:val="00A0371C"/>
    <w:rsid w:val="00A04055"/>
    <w:rsid w:val="00A05F73"/>
    <w:rsid w:val="00A063CE"/>
    <w:rsid w:val="00A065F9"/>
    <w:rsid w:val="00A06B14"/>
    <w:rsid w:val="00A07E9E"/>
    <w:rsid w:val="00A07F34"/>
    <w:rsid w:val="00A132EE"/>
    <w:rsid w:val="00A13C81"/>
    <w:rsid w:val="00A166E2"/>
    <w:rsid w:val="00A2057C"/>
    <w:rsid w:val="00A216FA"/>
    <w:rsid w:val="00A22154"/>
    <w:rsid w:val="00A22251"/>
    <w:rsid w:val="00A2390C"/>
    <w:rsid w:val="00A24E52"/>
    <w:rsid w:val="00A25C38"/>
    <w:rsid w:val="00A26102"/>
    <w:rsid w:val="00A263E3"/>
    <w:rsid w:val="00A2699B"/>
    <w:rsid w:val="00A3435C"/>
    <w:rsid w:val="00A3636B"/>
    <w:rsid w:val="00A36BBE"/>
    <w:rsid w:val="00A403CA"/>
    <w:rsid w:val="00A404BC"/>
    <w:rsid w:val="00A41372"/>
    <w:rsid w:val="00A419C9"/>
    <w:rsid w:val="00A42D2B"/>
    <w:rsid w:val="00A4307A"/>
    <w:rsid w:val="00A45D7B"/>
    <w:rsid w:val="00A46AA6"/>
    <w:rsid w:val="00A47EBB"/>
    <w:rsid w:val="00A50166"/>
    <w:rsid w:val="00A51CDD"/>
    <w:rsid w:val="00A54125"/>
    <w:rsid w:val="00A54632"/>
    <w:rsid w:val="00A55047"/>
    <w:rsid w:val="00A55583"/>
    <w:rsid w:val="00A568BE"/>
    <w:rsid w:val="00A57ECA"/>
    <w:rsid w:val="00A612E0"/>
    <w:rsid w:val="00A6150A"/>
    <w:rsid w:val="00A62E68"/>
    <w:rsid w:val="00A65F79"/>
    <w:rsid w:val="00A668E1"/>
    <w:rsid w:val="00A6730D"/>
    <w:rsid w:val="00A70D2B"/>
    <w:rsid w:val="00A70D7D"/>
    <w:rsid w:val="00A71625"/>
    <w:rsid w:val="00A71B9B"/>
    <w:rsid w:val="00A73029"/>
    <w:rsid w:val="00A737AC"/>
    <w:rsid w:val="00A7469D"/>
    <w:rsid w:val="00A748A6"/>
    <w:rsid w:val="00A751C7"/>
    <w:rsid w:val="00A7688B"/>
    <w:rsid w:val="00A77DFD"/>
    <w:rsid w:val="00A81867"/>
    <w:rsid w:val="00A87844"/>
    <w:rsid w:val="00A9183A"/>
    <w:rsid w:val="00A92434"/>
    <w:rsid w:val="00A928A7"/>
    <w:rsid w:val="00A93DA7"/>
    <w:rsid w:val="00A94A1A"/>
    <w:rsid w:val="00A9567A"/>
    <w:rsid w:val="00A9613A"/>
    <w:rsid w:val="00A97BCB"/>
    <w:rsid w:val="00AA038C"/>
    <w:rsid w:val="00AA24B7"/>
    <w:rsid w:val="00AA4D36"/>
    <w:rsid w:val="00AA4F08"/>
    <w:rsid w:val="00AA50D4"/>
    <w:rsid w:val="00AA7A09"/>
    <w:rsid w:val="00AB1D45"/>
    <w:rsid w:val="00AB248C"/>
    <w:rsid w:val="00AB3773"/>
    <w:rsid w:val="00AB3B50"/>
    <w:rsid w:val="00AB4090"/>
    <w:rsid w:val="00AB4D83"/>
    <w:rsid w:val="00AB600A"/>
    <w:rsid w:val="00AB6013"/>
    <w:rsid w:val="00AB734C"/>
    <w:rsid w:val="00AC0006"/>
    <w:rsid w:val="00AC05B1"/>
    <w:rsid w:val="00AC060A"/>
    <w:rsid w:val="00AC1192"/>
    <w:rsid w:val="00AC252E"/>
    <w:rsid w:val="00AC4956"/>
    <w:rsid w:val="00AC6463"/>
    <w:rsid w:val="00AD1710"/>
    <w:rsid w:val="00AD19DB"/>
    <w:rsid w:val="00AD2514"/>
    <w:rsid w:val="00AD356C"/>
    <w:rsid w:val="00AD4867"/>
    <w:rsid w:val="00AD5104"/>
    <w:rsid w:val="00AD6995"/>
    <w:rsid w:val="00AD6EF4"/>
    <w:rsid w:val="00AE2914"/>
    <w:rsid w:val="00AE3400"/>
    <w:rsid w:val="00AE6D15"/>
    <w:rsid w:val="00AF1088"/>
    <w:rsid w:val="00AF1585"/>
    <w:rsid w:val="00AF27C0"/>
    <w:rsid w:val="00AF2B6A"/>
    <w:rsid w:val="00AF6D75"/>
    <w:rsid w:val="00B009CB"/>
    <w:rsid w:val="00B019E6"/>
    <w:rsid w:val="00B03E09"/>
    <w:rsid w:val="00B04182"/>
    <w:rsid w:val="00B048F5"/>
    <w:rsid w:val="00B07AE3"/>
    <w:rsid w:val="00B07F2E"/>
    <w:rsid w:val="00B11430"/>
    <w:rsid w:val="00B15736"/>
    <w:rsid w:val="00B17EDA"/>
    <w:rsid w:val="00B17EEF"/>
    <w:rsid w:val="00B21996"/>
    <w:rsid w:val="00B22331"/>
    <w:rsid w:val="00B22B91"/>
    <w:rsid w:val="00B22CF6"/>
    <w:rsid w:val="00B23044"/>
    <w:rsid w:val="00B2306F"/>
    <w:rsid w:val="00B252FC"/>
    <w:rsid w:val="00B253B3"/>
    <w:rsid w:val="00B2666C"/>
    <w:rsid w:val="00B2695A"/>
    <w:rsid w:val="00B26EB3"/>
    <w:rsid w:val="00B30955"/>
    <w:rsid w:val="00B32CD1"/>
    <w:rsid w:val="00B353EB"/>
    <w:rsid w:val="00B369EB"/>
    <w:rsid w:val="00B3782A"/>
    <w:rsid w:val="00B421F4"/>
    <w:rsid w:val="00B431FD"/>
    <w:rsid w:val="00B43557"/>
    <w:rsid w:val="00B439C4"/>
    <w:rsid w:val="00B4535E"/>
    <w:rsid w:val="00B503B3"/>
    <w:rsid w:val="00B50F8E"/>
    <w:rsid w:val="00B51CDC"/>
    <w:rsid w:val="00B51F45"/>
    <w:rsid w:val="00B52A8C"/>
    <w:rsid w:val="00B53D0E"/>
    <w:rsid w:val="00B55542"/>
    <w:rsid w:val="00B56491"/>
    <w:rsid w:val="00B61A62"/>
    <w:rsid w:val="00B628C6"/>
    <w:rsid w:val="00B62E49"/>
    <w:rsid w:val="00B636A8"/>
    <w:rsid w:val="00B63CF2"/>
    <w:rsid w:val="00B64106"/>
    <w:rsid w:val="00B64B77"/>
    <w:rsid w:val="00B665C6"/>
    <w:rsid w:val="00B707A1"/>
    <w:rsid w:val="00B72788"/>
    <w:rsid w:val="00B72C5F"/>
    <w:rsid w:val="00B73160"/>
    <w:rsid w:val="00B736AB"/>
    <w:rsid w:val="00B73868"/>
    <w:rsid w:val="00B738F7"/>
    <w:rsid w:val="00B747E6"/>
    <w:rsid w:val="00B755DE"/>
    <w:rsid w:val="00B805AF"/>
    <w:rsid w:val="00B837B0"/>
    <w:rsid w:val="00B850CE"/>
    <w:rsid w:val="00B869EC"/>
    <w:rsid w:val="00B92590"/>
    <w:rsid w:val="00B9294F"/>
    <w:rsid w:val="00B9312E"/>
    <w:rsid w:val="00B9397A"/>
    <w:rsid w:val="00B94989"/>
    <w:rsid w:val="00B9633D"/>
    <w:rsid w:val="00B9737E"/>
    <w:rsid w:val="00BA2EBE"/>
    <w:rsid w:val="00BA3684"/>
    <w:rsid w:val="00BA3CBF"/>
    <w:rsid w:val="00BB0140"/>
    <w:rsid w:val="00BB0F28"/>
    <w:rsid w:val="00BB434C"/>
    <w:rsid w:val="00BB458A"/>
    <w:rsid w:val="00BB4FE6"/>
    <w:rsid w:val="00BB50F5"/>
    <w:rsid w:val="00BB69A7"/>
    <w:rsid w:val="00BB7674"/>
    <w:rsid w:val="00BC06B9"/>
    <w:rsid w:val="00BC1653"/>
    <w:rsid w:val="00BC218F"/>
    <w:rsid w:val="00BC2336"/>
    <w:rsid w:val="00BC2846"/>
    <w:rsid w:val="00BC3B30"/>
    <w:rsid w:val="00BC52F4"/>
    <w:rsid w:val="00BD00D3"/>
    <w:rsid w:val="00BD00F2"/>
    <w:rsid w:val="00BD1315"/>
    <w:rsid w:val="00BD1659"/>
    <w:rsid w:val="00BD3559"/>
    <w:rsid w:val="00BD3A56"/>
    <w:rsid w:val="00BD3AA9"/>
    <w:rsid w:val="00BD4A18"/>
    <w:rsid w:val="00BD54B2"/>
    <w:rsid w:val="00BD6DB2"/>
    <w:rsid w:val="00BE11CF"/>
    <w:rsid w:val="00BE1E13"/>
    <w:rsid w:val="00BE21AB"/>
    <w:rsid w:val="00BE2355"/>
    <w:rsid w:val="00BE49C3"/>
    <w:rsid w:val="00BE4A9C"/>
    <w:rsid w:val="00BE55CB"/>
    <w:rsid w:val="00BE781D"/>
    <w:rsid w:val="00BE7B9F"/>
    <w:rsid w:val="00BE7D4E"/>
    <w:rsid w:val="00BF0CA1"/>
    <w:rsid w:val="00BF3C00"/>
    <w:rsid w:val="00BF4A9B"/>
    <w:rsid w:val="00BF5869"/>
    <w:rsid w:val="00BF617A"/>
    <w:rsid w:val="00BF6379"/>
    <w:rsid w:val="00BF7B48"/>
    <w:rsid w:val="00C008A8"/>
    <w:rsid w:val="00C0211C"/>
    <w:rsid w:val="00C0379D"/>
    <w:rsid w:val="00C03931"/>
    <w:rsid w:val="00C03B01"/>
    <w:rsid w:val="00C05FE3"/>
    <w:rsid w:val="00C06F86"/>
    <w:rsid w:val="00C15AAF"/>
    <w:rsid w:val="00C1641C"/>
    <w:rsid w:val="00C1684E"/>
    <w:rsid w:val="00C2136D"/>
    <w:rsid w:val="00C214EE"/>
    <w:rsid w:val="00C22C62"/>
    <w:rsid w:val="00C2314B"/>
    <w:rsid w:val="00C24566"/>
    <w:rsid w:val="00C248CA"/>
    <w:rsid w:val="00C24971"/>
    <w:rsid w:val="00C26BE5"/>
    <w:rsid w:val="00C26D57"/>
    <w:rsid w:val="00C26E28"/>
    <w:rsid w:val="00C26E4D"/>
    <w:rsid w:val="00C27037"/>
    <w:rsid w:val="00C27909"/>
    <w:rsid w:val="00C27B03"/>
    <w:rsid w:val="00C30361"/>
    <w:rsid w:val="00C314E1"/>
    <w:rsid w:val="00C32526"/>
    <w:rsid w:val="00C32ED0"/>
    <w:rsid w:val="00C3314E"/>
    <w:rsid w:val="00C34397"/>
    <w:rsid w:val="00C34E47"/>
    <w:rsid w:val="00C357E5"/>
    <w:rsid w:val="00C358B1"/>
    <w:rsid w:val="00C36DF2"/>
    <w:rsid w:val="00C40195"/>
    <w:rsid w:val="00C404FC"/>
    <w:rsid w:val="00C4095D"/>
    <w:rsid w:val="00C40B2B"/>
    <w:rsid w:val="00C41D02"/>
    <w:rsid w:val="00C41FA8"/>
    <w:rsid w:val="00C44081"/>
    <w:rsid w:val="00C4448C"/>
    <w:rsid w:val="00C44966"/>
    <w:rsid w:val="00C44F6C"/>
    <w:rsid w:val="00C4632C"/>
    <w:rsid w:val="00C47810"/>
    <w:rsid w:val="00C47F15"/>
    <w:rsid w:val="00C504FC"/>
    <w:rsid w:val="00C50BEA"/>
    <w:rsid w:val="00C51183"/>
    <w:rsid w:val="00C51728"/>
    <w:rsid w:val="00C5260F"/>
    <w:rsid w:val="00C54106"/>
    <w:rsid w:val="00C564FE"/>
    <w:rsid w:val="00C601D2"/>
    <w:rsid w:val="00C608C8"/>
    <w:rsid w:val="00C60AC8"/>
    <w:rsid w:val="00C657AB"/>
    <w:rsid w:val="00C65BCC"/>
    <w:rsid w:val="00C65F9F"/>
    <w:rsid w:val="00C66970"/>
    <w:rsid w:val="00C73C70"/>
    <w:rsid w:val="00C741E5"/>
    <w:rsid w:val="00C80C2A"/>
    <w:rsid w:val="00C80E49"/>
    <w:rsid w:val="00C81BC8"/>
    <w:rsid w:val="00C81ED7"/>
    <w:rsid w:val="00C82635"/>
    <w:rsid w:val="00C8298A"/>
    <w:rsid w:val="00C82B5E"/>
    <w:rsid w:val="00C82FBF"/>
    <w:rsid w:val="00C8691C"/>
    <w:rsid w:val="00C86B80"/>
    <w:rsid w:val="00C86C8E"/>
    <w:rsid w:val="00C925B2"/>
    <w:rsid w:val="00C93BD5"/>
    <w:rsid w:val="00C94195"/>
    <w:rsid w:val="00C94792"/>
    <w:rsid w:val="00C94CBB"/>
    <w:rsid w:val="00C95D5B"/>
    <w:rsid w:val="00CA00CF"/>
    <w:rsid w:val="00CA168A"/>
    <w:rsid w:val="00CA2BB2"/>
    <w:rsid w:val="00CA357E"/>
    <w:rsid w:val="00CA397B"/>
    <w:rsid w:val="00CA44F9"/>
    <w:rsid w:val="00CA4A69"/>
    <w:rsid w:val="00CA75B9"/>
    <w:rsid w:val="00CB015B"/>
    <w:rsid w:val="00CB0B57"/>
    <w:rsid w:val="00CB656D"/>
    <w:rsid w:val="00CB7B42"/>
    <w:rsid w:val="00CC2905"/>
    <w:rsid w:val="00CC370D"/>
    <w:rsid w:val="00CC3D18"/>
    <w:rsid w:val="00CC3E0C"/>
    <w:rsid w:val="00CC58D3"/>
    <w:rsid w:val="00CC6B76"/>
    <w:rsid w:val="00CC784D"/>
    <w:rsid w:val="00CD1805"/>
    <w:rsid w:val="00CD3296"/>
    <w:rsid w:val="00CD614E"/>
    <w:rsid w:val="00CE0157"/>
    <w:rsid w:val="00CE1020"/>
    <w:rsid w:val="00CE1CE7"/>
    <w:rsid w:val="00CE7A2F"/>
    <w:rsid w:val="00CF0BCD"/>
    <w:rsid w:val="00CF43DC"/>
    <w:rsid w:val="00CF727D"/>
    <w:rsid w:val="00D01AAF"/>
    <w:rsid w:val="00D0321A"/>
    <w:rsid w:val="00D0337B"/>
    <w:rsid w:val="00D079B2"/>
    <w:rsid w:val="00D114E9"/>
    <w:rsid w:val="00D12254"/>
    <w:rsid w:val="00D126F3"/>
    <w:rsid w:val="00D136E4"/>
    <w:rsid w:val="00D13B2D"/>
    <w:rsid w:val="00D14421"/>
    <w:rsid w:val="00D147EC"/>
    <w:rsid w:val="00D1545F"/>
    <w:rsid w:val="00D1608D"/>
    <w:rsid w:val="00D200F3"/>
    <w:rsid w:val="00D207EF"/>
    <w:rsid w:val="00D21EB5"/>
    <w:rsid w:val="00D24523"/>
    <w:rsid w:val="00D25BDA"/>
    <w:rsid w:val="00D25D69"/>
    <w:rsid w:val="00D25EC8"/>
    <w:rsid w:val="00D269CF"/>
    <w:rsid w:val="00D26DA4"/>
    <w:rsid w:val="00D277FB"/>
    <w:rsid w:val="00D32379"/>
    <w:rsid w:val="00D328D5"/>
    <w:rsid w:val="00D3402F"/>
    <w:rsid w:val="00D3590D"/>
    <w:rsid w:val="00D36EEB"/>
    <w:rsid w:val="00D404AB"/>
    <w:rsid w:val="00D40FCD"/>
    <w:rsid w:val="00D42058"/>
    <w:rsid w:val="00D429C6"/>
    <w:rsid w:val="00D42CC2"/>
    <w:rsid w:val="00D47748"/>
    <w:rsid w:val="00D5062E"/>
    <w:rsid w:val="00D51158"/>
    <w:rsid w:val="00D5179D"/>
    <w:rsid w:val="00D52A01"/>
    <w:rsid w:val="00D5363C"/>
    <w:rsid w:val="00D54CC3"/>
    <w:rsid w:val="00D55691"/>
    <w:rsid w:val="00D57346"/>
    <w:rsid w:val="00D601DB"/>
    <w:rsid w:val="00D6041A"/>
    <w:rsid w:val="00D61A6F"/>
    <w:rsid w:val="00D633EB"/>
    <w:rsid w:val="00D6368C"/>
    <w:rsid w:val="00D64E30"/>
    <w:rsid w:val="00D67856"/>
    <w:rsid w:val="00D700BC"/>
    <w:rsid w:val="00D70833"/>
    <w:rsid w:val="00D7262D"/>
    <w:rsid w:val="00D73621"/>
    <w:rsid w:val="00D742BC"/>
    <w:rsid w:val="00D7511B"/>
    <w:rsid w:val="00D75505"/>
    <w:rsid w:val="00D75587"/>
    <w:rsid w:val="00D76EF0"/>
    <w:rsid w:val="00D77DB4"/>
    <w:rsid w:val="00D8068F"/>
    <w:rsid w:val="00D80AA6"/>
    <w:rsid w:val="00D80E7E"/>
    <w:rsid w:val="00D81F3F"/>
    <w:rsid w:val="00D820EF"/>
    <w:rsid w:val="00D82287"/>
    <w:rsid w:val="00D82FF7"/>
    <w:rsid w:val="00D840D8"/>
    <w:rsid w:val="00D847BE"/>
    <w:rsid w:val="00D847FE"/>
    <w:rsid w:val="00D84E05"/>
    <w:rsid w:val="00D8670E"/>
    <w:rsid w:val="00D92778"/>
    <w:rsid w:val="00D93643"/>
    <w:rsid w:val="00D9483E"/>
    <w:rsid w:val="00D95CEB"/>
    <w:rsid w:val="00D964EA"/>
    <w:rsid w:val="00D966D0"/>
    <w:rsid w:val="00D96D1D"/>
    <w:rsid w:val="00D970CF"/>
    <w:rsid w:val="00DA0C59"/>
    <w:rsid w:val="00DA2853"/>
    <w:rsid w:val="00DA3991"/>
    <w:rsid w:val="00DA5FFF"/>
    <w:rsid w:val="00DA6433"/>
    <w:rsid w:val="00DA6E07"/>
    <w:rsid w:val="00DB0D21"/>
    <w:rsid w:val="00DB1ED6"/>
    <w:rsid w:val="00DB3984"/>
    <w:rsid w:val="00DB7E6C"/>
    <w:rsid w:val="00DC0175"/>
    <w:rsid w:val="00DC076B"/>
    <w:rsid w:val="00DC60A2"/>
    <w:rsid w:val="00DC70B0"/>
    <w:rsid w:val="00DC7367"/>
    <w:rsid w:val="00DC7EC1"/>
    <w:rsid w:val="00DD02F7"/>
    <w:rsid w:val="00DD0C54"/>
    <w:rsid w:val="00DD1508"/>
    <w:rsid w:val="00DD22C7"/>
    <w:rsid w:val="00DD34E7"/>
    <w:rsid w:val="00DD512A"/>
    <w:rsid w:val="00DD5A29"/>
    <w:rsid w:val="00DD5D9D"/>
    <w:rsid w:val="00DD6F6D"/>
    <w:rsid w:val="00DE04F4"/>
    <w:rsid w:val="00DE1053"/>
    <w:rsid w:val="00DE1EE4"/>
    <w:rsid w:val="00DE35CB"/>
    <w:rsid w:val="00DE42D8"/>
    <w:rsid w:val="00DE4C12"/>
    <w:rsid w:val="00DE4D6B"/>
    <w:rsid w:val="00DE7B7C"/>
    <w:rsid w:val="00DF0BDD"/>
    <w:rsid w:val="00DF0E05"/>
    <w:rsid w:val="00DF120A"/>
    <w:rsid w:val="00DF21E9"/>
    <w:rsid w:val="00DF2692"/>
    <w:rsid w:val="00DF3F1E"/>
    <w:rsid w:val="00DF575B"/>
    <w:rsid w:val="00DF5D8A"/>
    <w:rsid w:val="00E00F14"/>
    <w:rsid w:val="00E01298"/>
    <w:rsid w:val="00E017AB"/>
    <w:rsid w:val="00E01959"/>
    <w:rsid w:val="00E021B6"/>
    <w:rsid w:val="00E026FB"/>
    <w:rsid w:val="00E02848"/>
    <w:rsid w:val="00E031D4"/>
    <w:rsid w:val="00E04F5E"/>
    <w:rsid w:val="00E06386"/>
    <w:rsid w:val="00E079E8"/>
    <w:rsid w:val="00E07B00"/>
    <w:rsid w:val="00E11361"/>
    <w:rsid w:val="00E122A0"/>
    <w:rsid w:val="00E12CEC"/>
    <w:rsid w:val="00E130B0"/>
    <w:rsid w:val="00E16274"/>
    <w:rsid w:val="00E16DF2"/>
    <w:rsid w:val="00E17317"/>
    <w:rsid w:val="00E2061E"/>
    <w:rsid w:val="00E20853"/>
    <w:rsid w:val="00E21784"/>
    <w:rsid w:val="00E24EB4"/>
    <w:rsid w:val="00E26568"/>
    <w:rsid w:val="00E320ED"/>
    <w:rsid w:val="00E328EC"/>
    <w:rsid w:val="00E33526"/>
    <w:rsid w:val="00E33AFB"/>
    <w:rsid w:val="00E33B00"/>
    <w:rsid w:val="00E34218"/>
    <w:rsid w:val="00E34552"/>
    <w:rsid w:val="00E35C3E"/>
    <w:rsid w:val="00E3737C"/>
    <w:rsid w:val="00E376A7"/>
    <w:rsid w:val="00E37EEE"/>
    <w:rsid w:val="00E4145A"/>
    <w:rsid w:val="00E45E05"/>
    <w:rsid w:val="00E46282"/>
    <w:rsid w:val="00E46D0D"/>
    <w:rsid w:val="00E5189A"/>
    <w:rsid w:val="00E5216E"/>
    <w:rsid w:val="00E55556"/>
    <w:rsid w:val="00E5636F"/>
    <w:rsid w:val="00E569E4"/>
    <w:rsid w:val="00E61960"/>
    <w:rsid w:val="00E61DCF"/>
    <w:rsid w:val="00E623D3"/>
    <w:rsid w:val="00E637D1"/>
    <w:rsid w:val="00E6387F"/>
    <w:rsid w:val="00E63C67"/>
    <w:rsid w:val="00E674C2"/>
    <w:rsid w:val="00E67781"/>
    <w:rsid w:val="00E70069"/>
    <w:rsid w:val="00E70C4A"/>
    <w:rsid w:val="00E71D11"/>
    <w:rsid w:val="00E722CD"/>
    <w:rsid w:val="00E72578"/>
    <w:rsid w:val="00E732EF"/>
    <w:rsid w:val="00E73B62"/>
    <w:rsid w:val="00E77E68"/>
    <w:rsid w:val="00E77F6C"/>
    <w:rsid w:val="00E81EE8"/>
    <w:rsid w:val="00E82344"/>
    <w:rsid w:val="00E82D3D"/>
    <w:rsid w:val="00E84591"/>
    <w:rsid w:val="00E84C82"/>
    <w:rsid w:val="00E84D64"/>
    <w:rsid w:val="00E85A98"/>
    <w:rsid w:val="00E8721C"/>
    <w:rsid w:val="00E87408"/>
    <w:rsid w:val="00E877DA"/>
    <w:rsid w:val="00E87B9F"/>
    <w:rsid w:val="00E902D2"/>
    <w:rsid w:val="00E914C4"/>
    <w:rsid w:val="00E91503"/>
    <w:rsid w:val="00E9188D"/>
    <w:rsid w:val="00E91C42"/>
    <w:rsid w:val="00E934F5"/>
    <w:rsid w:val="00E93F01"/>
    <w:rsid w:val="00E95439"/>
    <w:rsid w:val="00E96961"/>
    <w:rsid w:val="00E973D0"/>
    <w:rsid w:val="00E977D9"/>
    <w:rsid w:val="00EA009B"/>
    <w:rsid w:val="00EA2161"/>
    <w:rsid w:val="00EA2886"/>
    <w:rsid w:val="00EA2985"/>
    <w:rsid w:val="00EA4D4B"/>
    <w:rsid w:val="00EA4D6A"/>
    <w:rsid w:val="00EA72EC"/>
    <w:rsid w:val="00EB0C06"/>
    <w:rsid w:val="00EB11CB"/>
    <w:rsid w:val="00EB275A"/>
    <w:rsid w:val="00EB2887"/>
    <w:rsid w:val="00EB45BD"/>
    <w:rsid w:val="00EB6CA8"/>
    <w:rsid w:val="00EB705C"/>
    <w:rsid w:val="00EB755E"/>
    <w:rsid w:val="00EB786A"/>
    <w:rsid w:val="00EC1208"/>
    <w:rsid w:val="00EC1578"/>
    <w:rsid w:val="00EC1C72"/>
    <w:rsid w:val="00EC3CC9"/>
    <w:rsid w:val="00EC680A"/>
    <w:rsid w:val="00ED0F1F"/>
    <w:rsid w:val="00ED43A3"/>
    <w:rsid w:val="00ED799E"/>
    <w:rsid w:val="00EE2BB8"/>
    <w:rsid w:val="00EE2BED"/>
    <w:rsid w:val="00EE2E88"/>
    <w:rsid w:val="00EE3707"/>
    <w:rsid w:val="00EE374B"/>
    <w:rsid w:val="00EE3961"/>
    <w:rsid w:val="00EE5577"/>
    <w:rsid w:val="00EF1019"/>
    <w:rsid w:val="00EF3244"/>
    <w:rsid w:val="00EF379C"/>
    <w:rsid w:val="00EF3FEF"/>
    <w:rsid w:val="00EF48DC"/>
    <w:rsid w:val="00EF4C92"/>
    <w:rsid w:val="00EF5461"/>
    <w:rsid w:val="00EF58A8"/>
    <w:rsid w:val="00EF5EEA"/>
    <w:rsid w:val="00EF6F65"/>
    <w:rsid w:val="00F0579A"/>
    <w:rsid w:val="00F0756D"/>
    <w:rsid w:val="00F11224"/>
    <w:rsid w:val="00F11BB5"/>
    <w:rsid w:val="00F125A4"/>
    <w:rsid w:val="00F13D40"/>
    <w:rsid w:val="00F1417B"/>
    <w:rsid w:val="00F14FF8"/>
    <w:rsid w:val="00F15402"/>
    <w:rsid w:val="00F157F8"/>
    <w:rsid w:val="00F15D20"/>
    <w:rsid w:val="00F167B4"/>
    <w:rsid w:val="00F17444"/>
    <w:rsid w:val="00F20584"/>
    <w:rsid w:val="00F20C82"/>
    <w:rsid w:val="00F243B0"/>
    <w:rsid w:val="00F245C3"/>
    <w:rsid w:val="00F24BA7"/>
    <w:rsid w:val="00F254A2"/>
    <w:rsid w:val="00F2753C"/>
    <w:rsid w:val="00F27AA1"/>
    <w:rsid w:val="00F31045"/>
    <w:rsid w:val="00F31C14"/>
    <w:rsid w:val="00F32ABA"/>
    <w:rsid w:val="00F32C4A"/>
    <w:rsid w:val="00F33065"/>
    <w:rsid w:val="00F34B99"/>
    <w:rsid w:val="00F354D2"/>
    <w:rsid w:val="00F35FA3"/>
    <w:rsid w:val="00F37EB3"/>
    <w:rsid w:val="00F41E6A"/>
    <w:rsid w:val="00F446B8"/>
    <w:rsid w:val="00F44C89"/>
    <w:rsid w:val="00F45083"/>
    <w:rsid w:val="00F4544D"/>
    <w:rsid w:val="00F4566C"/>
    <w:rsid w:val="00F465F0"/>
    <w:rsid w:val="00F4668D"/>
    <w:rsid w:val="00F46B65"/>
    <w:rsid w:val="00F46DA0"/>
    <w:rsid w:val="00F47C9F"/>
    <w:rsid w:val="00F51840"/>
    <w:rsid w:val="00F528AB"/>
    <w:rsid w:val="00F52DAB"/>
    <w:rsid w:val="00F5416C"/>
    <w:rsid w:val="00F543F0"/>
    <w:rsid w:val="00F5572F"/>
    <w:rsid w:val="00F558E6"/>
    <w:rsid w:val="00F5657B"/>
    <w:rsid w:val="00F608BB"/>
    <w:rsid w:val="00F6110F"/>
    <w:rsid w:val="00F61604"/>
    <w:rsid w:val="00F61AFB"/>
    <w:rsid w:val="00F626AA"/>
    <w:rsid w:val="00F63A25"/>
    <w:rsid w:val="00F65C59"/>
    <w:rsid w:val="00F66225"/>
    <w:rsid w:val="00F6755E"/>
    <w:rsid w:val="00F726C3"/>
    <w:rsid w:val="00F759C8"/>
    <w:rsid w:val="00F75C3D"/>
    <w:rsid w:val="00F764B8"/>
    <w:rsid w:val="00F77BF8"/>
    <w:rsid w:val="00F77C84"/>
    <w:rsid w:val="00F815AD"/>
    <w:rsid w:val="00F81D29"/>
    <w:rsid w:val="00F82020"/>
    <w:rsid w:val="00F831D5"/>
    <w:rsid w:val="00F83F74"/>
    <w:rsid w:val="00F8416F"/>
    <w:rsid w:val="00F863EB"/>
    <w:rsid w:val="00F874A3"/>
    <w:rsid w:val="00F90E86"/>
    <w:rsid w:val="00F91C4D"/>
    <w:rsid w:val="00F9223E"/>
    <w:rsid w:val="00F92945"/>
    <w:rsid w:val="00F92FD9"/>
    <w:rsid w:val="00F93D0C"/>
    <w:rsid w:val="00F94330"/>
    <w:rsid w:val="00F9435C"/>
    <w:rsid w:val="00F9652E"/>
    <w:rsid w:val="00FA00A7"/>
    <w:rsid w:val="00FA1654"/>
    <w:rsid w:val="00FA22CE"/>
    <w:rsid w:val="00FA35E8"/>
    <w:rsid w:val="00FA3AFC"/>
    <w:rsid w:val="00FA6684"/>
    <w:rsid w:val="00FA731E"/>
    <w:rsid w:val="00FB1C5B"/>
    <w:rsid w:val="00FB2B38"/>
    <w:rsid w:val="00FB3C1D"/>
    <w:rsid w:val="00FB5792"/>
    <w:rsid w:val="00FC1137"/>
    <w:rsid w:val="00FC17F7"/>
    <w:rsid w:val="00FC31C3"/>
    <w:rsid w:val="00FC5357"/>
    <w:rsid w:val="00FC6358"/>
    <w:rsid w:val="00FC6CAC"/>
    <w:rsid w:val="00FC7DE1"/>
    <w:rsid w:val="00FD09EB"/>
    <w:rsid w:val="00FD305B"/>
    <w:rsid w:val="00FD320D"/>
    <w:rsid w:val="00FD3738"/>
    <w:rsid w:val="00FD5B89"/>
    <w:rsid w:val="00FD6588"/>
    <w:rsid w:val="00FD660D"/>
    <w:rsid w:val="00FE02B5"/>
    <w:rsid w:val="00FE134B"/>
    <w:rsid w:val="00FE23DE"/>
    <w:rsid w:val="00FE24D8"/>
    <w:rsid w:val="00FE4638"/>
    <w:rsid w:val="00FE4B4E"/>
    <w:rsid w:val="00FE4F3D"/>
    <w:rsid w:val="00FE5B4C"/>
    <w:rsid w:val="00FE7E84"/>
    <w:rsid w:val="00FE7E92"/>
    <w:rsid w:val="00FF1305"/>
    <w:rsid w:val="00FF210D"/>
    <w:rsid w:val="00FF24EC"/>
    <w:rsid w:val="7850002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unhideWhenUsed="0" w:uiPriority="0"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next w:val="3"/>
    <w:link w:val="167"/>
    <w:qFormat/>
    <w:uiPriority w:val="9"/>
    <w:pPr>
      <w:keepNext/>
      <w:numPr>
        <w:ilvl w:val="0"/>
        <w:numId w:val="1"/>
      </w:numPr>
      <w:spacing w:before="240" w:after="240"/>
      <w:jc w:val="both"/>
      <w:outlineLvl w:val="0"/>
    </w:pPr>
    <w:rPr>
      <w:rFonts w:ascii="Arial" w:hAnsi="Arial" w:eastAsia="黑体"/>
      <w:b/>
      <w:sz w:val="32"/>
      <w:szCs w:val="32"/>
      <w:lang w:val="en-US" w:eastAsia="zh-CN" w:bidi="ar-SA"/>
    </w:rPr>
  </w:style>
  <w:style w:type="paragraph" w:styleId="3">
    <w:name w:val="heading 2"/>
    <w:next w:val="1"/>
    <w:link w:val="168"/>
    <w:qFormat/>
    <w:uiPriority w:val="9"/>
    <w:pPr>
      <w:keepNext/>
      <w:numPr>
        <w:ilvl w:val="1"/>
        <w:numId w:val="1"/>
      </w:numPr>
      <w:spacing w:before="240" w:after="240"/>
      <w:jc w:val="both"/>
      <w:outlineLvl w:val="1"/>
    </w:pPr>
    <w:rPr>
      <w:rFonts w:ascii="Arial" w:hAnsi="Arial" w:eastAsia="黑体"/>
      <w:sz w:val="24"/>
      <w:szCs w:val="24"/>
      <w:lang w:val="en-US" w:eastAsia="zh-CN" w:bidi="ar-SA"/>
    </w:rPr>
  </w:style>
  <w:style w:type="paragraph" w:styleId="4">
    <w:name w:val="heading 3"/>
    <w:basedOn w:val="1"/>
    <w:next w:val="1"/>
    <w:link w:val="169"/>
    <w:qFormat/>
    <w:uiPriority w:val="9"/>
    <w:pPr>
      <w:keepNext/>
      <w:keepLines/>
      <w:numPr>
        <w:ilvl w:val="2"/>
        <w:numId w:val="1"/>
      </w:numPr>
      <w:spacing w:before="260" w:after="260" w:line="416" w:lineRule="auto"/>
      <w:outlineLvl w:val="2"/>
    </w:pPr>
    <w:rPr>
      <w:rFonts w:eastAsia="黑体"/>
      <w:bCs/>
      <w:snapToGrid w:val="0"/>
      <w:sz w:val="24"/>
      <w:szCs w:val="32"/>
    </w:rPr>
  </w:style>
  <w:style w:type="paragraph" w:styleId="5">
    <w:name w:val="heading 4"/>
    <w:basedOn w:val="1"/>
    <w:next w:val="1"/>
    <w:link w:val="170"/>
    <w:qFormat/>
    <w:uiPriority w:val="9"/>
    <w:pPr>
      <w:keepNext/>
      <w:keepLines/>
      <w:widowControl/>
      <w:topLinePunct/>
      <w:adjustRightInd w:val="0"/>
      <w:snapToGrid w:val="0"/>
      <w:spacing w:before="160" w:after="160" w:line="240" w:lineRule="atLeast"/>
      <w:jc w:val="left"/>
      <w:outlineLvl w:val="3"/>
    </w:pPr>
    <w:rPr>
      <w:rFonts w:ascii="Book Antiqua" w:hAnsi="Book Antiqua" w:eastAsia="黑体"/>
      <w:bCs/>
      <w:sz w:val="28"/>
      <w:szCs w:val="28"/>
    </w:rPr>
  </w:style>
  <w:style w:type="paragraph" w:styleId="6">
    <w:name w:val="heading 5"/>
    <w:basedOn w:val="1"/>
    <w:next w:val="1"/>
    <w:link w:val="202"/>
    <w:unhideWhenUsed/>
    <w:qFormat/>
    <w:uiPriority w:val="0"/>
    <w:pPr>
      <w:keepNext/>
      <w:keepLines/>
      <w:widowControl/>
      <w:tabs>
        <w:tab w:val="center" w:pos="4201"/>
        <w:tab w:val="right" w:leader="dot" w:pos="9298"/>
      </w:tabs>
      <w:autoSpaceDE w:val="0"/>
      <w:autoSpaceDN w:val="0"/>
      <w:spacing w:before="280" w:after="290" w:line="376" w:lineRule="auto"/>
      <w:ind w:firstLine="420" w:firstLineChars="200"/>
      <w:outlineLvl w:val="4"/>
    </w:pPr>
    <w:rPr>
      <w:rFonts w:ascii="宋体"/>
      <w:b/>
      <w:bCs/>
      <w:kern w:val="0"/>
      <w:sz w:val="28"/>
      <w:szCs w:val="28"/>
      <w:lang/>
    </w:rPr>
  </w:style>
  <w:style w:type="paragraph" w:styleId="7">
    <w:name w:val="heading 6"/>
    <w:basedOn w:val="1"/>
    <w:next w:val="1"/>
    <w:link w:val="203"/>
    <w:unhideWhenUsed/>
    <w:qFormat/>
    <w:uiPriority w:val="9"/>
    <w:pPr>
      <w:keepNext/>
      <w:keepLines/>
      <w:widowControl/>
      <w:tabs>
        <w:tab w:val="center" w:pos="4201"/>
        <w:tab w:val="right" w:leader="dot" w:pos="9298"/>
      </w:tabs>
      <w:autoSpaceDE w:val="0"/>
      <w:autoSpaceDN w:val="0"/>
      <w:spacing w:before="240" w:after="64" w:line="320" w:lineRule="auto"/>
      <w:ind w:firstLine="420" w:firstLineChars="200"/>
      <w:outlineLvl w:val="5"/>
    </w:pPr>
    <w:rPr>
      <w:rFonts w:ascii="Cambria" w:hAnsi="Cambria"/>
      <w:b/>
      <w:bCs/>
      <w:kern w:val="0"/>
      <w:sz w:val="24"/>
      <w:szCs w:val="20"/>
      <w:lang/>
    </w:rPr>
  </w:style>
  <w:style w:type="paragraph" w:styleId="8">
    <w:name w:val="heading 7"/>
    <w:basedOn w:val="1"/>
    <w:next w:val="1"/>
    <w:link w:val="204"/>
    <w:unhideWhenUsed/>
    <w:qFormat/>
    <w:uiPriority w:val="9"/>
    <w:pPr>
      <w:keepNext/>
      <w:keepLines/>
      <w:widowControl/>
      <w:tabs>
        <w:tab w:val="center" w:pos="4201"/>
        <w:tab w:val="right" w:leader="dot" w:pos="9298"/>
      </w:tabs>
      <w:autoSpaceDE w:val="0"/>
      <w:autoSpaceDN w:val="0"/>
      <w:spacing w:before="240" w:after="64" w:line="320" w:lineRule="auto"/>
      <w:ind w:firstLine="420" w:firstLineChars="200"/>
      <w:outlineLvl w:val="6"/>
    </w:pPr>
    <w:rPr>
      <w:rFonts w:ascii="宋体"/>
      <w:b/>
      <w:bCs/>
      <w:kern w:val="0"/>
      <w:sz w:val="24"/>
      <w:szCs w:val="20"/>
      <w:lang/>
    </w:rPr>
  </w:style>
  <w:style w:type="paragraph" w:styleId="9">
    <w:name w:val="heading 8"/>
    <w:basedOn w:val="1"/>
    <w:next w:val="1"/>
    <w:link w:val="205"/>
    <w:unhideWhenUsed/>
    <w:qFormat/>
    <w:uiPriority w:val="9"/>
    <w:pPr>
      <w:keepNext/>
      <w:keepLines/>
      <w:widowControl/>
      <w:tabs>
        <w:tab w:val="center" w:pos="4201"/>
        <w:tab w:val="right" w:leader="dot" w:pos="9298"/>
      </w:tabs>
      <w:autoSpaceDE w:val="0"/>
      <w:autoSpaceDN w:val="0"/>
      <w:spacing w:before="240" w:after="64" w:line="320" w:lineRule="auto"/>
      <w:ind w:left="1440" w:hanging="1440" w:firstLineChars="200"/>
      <w:outlineLvl w:val="7"/>
    </w:pPr>
    <w:rPr>
      <w:rFonts w:ascii="Cambria" w:hAnsi="Cambria"/>
      <w:kern w:val="0"/>
      <w:sz w:val="24"/>
      <w:szCs w:val="20"/>
      <w:lang/>
    </w:rPr>
  </w:style>
  <w:style w:type="paragraph" w:styleId="10">
    <w:name w:val="heading 9"/>
    <w:basedOn w:val="1"/>
    <w:next w:val="1"/>
    <w:link w:val="206"/>
    <w:unhideWhenUsed/>
    <w:qFormat/>
    <w:uiPriority w:val="9"/>
    <w:pPr>
      <w:keepNext/>
      <w:keepLines/>
      <w:widowControl/>
      <w:tabs>
        <w:tab w:val="center" w:pos="4201"/>
        <w:tab w:val="right" w:leader="dot" w:pos="9298"/>
      </w:tabs>
      <w:autoSpaceDE w:val="0"/>
      <w:autoSpaceDN w:val="0"/>
      <w:spacing w:before="240" w:after="64" w:line="320" w:lineRule="auto"/>
      <w:ind w:left="1584" w:hanging="1584" w:firstLineChars="200"/>
      <w:outlineLvl w:val="8"/>
    </w:pPr>
    <w:rPr>
      <w:rFonts w:ascii="Cambria" w:hAnsi="Cambria"/>
      <w:kern w:val="0"/>
      <w:szCs w:val="21"/>
      <w:lang/>
    </w:rPr>
  </w:style>
  <w:style w:type="character" w:default="1" w:styleId="54">
    <w:name w:val="Default Paragraph Font"/>
    <w:semiHidden/>
    <w:uiPriority w:val="0"/>
  </w:style>
  <w:style w:type="table" w:default="1" w:styleId="52">
    <w:name w:val="Normal Table"/>
    <w:semiHidden/>
    <w:uiPriority w:val="0"/>
    <w:tblPr>
      <w:tblStyle w:val="52"/>
      <w:tblCellMar>
        <w:top w:w="0" w:type="dxa"/>
        <w:left w:w="108" w:type="dxa"/>
        <w:bottom w:w="0" w:type="dxa"/>
        <w:right w:w="108" w:type="dxa"/>
      </w:tblCellMar>
    </w:tblPr>
    <w:trPr>
      <w:wBefore w:w="0" w:type="dxa"/>
    </w:trPr>
  </w:style>
  <w:style w:type="paragraph" w:styleId="11">
    <w:name w:val="toc 7"/>
    <w:basedOn w:val="1"/>
    <w:next w:val="1"/>
    <w:uiPriority w:val="39"/>
    <w:pPr>
      <w:tabs>
        <w:tab w:val="right" w:leader="dot" w:pos="9241"/>
      </w:tabs>
      <w:ind w:firstLine="505" w:firstLineChars="500"/>
      <w:jc w:val="left"/>
    </w:pPr>
    <w:rPr>
      <w:rFonts w:ascii="宋体"/>
      <w:szCs w:val="21"/>
    </w:rPr>
  </w:style>
  <w:style w:type="paragraph" w:styleId="12">
    <w:name w:val="index 8"/>
    <w:basedOn w:val="1"/>
    <w:next w:val="1"/>
    <w:uiPriority w:val="0"/>
    <w:pPr>
      <w:ind w:left="1680" w:hanging="210"/>
      <w:jc w:val="left"/>
    </w:pPr>
    <w:rPr>
      <w:rFonts w:ascii="Calibri" w:hAnsi="Calibri"/>
      <w:sz w:val="20"/>
      <w:szCs w:val="20"/>
    </w:rPr>
  </w:style>
  <w:style w:type="paragraph" w:styleId="13">
    <w:name w:val="Normal Indent"/>
    <w:basedOn w:val="1"/>
    <w:uiPriority w:val="0"/>
    <w:pPr>
      <w:widowControl/>
      <w:tabs>
        <w:tab w:val="center" w:pos="4201"/>
        <w:tab w:val="right" w:leader="dot" w:pos="9298"/>
      </w:tabs>
      <w:autoSpaceDE w:val="0"/>
      <w:autoSpaceDN w:val="0"/>
      <w:spacing w:line="400" w:lineRule="atLeast"/>
      <w:ind w:firstLine="448" w:firstLineChars="200"/>
    </w:pPr>
    <w:rPr>
      <w:rFonts w:ascii="宋体"/>
      <w:kern w:val="0"/>
      <w:szCs w:val="20"/>
      <w:lang/>
    </w:rPr>
  </w:style>
  <w:style w:type="paragraph" w:styleId="14">
    <w:name w:val="caption"/>
    <w:basedOn w:val="1"/>
    <w:next w:val="1"/>
    <w:qFormat/>
    <w:uiPriority w:val="35"/>
    <w:pPr>
      <w:spacing w:before="152" w:after="160"/>
    </w:pPr>
    <w:rPr>
      <w:rFonts w:ascii="Arial" w:hAnsi="Arial" w:eastAsia="黑体" w:cs="Arial"/>
      <w:sz w:val="20"/>
      <w:szCs w:val="20"/>
    </w:rPr>
  </w:style>
  <w:style w:type="paragraph" w:styleId="15">
    <w:name w:val="index 5"/>
    <w:basedOn w:val="1"/>
    <w:next w:val="1"/>
    <w:uiPriority w:val="0"/>
    <w:pPr>
      <w:ind w:left="1050" w:hanging="210"/>
      <w:jc w:val="left"/>
    </w:pPr>
    <w:rPr>
      <w:rFonts w:ascii="Calibri" w:hAnsi="Calibri"/>
      <w:sz w:val="20"/>
      <w:szCs w:val="20"/>
    </w:rPr>
  </w:style>
  <w:style w:type="paragraph" w:styleId="16">
    <w:name w:val="List Bullet"/>
    <w:basedOn w:val="1"/>
    <w:uiPriority w:val="99"/>
    <w:pPr>
      <w:widowControl/>
      <w:numPr>
        <w:ilvl w:val="0"/>
        <w:numId w:val="2"/>
      </w:numPr>
      <w:topLinePunct/>
      <w:adjustRightInd w:val="0"/>
      <w:snapToGrid w:val="0"/>
      <w:spacing w:before="160" w:after="160" w:line="240" w:lineRule="atLeast"/>
      <w:jc w:val="left"/>
    </w:pPr>
    <w:rPr>
      <w:rFonts w:cs="Arial"/>
      <w:szCs w:val="21"/>
    </w:rPr>
  </w:style>
  <w:style w:type="paragraph" w:styleId="17">
    <w:name w:val="Document Map"/>
    <w:basedOn w:val="1"/>
    <w:link w:val="209"/>
    <w:uiPriority w:val="99"/>
    <w:pPr>
      <w:shd w:val="clear" w:color="auto" w:fill="000080"/>
    </w:pPr>
  </w:style>
  <w:style w:type="paragraph" w:styleId="18">
    <w:name w:val="annotation text"/>
    <w:basedOn w:val="1"/>
    <w:link w:val="165"/>
    <w:uiPriority w:val="0"/>
    <w:pPr>
      <w:jc w:val="left"/>
    </w:pPr>
  </w:style>
  <w:style w:type="paragraph" w:styleId="19">
    <w:name w:val="index 6"/>
    <w:basedOn w:val="1"/>
    <w:next w:val="1"/>
    <w:uiPriority w:val="0"/>
    <w:pPr>
      <w:ind w:left="1260" w:hanging="210"/>
      <w:jc w:val="left"/>
    </w:pPr>
    <w:rPr>
      <w:rFonts w:ascii="Calibri" w:hAnsi="Calibri"/>
      <w:sz w:val="20"/>
      <w:szCs w:val="20"/>
    </w:rPr>
  </w:style>
  <w:style w:type="paragraph" w:styleId="20">
    <w:name w:val="Body Text"/>
    <w:basedOn w:val="1"/>
    <w:link w:val="296"/>
    <w:unhideWhenUsed/>
    <w:uiPriority w:val="99"/>
    <w:pPr>
      <w:widowControl/>
      <w:tabs>
        <w:tab w:val="center" w:pos="4201"/>
        <w:tab w:val="right" w:leader="dot" w:pos="9298"/>
      </w:tabs>
      <w:autoSpaceDE w:val="0"/>
      <w:autoSpaceDN w:val="0"/>
      <w:spacing w:after="120"/>
      <w:ind w:firstLine="420" w:firstLineChars="200"/>
    </w:pPr>
    <w:rPr>
      <w:rFonts w:ascii="宋体"/>
      <w:kern w:val="0"/>
      <w:szCs w:val="20"/>
      <w:lang/>
    </w:rPr>
  </w:style>
  <w:style w:type="paragraph" w:styleId="21">
    <w:name w:val="Body Text Indent"/>
    <w:basedOn w:val="1"/>
    <w:link w:val="213"/>
    <w:uiPriority w:val="0"/>
    <w:pPr>
      <w:widowControl/>
      <w:tabs>
        <w:tab w:val="center" w:pos="4201"/>
        <w:tab w:val="right" w:leader="dot" w:pos="9298"/>
      </w:tabs>
      <w:autoSpaceDE w:val="0"/>
      <w:autoSpaceDN w:val="0"/>
      <w:ind w:firstLine="420" w:firstLineChars="200"/>
    </w:pPr>
    <w:rPr>
      <w:rFonts w:ascii="宋体"/>
      <w:kern w:val="0"/>
      <w:szCs w:val="20"/>
      <w:lang/>
    </w:rPr>
  </w:style>
  <w:style w:type="paragraph" w:styleId="22">
    <w:name w:val="HTML Address"/>
    <w:basedOn w:val="1"/>
    <w:link w:val="263"/>
    <w:uiPriority w:val="0"/>
    <w:pPr>
      <w:widowControl/>
      <w:tabs>
        <w:tab w:val="center" w:pos="4201"/>
        <w:tab w:val="right" w:leader="dot" w:pos="9298"/>
      </w:tabs>
      <w:autoSpaceDE w:val="0"/>
      <w:autoSpaceDN w:val="0"/>
      <w:ind w:firstLine="420" w:firstLineChars="200"/>
    </w:pPr>
    <w:rPr>
      <w:rFonts w:ascii="宋体"/>
      <w:i/>
      <w:iCs/>
      <w:kern w:val="0"/>
      <w:szCs w:val="20"/>
      <w:lang/>
    </w:rPr>
  </w:style>
  <w:style w:type="paragraph" w:styleId="23">
    <w:name w:val="index 4"/>
    <w:basedOn w:val="1"/>
    <w:next w:val="1"/>
    <w:uiPriority w:val="0"/>
    <w:pPr>
      <w:ind w:left="840" w:hanging="210"/>
      <w:jc w:val="left"/>
    </w:pPr>
    <w:rPr>
      <w:rFonts w:ascii="Calibri" w:hAnsi="Calibri"/>
      <w:sz w:val="20"/>
      <w:szCs w:val="20"/>
    </w:rPr>
  </w:style>
  <w:style w:type="paragraph" w:styleId="24">
    <w:name w:val="toc 5"/>
    <w:basedOn w:val="1"/>
    <w:next w:val="1"/>
    <w:uiPriority w:val="39"/>
    <w:pPr>
      <w:tabs>
        <w:tab w:val="right" w:leader="dot" w:pos="9241"/>
      </w:tabs>
      <w:ind w:firstLine="300" w:firstLineChars="300"/>
      <w:jc w:val="left"/>
    </w:pPr>
    <w:rPr>
      <w:rFonts w:ascii="宋体"/>
      <w:szCs w:val="21"/>
    </w:rPr>
  </w:style>
  <w:style w:type="paragraph" w:styleId="25">
    <w:name w:val="toc 3"/>
    <w:basedOn w:val="1"/>
    <w:next w:val="1"/>
    <w:qFormat/>
    <w:uiPriority w:val="39"/>
    <w:pPr>
      <w:tabs>
        <w:tab w:val="right" w:leader="dot" w:pos="9241"/>
      </w:tabs>
      <w:ind w:firstLine="102" w:firstLineChars="100"/>
      <w:jc w:val="left"/>
    </w:pPr>
    <w:rPr>
      <w:rFonts w:ascii="宋体"/>
      <w:szCs w:val="21"/>
    </w:rPr>
  </w:style>
  <w:style w:type="paragraph" w:styleId="26">
    <w:name w:val="Plain Text"/>
    <w:basedOn w:val="1"/>
    <w:link w:val="262"/>
    <w:uiPriority w:val="0"/>
    <w:pPr>
      <w:widowControl/>
      <w:tabs>
        <w:tab w:val="center" w:pos="4201"/>
        <w:tab w:val="right" w:leader="dot" w:pos="9298"/>
      </w:tabs>
      <w:autoSpaceDE w:val="0"/>
      <w:autoSpaceDN w:val="0"/>
      <w:ind w:firstLine="420" w:firstLineChars="200"/>
    </w:pPr>
    <w:rPr>
      <w:rFonts w:ascii="宋体" w:hAnsi="Courier New"/>
      <w:kern w:val="0"/>
      <w:szCs w:val="21"/>
      <w:lang/>
    </w:rPr>
  </w:style>
  <w:style w:type="paragraph" w:styleId="27">
    <w:name w:val="toc 8"/>
    <w:basedOn w:val="1"/>
    <w:next w:val="1"/>
    <w:uiPriority w:val="39"/>
    <w:pPr>
      <w:tabs>
        <w:tab w:val="right" w:leader="dot" w:pos="9241"/>
      </w:tabs>
      <w:ind w:firstLine="607" w:firstLineChars="600"/>
      <w:jc w:val="left"/>
    </w:pPr>
    <w:rPr>
      <w:rFonts w:ascii="宋体"/>
      <w:szCs w:val="21"/>
    </w:rPr>
  </w:style>
  <w:style w:type="paragraph" w:styleId="28">
    <w:name w:val="index 3"/>
    <w:basedOn w:val="1"/>
    <w:next w:val="1"/>
    <w:uiPriority w:val="0"/>
    <w:pPr>
      <w:ind w:left="630" w:hanging="210"/>
      <w:jc w:val="left"/>
    </w:pPr>
    <w:rPr>
      <w:rFonts w:ascii="Calibri" w:hAnsi="Calibri"/>
      <w:sz w:val="20"/>
      <w:szCs w:val="20"/>
    </w:rPr>
  </w:style>
  <w:style w:type="paragraph" w:styleId="29">
    <w:name w:val="Date"/>
    <w:basedOn w:val="1"/>
    <w:next w:val="1"/>
    <w:link w:val="1936"/>
    <w:uiPriority w:val="99"/>
    <w:pPr>
      <w:ind w:left="100" w:leftChars="2500"/>
    </w:pPr>
    <w:rPr>
      <w:rFonts w:ascii="Calibri" w:hAnsi="Calibri"/>
      <w:szCs w:val="21"/>
    </w:rPr>
  </w:style>
  <w:style w:type="paragraph" w:styleId="30">
    <w:name w:val="endnote text"/>
    <w:basedOn w:val="1"/>
    <w:link w:val="208"/>
    <w:uiPriority w:val="0"/>
    <w:pPr>
      <w:snapToGrid w:val="0"/>
      <w:jc w:val="left"/>
    </w:pPr>
  </w:style>
  <w:style w:type="paragraph" w:styleId="31">
    <w:name w:val="Balloon Text"/>
    <w:basedOn w:val="1"/>
    <w:link w:val="171"/>
    <w:uiPriority w:val="99"/>
    <w:rPr>
      <w:sz w:val="18"/>
      <w:szCs w:val="18"/>
    </w:rPr>
  </w:style>
  <w:style w:type="paragraph" w:styleId="32">
    <w:name w:val="footer"/>
    <w:basedOn w:val="1"/>
    <w:link w:val="195"/>
    <w:uiPriority w:val="99"/>
    <w:pPr>
      <w:snapToGrid w:val="0"/>
      <w:ind w:right="210" w:rightChars="100"/>
      <w:jc w:val="right"/>
    </w:pPr>
    <w:rPr>
      <w:sz w:val="18"/>
      <w:szCs w:val="18"/>
    </w:rPr>
  </w:style>
  <w:style w:type="paragraph" w:styleId="33">
    <w:name w:val="header"/>
    <w:basedOn w:val="1"/>
    <w:link w:val="200"/>
    <w:uiPriority w:val="99"/>
    <w:pPr>
      <w:snapToGrid w:val="0"/>
      <w:jc w:val="left"/>
    </w:pPr>
    <w:rPr>
      <w:sz w:val="18"/>
      <w:szCs w:val="18"/>
    </w:rPr>
  </w:style>
  <w:style w:type="paragraph" w:styleId="34">
    <w:name w:val="toc 1"/>
    <w:basedOn w:val="1"/>
    <w:next w:val="1"/>
    <w:qFormat/>
    <w:uiPriority w:val="39"/>
    <w:pPr>
      <w:tabs>
        <w:tab w:val="right" w:leader="dot" w:pos="9241"/>
      </w:tabs>
      <w:spacing w:before="25" w:beforeLines="25" w:after="25" w:afterLines="25"/>
      <w:jc w:val="left"/>
    </w:pPr>
    <w:rPr>
      <w:rFonts w:ascii="宋体"/>
      <w:szCs w:val="21"/>
    </w:rPr>
  </w:style>
  <w:style w:type="paragraph" w:styleId="35">
    <w:name w:val="toc 4"/>
    <w:basedOn w:val="1"/>
    <w:next w:val="1"/>
    <w:uiPriority w:val="39"/>
    <w:pPr>
      <w:tabs>
        <w:tab w:val="right" w:leader="dot" w:pos="9241"/>
      </w:tabs>
      <w:ind w:firstLine="198" w:firstLineChars="200"/>
      <w:jc w:val="left"/>
    </w:pPr>
    <w:rPr>
      <w:rFonts w:ascii="宋体"/>
      <w:szCs w:val="21"/>
    </w:rPr>
  </w:style>
  <w:style w:type="paragraph" w:styleId="36">
    <w:name w:val="index heading"/>
    <w:basedOn w:val="1"/>
    <w:next w:val="37"/>
    <w:uiPriority w:val="0"/>
    <w:pPr>
      <w:spacing w:before="120" w:after="120"/>
      <w:jc w:val="center"/>
    </w:pPr>
    <w:rPr>
      <w:rFonts w:ascii="Calibri" w:hAnsi="Calibri"/>
      <w:b/>
      <w:bCs/>
      <w:iCs/>
      <w:szCs w:val="20"/>
    </w:rPr>
  </w:style>
  <w:style w:type="paragraph" w:styleId="37">
    <w:name w:val="index 1"/>
    <w:basedOn w:val="1"/>
    <w:next w:val="38"/>
    <w:uiPriority w:val="0"/>
    <w:pPr>
      <w:tabs>
        <w:tab w:val="right" w:leader="dot" w:pos="9299"/>
      </w:tabs>
      <w:jc w:val="left"/>
    </w:pPr>
    <w:rPr>
      <w:rFonts w:ascii="宋体"/>
      <w:szCs w:val="21"/>
    </w:rPr>
  </w:style>
  <w:style w:type="paragraph" w:customStyle="1" w:styleId="38">
    <w:name w:val="段"/>
    <w:link w:val="69"/>
    <w:qFormat/>
    <w:uiPriority w:val="0"/>
    <w:pPr>
      <w:tabs>
        <w:tab w:val="center" w:pos="4201"/>
        <w:tab w:val="right" w:leader="dot" w:pos="9298"/>
      </w:tabs>
      <w:autoSpaceDE w:val="0"/>
      <w:autoSpaceDN w:val="0"/>
      <w:ind w:firstLine="420" w:firstLineChars="200"/>
      <w:jc w:val="both"/>
    </w:pPr>
    <w:rPr>
      <w:rFonts w:ascii="宋体"/>
      <w:sz w:val="21"/>
      <w:lang w:val="en-US" w:eastAsia="zh-CN" w:bidi="ar-SA"/>
    </w:rPr>
  </w:style>
  <w:style w:type="paragraph" w:styleId="39">
    <w:name w:val="footnote text"/>
    <w:basedOn w:val="1"/>
    <w:link w:val="207"/>
    <w:uiPriority w:val="0"/>
    <w:pPr>
      <w:numPr>
        <w:ilvl w:val="0"/>
        <w:numId w:val="3"/>
      </w:numPr>
      <w:snapToGrid w:val="0"/>
      <w:jc w:val="left"/>
    </w:pPr>
    <w:rPr>
      <w:rFonts w:ascii="宋体"/>
      <w:sz w:val="18"/>
      <w:szCs w:val="18"/>
    </w:rPr>
  </w:style>
  <w:style w:type="paragraph" w:styleId="40">
    <w:name w:val="toc 6"/>
    <w:basedOn w:val="1"/>
    <w:next w:val="1"/>
    <w:uiPriority w:val="39"/>
    <w:pPr>
      <w:tabs>
        <w:tab w:val="right" w:leader="dot" w:pos="9241"/>
      </w:tabs>
      <w:ind w:firstLine="403" w:firstLineChars="400"/>
      <w:jc w:val="left"/>
    </w:pPr>
    <w:rPr>
      <w:rFonts w:ascii="宋体"/>
      <w:szCs w:val="21"/>
    </w:rPr>
  </w:style>
  <w:style w:type="paragraph" w:styleId="41">
    <w:name w:val="index 7"/>
    <w:basedOn w:val="1"/>
    <w:next w:val="1"/>
    <w:uiPriority w:val="0"/>
    <w:pPr>
      <w:ind w:left="1470" w:hanging="210"/>
      <w:jc w:val="left"/>
    </w:pPr>
    <w:rPr>
      <w:rFonts w:ascii="Calibri" w:hAnsi="Calibri"/>
      <w:sz w:val="20"/>
      <w:szCs w:val="20"/>
    </w:rPr>
  </w:style>
  <w:style w:type="paragraph" w:styleId="42">
    <w:name w:val="index 9"/>
    <w:basedOn w:val="1"/>
    <w:next w:val="1"/>
    <w:uiPriority w:val="0"/>
    <w:pPr>
      <w:ind w:left="1890" w:hanging="210"/>
      <w:jc w:val="left"/>
    </w:pPr>
    <w:rPr>
      <w:rFonts w:ascii="Calibri" w:hAnsi="Calibri"/>
      <w:sz w:val="20"/>
      <w:szCs w:val="20"/>
    </w:rPr>
  </w:style>
  <w:style w:type="paragraph" w:styleId="43">
    <w:name w:val="table of figures"/>
    <w:basedOn w:val="1"/>
    <w:next w:val="1"/>
    <w:uiPriority w:val="0"/>
    <w:pPr>
      <w:widowControl/>
      <w:tabs>
        <w:tab w:val="center" w:pos="4201"/>
        <w:tab w:val="right" w:leader="dot" w:pos="9298"/>
      </w:tabs>
      <w:autoSpaceDE w:val="0"/>
      <w:autoSpaceDN w:val="0"/>
      <w:ind w:left="200" w:leftChars="200" w:hanging="200" w:hangingChars="200"/>
    </w:pPr>
    <w:rPr>
      <w:rFonts w:ascii="宋体"/>
      <w:kern w:val="0"/>
      <w:szCs w:val="20"/>
      <w:lang/>
    </w:rPr>
  </w:style>
  <w:style w:type="paragraph" w:styleId="44">
    <w:name w:val="toc 2"/>
    <w:basedOn w:val="1"/>
    <w:next w:val="1"/>
    <w:qFormat/>
    <w:uiPriority w:val="39"/>
    <w:pPr>
      <w:tabs>
        <w:tab w:val="right" w:leader="dot" w:pos="9241"/>
      </w:tabs>
    </w:pPr>
    <w:rPr>
      <w:rFonts w:ascii="宋体"/>
      <w:szCs w:val="21"/>
    </w:rPr>
  </w:style>
  <w:style w:type="paragraph" w:styleId="45">
    <w:name w:val="toc 9"/>
    <w:basedOn w:val="1"/>
    <w:next w:val="1"/>
    <w:uiPriority w:val="39"/>
    <w:pPr>
      <w:ind w:left="1470"/>
      <w:jc w:val="left"/>
    </w:pPr>
    <w:rPr>
      <w:sz w:val="20"/>
      <w:szCs w:val="20"/>
    </w:rPr>
  </w:style>
  <w:style w:type="paragraph" w:styleId="46">
    <w:name w:val="Body Text 2"/>
    <w:basedOn w:val="1"/>
    <w:link w:val="1963"/>
    <w:unhideWhenUsed/>
    <w:qFormat/>
    <w:uiPriority w:val="99"/>
    <w:pPr>
      <w:spacing w:after="120" w:line="480" w:lineRule="auto"/>
    </w:pPr>
  </w:style>
  <w:style w:type="paragraph" w:styleId="47">
    <w:name w:val="HTML Preformatted"/>
    <w:basedOn w:val="1"/>
    <w:link w:val="264"/>
    <w:uiPriority w:val="0"/>
    <w:pPr>
      <w:widowControl/>
      <w:tabs>
        <w:tab w:val="center" w:pos="4201"/>
        <w:tab w:val="right" w:leader="dot" w:pos="9298"/>
      </w:tabs>
      <w:autoSpaceDE w:val="0"/>
      <w:autoSpaceDN w:val="0"/>
      <w:ind w:firstLine="420" w:firstLineChars="200"/>
    </w:pPr>
    <w:rPr>
      <w:rFonts w:ascii="Courier New" w:hAnsi="Courier New"/>
      <w:kern w:val="0"/>
      <w:sz w:val="20"/>
      <w:szCs w:val="20"/>
      <w:lang/>
    </w:rPr>
  </w:style>
  <w:style w:type="paragraph" w:styleId="48">
    <w:name w:val="index 2"/>
    <w:basedOn w:val="1"/>
    <w:next w:val="1"/>
    <w:uiPriority w:val="0"/>
    <w:pPr>
      <w:ind w:left="420" w:hanging="210"/>
      <w:jc w:val="left"/>
    </w:pPr>
    <w:rPr>
      <w:rFonts w:ascii="Calibri" w:hAnsi="Calibri"/>
      <w:sz w:val="20"/>
      <w:szCs w:val="20"/>
    </w:rPr>
  </w:style>
  <w:style w:type="paragraph" w:styleId="49">
    <w:name w:val="Title"/>
    <w:basedOn w:val="1"/>
    <w:next w:val="1"/>
    <w:link w:val="238"/>
    <w:qFormat/>
    <w:uiPriority w:val="10"/>
    <w:pPr>
      <w:widowControl/>
      <w:tabs>
        <w:tab w:val="center" w:pos="4201"/>
        <w:tab w:val="right" w:leader="dot" w:pos="9298"/>
      </w:tabs>
      <w:autoSpaceDE w:val="0"/>
      <w:autoSpaceDN w:val="0"/>
      <w:spacing w:before="240" w:after="60"/>
      <w:ind w:firstLine="420" w:firstLineChars="200"/>
      <w:jc w:val="center"/>
      <w:outlineLvl w:val="0"/>
    </w:pPr>
    <w:rPr>
      <w:rFonts w:ascii="Calibri Light" w:hAnsi="Calibri Light"/>
      <w:b/>
      <w:bCs/>
      <w:kern w:val="0"/>
      <w:sz w:val="32"/>
      <w:szCs w:val="32"/>
      <w:lang/>
    </w:rPr>
  </w:style>
  <w:style w:type="paragraph" w:styleId="50">
    <w:name w:val="annotation subject"/>
    <w:basedOn w:val="18"/>
    <w:next w:val="18"/>
    <w:link w:val="166"/>
    <w:uiPriority w:val="99"/>
    <w:rPr>
      <w:b/>
      <w:bCs/>
    </w:rPr>
  </w:style>
  <w:style w:type="paragraph" w:styleId="51">
    <w:name w:val="Body Text First Indent"/>
    <w:basedOn w:val="1"/>
    <w:link w:val="297"/>
    <w:uiPriority w:val="0"/>
    <w:pPr>
      <w:widowControl/>
      <w:tabs>
        <w:tab w:val="center" w:pos="4201"/>
        <w:tab w:val="right" w:leader="dot" w:pos="9298"/>
      </w:tabs>
      <w:autoSpaceDE w:val="0"/>
      <w:autoSpaceDN w:val="0"/>
      <w:adjustRightInd w:val="0"/>
      <w:spacing w:line="360" w:lineRule="auto"/>
      <w:ind w:firstLine="420" w:firstLineChars="200"/>
    </w:pPr>
    <w:rPr>
      <w:rFonts w:ascii="Arial" w:hAnsi="Arial"/>
      <w:kern w:val="0"/>
      <w:szCs w:val="21"/>
      <w:lang/>
    </w:rPr>
  </w:style>
  <w:style w:type="table" w:styleId="53">
    <w:name w:val="Table Grid"/>
    <w:basedOn w:val="52"/>
    <w:uiPriority w:val="0"/>
    <w:rPr>
      <w:rFonts w:ascii="宋体"/>
      <w:sz w:val="18"/>
      <w:szCs w:val="18"/>
    </w:rPr>
    <w:tblPr>
      <w:tblStyle w:val="52"/>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5">
    <w:name w:val="endnote reference"/>
    <w:uiPriority w:val="0"/>
    <w:rPr>
      <w:vertAlign w:val="superscript"/>
    </w:rPr>
  </w:style>
  <w:style w:type="character" w:styleId="56">
    <w:name w:val="page number"/>
    <w:uiPriority w:val="0"/>
    <w:rPr>
      <w:rFonts w:ascii="Times New Roman" w:hAnsi="Times New Roman" w:eastAsia="宋体"/>
      <w:sz w:val="18"/>
    </w:rPr>
  </w:style>
  <w:style w:type="character" w:styleId="57">
    <w:name w:val="FollowedHyperlink"/>
    <w:uiPriority w:val="0"/>
    <w:rPr>
      <w:color w:val="800080"/>
      <w:u w:val="single"/>
    </w:rPr>
  </w:style>
  <w:style w:type="character" w:styleId="58">
    <w:name w:val="HTML Definition"/>
    <w:uiPriority w:val="0"/>
    <w:rPr>
      <w:i/>
      <w:iCs/>
    </w:rPr>
  </w:style>
  <w:style w:type="character" w:styleId="59">
    <w:name w:val="HTML Typewriter"/>
    <w:uiPriority w:val="0"/>
    <w:rPr>
      <w:rFonts w:ascii="Courier New" w:hAnsi="Courier New"/>
      <w:sz w:val="20"/>
      <w:szCs w:val="20"/>
    </w:rPr>
  </w:style>
  <w:style w:type="character" w:styleId="60">
    <w:name w:val="HTML Acronym"/>
    <w:basedOn w:val="54"/>
    <w:uiPriority w:val="0"/>
  </w:style>
  <w:style w:type="character" w:styleId="61">
    <w:name w:val="HTML Variable"/>
    <w:uiPriority w:val="0"/>
    <w:rPr>
      <w:i/>
      <w:iCs/>
    </w:rPr>
  </w:style>
  <w:style w:type="character" w:styleId="62">
    <w:name w:val="Hyperlink"/>
    <w:uiPriority w:val="99"/>
    <w:rPr>
      <w:color w:val="0000FF"/>
      <w:spacing w:val="0"/>
      <w:w w:val="100"/>
      <w:szCs w:val="21"/>
      <w:u w:val="single"/>
      <w:lang/>
    </w:rPr>
  </w:style>
  <w:style w:type="character" w:styleId="63">
    <w:name w:val="HTML Code"/>
    <w:uiPriority w:val="0"/>
    <w:rPr>
      <w:rFonts w:ascii="Courier New" w:hAnsi="Courier New"/>
      <w:sz w:val="20"/>
      <w:szCs w:val="20"/>
    </w:rPr>
  </w:style>
  <w:style w:type="character" w:styleId="64">
    <w:name w:val="annotation reference"/>
    <w:uiPriority w:val="0"/>
    <w:rPr>
      <w:sz w:val="21"/>
      <w:szCs w:val="21"/>
    </w:rPr>
  </w:style>
  <w:style w:type="character" w:styleId="65">
    <w:name w:val="HTML Cite"/>
    <w:uiPriority w:val="0"/>
    <w:rPr>
      <w:i/>
      <w:iCs/>
    </w:rPr>
  </w:style>
  <w:style w:type="character" w:styleId="66">
    <w:name w:val="footnote reference"/>
    <w:uiPriority w:val="0"/>
    <w:rPr>
      <w:vertAlign w:val="superscript"/>
    </w:rPr>
  </w:style>
  <w:style w:type="character" w:styleId="67">
    <w:name w:val="HTML Keyboard"/>
    <w:uiPriority w:val="0"/>
    <w:rPr>
      <w:rFonts w:ascii="Courier New" w:hAnsi="Courier New"/>
      <w:sz w:val="20"/>
      <w:szCs w:val="20"/>
    </w:rPr>
  </w:style>
  <w:style w:type="character" w:styleId="68">
    <w:name w:val="HTML Sample"/>
    <w:uiPriority w:val="0"/>
    <w:rPr>
      <w:rFonts w:ascii="Courier New" w:hAnsi="Courier New"/>
    </w:rPr>
  </w:style>
  <w:style w:type="character" w:customStyle="1" w:styleId="69">
    <w:name w:val="段 Char"/>
    <w:link w:val="38"/>
    <w:qFormat/>
    <w:uiPriority w:val="0"/>
    <w:rPr>
      <w:rFonts w:ascii="宋体"/>
      <w:sz w:val="21"/>
      <w:lang w:val="en-US" w:eastAsia="zh-CN" w:bidi="ar-SA"/>
    </w:rPr>
  </w:style>
  <w:style w:type="paragraph" w:customStyle="1" w:styleId="70">
    <w:name w:val="一级条标题"/>
    <w:next w:val="38"/>
    <w:uiPriority w:val="0"/>
    <w:pPr>
      <w:numPr>
        <w:ilvl w:val="1"/>
        <w:numId w:val="4"/>
      </w:numPr>
      <w:spacing w:before="156" w:beforeLines="50" w:after="156" w:afterLines="50"/>
      <w:outlineLvl w:val="2"/>
    </w:pPr>
    <w:rPr>
      <w:rFonts w:ascii="黑体" w:eastAsia="黑体"/>
      <w:sz w:val="21"/>
      <w:szCs w:val="21"/>
      <w:lang w:val="en-US" w:eastAsia="zh-CN" w:bidi="ar-SA"/>
    </w:rPr>
  </w:style>
  <w:style w:type="paragraph" w:customStyle="1" w:styleId="71">
    <w:name w:val="标准书脚_奇数页"/>
    <w:uiPriority w:val="0"/>
    <w:pPr>
      <w:spacing w:before="120"/>
      <w:ind w:right="198"/>
      <w:jc w:val="right"/>
    </w:pPr>
    <w:rPr>
      <w:rFonts w:ascii="宋体"/>
      <w:sz w:val="18"/>
      <w:szCs w:val="18"/>
      <w:lang w:val="en-US" w:eastAsia="zh-CN" w:bidi="ar-SA"/>
    </w:rPr>
  </w:style>
  <w:style w:type="paragraph" w:customStyle="1" w:styleId="72">
    <w:name w:val="标准书眉_奇数页"/>
    <w:next w:val="1"/>
    <w:uiPriority w:val="0"/>
    <w:pPr>
      <w:tabs>
        <w:tab w:val="center" w:pos="4154"/>
        <w:tab w:val="right" w:pos="8306"/>
      </w:tabs>
      <w:spacing w:after="220"/>
      <w:jc w:val="right"/>
    </w:pPr>
    <w:rPr>
      <w:rFonts w:ascii="黑体" w:eastAsia="黑体"/>
      <w:sz w:val="21"/>
      <w:szCs w:val="21"/>
      <w:lang w:val="en-US" w:eastAsia="zh-CN" w:bidi="ar-SA"/>
    </w:rPr>
  </w:style>
  <w:style w:type="paragraph" w:customStyle="1" w:styleId="73">
    <w:name w:val="章标题"/>
    <w:next w:val="38"/>
    <w:uiPriority w:val="0"/>
    <w:pPr>
      <w:numPr>
        <w:ilvl w:val="0"/>
        <w:numId w:val="4"/>
      </w:numPr>
      <w:spacing w:before="312" w:beforeLines="100" w:after="312" w:afterLines="100"/>
      <w:jc w:val="both"/>
      <w:outlineLvl w:val="1"/>
    </w:pPr>
    <w:rPr>
      <w:rFonts w:ascii="黑体" w:eastAsia="黑体"/>
      <w:sz w:val="21"/>
      <w:lang w:val="en-US" w:eastAsia="zh-CN" w:bidi="ar-SA"/>
    </w:rPr>
  </w:style>
  <w:style w:type="paragraph" w:customStyle="1" w:styleId="74">
    <w:name w:val="二级条标题"/>
    <w:basedOn w:val="70"/>
    <w:next w:val="38"/>
    <w:uiPriority w:val="0"/>
    <w:pPr>
      <w:numPr>
        <w:ilvl w:val="2"/>
        <w:numId w:val="4"/>
      </w:numPr>
      <w:spacing w:before="50" w:after="50"/>
      <w:outlineLvl w:val="3"/>
    </w:pPr>
  </w:style>
  <w:style w:type="paragraph" w:customStyle="1" w:styleId="75">
    <w:name w:val="封面标准号2"/>
    <w:uiPriority w:val="0"/>
    <w:pPr>
      <w:framePr w:w="9140" w:h="1242" w:hRule="exact" w:hSpace="284" w:wrap="around" w:vAnchor="page" w:hAnchor="page" w:x="1645" w:y="2910" w:anchorLock="1"/>
      <w:spacing w:before="357" w:line="280" w:lineRule="exact"/>
      <w:jc w:val="right"/>
    </w:pPr>
    <w:rPr>
      <w:rFonts w:ascii="黑体" w:eastAsia="黑体"/>
      <w:sz w:val="28"/>
      <w:szCs w:val="28"/>
      <w:lang w:val="en-US" w:eastAsia="zh-CN" w:bidi="ar-SA"/>
    </w:rPr>
  </w:style>
  <w:style w:type="paragraph" w:customStyle="1" w:styleId="76">
    <w:name w:val="列项——（一级）"/>
    <w:uiPriority w:val="0"/>
    <w:pPr>
      <w:widowControl w:val="0"/>
      <w:numPr>
        <w:ilvl w:val="0"/>
        <w:numId w:val="5"/>
      </w:numPr>
      <w:jc w:val="both"/>
    </w:pPr>
    <w:rPr>
      <w:rFonts w:ascii="宋体"/>
      <w:sz w:val="21"/>
      <w:lang w:val="en-US" w:eastAsia="zh-CN" w:bidi="ar-SA"/>
    </w:rPr>
  </w:style>
  <w:style w:type="paragraph" w:customStyle="1" w:styleId="77">
    <w:name w:val="列项●（二级）"/>
    <w:uiPriority w:val="0"/>
    <w:pPr>
      <w:numPr>
        <w:ilvl w:val="1"/>
        <w:numId w:val="5"/>
      </w:numPr>
      <w:tabs>
        <w:tab w:val="left" w:pos="840"/>
      </w:tabs>
      <w:jc w:val="both"/>
    </w:pPr>
    <w:rPr>
      <w:rFonts w:ascii="宋体"/>
      <w:sz w:val="21"/>
      <w:lang w:val="en-US" w:eastAsia="zh-CN" w:bidi="ar-SA"/>
    </w:rPr>
  </w:style>
  <w:style w:type="paragraph" w:customStyle="1" w:styleId="78">
    <w:name w:val="目次、标准名称标题"/>
    <w:basedOn w:val="1"/>
    <w:next w:val="38"/>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79">
    <w:name w:val="三级条标题"/>
    <w:basedOn w:val="74"/>
    <w:next w:val="38"/>
    <w:uiPriority w:val="0"/>
    <w:pPr>
      <w:numPr>
        <w:ilvl w:val="3"/>
        <w:numId w:val="4"/>
      </w:numPr>
      <w:outlineLvl w:val="4"/>
    </w:pPr>
  </w:style>
  <w:style w:type="paragraph" w:customStyle="1" w:styleId="80">
    <w:name w:val="示例"/>
    <w:next w:val="81"/>
    <w:uiPriority w:val="0"/>
    <w:pPr>
      <w:widowControl w:val="0"/>
      <w:numPr>
        <w:ilvl w:val="0"/>
        <w:numId w:val="6"/>
      </w:numPr>
      <w:jc w:val="both"/>
    </w:pPr>
    <w:rPr>
      <w:rFonts w:ascii="宋体"/>
      <w:sz w:val="18"/>
      <w:szCs w:val="18"/>
      <w:lang w:val="en-US" w:eastAsia="zh-CN" w:bidi="ar-SA"/>
    </w:rPr>
  </w:style>
  <w:style w:type="paragraph" w:customStyle="1" w:styleId="81">
    <w:name w:val="示例内容"/>
    <w:uiPriority w:val="0"/>
    <w:pPr>
      <w:ind w:firstLine="200" w:firstLineChars="200"/>
    </w:pPr>
    <w:rPr>
      <w:rFonts w:ascii="宋体"/>
      <w:sz w:val="18"/>
      <w:szCs w:val="18"/>
      <w:lang w:val="en-US" w:eastAsia="zh-CN" w:bidi="ar-SA"/>
    </w:rPr>
  </w:style>
  <w:style w:type="paragraph" w:customStyle="1" w:styleId="82">
    <w:name w:val="数字编号列项（二级）"/>
    <w:uiPriority w:val="0"/>
    <w:pPr>
      <w:numPr>
        <w:ilvl w:val="1"/>
        <w:numId w:val="7"/>
      </w:numPr>
      <w:jc w:val="both"/>
    </w:pPr>
    <w:rPr>
      <w:rFonts w:ascii="宋体"/>
      <w:sz w:val="21"/>
      <w:lang w:val="en-US" w:eastAsia="zh-CN" w:bidi="ar-SA"/>
    </w:rPr>
  </w:style>
  <w:style w:type="paragraph" w:customStyle="1" w:styleId="83">
    <w:name w:val="四级条标题"/>
    <w:basedOn w:val="79"/>
    <w:next w:val="38"/>
    <w:uiPriority w:val="0"/>
    <w:pPr>
      <w:numPr>
        <w:ilvl w:val="4"/>
        <w:numId w:val="4"/>
      </w:numPr>
      <w:outlineLvl w:val="5"/>
    </w:pPr>
  </w:style>
  <w:style w:type="paragraph" w:customStyle="1" w:styleId="84">
    <w:name w:val="五级条标题"/>
    <w:basedOn w:val="83"/>
    <w:next w:val="38"/>
    <w:uiPriority w:val="0"/>
    <w:pPr>
      <w:numPr>
        <w:ilvl w:val="5"/>
        <w:numId w:val="4"/>
      </w:numPr>
      <w:outlineLvl w:val="6"/>
    </w:pPr>
  </w:style>
  <w:style w:type="paragraph" w:customStyle="1" w:styleId="85">
    <w:name w:val="注："/>
    <w:next w:val="38"/>
    <w:uiPriority w:val="0"/>
    <w:pPr>
      <w:widowControl w:val="0"/>
      <w:numPr>
        <w:ilvl w:val="0"/>
        <w:numId w:val="8"/>
      </w:numPr>
      <w:autoSpaceDE w:val="0"/>
      <w:autoSpaceDN w:val="0"/>
      <w:jc w:val="both"/>
    </w:pPr>
    <w:rPr>
      <w:rFonts w:ascii="宋体"/>
      <w:sz w:val="18"/>
      <w:szCs w:val="18"/>
      <w:lang w:val="en-US" w:eastAsia="zh-CN" w:bidi="ar-SA"/>
    </w:rPr>
  </w:style>
  <w:style w:type="paragraph" w:customStyle="1" w:styleId="86">
    <w:name w:val="注×："/>
    <w:uiPriority w:val="0"/>
    <w:pPr>
      <w:widowControl w:val="0"/>
      <w:numPr>
        <w:ilvl w:val="0"/>
        <w:numId w:val="9"/>
      </w:numPr>
      <w:autoSpaceDE w:val="0"/>
      <w:autoSpaceDN w:val="0"/>
      <w:jc w:val="both"/>
    </w:pPr>
    <w:rPr>
      <w:rFonts w:ascii="宋体"/>
      <w:sz w:val="18"/>
      <w:szCs w:val="18"/>
      <w:lang w:val="en-US" w:eastAsia="zh-CN" w:bidi="ar-SA"/>
    </w:rPr>
  </w:style>
  <w:style w:type="paragraph" w:customStyle="1" w:styleId="87">
    <w:name w:val="字母编号列项（一级）"/>
    <w:uiPriority w:val="0"/>
    <w:pPr>
      <w:numPr>
        <w:ilvl w:val="0"/>
        <w:numId w:val="7"/>
      </w:numPr>
      <w:jc w:val="both"/>
    </w:pPr>
    <w:rPr>
      <w:rFonts w:ascii="宋体"/>
      <w:sz w:val="21"/>
      <w:lang w:val="en-US" w:eastAsia="zh-CN" w:bidi="ar-SA"/>
    </w:rPr>
  </w:style>
  <w:style w:type="paragraph" w:customStyle="1" w:styleId="88">
    <w:name w:val="列项◆（三级）"/>
    <w:basedOn w:val="1"/>
    <w:uiPriority w:val="0"/>
    <w:pPr>
      <w:numPr>
        <w:ilvl w:val="2"/>
        <w:numId w:val="5"/>
      </w:numPr>
    </w:pPr>
    <w:rPr>
      <w:rFonts w:ascii="宋体"/>
      <w:szCs w:val="21"/>
    </w:rPr>
  </w:style>
  <w:style w:type="paragraph" w:customStyle="1" w:styleId="89">
    <w:name w:val="编号列项（三级）"/>
    <w:uiPriority w:val="0"/>
    <w:pPr>
      <w:numPr>
        <w:ilvl w:val="2"/>
        <w:numId w:val="7"/>
      </w:numPr>
    </w:pPr>
    <w:rPr>
      <w:rFonts w:ascii="宋体"/>
      <w:sz w:val="21"/>
      <w:lang w:val="en-US" w:eastAsia="zh-CN" w:bidi="ar-SA"/>
    </w:rPr>
  </w:style>
  <w:style w:type="paragraph" w:customStyle="1" w:styleId="90">
    <w:name w:val="示例×："/>
    <w:basedOn w:val="73"/>
    <w:qFormat/>
    <w:uiPriority w:val="0"/>
    <w:pPr>
      <w:numPr>
        <w:ilvl w:val="0"/>
        <w:numId w:val="10"/>
      </w:numPr>
      <w:spacing w:before="0" w:beforeLines="0" w:after="0" w:afterLines="0"/>
      <w:outlineLvl w:val="9"/>
    </w:pPr>
    <w:rPr>
      <w:rFonts w:ascii="宋体" w:eastAsia="宋体"/>
      <w:sz w:val="18"/>
      <w:szCs w:val="18"/>
    </w:rPr>
  </w:style>
  <w:style w:type="paragraph" w:customStyle="1" w:styleId="91">
    <w:name w:val="二级无"/>
    <w:basedOn w:val="74"/>
    <w:uiPriority w:val="0"/>
    <w:pPr>
      <w:spacing w:before="0" w:beforeLines="0" w:after="0" w:afterLines="0"/>
    </w:pPr>
    <w:rPr>
      <w:rFonts w:ascii="宋体" w:eastAsia="宋体"/>
    </w:rPr>
  </w:style>
  <w:style w:type="paragraph" w:customStyle="1" w:styleId="92">
    <w:name w:val="注：（正文）"/>
    <w:basedOn w:val="85"/>
    <w:next w:val="38"/>
    <w:uiPriority w:val="0"/>
  </w:style>
  <w:style w:type="paragraph" w:customStyle="1" w:styleId="93">
    <w:name w:val="注×：（正文）"/>
    <w:uiPriority w:val="0"/>
    <w:pPr>
      <w:numPr>
        <w:ilvl w:val="0"/>
        <w:numId w:val="11"/>
      </w:numPr>
      <w:jc w:val="both"/>
    </w:pPr>
    <w:rPr>
      <w:rFonts w:ascii="宋体"/>
      <w:sz w:val="18"/>
      <w:szCs w:val="18"/>
      <w:lang w:val="en-US" w:eastAsia="zh-CN" w:bidi="ar-SA"/>
    </w:rPr>
  </w:style>
  <w:style w:type="paragraph" w:customStyle="1" w:styleId="94">
    <w:name w:val="标准标志"/>
    <w:next w:val="1"/>
    <w:uiPriority w:val="0"/>
    <w:pPr>
      <w:framePr w:w="2546" w:h="1389" w:hRule="exact" w:hSpace="181" w:vSpace="181" w:wrap="around" w:vAnchor="margin" w:hAnchor="margin" w:x="6522" w:y="398" w:anchorLock="1"/>
      <w:shd w:val="solid" w:color="FFFFFF" w:fill="FFFFFF"/>
      <w:spacing w:line="0" w:lineRule="atLeast"/>
      <w:jc w:val="right"/>
    </w:pPr>
    <w:rPr>
      <w:b/>
      <w:w w:val="170"/>
      <w:sz w:val="96"/>
      <w:szCs w:val="96"/>
      <w:lang w:val="en-US" w:eastAsia="zh-CN" w:bidi="ar-SA"/>
    </w:rPr>
  </w:style>
  <w:style w:type="paragraph" w:customStyle="1" w:styleId="95">
    <w:name w:val="标准称谓"/>
    <w:next w:val="1"/>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lang w:val="en-US" w:eastAsia="zh-CN" w:bidi="ar-SA"/>
    </w:rPr>
  </w:style>
  <w:style w:type="paragraph" w:customStyle="1" w:styleId="96">
    <w:name w:val="标准书脚_偶数页"/>
    <w:uiPriority w:val="0"/>
    <w:pPr>
      <w:spacing w:before="120"/>
      <w:ind w:left="221"/>
    </w:pPr>
    <w:rPr>
      <w:rFonts w:ascii="宋体"/>
      <w:sz w:val="18"/>
      <w:szCs w:val="18"/>
      <w:lang w:val="en-US" w:eastAsia="zh-CN" w:bidi="ar-SA"/>
    </w:rPr>
  </w:style>
  <w:style w:type="paragraph" w:customStyle="1" w:styleId="97">
    <w:name w:val="标准书眉_偶数页"/>
    <w:basedOn w:val="72"/>
    <w:next w:val="1"/>
    <w:uiPriority w:val="0"/>
    <w:pPr>
      <w:jc w:val="left"/>
    </w:pPr>
    <w:rPr>
      <w:rFonts w:ascii="黑体" w:eastAsia="黑体"/>
    </w:rPr>
  </w:style>
  <w:style w:type="paragraph" w:customStyle="1" w:styleId="98">
    <w:name w:val="标准书眉一"/>
    <w:uiPriority w:val="0"/>
    <w:pPr>
      <w:jc w:val="both"/>
    </w:pPr>
    <w:rPr>
      <w:lang w:val="en-US" w:eastAsia="zh-CN" w:bidi="ar-SA"/>
    </w:rPr>
  </w:style>
  <w:style w:type="paragraph" w:customStyle="1" w:styleId="99">
    <w:name w:val="参考文献"/>
    <w:basedOn w:val="1"/>
    <w:next w:val="38"/>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00">
    <w:name w:val="参考文献、索引标题"/>
    <w:basedOn w:val="1"/>
    <w:next w:val="38"/>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101">
    <w:name w:val="发布"/>
    <w:uiPriority w:val="0"/>
    <w:rPr>
      <w:rFonts w:ascii="黑体" w:eastAsia="黑体"/>
      <w:spacing w:val="85"/>
      <w:w w:val="100"/>
      <w:position w:val="3"/>
      <w:sz w:val="28"/>
      <w:szCs w:val="28"/>
    </w:rPr>
  </w:style>
  <w:style w:type="paragraph" w:customStyle="1" w:styleId="102">
    <w:name w:val="发布部门"/>
    <w:next w:val="38"/>
    <w:uiPriority w:val="0"/>
    <w:pPr>
      <w:framePr w:w="7938" w:h="1134" w:hRule="exact" w:hSpace="125" w:vSpace="181" w:wrap="around" w:vAnchor="page" w:hAnchor="page" w:x="2150" w:y="14630" w:anchorLock="1"/>
      <w:jc w:val="center"/>
    </w:pPr>
    <w:rPr>
      <w:rFonts w:ascii="宋体"/>
      <w:b/>
      <w:spacing w:val="20"/>
      <w:w w:val="135"/>
      <w:sz w:val="28"/>
      <w:lang w:val="en-US" w:eastAsia="zh-CN" w:bidi="ar-SA"/>
    </w:rPr>
  </w:style>
  <w:style w:type="paragraph" w:customStyle="1" w:styleId="103">
    <w:name w:val="发布日期"/>
    <w:uiPriority w:val="0"/>
    <w:pPr>
      <w:framePr w:w="3997" w:h="471" w:hRule="exact" w:vSpace="181" w:wrap="around" w:vAnchor="margin" w:hAnchor="page" w:x="7089" w:y="14097" w:anchorLock="1"/>
    </w:pPr>
    <w:rPr>
      <w:rFonts w:eastAsia="黑体"/>
      <w:sz w:val="28"/>
      <w:lang w:val="en-US" w:eastAsia="zh-CN" w:bidi="ar-SA"/>
    </w:rPr>
  </w:style>
  <w:style w:type="paragraph" w:customStyle="1" w:styleId="104">
    <w:name w:val="封面标准代替信息"/>
    <w:uiPriority w:val="0"/>
    <w:pPr>
      <w:framePr w:w="9140" w:h="1242" w:hRule="exact" w:hSpace="284" w:wrap="around" w:vAnchor="page" w:hAnchor="page" w:x="1645" w:y="2910" w:anchorLock="1"/>
      <w:spacing w:before="57" w:line="280" w:lineRule="exact"/>
      <w:jc w:val="right"/>
    </w:pPr>
    <w:rPr>
      <w:rFonts w:ascii="宋体"/>
      <w:sz w:val="21"/>
      <w:szCs w:val="21"/>
      <w:lang w:val="en-US" w:eastAsia="zh-CN" w:bidi="ar-SA"/>
    </w:rPr>
  </w:style>
  <w:style w:type="paragraph" w:customStyle="1" w:styleId="105">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106">
    <w:name w:val="封面标准名称"/>
    <w:uiPriority w:val="0"/>
    <w:pPr>
      <w:framePr w:w="9639" w:h="6917" w:hRule="exact" w:wrap="around" w:vAnchor="page" w:hAnchor="page" w:xAlign="center" w:y="6408" w:anchorLock="1"/>
      <w:widowControl w:val="0"/>
      <w:spacing w:line="680" w:lineRule="exact"/>
      <w:jc w:val="center"/>
      <w:textAlignment w:val="center"/>
    </w:pPr>
    <w:rPr>
      <w:rFonts w:ascii="黑体" w:eastAsia="黑体"/>
      <w:sz w:val="52"/>
      <w:lang w:val="en-US" w:eastAsia="zh-CN" w:bidi="ar-SA"/>
    </w:rPr>
  </w:style>
  <w:style w:type="paragraph" w:customStyle="1" w:styleId="107">
    <w:name w:val="封面标准英文名称"/>
    <w:basedOn w:val="106"/>
    <w:uiPriority w:val="0"/>
    <w:pPr>
      <w:spacing w:before="370" w:line="400" w:lineRule="exact"/>
    </w:pPr>
    <w:rPr>
      <w:rFonts w:ascii="Times New Roman"/>
      <w:sz w:val="28"/>
      <w:szCs w:val="28"/>
    </w:rPr>
  </w:style>
  <w:style w:type="paragraph" w:customStyle="1" w:styleId="108">
    <w:name w:val="封面一致性程度标识"/>
    <w:basedOn w:val="107"/>
    <w:uiPriority w:val="0"/>
    <w:pPr>
      <w:spacing w:before="440"/>
    </w:pPr>
    <w:rPr>
      <w:rFonts w:ascii="宋体" w:eastAsia="宋体"/>
    </w:rPr>
  </w:style>
  <w:style w:type="paragraph" w:customStyle="1" w:styleId="109">
    <w:name w:val="封面标准文稿类别"/>
    <w:basedOn w:val="108"/>
    <w:uiPriority w:val="0"/>
    <w:pPr>
      <w:spacing w:after="160" w:line="240" w:lineRule="auto"/>
    </w:pPr>
    <w:rPr>
      <w:sz w:val="24"/>
    </w:rPr>
  </w:style>
  <w:style w:type="paragraph" w:customStyle="1" w:styleId="110">
    <w:name w:val="封面标准文稿编辑信息"/>
    <w:basedOn w:val="109"/>
    <w:uiPriority w:val="0"/>
    <w:pPr>
      <w:spacing w:before="180" w:line="180" w:lineRule="exact"/>
    </w:pPr>
    <w:rPr>
      <w:sz w:val="21"/>
    </w:rPr>
  </w:style>
  <w:style w:type="paragraph" w:customStyle="1" w:styleId="111">
    <w:name w:val="封面正文"/>
    <w:uiPriority w:val="0"/>
    <w:pPr>
      <w:jc w:val="both"/>
    </w:pPr>
    <w:rPr>
      <w:lang w:val="en-US" w:eastAsia="zh-CN" w:bidi="ar-SA"/>
    </w:rPr>
  </w:style>
  <w:style w:type="paragraph" w:customStyle="1" w:styleId="112">
    <w:name w:val="附录标识"/>
    <w:basedOn w:val="1"/>
    <w:next w:val="38"/>
    <w:uiPriority w:val="0"/>
    <w:pPr>
      <w:keepNext/>
      <w:widowControl/>
      <w:numPr>
        <w:ilvl w:val="0"/>
        <w:numId w:val="1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13">
    <w:name w:val="附录标题"/>
    <w:basedOn w:val="38"/>
    <w:next w:val="38"/>
    <w:uiPriority w:val="0"/>
    <w:pPr>
      <w:ind w:firstLine="0" w:firstLineChars="0"/>
      <w:jc w:val="center"/>
    </w:pPr>
    <w:rPr>
      <w:rFonts w:ascii="黑体" w:eastAsia="黑体"/>
    </w:rPr>
  </w:style>
  <w:style w:type="paragraph" w:customStyle="1" w:styleId="114">
    <w:name w:val="附录表标号"/>
    <w:basedOn w:val="1"/>
    <w:next w:val="38"/>
    <w:uiPriority w:val="0"/>
    <w:pPr>
      <w:numPr>
        <w:ilvl w:val="0"/>
        <w:numId w:val="13"/>
      </w:numPr>
      <w:tabs>
        <w:tab w:val="clear" w:pos="0"/>
      </w:tabs>
      <w:spacing w:line="14" w:lineRule="exact"/>
      <w:ind w:left="811" w:hanging="448"/>
      <w:jc w:val="center"/>
      <w:outlineLvl w:val="0"/>
    </w:pPr>
    <w:rPr>
      <w:color w:val="FFFFFF"/>
    </w:rPr>
  </w:style>
  <w:style w:type="paragraph" w:customStyle="1" w:styleId="115">
    <w:name w:val="附录表标题"/>
    <w:basedOn w:val="1"/>
    <w:next w:val="38"/>
    <w:uiPriority w:val="0"/>
    <w:pPr>
      <w:numPr>
        <w:ilvl w:val="1"/>
        <w:numId w:val="13"/>
      </w:numPr>
      <w:tabs>
        <w:tab w:val="left" w:pos="180"/>
      </w:tabs>
      <w:spacing w:before="50" w:beforeLines="50" w:after="50" w:afterLines="50"/>
      <w:ind w:left="0" w:firstLine="0"/>
      <w:jc w:val="center"/>
    </w:pPr>
    <w:rPr>
      <w:rFonts w:ascii="黑体" w:eastAsia="黑体"/>
      <w:szCs w:val="21"/>
    </w:rPr>
  </w:style>
  <w:style w:type="paragraph" w:customStyle="1" w:styleId="116">
    <w:name w:val="附录二级条标题"/>
    <w:basedOn w:val="1"/>
    <w:next w:val="38"/>
    <w:uiPriority w:val="0"/>
    <w:pPr>
      <w:widowControl/>
      <w:numPr>
        <w:ilvl w:val="3"/>
        <w:numId w:val="12"/>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17">
    <w:name w:val="附录二级无"/>
    <w:basedOn w:val="116"/>
    <w:uiPriority w:val="0"/>
    <w:pPr>
      <w:tabs>
        <w:tab w:val="clear" w:pos="360"/>
      </w:tabs>
      <w:spacing w:before="0" w:beforeLines="0" w:after="0" w:afterLines="0"/>
    </w:pPr>
    <w:rPr>
      <w:rFonts w:ascii="宋体" w:eastAsia="宋体"/>
      <w:szCs w:val="21"/>
    </w:rPr>
  </w:style>
  <w:style w:type="paragraph" w:customStyle="1" w:styleId="118">
    <w:name w:val="附录公式"/>
    <w:basedOn w:val="38"/>
    <w:next w:val="38"/>
    <w:link w:val="119"/>
    <w:qFormat/>
    <w:uiPriority w:val="0"/>
  </w:style>
  <w:style w:type="character" w:customStyle="1" w:styleId="119">
    <w:name w:val="附录公式 Char"/>
    <w:basedOn w:val="69"/>
    <w:link w:val="118"/>
    <w:uiPriority w:val="0"/>
  </w:style>
  <w:style w:type="paragraph" w:customStyle="1" w:styleId="120">
    <w:name w:val="附录公式编号制表符"/>
    <w:basedOn w:val="1"/>
    <w:next w:val="38"/>
    <w:qFormat/>
    <w:uiPriority w:val="0"/>
    <w:pPr>
      <w:widowControl/>
      <w:tabs>
        <w:tab w:val="center" w:pos="4201"/>
        <w:tab w:val="right" w:leader="dot" w:pos="9298"/>
      </w:tabs>
      <w:autoSpaceDE w:val="0"/>
      <w:autoSpaceDN w:val="0"/>
    </w:pPr>
    <w:rPr>
      <w:rFonts w:ascii="宋体"/>
      <w:kern w:val="0"/>
      <w:szCs w:val="20"/>
      <w:lang/>
    </w:rPr>
  </w:style>
  <w:style w:type="paragraph" w:customStyle="1" w:styleId="121">
    <w:name w:val="附录三级条标题"/>
    <w:basedOn w:val="116"/>
    <w:next w:val="38"/>
    <w:uiPriority w:val="0"/>
    <w:pPr>
      <w:numPr>
        <w:ilvl w:val="4"/>
        <w:numId w:val="12"/>
      </w:numPr>
      <w:outlineLvl w:val="4"/>
    </w:pPr>
  </w:style>
  <w:style w:type="paragraph" w:customStyle="1" w:styleId="122">
    <w:name w:val="附录三级无"/>
    <w:basedOn w:val="121"/>
    <w:uiPriority w:val="0"/>
    <w:pPr>
      <w:tabs>
        <w:tab w:val="clear" w:pos="360"/>
      </w:tabs>
      <w:spacing w:before="0" w:beforeLines="0" w:after="0" w:afterLines="0"/>
    </w:pPr>
    <w:rPr>
      <w:rFonts w:ascii="宋体" w:eastAsia="宋体"/>
      <w:szCs w:val="21"/>
    </w:rPr>
  </w:style>
  <w:style w:type="paragraph" w:customStyle="1" w:styleId="123">
    <w:name w:val="附录数字编号列项（二级）"/>
    <w:qFormat/>
    <w:uiPriority w:val="0"/>
    <w:pPr>
      <w:numPr>
        <w:ilvl w:val="1"/>
        <w:numId w:val="14"/>
      </w:numPr>
    </w:pPr>
    <w:rPr>
      <w:rFonts w:ascii="宋体"/>
      <w:sz w:val="21"/>
      <w:lang w:val="en-US" w:eastAsia="zh-CN" w:bidi="ar-SA"/>
    </w:rPr>
  </w:style>
  <w:style w:type="paragraph" w:customStyle="1" w:styleId="124">
    <w:name w:val="附录四级条标题"/>
    <w:basedOn w:val="121"/>
    <w:next w:val="38"/>
    <w:uiPriority w:val="0"/>
    <w:pPr>
      <w:numPr>
        <w:ilvl w:val="5"/>
        <w:numId w:val="12"/>
      </w:numPr>
      <w:outlineLvl w:val="5"/>
    </w:pPr>
  </w:style>
  <w:style w:type="paragraph" w:customStyle="1" w:styleId="125">
    <w:name w:val="附录四级无"/>
    <w:basedOn w:val="124"/>
    <w:uiPriority w:val="0"/>
    <w:pPr>
      <w:tabs>
        <w:tab w:val="clear" w:pos="360"/>
      </w:tabs>
      <w:spacing w:before="0" w:beforeLines="0" w:after="0" w:afterLines="0"/>
    </w:pPr>
    <w:rPr>
      <w:rFonts w:ascii="宋体" w:eastAsia="宋体"/>
      <w:szCs w:val="21"/>
    </w:rPr>
  </w:style>
  <w:style w:type="paragraph" w:customStyle="1" w:styleId="126">
    <w:name w:val="附录图标号"/>
    <w:basedOn w:val="1"/>
    <w:uiPriority w:val="0"/>
    <w:pPr>
      <w:keepNext/>
      <w:pageBreakBefore/>
      <w:widowControl/>
      <w:numPr>
        <w:ilvl w:val="0"/>
        <w:numId w:val="15"/>
      </w:numPr>
      <w:spacing w:line="14" w:lineRule="exact"/>
      <w:ind w:left="0" w:firstLine="363"/>
      <w:jc w:val="center"/>
      <w:outlineLvl w:val="0"/>
    </w:pPr>
    <w:rPr>
      <w:color w:val="FFFFFF"/>
    </w:rPr>
  </w:style>
  <w:style w:type="paragraph" w:customStyle="1" w:styleId="127">
    <w:name w:val="附录图标题"/>
    <w:basedOn w:val="1"/>
    <w:next w:val="38"/>
    <w:uiPriority w:val="0"/>
    <w:pPr>
      <w:numPr>
        <w:ilvl w:val="1"/>
        <w:numId w:val="15"/>
      </w:numPr>
      <w:tabs>
        <w:tab w:val="left" w:pos="363"/>
      </w:tabs>
      <w:spacing w:before="50" w:beforeLines="50" w:after="50" w:afterLines="50"/>
      <w:ind w:left="0" w:firstLine="0"/>
      <w:jc w:val="center"/>
    </w:pPr>
    <w:rPr>
      <w:rFonts w:ascii="黑体" w:eastAsia="黑体"/>
      <w:szCs w:val="21"/>
    </w:rPr>
  </w:style>
  <w:style w:type="paragraph" w:customStyle="1" w:styleId="128">
    <w:name w:val="附录五级条标题"/>
    <w:basedOn w:val="124"/>
    <w:next w:val="38"/>
    <w:uiPriority w:val="0"/>
    <w:pPr>
      <w:numPr>
        <w:ilvl w:val="6"/>
        <w:numId w:val="12"/>
      </w:numPr>
      <w:outlineLvl w:val="6"/>
    </w:pPr>
  </w:style>
  <w:style w:type="paragraph" w:customStyle="1" w:styleId="129">
    <w:name w:val="附录五级无"/>
    <w:basedOn w:val="128"/>
    <w:uiPriority w:val="0"/>
    <w:pPr>
      <w:tabs>
        <w:tab w:val="clear" w:pos="360"/>
      </w:tabs>
      <w:spacing w:before="0" w:beforeLines="0" w:after="0" w:afterLines="0"/>
    </w:pPr>
    <w:rPr>
      <w:rFonts w:ascii="宋体" w:eastAsia="宋体"/>
      <w:szCs w:val="21"/>
    </w:rPr>
  </w:style>
  <w:style w:type="paragraph" w:customStyle="1" w:styleId="130">
    <w:name w:val="附录章标题"/>
    <w:next w:val="38"/>
    <w:uiPriority w:val="0"/>
    <w:pPr>
      <w:numPr>
        <w:ilvl w:val="1"/>
        <w:numId w:val="12"/>
      </w:numPr>
      <w:tabs>
        <w:tab w:val="left" w:pos="360"/>
      </w:tabs>
      <w:wordWrap w:val="0"/>
      <w:overflowPunct w:val="0"/>
      <w:autoSpaceDE w:val="0"/>
      <w:spacing w:before="100" w:beforeLines="100" w:after="100" w:afterLines="100"/>
      <w:jc w:val="both"/>
      <w:textAlignment w:val="baseline"/>
      <w:outlineLvl w:val="1"/>
    </w:pPr>
    <w:rPr>
      <w:rFonts w:ascii="黑体" w:eastAsia="黑体"/>
      <w:kern w:val="21"/>
      <w:sz w:val="21"/>
      <w:lang w:val="en-US" w:eastAsia="zh-CN" w:bidi="ar-SA"/>
    </w:rPr>
  </w:style>
  <w:style w:type="paragraph" w:customStyle="1" w:styleId="131">
    <w:name w:val="附录一级条标题"/>
    <w:basedOn w:val="130"/>
    <w:next w:val="38"/>
    <w:uiPriority w:val="0"/>
    <w:pPr>
      <w:numPr>
        <w:ilvl w:val="2"/>
        <w:numId w:val="12"/>
      </w:numPr>
      <w:autoSpaceDN w:val="0"/>
      <w:spacing w:before="50" w:beforeLines="50" w:after="50" w:afterLines="50"/>
      <w:outlineLvl w:val="2"/>
    </w:pPr>
  </w:style>
  <w:style w:type="paragraph" w:customStyle="1" w:styleId="132">
    <w:name w:val="附录一级无"/>
    <w:basedOn w:val="131"/>
    <w:uiPriority w:val="0"/>
    <w:pPr>
      <w:tabs>
        <w:tab w:val="clear" w:pos="360"/>
      </w:tabs>
      <w:spacing w:before="0" w:beforeLines="0" w:after="0" w:afterLines="0"/>
    </w:pPr>
    <w:rPr>
      <w:rFonts w:ascii="宋体" w:eastAsia="宋体"/>
      <w:szCs w:val="21"/>
    </w:rPr>
  </w:style>
  <w:style w:type="paragraph" w:customStyle="1" w:styleId="133">
    <w:name w:val="附录字母编号列项（一级）"/>
    <w:qFormat/>
    <w:uiPriority w:val="0"/>
    <w:pPr>
      <w:numPr>
        <w:ilvl w:val="0"/>
        <w:numId w:val="14"/>
      </w:numPr>
    </w:pPr>
    <w:rPr>
      <w:rFonts w:ascii="宋体"/>
      <w:sz w:val="21"/>
      <w:lang w:val="en-US" w:eastAsia="zh-CN" w:bidi="ar-SA"/>
    </w:rPr>
  </w:style>
  <w:style w:type="paragraph" w:customStyle="1" w:styleId="134">
    <w:name w:val="列项说明"/>
    <w:basedOn w:val="1"/>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35">
    <w:name w:val="列项说明数字编号"/>
    <w:uiPriority w:val="0"/>
    <w:pPr>
      <w:ind w:left="600" w:leftChars="400" w:hanging="200" w:hangingChars="200"/>
    </w:pPr>
    <w:rPr>
      <w:rFonts w:ascii="宋体"/>
      <w:sz w:val="21"/>
      <w:lang w:val="en-US" w:eastAsia="zh-CN" w:bidi="ar-SA"/>
    </w:rPr>
  </w:style>
  <w:style w:type="paragraph" w:customStyle="1" w:styleId="136">
    <w:name w:val="目次、索引正文"/>
    <w:uiPriority w:val="0"/>
    <w:pPr>
      <w:spacing w:line="320" w:lineRule="exact"/>
      <w:jc w:val="both"/>
    </w:pPr>
    <w:rPr>
      <w:rFonts w:ascii="宋体"/>
      <w:sz w:val="21"/>
      <w:lang w:val="en-US" w:eastAsia="zh-CN" w:bidi="ar-SA"/>
    </w:rPr>
  </w:style>
  <w:style w:type="paragraph" w:customStyle="1" w:styleId="137">
    <w:name w:val="其他标准标志"/>
    <w:basedOn w:val="94"/>
    <w:uiPriority w:val="0"/>
    <w:pPr>
      <w:framePr w:w="6101" w:vAnchor="page" w:hAnchor="page" w:x="4673" w:y="942"/>
    </w:pPr>
    <w:rPr>
      <w:w w:val="130"/>
    </w:rPr>
  </w:style>
  <w:style w:type="paragraph" w:customStyle="1" w:styleId="138">
    <w:name w:val="其他标准称谓"/>
    <w:next w:val="1"/>
    <w:uiPriority w:val="0"/>
    <w:pPr>
      <w:framePr w:hSpace="181" w:vSpace="181" w:wrap="around" w:vAnchor="page" w:hAnchor="page" w:x="1419" w:y="2286" w:anchorLock="1"/>
      <w:spacing w:line="0" w:lineRule="atLeast"/>
      <w:jc w:val="distribute"/>
    </w:pPr>
    <w:rPr>
      <w:rFonts w:ascii="黑体" w:hAnsi="宋体" w:eastAsia="黑体"/>
      <w:spacing w:val="-40"/>
      <w:sz w:val="48"/>
      <w:szCs w:val="52"/>
      <w:lang w:val="en-US" w:eastAsia="zh-CN" w:bidi="ar-SA"/>
    </w:rPr>
  </w:style>
  <w:style w:type="paragraph" w:customStyle="1" w:styleId="139">
    <w:name w:val="其他发布部门"/>
    <w:basedOn w:val="102"/>
    <w:uiPriority w:val="0"/>
    <w:pPr>
      <w:framePr w:y="15310"/>
      <w:spacing w:line="0" w:lineRule="atLeast"/>
    </w:pPr>
    <w:rPr>
      <w:rFonts w:ascii="黑体" w:eastAsia="黑体"/>
      <w:b w:val="0"/>
    </w:rPr>
  </w:style>
  <w:style w:type="paragraph" w:customStyle="1" w:styleId="140">
    <w:name w:val="前言、引言标题"/>
    <w:next w:val="38"/>
    <w:uiPriority w:val="0"/>
    <w:pPr>
      <w:keepNext/>
      <w:pageBreakBefore/>
      <w:shd w:val="clear" w:color="FFFFFF" w:fill="FFFFFF"/>
      <w:spacing w:before="640" w:after="560"/>
      <w:jc w:val="center"/>
      <w:outlineLvl w:val="0"/>
    </w:pPr>
    <w:rPr>
      <w:rFonts w:ascii="黑体" w:eastAsia="黑体"/>
      <w:sz w:val="32"/>
      <w:lang w:val="en-US" w:eastAsia="zh-CN" w:bidi="ar-SA"/>
    </w:rPr>
  </w:style>
  <w:style w:type="paragraph" w:customStyle="1" w:styleId="141">
    <w:name w:val="三级无"/>
    <w:basedOn w:val="79"/>
    <w:uiPriority w:val="0"/>
    <w:pPr>
      <w:spacing w:before="0" w:beforeLines="0" w:after="0" w:afterLines="0"/>
    </w:pPr>
    <w:rPr>
      <w:rFonts w:ascii="宋体" w:eastAsia="宋体"/>
    </w:rPr>
  </w:style>
  <w:style w:type="paragraph" w:customStyle="1" w:styleId="142">
    <w:name w:val="实施日期"/>
    <w:basedOn w:val="103"/>
    <w:uiPriority w:val="0"/>
    <w:pPr>
      <w:framePr w:vAnchor="page" w:hAnchor="page"/>
      <w:jc w:val="right"/>
    </w:pPr>
  </w:style>
  <w:style w:type="paragraph" w:customStyle="1" w:styleId="143">
    <w:name w:val="示例后文字"/>
    <w:basedOn w:val="38"/>
    <w:next w:val="38"/>
    <w:qFormat/>
    <w:uiPriority w:val="0"/>
    <w:pPr>
      <w:ind w:firstLine="360"/>
    </w:pPr>
    <w:rPr>
      <w:sz w:val="18"/>
    </w:rPr>
  </w:style>
  <w:style w:type="paragraph" w:customStyle="1" w:styleId="144">
    <w:name w:val="首示例"/>
    <w:next w:val="38"/>
    <w:link w:val="145"/>
    <w:qFormat/>
    <w:uiPriority w:val="0"/>
    <w:pPr>
      <w:numPr>
        <w:ilvl w:val="0"/>
        <w:numId w:val="16"/>
      </w:numPr>
      <w:tabs>
        <w:tab w:val="left" w:pos="360"/>
      </w:tabs>
      <w:ind w:firstLine="0"/>
    </w:pPr>
    <w:rPr>
      <w:rFonts w:ascii="宋体" w:hAnsi="宋体"/>
      <w:kern w:val="2"/>
      <w:sz w:val="18"/>
      <w:szCs w:val="18"/>
      <w:lang w:val="en-US" w:eastAsia="zh-CN" w:bidi="ar-SA"/>
    </w:rPr>
  </w:style>
  <w:style w:type="character" w:customStyle="1" w:styleId="145">
    <w:name w:val="首示例 Char"/>
    <w:link w:val="144"/>
    <w:uiPriority w:val="0"/>
    <w:rPr>
      <w:rFonts w:ascii="宋体" w:hAnsi="宋体"/>
      <w:kern w:val="2"/>
      <w:sz w:val="18"/>
      <w:szCs w:val="18"/>
    </w:rPr>
  </w:style>
  <w:style w:type="paragraph" w:customStyle="1" w:styleId="146">
    <w:name w:val="四级无"/>
    <w:basedOn w:val="83"/>
    <w:uiPriority w:val="0"/>
    <w:pPr>
      <w:spacing w:before="0" w:beforeLines="0" w:after="0" w:afterLines="0"/>
    </w:pPr>
    <w:rPr>
      <w:rFonts w:ascii="宋体" w:eastAsia="宋体"/>
    </w:rPr>
  </w:style>
  <w:style w:type="paragraph" w:customStyle="1" w:styleId="147">
    <w:name w:val="条文脚注"/>
    <w:basedOn w:val="39"/>
    <w:uiPriority w:val="0"/>
    <w:pPr>
      <w:numPr>
        <w:ilvl w:val="0"/>
        <w:numId w:val="0"/>
      </w:numPr>
      <w:tabs>
        <w:tab w:val="clear" w:pos="0"/>
      </w:tabs>
      <w:jc w:val="both"/>
    </w:pPr>
    <w:rPr>
      <w:rFonts w:ascii="宋体"/>
    </w:rPr>
  </w:style>
  <w:style w:type="paragraph" w:customStyle="1" w:styleId="148">
    <w:name w:val="图标脚注说明"/>
    <w:basedOn w:val="38"/>
    <w:uiPriority w:val="0"/>
    <w:pPr>
      <w:ind w:left="840" w:hanging="420" w:firstLineChars="0"/>
    </w:pPr>
    <w:rPr>
      <w:sz w:val="18"/>
      <w:szCs w:val="18"/>
    </w:rPr>
  </w:style>
  <w:style w:type="paragraph" w:customStyle="1" w:styleId="149">
    <w:name w:val="图表脚注说明"/>
    <w:basedOn w:val="1"/>
    <w:uiPriority w:val="0"/>
    <w:pPr>
      <w:numPr>
        <w:ilvl w:val="0"/>
        <w:numId w:val="17"/>
      </w:numPr>
    </w:pPr>
    <w:rPr>
      <w:rFonts w:ascii="宋体"/>
      <w:sz w:val="18"/>
      <w:szCs w:val="18"/>
    </w:rPr>
  </w:style>
  <w:style w:type="paragraph" w:customStyle="1" w:styleId="150">
    <w:name w:val="图的脚注"/>
    <w:next w:val="38"/>
    <w:qFormat/>
    <w:uiPriority w:val="0"/>
    <w:pPr>
      <w:widowControl w:val="0"/>
      <w:ind w:left="840" w:leftChars="200" w:hanging="420" w:hangingChars="200"/>
      <w:jc w:val="both"/>
    </w:pPr>
    <w:rPr>
      <w:rFonts w:ascii="宋体"/>
      <w:sz w:val="18"/>
      <w:lang w:val="en-US" w:eastAsia="zh-CN" w:bidi="ar-SA"/>
    </w:rPr>
  </w:style>
  <w:style w:type="paragraph" w:customStyle="1" w:styleId="151">
    <w:name w:val="文献分类号"/>
    <w:uiPriority w:val="0"/>
    <w:pPr>
      <w:framePr w:hSpace="180" w:vSpace="180" w:wrap="around" w:vAnchor="margin" w:hAnchor="margin" w:y="1" w:anchorLock="1"/>
      <w:widowControl w:val="0"/>
      <w:textAlignment w:val="center"/>
    </w:pPr>
    <w:rPr>
      <w:rFonts w:ascii="黑体" w:eastAsia="黑体"/>
      <w:sz w:val="21"/>
      <w:szCs w:val="21"/>
      <w:lang w:val="en-US" w:eastAsia="zh-CN" w:bidi="ar-SA"/>
    </w:rPr>
  </w:style>
  <w:style w:type="paragraph" w:customStyle="1" w:styleId="152">
    <w:name w:val="五级无"/>
    <w:basedOn w:val="84"/>
    <w:uiPriority w:val="0"/>
    <w:pPr>
      <w:spacing w:before="0" w:beforeLines="0" w:after="0" w:afterLines="0"/>
    </w:pPr>
    <w:rPr>
      <w:rFonts w:ascii="宋体" w:eastAsia="宋体"/>
    </w:rPr>
  </w:style>
  <w:style w:type="paragraph" w:customStyle="1" w:styleId="153">
    <w:name w:val="一级无"/>
    <w:basedOn w:val="70"/>
    <w:uiPriority w:val="0"/>
    <w:pPr>
      <w:spacing w:before="0" w:beforeLines="0" w:after="0" w:afterLines="0"/>
    </w:pPr>
    <w:rPr>
      <w:rFonts w:ascii="宋体" w:eastAsia="宋体"/>
    </w:rPr>
  </w:style>
  <w:style w:type="paragraph" w:customStyle="1" w:styleId="154">
    <w:name w:val="正文表标题"/>
    <w:next w:val="38"/>
    <w:qFormat/>
    <w:uiPriority w:val="0"/>
    <w:pPr>
      <w:numPr>
        <w:ilvl w:val="0"/>
        <w:numId w:val="18"/>
      </w:numPr>
      <w:spacing w:before="156" w:beforeLines="50" w:after="156" w:afterLines="50"/>
      <w:jc w:val="center"/>
    </w:pPr>
    <w:rPr>
      <w:rFonts w:ascii="黑体" w:eastAsia="黑体"/>
      <w:sz w:val="21"/>
      <w:lang w:val="en-US" w:eastAsia="zh-CN" w:bidi="ar-SA"/>
    </w:rPr>
  </w:style>
  <w:style w:type="paragraph" w:customStyle="1" w:styleId="155">
    <w:name w:val="正文公式编号制表符"/>
    <w:basedOn w:val="38"/>
    <w:next w:val="38"/>
    <w:qFormat/>
    <w:uiPriority w:val="0"/>
    <w:pPr>
      <w:ind w:firstLine="0" w:firstLineChars="0"/>
    </w:pPr>
  </w:style>
  <w:style w:type="paragraph" w:customStyle="1" w:styleId="156">
    <w:name w:val="正文图标题"/>
    <w:next w:val="38"/>
    <w:uiPriority w:val="0"/>
    <w:pPr>
      <w:numPr>
        <w:ilvl w:val="0"/>
        <w:numId w:val="19"/>
      </w:numPr>
      <w:spacing w:before="156" w:beforeLines="50" w:after="156" w:afterLines="50"/>
      <w:jc w:val="center"/>
    </w:pPr>
    <w:rPr>
      <w:rFonts w:ascii="黑体" w:eastAsia="黑体"/>
      <w:sz w:val="21"/>
      <w:lang w:val="en-US" w:eastAsia="zh-CN" w:bidi="ar-SA"/>
    </w:rPr>
  </w:style>
  <w:style w:type="paragraph" w:customStyle="1" w:styleId="157">
    <w:name w:val="终结线"/>
    <w:basedOn w:val="1"/>
    <w:uiPriority w:val="0"/>
    <w:pPr>
      <w:framePr w:hSpace="181" w:vSpace="181" w:wrap="around" w:vAnchor="text" w:hAnchor="margin" w:xAlign="center" w:y="285"/>
    </w:pPr>
  </w:style>
  <w:style w:type="paragraph" w:customStyle="1" w:styleId="158">
    <w:name w:val="其他发布日期"/>
    <w:basedOn w:val="103"/>
    <w:uiPriority w:val="0"/>
    <w:pPr>
      <w:framePr w:vAnchor="page" w:hAnchor="page" w:x="1419"/>
    </w:pPr>
  </w:style>
  <w:style w:type="paragraph" w:customStyle="1" w:styleId="159">
    <w:name w:val="其他实施日期"/>
    <w:basedOn w:val="142"/>
    <w:uiPriority w:val="0"/>
    <w:pPr>
      <w:framePr/>
    </w:pPr>
  </w:style>
  <w:style w:type="paragraph" w:customStyle="1" w:styleId="160">
    <w:name w:val="封面标准名称2"/>
    <w:basedOn w:val="106"/>
    <w:uiPriority w:val="0"/>
    <w:pPr>
      <w:framePr w:y="4469"/>
      <w:spacing w:before="630" w:beforeLines="630"/>
    </w:pPr>
  </w:style>
  <w:style w:type="paragraph" w:customStyle="1" w:styleId="161">
    <w:name w:val="封面标准英文名称2"/>
    <w:basedOn w:val="107"/>
    <w:uiPriority w:val="0"/>
    <w:pPr>
      <w:framePr w:y="4469"/>
    </w:pPr>
  </w:style>
  <w:style w:type="paragraph" w:customStyle="1" w:styleId="162">
    <w:name w:val="封面一致性程度标识2"/>
    <w:basedOn w:val="108"/>
    <w:uiPriority w:val="0"/>
    <w:pPr>
      <w:framePr w:y="4469"/>
    </w:pPr>
  </w:style>
  <w:style w:type="paragraph" w:customStyle="1" w:styleId="163">
    <w:name w:val="封面标准文稿类别2"/>
    <w:basedOn w:val="109"/>
    <w:uiPriority w:val="0"/>
    <w:pPr>
      <w:framePr w:y="4469"/>
    </w:pPr>
  </w:style>
  <w:style w:type="paragraph" w:customStyle="1" w:styleId="164">
    <w:name w:val="封面标准文稿编辑信息2"/>
    <w:basedOn w:val="110"/>
    <w:uiPriority w:val="0"/>
    <w:pPr>
      <w:framePr w:y="4469"/>
    </w:pPr>
  </w:style>
  <w:style w:type="character" w:customStyle="1" w:styleId="165">
    <w:name w:val="批注文字 Char"/>
    <w:link w:val="18"/>
    <w:uiPriority w:val="0"/>
    <w:rPr>
      <w:kern w:val="2"/>
      <w:sz w:val="21"/>
      <w:szCs w:val="24"/>
    </w:rPr>
  </w:style>
  <w:style w:type="character" w:customStyle="1" w:styleId="166">
    <w:name w:val="批注主题 Char"/>
    <w:link w:val="50"/>
    <w:uiPriority w:val="99"/>
    <w:rPr>
      <w:b/>
      <w:bCs/>
      <w:kern w:val="2"/>
      <w:sz w:val="21"/>
      <w:szCs w:val="24"/>
    </w:rPr>
  </w:style>
  <w:style w:type="character" w:customStyle="1" w:styleId="167">
    <w:name w:val="标题 1 Char"/>
    <w:aliases w:val="章标题 1 Char,h1 Char,1st level Char,Section Head Char,l1 Char,featurehead Char,标题yjm1 Char,-*+ Char,b1 Char"/>
    <w:link w:val="2"/>
    <w:uiPriority w:val="9"/>
    <w:rPr>
      <w:rFonts w:ascii="Arial" w:hAnsi="Arial" w:eastAsia="黑体"/>
      <w:b/>
      <w:sz w:val="32"/>
      <w:szCs w:val="32"/>
    </w:rPr>
  </w:style>
  <w:style w:type="character" w:customStyle="1" w:styleId="168">
    <w:name w:val="标题 2 Char"/>
    <w:aliases w:val="h2 Char,l2 Char,2nd level Char,Titre2 Char,2 Char,Header 2 Char,节标题 1.1 Char"/>
    <w:link w:val="3"/>
    <w:uiPriority w:val="9"/>
    <w:rPr>
      <w:rFonts w:ascii="Arial" w:hAnsi="Arial" w:eastAsia="黑体"/>
      <w:sz w:val="24"/>
      <w:szCs w:val="24"/>
    </w:rPr>
  </w:style>
  <w:style w:type="character" w:customStyle="1" w:styleId="169">
    <w:name w:val="标题 3 Char"/>
    <w:link w:val="4"/>
    <w:uiPriority w:val="9"/>
    <w:rPr>
      <w:rFonts w:eastAsia="黑体"/>
      <w:bCs/>
      <w:snapToGrid/>
      <w:kern w:val="2"/>
      <w:sz w:val="24"/>
      <w:szCs w:val="32"/>
    </w:rPr>
  </w:style>
  <w:style w:type="character" w:customStyle="1" w:styleId="170">
    <w:name w:val="标题 4 Char"/>
    <w:link w:val="5"/>
    <w:uiPriority w:val="9"/>
    <w:rPr>
      <w:rFonts w:ascii="Book Antiqua" w:hAnsi="Book Antiqua" w:eastAsia="黑体"/>
      <w:bCs/>
      <w:kern w:val="2"/>
      <w:sz w:val="28"/>
      <w:szCs w:val="28"/>
    </w:rPr>
  </w:style>
  <w:style w:type="character" w:customStyle="1" w:styleId="171">
    <w:name w:val="批注框文本 Char"/>
    <w:link w:val="31"/>
    <w:uiPriority w:val="99"/>
    <w:rPr>
      <w:kern w:val="2"/>
      <w:sz w:val="18"/>
      <w:szCs w:val="18"/>
    </w:rPr>
  </w:style>
  <w:style w:type="paragraph" w:customStyle="1" w:styleId="172">
    <w:name w:val="图片"/>
    <w:basedOn w:val="1"/>
    <w:uiPriority w:val="0"/>
    <w:pPr>
      <w:topLinePunct/>
      <w:snapToGrid w:val="0"/>
      <w:spacing w:before="160" w:after="60"/>
      <w:jc w:val="center"/>
    </w:pPr>
    <w:rPr>
      <w:szCs w:val="21"/>
    </w:rPr>
  </w:style>
  <w:style w:type="paragraph" w:customStyle="1" w:styleId="173">
    <w:name w:val="Table bullet"/>
    <w:basedOn w:val="1"/>
    <w:link w:val="199"/>
    <w:qFormat/>
    <w:uiPriority w:val="0"/>
    <w:pPr>
      <w:widowControl/>
      <w:numPr>
        <w:ilvl w:val="0"/>
        <w:numId w:val="20"/>
      </w:numPr>
      <w:tabs>
        <w:tab w:val="left" w:pos="461"/>
      </w:tabs>
      <w:jc w:val="left"/>
    </w:pPr>
    <w:rPr>
      <w:rFonts w:ascii="Arial" w:hAnsi="Arial" w:eastAsia="MS Mincho"/>
      <w:kern w:val="0"/>
      <w:sz w:val="20"/>
      <w:szCs w:val="20"/>
      <w:lang w:eastAsia="en-US"/>
    </w:rPr>
  </w:style>
  <w:style w:type="paragraph" w:customStyle="1" w:styleId="174">
    <w:name w:val="Step"/>
    <w:basedOn w:val="1"/>
    <w:uiPriority w:val="0"/>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paragraph" w:customStyle="1" w:styleId="175">
    <w:name w:val="_标准条文"/>
    <w:basedOn w:val="1"/>
    <w:link w:val="194"/>
    <w:uiPriority w:val="0"/>
    <w:pPr>
      <w:overflowPunct w:val="0"/>
      <w:snapToGrid w:val="0"/>
      <w:spacing w:line="276" w:lineRule="auto"/>
      <w:ind w:firstLine="420" w:firstLineChars="200"/>
    </w:pPr>
    <w:rPr>
      <w:rFonts w:ascii="Arial" w:hAnsi="Arial"/>
      <w:kern w:val="0"/>
      <w:sz w:val="20"/>
      <w:szCs w:val="20"/>
    </w:rPr>
  </w:style>
  <w:style w:type="paragraph" w:customStyle="1" w:styleId="176">
    <w:name w:val="表格题注"/>
    <w:next w:val="1"/>
    <w:qFormat/>
    <w:uiPriority w:val="0"/>
    <w:pPr>
      <w:keepLines/>
      <w:numPr>
        <w:ilvl w:val="8"/>
        <w:numId w:val="21"/>
      </w:numPr>
      <w:spacing w:beforeLines="100"/>
      <w:ind w:left="1089" w:hanging="369"/>
      <w:jc w:val="center"/>
    </w:pPr>
    <w:rPr>
      <w:rFonts w:ascii="Arial" w:hAnsi="Arial"/>
      <w:sz w:val="18"/>
      <w:szCs w:val="18"/>
      <w:lang w:val="en-US" w:eastAsia="zh-CN" w:bidi="ar-SA"/>
    </w:rPr>
  </w:style>
  <w:style w:type="paragraph" w:customStyle="1" w:styleId="177">
    <w:name w:val="Block Label"/>
    <w:basedOn w:val="1"/>
    <w:next w:val="1"/>
    <w:uiPriority w:val="0"/>
    <w:pPr>
      <w:keepNext/>
      <w:keepLines/>
      <w:widowControl/>
      <w:topLinePunct/>
      <w:adjustRightInd w:val="0"/>
      <w:snapToGrid w:val="0"/>
      <w:spacing w:before="300" w:after="80" w:line="240" w:lineRule="atLeast"/>
      <w:jc w:val="left"/>
      <w:outlineLvl w:val="3"/>
    </w:pPr>
    <w:rPr>
      <w:rFonts w:ascii="Book Antiqua" w:hAnsi="Book Antiqua" w:eastAsia="黑体" w:cs="Book Antiqua"/>
      <w:bCs/>
      <w:kern w:val="0"/>
      <w:sz w:val="26"/>
      <w:szCs w:val="26"/>
    </w:rPr>
  </w:style>
  <w:style w:type="paragraph" w:customStyle="1" w:styleId="178">
    <w:name w:val="表头"/>
    <w:basedOn w:val="1"/>
    <w:link w:val="197"/>
    <w:uiPriority w:val="0"/>
    <w:pPr>
      <w:tabs>
        <w:tab w:val="center" w:pos="4678"/>
        <w:tab w:val="right" w:pos="9072"/>
      </w:tabs>
      <w:wordWrap w:val="0"/>
      <w:topLinePunct/>
      <w:spacing w:before="160" w:after="60" w:line="312" w:lineRule="exact"/>
    </w:pPr>
    <w:rPr>
      <w:rFonts w:eastAsia="黑体"/>
      <w:kern w:val="0"/>
      <w:sz w:val="20"/>
      <w:szCs w:val="20"/>
    </w:rPr>
  </w:style>
  <w:style w:type="paragraph" w:customStyle="1" w:styleId="179">
    <w:name w:val="Sub Item List"/>
    <w:basedOn w:val="1"/>
    <w:uiPriority w:val="0"/>
    <w:pPr>
      <w:widowControl/>
      <w:numPr>
        <w:ilvl w:val="0"/>
        <w:numId w:val="22"/>
      </w:numPr>
      <w:topLinePunct/>
      <w:adjustRightInd w:val="0"/>
      <w:snapToGrid w:val="0"/>
      <w:spacing w:before="80" w:after="80" w:line="240" w:lineRule="atLeast"/>
      <w:jc w:val="left"/>
    </w:pPr>
    <w:rPr>
      <w:rFonts w:cs="Arial"/>
      <w:szCs w:val="21"/>
    </w:rPr>
  </w:style>
  <w:style w:type="paragraph" w:customStyle="1" w:styleId="180">
    <w:name w:val="样式2"/>
    <w:basedOn w:val="1"/>
    <w:link w:val="196"/>
    <w:uiPriority w:val="0"/>
    <w:pPr>
      <w:topLinePunct/>
      <w:spacing w:line="312" w:lineRule="exact"/>
    </w:pPr>
    <w:rPr>
      <w:rFonts w:ascii="EU-F1" w:eastAsia="黑体"/>
      <w:kern w:val="21"/>
      <w:szCs w:val="21"/>
    </w:rPr>
  </w:style>
  <w:style w:type="paragraph" w:customStyle="1" w:styleId="181">
    <w:name w:val="Item Step"/>
    <w:uiPriority w:val="0"/>
    <w:pPr>
      <w:tabs>
        <w:tab w:val="left" w:pos="2126"/>
      </w:tabs>
      <w:adjustRightInd w:val="0"/>
      <w:snapToGrid w:val="0"/>
      <w:spacing w:before="80" w:after="80" w:line="240" w:lineRule="atLeast"/>
      <w:ind w:left="2126" w:hanging="425"/>
      <w:jc w:val="both"/>
      <w:outlineLvl w:val="6"/>
    </w:pPr>
    <w:rPr>
      <w:rFonts w:cs="Arial"/>
      <w:sz w:val="21"/>
      <w:szCs w:val="21"/>
      <w:lang w:val="en-US" w:eastAsia="zh-CN" w:bidi="ar-SA"/>
    </w:rPr>
  </w:style>
  <w:style w:type="paragraph" w:customStyle="1" w:styleId="182">
    <w:name w:val="Table text"/>
    <w:basedOn w:val="1"/>
    <w:link w:val="193"/>
    <w:qFormat/>
    <w:uiPriority w:val="0"/>
    <w:pPr>
      <w:widowControl/>
      <w:ind w:left="74"/>
      <w:jc w:val="left"/>
    </w:pPr>
    <w:rPr>
      <w:rFonts w:ascii="Arial" w:hAnsi="Arial" w:eastAsia="Arial"/>
      <w:kern w:val="0"/>
      <w:sz w:val="20"/>
      <w:szCs w:val="20"/>
      <w:lang w:eastAsia="en-US"/>
    </w:rPr>
  </w:style>
  <w:style w:type="paragraph" w:customStyle="1" w:styleId="183">
    <w:name w:val="Char Char2"/>
    <w:basedOn w:val="1"/>
    <w:semiHidden/>
    <w:uiPriority w:val="0"/>
    <w:pPr>
      <w:spacing w:line="360" w:lineRule="auto"/>
      <w:ind w:firstLine="200" w:firstLineChars="200"/>
    </w:pPr>
    <w:rPr>
      <w:szCs w:val="20"/>
    </w:rPr>
  </w:style>
  <w:style w:type="paragraph" w:customStyle="1" w:styleId="184">
    <w:name w:val="Table Description"/>
    <w:basedOn w:val="1"/>
    <w:next w:val="1"/>
    <w:uiPriority w:val="0"/>
    <w:pPr>
      <w:keepNext/>
      <w:widowControl/>
      <w:topLinePunct/>
      <w:adjustRightInd w:val="0"/>
      <w:snapToGrid w:val="0"/>
      <w:spacing w:before="320" w:after="80" w:line="240" w:lineRule="atLeast"/>
      <w:ind w:left="1701"/>
      <w:jc w:val="left"/>
      <w:outlineLvl w:val="7"/>
    </w:pPr>
    <w:rPr>
      <w:rFonts w:eastAsia="黑体" w:cs="Arial"/>
      <w:spacing w:val="-4"/>
      <w:szCs w:val="21"/>
    </w:rPr>
  </w:style>
  <w:style w:type="paragraph" w:customStyle="1" w:styleId="185">
    <w:name w:val="插图题注"/>
    <w:next w:val="1"/>
    <w:qFormat/>
    <w:uiPriority w:val="0"/>
    <w:pPr>
      <w:numPr>
        <w:ilvl w:val="7"/>
        <w:numId w:val="21"/>
      </w:numPr>
      <w:spacing w:afterLines="100"/>
      <w:ind w:left="1089" w:hanging="369"/>
      <w:jc w:val="center"/>
    </w:pPr>
    <w:rPr>
      <w:rFonts w:ascii="Arial" w:hAnsi="Arial"/>
      <w:sz w:val="18"/>
      <w:szCs w:val="18"/>
      <w:lang w:val="en-US" w:eastAsia="zh-CN" w:bidi="ar-SA"/>
    </w:rPr>
  </w:style>
  <w:style w:type="paragraph" w:customStyle="1" w:styleId="186">
    <w:name w:val="Default"/>
    <w:uiPriority w:val="0"/>
    <w:pPr>
      <w:widowControl w:val="0"/>
      <w:autoSpaceDE w:val="0"/>
      <w:autoSpaceDN w:val="0"/>
      <w:adjustRightInd w:val="0"/>
    </w:pPr>
    <w:rPr>
      <w:color w:val="000000"/>
      <w:sz w:val="24"/>
      <w:szCs w:val="24"/>
      <w:lang w:val="en-US" w:eastAsia="zh-CN" w:bidi="ar-SA"/>
    </w:rPr>
  </w:style>
  <w:style w:type="paragraph" w:customStyle="1" w:styleId="187">
    <w:name w:val="Item List"/>
    <w:uiPriority w:val="0"/>
    <w:pPr>
      <w:numPr>
        <w:ilvl w:val="0"/>
        <w:numId w:val="23"/>
      </w:numPr>
      <w:adjustRightInd w:val="0"/>
      <w:snapToGrid w:val="0"/>
      <w:spacing w:before="80" w:after="80" w:line="240" w:lineRule="atLeast"/>
    </w:pPr>
    <w:rPr>
      <w:rFonts w:cs="Arial"/>
      <w:kern w:val="2"/>
      <w:sz w:val="21"/>
      <w:szCs w:val="21"/>
      <w:lang w:val="en-US" w:eastAsia="zh-CN" w:bidi="ar-SA"/>
    </w:rPr>
  </w:style>
  <w:style w:type="paragraph" w:customStyle="1" w:styleId="188">
    <w:name w:val="Table Heading"/>
    <w:basedOn w:val="1"/>
    <w:uiPriority w:val="0"/>
    <w:pPr>
      <w:keepNext/>
      <w:topLinePunct/>
      <w:adjustRightInd w:val="0"/>
      <w:snapToGrid w:val="0"/>
      <w:spacing w:before="80" w:after="80" w:line="240" w:lineRule="atLeast"/>
      <w:jc w:val="left"/>
    </w:pPr>
    <w:rPr>
      <w:rFonts w:ascii="Book Antiqua" w:hAnsi="Book Antiqua" w:eastAsia="黑体" w:cs="Book Antiqua"/>
      <w:bCs/>
      <w:snapToGrid w:val="0"/>
      <w:kern w:val="0"/>
      <w:szCs w:val="21"/>
    </w:rPr>
  </w:style>
  <w:style w:type="paragraph" w:customStyle="1" w:styleId="189">
    <w:name w:val="Item List Text"/>
    <w:uiPriority w:val="0"/>
    <w:pPr>
      <w:adjustRightInd w:val="0"/>
      <w:snapToGrid w:val="0"/>
      <w:spacing w:before="80" w:after="80" w:line="240" w:lineRule="atLeast"/>
      <w:ind w:left="2126"/>
    </w:pPr>
    <w:rPr>
      <w:kern w:val="2"/>
      <w:sz w:val="21"/>
      <w:szCs w:val="21"/>
      <w:lang w:val="en-US" w:eastAsia="zh-CN" w:bidi="ar-SA"/>
    </w:rPr>
  </w:style>
  <w:style w:type="paragraph" w:customStyle="1" w:styleId="190">
    <w:name w:val="Figure Description"/>
    <w:next w:val="1"/>
    <w:uiPriority w:val="0"/>
    <w:pPr>
      <w:keepNext/>
      <w:adjustRightInd w:val="0"/>
      <w:snapToGrid w:val="0"/>
      <w:spacing w:before="320" w:after="80" w:line="240" w:lineRule="atLeast"/>
      <w:ind w:left="1701"/>
      <w:outlineLvl w:val="7"/>
    </w:pPr>
    <w:rPr>
      <w:rFonts w:eastAsia="黑体" w:cs="Arial"/>
      <w:spacing w:val="-4"/>
      <w:kern w:val="2"/>
      <w:sz w:val="21"/>
      <w:szCs w:val="21"/>
      <w:lang w:val="en-US" w:eastAsia="zh-CN" w:bidi="ar-SA"/>
    </w:rPr>
  </w:style>
  <w:style w:type="paragraph" w:styleId="191">
    <w:name w:val="List Paragraph"/>
    <w:basedOn w:val="1"/>
    <w:link w:val="236"/>
    <w:qFormat/>
    <w:uiPriority w:val="34"/>
    <w:pPr>
      <w:ind w:firstLine="420" w:firstLineChars="200"/>
    </w:pPr>
  </w:style>
  <w:style w:type="paragraph" w:customStyle="1" w:styleId="192">
    <w:name w:val="Table Text"/>
    <w:basedOn w:val="1"/>
    <w:link w:val="198"/>
    <w:uiPriority w:val="0"/>
    <w:pPr>
      <w:topLinePunct/>
      <w:adjustRightInd w:val="0"/>
      <w:snapToGrid w:val="0"/>
      <w:spacing w:before="80" w:after="80" w:line="240" w:lineRule="atLeast"/>
      <w:jc w:val="left"/>
    </w:pPr>
    <w:rPr>
      <w:snapToGrid w:val="0"/>
      <w:kern w:val="0"/>
      <w:szCs w:val="21"/>
    </w:rPr>
  </w:style>
  <w:style w:type="character" w:customStyle="1" w:styleId="193">
    <w:name w:val="Table text Char"/>
    <w:link w:val="182"/>
    <w:uiPriority w:val="0"/>
    <w:rPr>
      <w:rFonts w:ascii="Arial" w:hAnsi="Arial" w:eastAsia="Arial" w:cs="Arial"/>
      <w:lang w:eastAsia="en-US"/>
    </w:rPr>
  </w:style>
  <w:style w:type="character" w:customStyle="1" w:styleId="194">
    <w:name w:val="_标准条文 Char"/>
    <w:link w:val="175"/>
    <w:locked/>
    <w:uiPriority w:val="0"/>
    <w:rPr>
      <w:rFonts w:ascii="Arial" w:hAnsi="Arial"/>
    </w:rPr>
  </w:style>
  <w:style w:type="character" w:customStyle="1" w:styleId="195">
    <w:name w:val="页脚 Char"/>
    <w:link w:val="32"/>
    <w:uiPriority w:val="99"/>
    <w:rPr>
      <w:kern w:val="2"/>
      <w:sz w:val="18"/>
      <w:szCs w:val="18"/>
    </w:rPr>
  </w:style>
  <w:style w:type="character" w:customStyle="1" w:styleId="196">
    <w:name w:val="样式2 Char"/>
    <w:link w:val="180"/>
    <w:uiPriority w:val="0"/>
    <w:rPr>
      <w:rFonts w:ascii="EU-F1" w:eastAsia="黑体"/>
      <w:kern w:val="21"/>
      <w:sz w:val="21"/>
      <w:szCs w:val="21"/>
    </w:rPr>
  </w:style>
  <w:style w:type="character" w:customStyle="1" w:styleId="197">
    <w:name w:val="表头 Char"/>
    <w:link w:val="178"/>
    <w:uiPriority w:val="0"/>
    <w:rPr>
      <w:rFonts w:eastAsia="黑体"/>
    </w:rPr>
  </w:style>
  <w:style w:type="character" w:customStyle="1" w:styleId="198">
    <w:name w:val="Table Text Char"/>
    <w:link w:val="192"/>
    <w:uiPriority w:val="0"/>
    <w:rPr>
      <w:rFonts w:cs="Arial"/>
      <w:snapToGrid w:val="0"/>
      <w:sz w:val="21"/>
      <w:szCs w:val="21"/>
    </w:rPr>
  </w:style>
  <w:style w:type="character" w:customStyle="1" w:styleId="199">
    <w:name w:val="Table bullet Char"/>
    <w:link w:val="173"/>
    <w:uiPriority w:val="0"/>
    <w:rPr>
      <w:rFonts w:ascii="Arial" w:hAnsi="Arial" w:eastAsia="MS Mincho"/>
      <w:lang w:eastAsia="en-US"/>
    </w:rPr>
  </w:style>
  <w:style w:type="character" w:customStyle="1" w:styleId="200">
    <w:name w:val="页眉 Char"/>
    <w:link w:val="33"/>
    <w:uiPriority w:val="99"/>
    <w:rPr>
      <w:kern w:val="2"/>
      <w:sz w:val="18"/>
      <w:szCs w:val="18"/>
    </w:rPr>
  </w:style>
  <w:style w:type="paragraph" w:styleId="201">
    <w:name w:val=""/>
    <w:hidden/>
    <w:semiHidden/>
    <w:uiPriority w:val="99"/>
    <w:rPr>
      <w:kern w:val="2"/>
      <w:sz w:val="21"/>
      <w:szCs w:val="24"/>
      <w:lang w:val="en-US" w:eastAsia="zh-CN" w:bidi="ar-SA"/>
    </w:rPr>
  </w:style>
  <w:style w:type="character" w:customStyle="1" w:styleId="202">
    <w:name w:val="标题 5 Char"/>
    <w:link w:val="6"/>
    <w:uiPriority w:val="0"/>
    <w:rPr>
      <w:rFonts w:ascii="宋体"/>
      <w:b/>
      <w:bCs/>
      <w:sz w:val="28"/>
      <w:szCs w:val="28"/>
      <w:lang/>
    </w:rPr>
  </w:style>
  <w:style w:type="character" w:customStyle="1" w:styleId="203">
    <w:name w:val="标题 6 Char"/>
    <w:link w:val="7"/>
    <w:uiPriority w:val="9"/>
    <w:rPr>
      <w:rFonts w:ascii="Cambria" w:hAnsi="Cambria"/>
      <w:b/>
      <w:bCs/>
      <w:sz w:val="24"/>
      <w:lang/>
    </w:rPr>
  </w:style>
  <w:style w:type="character" w:customStyle="1" w:styleId="204">
    <w:name w:val="标题 7 Char"/>
    <w:link w:val="8"/>
    <w:uiPriority w:val="9"/>
    <w:rPr>
      <w:rFonts w:ascii="宋体"/>
      <w:b/>
      <w:bCs/>
      <w:sz w:val="24"/>
      <w:lang/>
    </w:rPr>
  </w:style>
  <w:style w:type="character" w:customStyle="1" w:styleId="205">
    <w:name w:val="标题 8 Char"/>
    <w:link w:val="9"/>
    <w:uiPriority w:val="9"/>
    <w:rPr>
      <w:rFonts w:ascii="Cambria" w:hAnsi="Cambria"/>
      <w:sz w:val="24"/>
      <w:lang/>
    </w:rPr>
  </w:style>
  <w:style w:type="character" w:customStyle="1" w:styleId="206">
    <w:name w:val="标题 9 Char"/>
    <w:link w:val="10"/>
    <w:uiPriority w:val="9"/>
    <w:rPr>
      <w:rFonts w:ascii="Cambria" w:hAnsi="Cambria"/>
      <w:sz w:val="21"/>
      <w:szCs w:val="21"/>
      <w:lang/>
    </w:rPr>
  </w:style>
  <w:style w:type="character" w:customStyle="1" w:styleId="207">
    <w:name w:val="脚注文本 Char"/>
    <w:link w:val="39"/>
    <w:uiPriority w:val="0"/>
    <w:rPr>
      <w:rFonts w:ascii="宋体"/>
      <w:kern w:val="2"/>
      <w:sz w:val="18"/>
      <w:szCs w:val="18"/>
    </w:rPr>
  </w:style>
  <w:style w:type="character" w:customStyle="1" w:styleId="208">
    <w:name w:val="尾注文本 Char"/>
    <w:link w:val="30"/>
    <w:uiPriority w:val="0"/>
    <w:rPr>
      <w:kern w:val="2"/>
      <w:sz w:val="21"/>
      <w:szCs w:val="24"/>
    </w:rPr>
  </w:style>
  <w:style w:type="character" w:customStyle="1" w:styleId="209">
    <w:name w:val="文档结构图 Char"/>
    <w:link w:val="17"/>
    <w:uiPriority w:val="99"/>
    <w:rPr>
      <w:kern w:val="2"/>
      <w:sz w:val="21"/>
      <w:szCs w:val="24"/>
      <w:shd w:val="clear" w:color="auto" w:fill="000080"/>
    </w:rPr>
  </w:style>
  <w:style w:type="paragraph" w:customStyle="1" w:styleId="210">
    <w:name w:val="样式 章标题 + (中文) +中文正文 段前: 1 行 段后: 1 行"/>
    <w:basedOn w:val="73"/>
    <w:uiPriority w:val="0"/>
    <w:pPr>
      <w:numPr>
        <w:ilvl w:val="0"/>
        <w:numId w:val="0"/>
      </w:numPr>
      <w:spacing w:before="0" w:after="0"/>
      <w:ind w:left="142"/>
    </w:pPr>
    <w:rPr>
      <w:rFonts w:cs="宋体"/>
    </w:rPr>
  </w:style>
  <w:style w:type="paragraph" w:customStyle="1" w:styleId="211">
    <w:name w:val="样式 一级条标题 + (中文) +中文正文 段前: 0.5 行 段后: 0.5 行"/>
    <w:basedOn w:val="70"/>
    <w:uiPriority w:val="0"/>
    <w:pPr>
      <w:numPr>
        <w:ilvl w:val="0"/>
        <w:numId w:val="0"/>
      </w:numPr>
      <w:spacing w:before="50" w:after="50"/>
      <w:ind w:left="840" w:hanging="420"/>
    </w:pPr>
    <w:rPr>
      <w:rFonts w:cs="宋体"/>
      <w:szCs w:val="20"/>
    </w:rPr>
  </w:style>
  <w:style w:type="paragraph" w:customStyle="1" w:styleId="212">
    <w:name w:val="样式 表格题注 + 段前: 1 行"/>
    <w:basedOn w:val="176"/>
    <w:uiPriority w:val="0"/>
  </w:style>
  <w:style w:type="character" w:customStyle="1" w:styleId="213">
    <w:name w:val="正文文本缩进 Char"/>
    <w:link w:val="21"/>
    <w:uiPriority w:val="0"/>
    <w:rPr>
      <w:rFonts w:ascii="宋体"/>
      <w:sz w:val="21"/>
      <w:lang/>
    </w:rPr>
  </w:style>
  <w:style w:type="paragraph" w:customStyle="1" w:styleId="214">
    <w:name w:val="表格文本"/>
    <w:link w:val="1940"/>
    <w:qFormat/>
    <w:uiPriority w:val="0"/>
    <w:pPr>
      <w:tabs>
        <w:tab w:val="decimal" w:pos="0"/>
      </w:tabs>
      <w:jc w:val="center"/>
    </w:pPr>
    <w:rPr>
      <w:rFonts w:ascii="宋体" w:hAnsi="宋体"/>
      <w:sz w:val="21"/>
      <w:szCs w:val="21"/>
      <w:lang w:val="en-US" w:eastAsia="zh-CN" w:bidi="ar-SA"/>
    </w:rPr>
  </w:style>
  <w:style w:type="paragraph" w:customStyle="1" w:styleId="215">
    <w:name w:val="表头文本"/>
    <w:uiPriority w:val="0"/>
    <w:pPr>
      <w:jc w:val="center"/>
    </w:pPr>
    <w:rPr>
      <w:rFonts w:ascii="Arial" w:hAnsi="Arial"/>
      <w:b/>
      <w:sz w:val="21"/>
      <w:szCs w:val="21"/>
      <w:lang w:val="en-US" w:eastAsia="zh-CN" w:bidi="ar-SA"/>
    </w:rPr>
  </w:style>
  <w:style w:type="table" w:customStyle="1" w:styleId="216">
    <w:name w:val="表样式"/>
    <w:basedOn w:val="52"/>
    <w:uiPriority w:val="0"/>
    <w:pPr>
      <w:jc w:val="both"/>
    </w:pPr>
    <w:rPr>
      <w:sz w:val="18"/>
      <w:szCs w:val="18"/>
    </w:rPr>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17">
    <w:name w:val="图样式"/>
    <w:basedOn w:val="1"/>
    <w:uiPriority w:val="0"/>
    <w:pPr>
      <w:keepNext/>
      <w:widowControl/>
      <w:tabs>
        <w:tab w:val="center" w:pos="4201"/>
        <w:tab w:val="right" w:leader="dot" w:pos="9298"/>
      </w:tabs>
      <w:autoSpaceDE w:val="0"/>
      <w:autoSpaceDN w:val="0"/>
      <w:spacing w:before="80" w:after="80"/>
      <w:ind w:firstLine="420" w:firstLineChars="200"/>
      <w:jc w:val="center"/>
    </w:pPr>
    <w:rPr>
      <w:rFonts w:ascii="宋体"/>
      <w:kern w:val="0"/>
      <w:szCs w:val="20"/>
      <w:lang/>
    </w:rPr>
  </w:style>
  <w:style w:type="paragraph" w:customStyle="1" w:styleId="218">
    <w:name w:val="文档标题"/>
    <w:basedOn w:val="1"/>
    <w:uiPriority w:val="0"/>
    <w:pPr>
      <w:widowControl/>
      <w:tabs>
        <w:tab w:val="left" w:pos="0"/>
        <w:tab w:val="center" w:pos="4201"/>
        <w:tab w:val="right" w:leader="dot" w:pos="9298"/>
      </w:tabs>
      <w:autoSpaceDE w:val="0"/>
      <w:autoSpaceDN w:val="0"/>
      <w:spacing w:before="300" w:after="300"/>
      <w:ind w:firstLine="420" w:firstLineChars="200"/>
      <w:jc w:val="center"/>
    </w:pPr>
    <w:rPr>
      <w:rFonts w:ascii="Arial" w:hAnsi="Arial" w:eastAsia="黑体"/>
      <w:kern w:val="0"/>
      <w:sz w:val="36"/>
      <w:szCs w:val="36"/>
      <w:lang/>
    </w:rPr>
  </w:style>
  <w:style w:type="paragraph" w:customStyle="1" w:styleId="219">
    <w:name w:val="正文（首行不缩进）"/>
    <w:basedOn w:val="1"/>
    <w:uiPriority w:val="0"/>
    <w:pPr>
      <w:widowControl/>
      <w:tabs>
        <w:tab w:val="center" w:pos="4201"/>
        <w:tab w:val="right" w:leader="dot" w:pos="9298"/>
      </w:tabs>
      <w:autoSpaceDE w:val="0"/>
      <w:autoSpaceDN w:val="0"/>
      <w:ind w:firstLine="420" w:firstLineChars="200"/>
    </w:pPr>
    <w:rPr>
      <w:rFonts w:ascii="宋体"/>
      <w:kern w:val="0"/>
      <w:szCs w:val="20"/>
      <w:lang/>
    </w:rPr>
  </w:style>
  <w:style w:type="paragraph" w:customStyle="1" w:styleId="220">
    <w:name w:val="注示头"/>
    <w:basedOn w:val="1"/>
    <w:uiPriority w:val="0"/>
    <w:pPr>
      <w:widowControl/>
      <w:pBdr>
        <w:top w:val="single" w:color="000000" w:sz="4" w:space="1"/>
      </w:pBdr>
      <w:tabs>
        <w:tab w:val="center" w:pos="4201"/>
        <w:tab w:val="right" w:leader="dot" w:pos="9298"/>
      </w:tabs>
      <w:autoSpaceDE w:val="0"/>
      <w:autoSpaceDN w:val="0"/>
      <w:ind w:firstLine="420" w:firstLineChars="200"/>
    </w:pPr>
    <w:rPr>
      <w:rFonts w:ascii="Arial" w:hAnsi="Arial" w:eastAsia="黑体"/>
      <w:kern w:val="0"/>
      <w:sz w:val="18"/>
      <w:szCs w:val="20"/>
      <w:lang/>
    </w:rPr>
  </w:style>
  <w:style w:type="paragraph" w:customStyle="1" w:styleId="221">
    <w:name w:val="注示文本"/>
    <w:basedOn w:val="1"/>
    <w:uiPriority w:val="0"/>
    <w:pPr>
      <w:widowControl/>
      <w:pBdr>
        <w:bottom w:val="single" w:color="000000" w:sz="4" w:space="1"/>
      </w:pBdr>
      <w:tabs>
        <w:tab w:val="center" w:pos="4201"/>
        <w:tab w:val="right" w:leader="dot" w:pos="9298"/>
      </w:tabs>
      <w:autoSpaceDE w:val="0"/>
      <w:autoSpaceDN w:val="0"/>
      <w:ind w:firstLine="360" w:firstLineChars="200"/>
    </w:pPr>
    <w:rPr>
      <w:rFonts w:ascii="Arial" w:hAnsi="Arial" w:eastAsia="楷体_GB2312"/>
      <w:kern w:val="0"/>
      <w:sz w:val="18"/>
      <w:szCs w:val="18"/>
      <w:lang/>
    </w:rPr>
  </w:style>
  <w:style w:type="paragraph" w:customStyle="1" w:styleId="222">
    <w:name w:val="编写建议"/>
    <w:basedOn w:val="1"/>
    <w:uiPriority w:val="0"/>
    <w:pPr>
      <w:widowControl/>
      <w:tabs>
        <w:tab w:val="center" w:pos="4201"/>
        <w:tab w:val="right" w:leader="dot" w:pos="9298"/>
      </w:tabs>
      <w:autoSpaceDE w:val="0"/>
      <w:autoSpaceDN w:val="0"/>
      <w:ind w:firstLine="420" w:firstLineChars="200"/>
    </w:pPr>
    <w:rPr>
      <w:rFonts w:ascii="Arial" w:hAnsi="Arial" w:cs="Arial"/>
      <w:i/>
      <w:color w:val="0000FF"/>
      <w:kern w:val="0"/>
      <w:szCs w:val="20"/>
      <w:lang/>
    </w:rPr>
  </w:style>
  <w:style w:type="character" w:customStyle="1" w:styleId="223">
    <w:name w:val="样式一"/>
    <w:uiPriority w:val="0"/>
    <w:rPr>
      <w:rFonts w:ascii="宋体" w:hAnsi="宋体"/>
      <w:b/>
      <w:bCs/>
      <w:color w:val="000000"/>
      <w:sz w:val="36"/>
    </w:rPr>
  </w:style>
  <w:style w:type="character" w:customStyle="1" w:styleId="224">
    <w:name w:val="样式二"/>
    <w:basedOn w:val="223"/>
    <w:uiPriority w:val="0"/>
  </w:style>
  <w:style w:type="paragraph" w:customStyle="1" w:styleId="225">
    <w:name w:val="文档内文格式"/>
    <w:basedOn w:val="6"/>
    <w:link w:val="226"/>
    <w:uiPriority w:val="0"/>
    <w:pPr>
      <w:keepNext w:val="0"/>
      <w:keepLines w:val="0"/>
      <w:spacing w:before="0" w:after="0" w:line="240" w:lineRule="auto"/>
      <w:ind w:firstLine="200"/>
    </w:pPr>
    <w:rPr>
      <w:b w:val="0"/>
      <w:sz w:val="21"/>
    </w:rPr>
  </w:style>
  <w:style w:type="character" w:customStyle="1" w:styleId="226">
    <w:name w:val="文档内文格式 Char"/>
    <w:link w:val="225"/>
    <w:uiPriority w:val="0"/>
    <w:rPr>
      <w:rFonts w:ascii="宋体"/>
      <w:bCs/>
      <w:sz w:val="21"/>
      <w:szCs w:val="28"/>
      <w:lang/>
    </w:rPr>
  </w:style>
  <w:style w:type="paragraph" w:customStyle="1" w:styleId="227">
    <w:name w:val="图表中字体"/>
    <w:basedOn w:val="1"/>
    <w:uiPriority w:val="0"/>
    <w:pPr>
      <w:widowControl/>
      <w:tabs>
        <w:tab w:val="center" w:pos="4201"/>
        <w:tab w:val="right" w:leader="dot" w:pos="9298"/>
      </w:tabs>
      <w:autoSpaceDE w:val="0"/>
      <w:autoSpaceDN w:val="0"/>
      <w:ind w:firstLine="420" w:firstLineChars="200"/>
    </w:pPr>
    <w:rPr>
      <w:rFonts w:ascii="宋体"/>
      <w:kern w:val="0"/>
      <w:sz w:val="18"/>
      <w:szCs w:val="21"/>
      <w:lang/>
    </w:rPr>
  </w:style>
  <w:style w:type="character" w:customStyle="1" w:styleId="228">
    <w:name w:val="批注文字 Char1"/>
    <w:uiPriority w:val="0"/>
    <w:rPr>
      <w:kern w:val="2"/>
      <w:sz w:val="21"/>
      <w:szCs w:val="24"/>
    </w:rPr>
  </w:style>
  <w:style w:type="paragraph" w:customStyle="1" w:styleId="229">
    <w:name w:val="文档中图表"/>
    <w:basedOn w:val="1"/>
    <w:uiPriority w:val="0"/>
    <w:pPr>
      <w:widowControl/>
      <w:tabs>
        <w:tab w:val="center" w:pos="4201"/>
        <w:tab w:val="right" w:leader="dot" w:pos="9298"/>
      </w:tabs>
      <w:autoSpaceDE w:val="0"/>
      <w:autoSpaceDN w:val="0"/>
      <w:ind w:firstLine="420" w:firstLineChars="200"/>
      <w:jc w:val="center"/>
    </w:pPr>
    <w:rPr>
      <w:rFonts w:ascii="宋体" w:cs="宋体"/>
      <w:b/>
      <w:kern w:val="0"/>
      <w:sz w:val="18"/>
      <w:szCs w:val="21"/>
      <w:lang/>
    </w:rPr>
  </w:style>
  <w:style w:type="character" w:customStyle="1" w:styleId="230">
    <w:name w:val="文档中二级标题 Char"/>
    <w:link w:val="231"/>
    <w:locked/>
    <w:uiPriority w:val="0"/>
    <w:rPr>
      <w:b/>
      <w:szCs w:val="21"/>
    </w:rPr>
  </w:style>
  <w:style w:type="paragraph" w:customStyle="1" w:styleId="231">
    <w:name w:val="文档中二级标题"/>
    <w:basedOn w:val="175"/>
    <w:link w:val="230"/>
    <w:uiPriority w:val="0"/>
    <w:pPr>
      <w:widowControl/>
      <w:tabs>
        <w:tab w:val="center" w:pos="4201"/>
        <w:tab w:val="right" w:leader="dot" w:pos="9298"/>
      </w:tabs>
      <w:overflowPunct/>
      <w:topLinePunct/>
      <w:autoSpaceDE w:val="0"/>
      <w:autoSpaceDN w:val="0"/>
      <w:snapToGrid/>
      <w:spacing w:line="240" w:lineRule="auto"/>
      <w:ind w:firstLine="0" w:firstLineChars="0"/>
    </w:pPr>
    <w:rPr>
      <w:rFonts w:ascii="Times New Roman" w:hAnsi="Times New Roman"/>
      <w:b/>
      <w:szCs w:val="21"/>
    </w:rPr>
  </w:style>
  <w:style w:type="paragraph" w:customStyle="1" w:styleId="232">
    <w:name w:val="文档中一级标题"/>
    <w:basedOn w:val="1"/>
    <w:uiPriority w:val="0"/>
    <w:pPr>
      <w:widowControl/>
      <w:tabs>
        <w:tab w:val="center" w:pos="4201"/>
        <w:tab w:val="right" w:leader="dot" w:pos="9298"/>
      </w:tabs>
      <w:autoSpaceDE w:val="0"/>
      <w:autoSpaceDN w:val="0"/>
      <w:spacing w:beforeLines="50" w:afterLines="50"/>
      <w:ind w:firstLine="420" w:firstLineChars="200"/>
    </w:pPr>
    <w:rPr>
      <w:rFonts w:ascii="宋体" w:hAnsi="宋体"/>
      <w:b/>
      <w:kern w:val="21"/>
      <w:szCs w:val="20"/>
      <w:lang/>
    </w:rPr>
  </w:style>
  <w:style w:type="paragraph" w:customStyle="1" w:styleId="233">
    <w:name w:val="Char Char Char Char Char Char Char"/>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paragraph" w:customStyle="1" w:styleId="234">
    <w:name w:val="p0"/>
    <w:basedOn w:val="1"/>
    <w:uiPriority w:val="0"/>
    <w:pPr>
      <w:widowControl/>
      <w:tabs>
        <w:tab w:val="center" w:pos="4201"/>
        <w:tab w:val="right" w:leader="dot" w:pos="9298"/>
      </w:tabs>
      <w:autoSpaceDE w:val="0"/>
      <w:autoSpaceDN w:val="0"/>
      <w:ind w:firstLine="420" w:firstLineChars="200"/>
    </w:pPr>
    <w:rPr>
      <w:rFonts w:ascii="宋体"/>
      <w:kern w:val="0"/>
      <w:szCs w:val="21"/>
      <w:lang/>
    </w:rPr>
  </w:style>
  <w:style w:type="paragraph" w:customStyle="1" w:styleId="235">
    <w:name w:val="_表格条文"/>
    <w:basedOn w:val="1"/>
    <w:uiPriority w:val="0"/>
    <w:pPr>
      <w:widowControl/>
      <w:tabs>
        <w:tab w:val="center" w:pos="4201"/>
        <w:tab w:val="right" w:leader="dot" w:pos="9298"/>
      </w:tabs>
      <w:autoSpaceDE w:val="0"/>
      <w:autoSpaceDN w:val="0"/>
      <w:spacing w:line="276" w:lineRule="auto"/>
      <w:ind w:firstLine="420" w:firstLineChars="200"/>
    </w:pPr>
    <w:rPr>
      <w:rFonts w:ascii="Arial" w:hAnsi="Arial"/>
      <w:color w:val="000000"/>
      <w:kern w:val="0"/>
      <w:sz w:val="18"/>
      <w:szCs w:val="21"/>
      <w:lang/>
    </w:rPr>
  </w:style>
  <w:style w:type="character" w:customStyle="1" w:styleId="236">
    <w:name w:val="列出段落 Char"/>
    <w:link w:val="191"/>
    <w:uiPriority w:val="34"/>
    <w:rPr>
      <w:kern w:val="2"/>
      <w:sz w:val="21"/>
      <w:szCs w:val="24"/>
    </w:rPr>
  </w:style>
  <w:style w:type="paragraph" w:customStyle="1" w:styleId="237">
    <w:name w:val="_列项符号1"/>
    <w:basedOn w:val="16"/>
    <w:uiPriority w:val="0"/>
    <w:pPr>
      <w:numPr>
        <w:ilvl w:val="0"/>
        <w:numId w:val="0"/>
      </w:numPr>
      <w:tabs>
        <w:tab w:val="center" w:pos="4201"/>
        <w:tab w:val="right" w:leader="dot" w:pos="9298"/>
        <w:tab w:val="clear" w:pos="360"/>
      </w:tabs>
      <w:topLinePunct w:val="0"/>
      <w:autoSpaceDE w:val="0"/>
      <w:autoSpaceDN w:val="0"/>
      <w:adjustRightInd/>
      <w:spacing w:before="0" w:after="0" w:line="276" w:lineRule="auto"/>
      <w:ind w:left="400" w:leftChars="200" w:hanging="200" w:hangingChars="200"/>
      <w:jc w:val="both"/>
    </w:pPr>
    <w:rPr>
      <w:rFonts w:ascii="Arial" w:hAnsi="Arial" w:cs="Times New Roman"/>
      <w:color w:val="000000"/>
      <w:kern w:val="0"/>
      <w:lang/>
    </w:rPr>
  </w:style>
  <w:style w:type="character" w:customStyle="1" w:styleId="238">
    <w:name w:val="标题 Char"/>
    <w:link w:val="49"/>
    <w:uiPriority w:val="10"/>
    <w:rPr>
      <w:rFonts w:ascii="Calibri Light" w:hAnsi="Calibri Light"/>
      <w:b/>
      <w:bCs/>
      <w:sz w:val="32"/>
      <w:szCs w:val="32"/>
      <w:lang/>
    </w:rPr>
  </w:style>
  <w:style w:type="paragraph" w:customStyle="1" w:styleId="239">
    <w:name w:val="本文正文"/>
    <w:basedOn w:val="38"/>
    <w:link w:val="240"/>
    <w:qFormat/>
    <w:uiPriority w:val="0"/>
  </w:style>
  <w:style w:type="character" w:customStyle="1" w:styleId="240">
    <w:name w:val="本文正文 Char"/>
    <w:link w:val="239"/>
    <w:uiPriority w:val="0"/>
    <w:rPr>
      <w:rFonts w:ascii="宋体"/>
      <w:sz w:val="21"/>
      <w:lang/>
    </w:rPr>
  </w:style>
  <w:style w:type="paragraph" w:customStyle="1" w:styleId="241">
    <w:name w:val="p15"/>
    <w:basedOn w:val="1"/>
    <w:uiPriority w:val="0"/>
    <w:pPr>
      <w:widowControl/>
      <w:tabs>
        <w:tab w:val="center" w:pos="4201"/>
        <w:tab w:val="right" w:leader="dot" w:pos="9298"/>
      </w:tabs>
      <w:autoSpaceDE w:val="0"/>
      <w:autoSpaceDN w:val="0"/>
      <w:spacing w:before="156" w:after="156"/>
      <w:ind w:left="525" w:firstLine="420" w:firstLineChars="200"/>
      <w:jc w:val="left"/>
    </w:pPr>
    <w:rPr>
      <w:rFonts w:ascii="黑体" w:hAnsi="宋体" w:eastAsia="黑体" w:cs="宋体"/>
      <w:kern w:val="0"/>
      <w:szCs w:val="21"/>
      <w:lang/>
    </w:rPr>
  </w:style>
  <w:style w:type="paragraph" w:customStyle="1" w:styleId="242">
    <w:name w:val="p16"/>
    <w:basedOn w:val="1"/>
    <w:uiPriority w:val="0"/>
    <w:pPr>
      <w:widowControl/>
      <w:tabs>
        <w:tab w:val="center" w:pos="4201"/>
        <w:tab w:val="right" w:leader="dot" w:pos="9298"/>
      </w:tabs>
      <w:autoSpaceDE w:val="0"/>
      <w:autoSpaceDN w:val="0"/>
      <w:spacing w:before="50" w:after="50"/>
      <w:ind w:firstLine="420" w:firstLineChars="200"/>
      <w:jc w:val="left"/>
    </w:pPr>
    <w:rPr>
      <w:rFonts w:ascii="黑体" w:hAnsi="宋体" w:eastAsia="黑体" w:cs="宋体"/>
      <w:kern w:val="0"/>
      <w:szCs w:val="21"/>
      <w:lang/>
    </w:rPr>
  </w:style>
  <w:style w:type="paragraph" w:customStyle="1" w:styleId="243">
    <w:name w:val="p17"/>
    <w:basedOn w:val="1"/>
    <w:uiPriority w:val="0"/>
    <w:pPr>
      <w:widowControl/>
      <w:tabs>
        <w:tab w:val="center" w:pos="4201"/>
        <w:tab w:val="right" w:leader="dot" w:pos="9298"/>
      </w:tabs>
      <w:autoSpaceDE w:val="0"/>
      <w:autoSpaceDN w:val="0"/>
      <w:ind w:left="839" w:hanging="419" w:firstLineChars="200"/>
    </w:pPr>
    <w:rPr>
      <w:rFonts w:ascii="宋体" w:hAnsi="宋体" w:cs="宋体"/>
      <w:kern w:val="0"/>
      <w:szCs w:val="21"/>
      <w:lang/>
    </w:rPr>
  </w:style>
  <w:style w:type="paragraph" w:customStyle="1" w:styleId="244">
    <w:name w:val="p19"/>
    <w:basedOn w:val="1"/>
    <w:uiPriority w:val="0"/>
    <w:pPr>
      <w:widowControl/>
      <w:tabs>
        <w:tab w:val="center" w:pos="4201"/>
        <w:tab w:val="right" w:leader="dot" w:pos="9298"/>
      </w:tabs>
      <w:autoSpaceDE w:val="0"/>
      <w:autoSpaceDN w:val="0"/>
      <w:ind w:firstLine="420" w:firstLineChars="200"/>
    </w:pPr>
    <w:rPr>
      <w:rFonts w:ascii="宋体" w:hAnsi="宋体" w:cs="宋体"/>
      <w:kern w:val="0"/>
      <w:sz w:val="20"/>
      <w:szCs w:val="20"/>
      <w:lang/>
    </w:rPr>
  </w:style>
  <w:style w:type="paragraph" w:customStyle="1" w:styleId="245">
    <w:name w:val="p20"/>
    <w:basedOn w:val="1"/>
    <w:uiPriority w:val="0"/>
    <w:pPr>
      <w:widowControl/>
      <w:tabs>
        <w:tab w:val="center" w:pos="4201"/>
        <w:tab w:val="right" w:leader="dot" w:pos="9298"/>
      </w:tabs>
      <w:autoSpaceDE w:val="0"/>
      <w:autoSpaceDN w:val="0"/>
      <w:spacing w:before="156" w:after="156"/>
      <w:ind w:firstLine="420" w:firstLineChars="200"/>
      <w:jc w:val="center"/>
    </w:pPr>
    <w:rPr>
      <w:rFonts w:ascii="黑体" w:hAnsi="宋体" w:eastAsia="黑体" w:cs="宋体"/>
      <w:kern w:val="0"/>
      <w:szCs w:val="21"/>
      <w:lang/>
    </w:rPr>
  </w:style>
  <w:style w:type="paragraph" w:customStyle="1" w:styleId="246">
    <w:name w:val="p21"/>
    <w:basedOn w:val="1"/>
    <w:uiPriority w:val="0"/>
    <w:pPr>
      <w:widowControl/>
      <w:tabs>
        <w:tab w:val="center" w:pos="4201"/>
        <w:tab w:val="right" w:leader="dot" w:pos="9298"/>
      </w:tabs>
      <w:autoSpaceDE w:val="0"/>
      <w:autoSpaceDN w:val="0"/>
      <w:ind w:firstLine="420" w:firstLineChars="200"/>
    </w:pPr>
    <w:rPr>
      <w:rFonts w:ascii="宋体"/>
      <w:b/>
      <w:bCs/>
      <w:kern w:val="0"/>
      <w:szCs w:val="21"/>
      <w:lang/>
    </w:rPr>
  </w:style>
  <w:style w:type="character" w:customStyle="1" w:styleId="247">
    <w:name w:val="Char Char1"/>
    <w:semiHidden/>
    <w:uiPriority w:val="0"/>
    <w:rPr>
      <w:rFonts w:eastAsia="宋体"/>
      <w:kern w:val="2"/>
      <w:sz w:val="21"/>
      <w:szCs w:val="24"/>
      <w:lang w:val="en-US" w:eastAsia="zh-CN" w:bidi="ar-SA"/>
    </w:rPr>
  </w:style>
  <w:style w:type="character" w:customStyle="1" w:styleId="248">
    <w:name w:val="apple-style-span"/>
    <w:uiPriority w:val="0"/>
  </w:style>
  <w:style w:type="paragraph" w:customStyle="1" w:styleId="249">
    <w:name w:val="yiv1117486877a"/>
    <w:basedOn w:val="1"/>
    <w:uiPriority w:val="0"/>
    <w:pPr>
      <w:widowControl/>
      <w:tabs>
        <w:tab w:val="center" w:pos="4201"/>
        <w:tab w:val="right" w:leader="dot" w:pos="9298"/>
      </w:tabs>
      <w:autoSpaceDE w:val="0"/>
      <w:autoSpaceDN w:val="0"/>
      <w:spacing w:before="100" w:beforeAutospacing="1" w:after="100" w:afterAutospacing="1"/>
      <w:ind w:firstLine="420" w:firstLineChars="200"/>
      <w:jc w:val="left"/>
    </w:pPr>
    <w:rPr>
      <w:rFonts w:ascii="宋体" w:hAnsi="宋体" w:cs="宋体"/>
      <w:kern w:val="0"/>
      <w:sz w:val="24"/>
      <w:szCs w:val="20"/>
      <w:lang/>
    </w:rPr>
  </w:style>
  <w:style w:type="paragraph" w:customStyle="1" w:styleId="250">
    <w:name w:val="图说"/>
    <w:basedOn w:val="1"/>
    <w:uiPriority w:val="0"/>
    <w:pPr>
      <w:widowControl/>
      <w:tabs>
        <w:tab w:val="center" w:pos="4201"/>
        <w:tab w:val="right" w:leader="dot" w:pos="9298"/>
      </w:tabs>
      <w:autoSpaceDE w:val="0"/>
      <w:autoSpaceDN w:val="0"/>
      <w:spacing w:before="120" w:after="240" w:line="312" w:lineRule="exact"/>
      <w:ind w:firstLine="420" w:firstLineChars="200"/>
      <w:jc w:val="center"/>
    </w:pPr>
    <w:rPr>
      <w:rFonts w:ascii="E-F1" w:eastAsia="黑体"/>
      <w:kern w:val="21"/>
      <w:szCs w:val="20"/>
      <w:lang/>
    </w:rPr>
  </w:style>
  <w:style w:type="paragraph" w:styleId="251">
    <w:name w:val="No Spacing"/>
    <w:qFormat/>
    <w:uiPriority w:val="1"/>
    <w:pPr>
      <w:widowControl w:val="0"/>
      <w:jc w:val="both"/>
    </w:pPr>
    <w:rPr>
      <w:kern w:val="2"/>
      <w:sz w:val="21"/>
      <w:szCs w:val="24"/>
      <w:lang w:val="en-US" w:eastAsia="zh-CN" w:bidi="ar-SA"/>
    </w:rPr>
  </w:style>
  <w:style w:type="character" w:styleId="252">
    <w:name w:val=""/>
    <w:qFormat/>
    <w:uiPriority w:val="33"/>
    <w:rPr>
      <w:b/>
      <w:bCs/>
      <w:smallCaps/>
      <w:spacing w:val="5"/>
    </w:rPr>
  </w:style>
  <w:style w:type="character" w:customStyle="1" w:styleId="253">
    <w:name w:val="段 Char Char"/>
    <w:uiPriority w:val="0"/>
    <w:rPr>
      <w:rFonts w:ascii="宋体"/>
    </w:rPr>
  </w:style>
  <w:style w:type="character" w:customStyle="1" w:styleId="254">
    <w:name w:val="本文正文 Char Char"/>
    <w:uiPriority w:val="0"/>
    <w:rPr>
      <w:rFonts w:cs="Arial"/>
      <w:color w:val="000000"/>
      <w:sz w:val="24"/>
      <w:szCs w:val="23"/>
    </w:rPr>
  </w:style>
  <w:style w:type="paragraph" w:customStyle="1" w:styleId="255">
    <w:name w:val="_术语说明"/>
    <w:basedOn w:val="1"/>
    <w:uiPriority w:val="0"/>
    <w:pPr>
      <w:widowControl/>
      <w:tabs>
        <w:tab w:val="center" w:pos="4201"/>
        <w:tab w:val="right" w:leader="dot" w:pos="9298"/>
      </w:tabs>
      <w:overflowPunct w:val="0"/>
      <w:autoSpaceDE w:val="0"/>
      <w:autoSpaceDN w:val="0"/>
      <w:snapToGrid w:val="0"/>
      <w:spacing w:line="276" w:lineRule="auto"/>
      <w:ind w:firstLine="200" w:firstLineChars="200"/>
    </w:pPr>
    <w:rPr>
      <w:rFonts w:ascii="Arial" w:hAnsi="Arial" w:cs="Arial"/>
      <w:bCs/>
      <w:color w:val="000000"/>
      <w:kern w:val="0"/>
      <w:szCs w:val="21"/>
      <w:lang/>
    </w:rPr>
  </w:style>
  <w:style w:type="paragraph" w:customStyle="1" w:styleId="256">
    <w:name w:val="_列项符号3"/>
    <w:basedOn w:val="16"/>
    <w:uiPriority w:val="0"/>
    <w:pPr>
      <w:numPr>
        <w:ilvl w:val="0"/>
        <w:numId w:val="0"/>
      </w:numPr>
      <w:tabs>
        <w:tab w:val="left" w:pos="1680"/>
        <w:tab w:val="center" w:pos="4201"/>
        <w:tab w:val="right" w:leader="dot" w:pos="9298"/>
        <w:tab w:val="clear" w:pos="360"/>
      </w:tabs>
      <w:topLinePunct w:val="0"/>
      <w:autoSpaceDE w:val="0"/>
      <w:autoSpaceDN w:val="0"/>
      <w:adjustRightInd/>
      <w:spacing w:before="0" w:after="0" w:line="276" w:lineRule="auto"/>
      <w:ind w:left="1680" w:leftChars="600" w:hanging="420" w:hangingChars="800"/>
      <w:jc w:val="both"/>
    </w:pPr>
    <w:rPr>
      <w:rFonts w:ascii="Arial" w:hAnsi="Arial" w:cs="Times New Roman"/>
      <w:kern w:val="0"/>
      <w:lang/>
    </w:rPr>
  </w:style>
  <w:style w:type="paragraph" w:customStyle="1" w:styleId="257">
    <w:name w:val="标准正文"/>
    <w:basedOn w:val="175"/>
    <w:link w:val="258"/>
    <w:qFormat/>
    <w:uiPriority w:val="0"/>
    <w:pPr>
      <w:widowControl/>
      <w:tabs>
        <w:tab w:val="center" w:pos="4201"/>
        <w:tab w:val="right" w:leader="dot" w:pos="9298"/>
      </w:tabs>
      <w:overflowPunct/>
      <w:topLinePunct/>
      <w:autoSpaceDE w:val="0"/>
      <w:autoSpaceDN w:val="0"/>
      <w:snapToGrid/>
      <w:spacing w:line="240" w:lineRule="auto"/>
      <w:ind w:firstLine="425" w:firstLineChars="0"/>
    </w:pPr>
    <w:rPr>
      <w:rFonts w:ascii="宋体" w:hAnsi="Times New Roman"/>
      <w:kern w:val="21"/>
      <w:sz w:val="21"/>
      <w:szCs w:val="21"/>
      <w:lang/>
    </w:rPr>
  </w:style>
  <w:style w:type="character" w:customStyle="1" w:styleId="258">
    <w:name w:val="标准正文 Char"/>
    <w:link w:val="257"/>
    <w:uiPriority w:val="0"/>
    <w:rPr>
      <w:rFonts w:ascii="宋体"/>
      <w:kern w:val="21"/>
      <w:sz w:val="21"/>
      <w:szCs w:val="21"/>
      <w:lang/>
    </w:rPr>
  </w:style>
  <w:style w:type="paragraph" w:styleId="259">
    <w:name w:val=""/>
    <w:basedOn w:val="2"/>
    <w:next w:val="1"/>
    <w:unhideWhenUsed/>
    <w:qFormat/>
    <w:uiPriority w:val="39"/>
    <w:pPr>
      <w:keepLines/>
      <w:numPr>
        <w:ilvl w:val="0"/>
        <w:numId w:val="0"/>
      </w:numPr>
      <w:spacing w:before="480" w:after="0" w:line="276" w:lineRule="auto"/>
      <w:jc w:val="left"/>
      <w:outlineLvl w:val="9"/>
    </w:pPr>
    <w:rPr>
      <w:rFonts w:ascii="Cambria" w:hAnsi="Cambria" w:eastAsia="宋体"/>
      <w:bCs/>
      <w:color w:val="365F91"/>
      <w:sz w:val="28"/>
      <w:szCs w:val="28"/>
    </w:rPr>
  </w:style>
  <w:style w:type="paragraph" w:customStyle="1" w:styleId="260">
    <w:name w:val="1.1.1.1"/>
    <w:basedOn w:val="49"/>
    <w:next w:val="1"/>
    <w:uiPriority w:val="0"/>
    <w:pPr>
      <w:tabs>
        <w:tab w:val="left" w:pos="0"/>
      </w:tabs>
      <w:spacing w:line="360" w:lineRule="auto"/>
    </w:pPr>
    <w:rPr>
      <w:rFonts w:ascii="Arial" w:hAnsi="Arial" w:cs="Arial"/>
    </w:rPr>
  </w:style>
  <w:style w:type="paragraph" w:customStyle="1" w:styleId="261">
    <w:name w:val="附录二"/>
    <w:basedOn w:val="26"/>
    <w:uiPriority w:val="0"/>
    <w:pPr>
      <w:spacing w:line="312" w:lineRule="exact"/>
    </w:pPr>
    <w:rPr>
      <w:rFonts w:ascii="E-F1" w:hAnsi="Times New Roman" w:eastAsia="黑体"/>
      <w:kern w:val="21"/>
      <w:szCs w:val="20"/>
    </w:rPr>
  </w:style>
  <w:style w:type="character" w:customStyle="1" w:styleId="262">
    <w:name w:val="纯文本 Char"/>
    <w:link w:val="26"/>
    <w:uiPriority w:val="0"/>
    <w:rPr>
      <w:rFonts w:ascii="宋体" w:hAnsi="Courier New"/>
      <w:sz w:val="21"/>
      <w:szCs w:val="21"/>
      <w:lang/>
    </w:rPr>
  </w:style>
  <w:style w:type="character" w:customStyle="1" w:styleId="263">
    <w:name w:val="HTML 地址 Char"/>
    <w:link w:val="22"/>
    <w:uiPriority w:val="0"/>
    <w:rPr>
      <w:rFonts w:ascii="宋体"/>
      <w:i/>
      <w:iCs/>
      <w:sz w:val="21"/>
      <w:lang/>
    </w:rPr>
  </w:style>
  <w:style w:type="character" w:customStyle="1" w:styleId="264">
    <w:name w:val="HTML 预设格式 Char"/>
    <w:link w:val="47"/>
    <w:uiPriority w:val="0"/>
    <w:rPr>
      <w:rFonts w:ascii="Courier New" w:hAnsi="Courier New" w:cs="Courier New"/>
      <w:lang/>
    </w:rPr>
  </w:style>
  <w:style w:type="paragraph" w:customStyle="1" w:styleId="265">
    <w:name w:val="二级无标题条"/>
    <w:basedOn w:val="1"/>
    <w:uiPriority w:val="0"/>
    <w:pPr>
      <w:widowControl/>
      <w:numPr>
        <w:ilvl w:val="3"/>
        <w:numId w:val="24"/>
      </w:numPr>
      <w:tabs>
        <w:tab w:val="center" w:pos="4201"/>
        <w:tab w:val="right" w:leader="dot" w:pos="9298"/>
      </w:tabs>
      <w:autoSpaceDE w:val="0"/>
      <w:autoSpaceDN w:val="0"/>
      <w:ind w:firstLineChars="200"/>
    </w:pPr>
    <w:rPr>
      <w:rFonts w:ascii="宋体"/>
      <w:b/>
      <w:kern w:val="0"/>
      <w:szCs w:val="20"/>
      <w:lang/>
    </w:rPr>
  </w:style>
  <w:style w:type="character" w:customStyle="1" w:styleId="266">
    <w:name w:val="EmailStyle2641"/>
    <w:uiPriority w:val="0"/>
    <w:rPr>
      <w:rFonts w:ascii="Arial" w:hAnsi="Arial" w:eastAsia="宋体" w:cs="Arial"/>
      <w:color w:val="auto"/>
      <w:sz w:val="20"/>
    </w:rPr>
  </w:style>
  <w:style w:type="character" w:customStyle="1" w:styleId="267">
    <w:name w:val="EmailStyle2651"/>
    <w:uiPriority w:val="0"/>
    <w:rPr>
      <w:rFonts w:ascii="Arial" w:hAnsi="Arial" w:eastAsia="宋体" w:cs="Arial"/>
      <w:color w:val="auto"/>
      <w:sz w:val="20"/>
    </w:rPr>
  </w:style>
  <w:style w:type="paragraph" w:customStyle="1" w:styleId="268">
    <w:name w:val="列项——"/>
    <w:uiPriority w:val="0"/>
    <w:pPr>
      <w:widowControl w:val="0"/>
      <w:numPr>
        <w:ilvl w:val="0"/>
        <w:numId w:val="25"/>
      </w:numPr>
      <w:tabs>
        <w:tab w:val="left" w:pos="854"/>
        <w:tab w:val="clear" w:pos="1140"/>
      </w:tabs>
      <w:ind w:left="200" w:leftChars="200" w:hanging="200" w:hangingChars="200"/>
      <w:jc w:val="both"/>
    </w:pPr>
    <w:rPr>
      <w:rFonts w:ascii="宋体"/>
      <w:sz w:val="21"/>
      <w:lang w:val="en-US" w:eastAsia="zh-CN" w:bidi="ar-SA"/>
    </w:rPr>
  </w:style>
  <w:style w:type="paragraph" w:customStyle="1" w:styleId="269">
    <w:name w:val="列项·"/>
    <w:uiPriority w:val="0"/>
    <w:pPr>
      <w:numPr>
        <w:ilvl w:val="0"/>
        <w:numId w:val="26"/>
      </w:numPr>
      <w:tabs>
        <w:tab w:val="left" w:pos="840"/>
        <w:tab w:val="clear" w:pos="1140"/>
      </w:tabs>
      <w:ind w:left="840" w:leftChars="200" w:hanging="420" w:hangingChars="200"/>
      <w:jc w:val="both"/>
    </w:pPr>
    <w:rPr>
      <w:rFonts w:ascii="宋体"/>
      <w:sz w:val="21"/>
      <w:lang w:val="en-US" w:eastAsia="zh-CN" w:bidi="ar-SA"/>
    </w:rPr>
  </w:style>
  <w:style w:type="paragraph" w:customStyle="1" w:styleId="270">
    <w:name w:val="三级无标题条"/>
    <w:basedOn w:val="1"/>
    <w:uiPriority w:val="0"/>
    <w:pPr>
      <w:widowControl/>
      <w:numPr>
        <w:ilvl w:val="5"/>
        <w:numId w:val="24"/>
      </w:numPr>
      <w:tabs>
        <w:tab w:val="center" w:pos="4201"/>
        <w:tab w:val="right" w:leader="dot" w:pos="9298"/>
      </w:tabs>
      <w:autoSpaceDE w:val="0"/>
      <w:autoSpaceDN w:val="0"/>
      <w:ind w:firstLineChars="200"/>
    </w:pPr>
    <w:rPr>
      <w:rFonts w:ascii="宋体"/>
      <w:b/>
      <w:kern w:val="0"/>
      <w:szCs w:val="20"/>
      <w:lang/>
    </w:rPr>
  </w:style>
  <w:style w:type="paragraph" w:customStyle="1" w:styleId="271">
    <w:name w:val="四级无标题条"/>
    <w:basedOn w:val="1"/>
    <w:uiPriority w:val="0"/>
    <w:pPr>
      <w:widowControl/>
      <w:tabs>
        <w:tab w:val="center" w:pos="4201"/>
        <w:tab w:val="right" w:leader="dot" w:pos="9298"/>
      </w:tabs>
      <w:autoSpaceDE w:val="0"/>
      <w:autoSpaceDN w:val="0"/>
      <w:ind w:firstLine="420" w:firstLineChars="200"/>
    </w:pPr>
    <w:rPr>
      <w:rFonts w:ascii="宋体" w:eastAsia="黑体"/>
      <w:b/>
      <w:kern w:val="0"/>
      <w:szCs w:val="20"/>
      <w:lang/>
    </w:rPr>
  </w:style>
  <w:style w:type="paragraph" w:customStyle="1" w:styleId="272">
    <w:name w:val="图表脚注"/>
    <w:next w:val="38"/>
    <w:uiPriority w:val="0"/>
    <w:pPr>
      <w:ind w:left="300" w:leftChars="200" w:hanging="100" w:hangingChars="100"/>
      <w:jc w:val="both"/>
    </w:pPr>
    <w:rPr>
      <w:rFonts w:ascii="宋体"/>
      <w:sz w:val="18"/>
      <w:lang w:val="en-US" w:eastAsia="zh-CN" w:bidi="ar-SA"/>
    </w:rPr>
  </w:style>
  <w:style w:type="paragraph" w:customStyle="1" w:styleId="273">
    <w:name w:val="无标题条"/>
    <w:next w:val="38"/>
    <w:uiPriority w:val="0"/>
    <w:pPr>
      <w:jc w:val="both"/>
    </w:pPr>
    <w:rPr>
      <w:sz w:val="21"/>
      <w:lang w:val="en-US" w:eastAsia="zh-CN" w:bidi="ar-SA"/>
    </w:rPr>
  </w:style>
  <w:style w:type="paragraph" w:customStyle="1" w:styleId="274">
    <w:name w:val="五级无标题条"/>
    <w:basedOn w:val="1"/>
    <w:uiPriority w:val="0"/>
    <w:pPr>
      <w:widowControl/>
      <w:numPr>
        <w:ilvl w:val="6"/>
        <w:numId w:val="24"/>
      </w:numPr>
      <w:tabs>
        <w:tab w:val="center" w:pos="4201"/>
        <w:tab w:val="right" w:leader="dot" w:pos="9298"/>
      </w:tabs>
      <w:autoSpaceDE w:val="0"/>
      <w:autoSpaceDN w:val="0"/>
      <w:ind w:firstLineChars="200"/>
    </w:pPr>
    <w:rPr>
      <w:rFonts w:ascii="黑体" w:eastAsia="黑体"/>
      <w:b/>
      <w:kern w:val="0"/>
      <w:szCs w:val="20"/>
      <w:lang/>
    </w:rPr>
  </w:style>
  <w:style w:type="paragraph" w:customStyle="1" w:styleId="275">
    <w:name w:val="一级无标题条"/>
    <w:basedOn w:val="1"/>
    <w:uiPriority w:val="0"/>
    <w:pPr>
      <w:widowControl/>
      <w:tabs>
        <w:tab w:val="left" w:pos="420"/>
        <w:tab w:val="center" w:pos="4201"/>
        <w:tab w:val="right" w:leader="dot" w:pos="9298"/>
      </w:tabs>
      <w:autoSpaceDE w:val="0"/>
      <w:autoSpaceDN w:val="0"/>
      <w:ind w:firstLine="420" w:firstLineChars="200"/>
    </w:pPr>
    <w:rPr>
      <w:rFonts w:ascii="宋体"/>
      <w:b/>
      <w:kern w:val="0"/>
      <w:szCs w:val="20"/>
      <w:lang/>
    </w:rPr>
  </w:style>
  <w:style w:type="paragraph" w:customStyle="1" w:styleId="276">
    <w:name w:val="引言一级条标题"/>
    <w:basedOn w:val="1"/>
    <w:next w:val="38"/>
    <w:uiPriority w:val="0"/>
    <w:pPr>
      <w:widowControl/>
      <w:numPr>
        <w:ilvl w:val="0"/>
        <w:numId w:val="27"/>
      </w:numPr>
      <w:tabs>
        <w:tab w:val="center" w:pos="4201"/>
        <w:tab w:val="right" w:leader="dot" w:pos="9298"/>
        <w:tab w:val="clear" w:pos="360"/>
      </w:tabs>
      <w:autoSpaceDE w:val="0"/>
      <w:autoSpaceDN w:val="0"/>
      <w:ind w:firstLineChars="200"/>
    </w:pPr>
    <w:rPr>
      <w:rFonts w:ascii="宋体" w:eastAsia="黑体"/>
      <w:b/>
      <w:kern w:val="0"/>
      <w:szCs w:val="20"/>
      <w:lang/>
    </w:rPr>
  </w:style>
  <w:style w:type="paragraph" w:customStyle="1" w:styleId="277">
    <w:name w:val="引言二级条标题"/>
    <w:basedOn w:val="276"/>
    <w:next w:val="38"/>
    <w:uiPriority w:val="0"/>
    <w:pPr>
      <w:numPr>
        <w:ilvl w:val="1"/>
        <w:numId w:val="28"/>
      </w:numPr>
      <w:tabs>
        <w:tab w:val="clear" w:pos="720"/>
      </w:tabs>
    </w:pPr>
  </w:style>
  <w:style w:type="paragraph" w:customStyle="1" w:styleId="278">
    <w:name w:val="工程建设章标题"/>
    <w:next w:val="38"/>
    <w:uiPriority w:val="0"/>
    <w:pPr>
      <w:numPr>
        <w:ilvl w:val="2"/>
        <w:numId w:val="29"/>
      </w:numPr>
      <w:spacing w:before="640" w:after="560" w:line="480" w:lineRule="exact"/>
      <w:jc w:val="center"/>
      <w:outlineLvl w:val="1"/>
    </w:pPr>
    <w:rPr>
      <w:rFonts w:ascii="黑体" w:eastAsia="黑体"/>
      <w:b/>
      <w:sz w:val="28"/>
      <w:lang w:val="en-US" w:eastAsia="zh-CN" w:bidi="ar-SA"/>
    </w:rPr>
  </w:style>
  <w:style w:type="paragraph" w:customStyle="1" w:styleId="279">
    <w:name w:val="工程建设节标题"/>
    <w:basedOn w:val="278"/>
    <w:next w:val="38"/>
    <w:uiPriority w:val="0"/>
    <w:pPr>
      <w:numPr>
        <w:ilvl w:val="3"/>
        <w:numId w:val="29"/>
      </w:numPr>
      <w:spacing w:before="400" w:after="400" w:line="240" w:lineRule="auto"/>
      <w:outlineLvl w:val="2"/>
    </w:pPr>
    <w:rPr>
      <w:sz w:val="21"/>
    </w:rPr>
  </w:style>
  <w:style w:type="paragraph" w:customStyle="1" w:styleId="280">
    <w:name w:val="工程建设条标题"/>
    <w:basedOn w:val="279"/>
    <w:next w:val="38"/>
    <w:uiPriority w:val="0"/>
    <w:pPr>
      <w:numPr>
        <w:ilvl w:val="4"/>
        <w:numId w:val="29"/>
      </w:numPr>
      <w:spacing w:before="0" w:after="0"/>
      <w:jc w:val="left"/>
      <w:outlineLvl w:val="3"/>
    </w:pPr>
    <w:rPr>
      <w:b w:val="0"/>
    </w:rPr>
  </w:style>
  <w:style w:type="paragraph" w:customStyle="1" w:styleId="281">
    <w:name w:val="工程建设表标题"/>
    <w:basedOn w:val="280"/>
    <w:uiPriority w:val="0"/>
    <w:pPr>
      <w:numPr>
        <w:ilvl w:val="5"/>
        <w:numId w:val="29"/>
      </w:numPr>
      <w:jc w:val="center"/>
      <w:outlineLvl w:val="4"/>
    </w:pPr>
  </w:style>
  <w:style w:type="paragraph" w:customStyle="1" w:styleId="282">
    <w:name w:val="工程建设图标题"/>
    <w:basedOn w:val="280"/>
    <w:uiPriority w:val="0"/>
    <w:pPr>
      <w:numPr>
        <w:ilvl w:val="0"/>
        <w:numId w:val="0"/>
      </w:numPr>
      <w:jc w:val="center"/>
      <w:outlineLvl w:val="5"/>
    </w:pPr>
  </w:style>
  <w:style w:type="paragraph" w:customStyle="1" w:styleId="283">
    <w:name w:val="工程建设公式标题"/>
    <w:basedOn w:val="280"/>
    <w:uiPriority w:val="0"/>
    <w:pPr>
      <w:numPr>
        <w:ilvl w:val="0"/>
        <w:numId w:val="0"/>
      </w:numPr>
      <w:ind w:left="288" w:firstLine="288"/>
      <w:jc w:val="center"/>
      <w:outlineLvl w:val="6"/>
    </w:pPr>
  </w:style>
  <w:style w:type="paragraph" w:customStyle="1" w:styleId="284">
    <w:name w:val="工程建设无节条标题"/>
    <w:basedOn w:val="1"/>
    <w:next w:val="38"/>
    <w:uiPriority w:val="0"/>
    <w:pPr>
      <w:widowControl/>
      <w:tabs>
        <w:tab w:val="center" w:pos="4201"/>
        <w:tab w:val="right" w:leader="dot" w:pos="9298"/>
      </w:tabs>
      <w:autoSpaceDE w:val="0"/>
      <w:autoSpaceDN w:val="0"/>
      <w:ind w:firstLine="420" w:firstLineChars="200"/>
      <w:outlineLvl w:val="3"/>
    </w:pPr>
    <w:rPr>
      <w:rFonts w:ascii="宋体"/>
      <w:kern w:val="0"/>
      <w:szCs w:val="20"/>
      <w:lang/>
    </w:rPr>
  </w:style>
  <w:style w:type="paragraph" w:customStyle="1" w:styleId="285">
    <w:name w:val="工程建设款标题"/>
    <w:basedOn w:val="280"/>
    <w:uiPriority w:val="0"/>
    <w:pPr>
      <w:numPr>
        <w:ilvl w:val="0"/>
        <w:numId w:val="0"/>
      </w:numPr>
      <w:outlineLvl w:val="9"/>
    </w:pPr>
  </w:style>
  <w:style w:type="paragraph" w:customStyle="1" w:styleId="286">
    <w:name w:val="名称"/>
    <w:basedOn w:val="140"/>
    <w:next w:val="38"/>
    <w:uiPriority w:val="0"/>
    <w:pPr>
      <w:keepNext w:val="0"/>
      <w:pageBreakBefore w:val="0"/>
      <w:spacing w:line="460" w:lineRule="exact"/>
      <w:outlineLvl w:val="9"/>
    </w:pPr>
    <w:rPr>
      <w:b/>
    </w:rPr>
  </w:style>
  <w:style w:type="paragraph" w:customStyle="1" w:styleId="287">
    <w:name w:val="正文表标题续表"/>
    <w:basedOn w:val="154"/>
    <w:next w:val="38"/>
    <w:uiPriority w:val="0"/>
    <w:pPr>
      <w:numPr>
        <w:ilvl w:val="0"/>
        <w:numId w:val="0"/>
      </w:numPr>
      <w:tabs>
        <w:tab w:val="left" w:pos="420"/>
      </w:tabs>
      <w:spacing w:before="0" w:beforeLines="0" w:after="0" w:afterLines="0"/>
    </w:pPr>
  </w:style>
  <w:style w:type="paragraph" w:customStyle="1" w:styleId="288">
    <w:name w:val="附录表标题续表"/>
    <w:basedOn w:val="115"/>
    <w:next w:val="38"/>
    <w:uiPriority w:val="0"/>
    <w:pPr>
      <w:widowControl/>
      <w:numPr>
        <w:ilvl w:val="0"/>
        <w:numId w:val="30"/>
      </w:numPr>
      <w:tabs>
        <w:tab w:val="left" w:pos="210"/>
        <w:tab w:val="left" w:pos="420"/>
        <w:tab w:val="center" w:pos="4201"/>
        <w:tab w:val="right" w:leader="dot" w:pos="9298"/>
      </w:tabs>
      <w:autoSpaceDE w:val="0"/>
      <w:autoSpaceDN w:val="0"/>
      <w:spacing w:before="0" w:beforeLines="0" w:after="0" w:afterLines="0"/>
      <w:ind w:firstLineChars="200"/>
      <w:textAlignment w:val="baseline"/>
    </w:pPr>
    <w:rPr>
      <w:rFonts w:ascii="宋体" w:eastAsia="宋体"/>
      <w:kern w:val="21"/>
      <w:szCs w:val="20"/>
      <w:lang/>
    </w:rPr>
  </w:style>
  <w:style w:type="paragraph" w:customStyle="1" w:styleId="289">
    <w:name w:val="术语定义条标题"/>
    <w:basedOn w:val="73"/>
    <w:next w:val="38"/>
    <w:uiPriority w:val="0"/>
    <w:pPr>
      <w:numPr>
        <w:ilvl w:val="0"/>
        <w:numId w:val="0"/>
      </w:numPr>
      <w:tabs>
        <w:tab w:val="left" w:pos="357"/>
        <w:tab w:val="left" w:pos="420"/>
      </w:tabs>
      <w:spacing w:before="0" w:beforeLines="0" w:after="0" w:afterLines="0"/>
      <w:jc w:val="left"/>
      <w:outlineLvl w:val="9"/>
    </w:pPr>
    <w:rPr>
      <w:b/>
    </w:rPr>
  </w:style>
  <w:style w:type="paragraph" w:customStyle="1" w:styleId="290">
    <w:name w:val="术语定义二级条标题"/>
    <w:basedOn w:val="289"/>
    <w:next w:val="38"/>
    <w:uiPriority w:val="0"/>
    <w:pPr>
      <w:tabs>
        <w:tab w:val="left" w:pos="720"/>
        <w:tab w:val="clear" w:pos="357"/>
      </w:tabs>
    </w:pPr>
  </w:style>
  <w:style w:type="paragraph" w:customStyle="1" w:styleId="291">
    <w:name w:val="式中"/>
    <w:next w:val="38"/>
    <w:uiPriority w:val="0"/>
    <w:pPr>
      <w:tabs>
        <w:tab w:val="left" w:pos="210"/>
      </w:tabs>
      <w:ind w:firstLine="198"/>
    </w:pPr>
    <w:rPr>
      <w:rFonts w:ascii="宋体"/>
      <w:sz w:val="18"/>
      <w:lang w:val="en-US" w:eastAsia="zh-CN" w:bidi="ar-SA"/>
    </w:rPr>
  </w:style>
  <w:style w:type="paragraph" w:customStyle="1" w:styleId="292">
    <w:name w:val="术语定义三级条标题"/>
    <w:basedOn w:val="289"/>
    <w:next w:val="38"/>
    <w:uiPriority w:val="0"/>
    <w:pPr>
      <w:tabs>
        <w:tab w:val="left" w:pos="720"/>
        <w:tab w:val="clear" w:pos="357"/>
      </w:tabs>
    </w:pPr>
  </w:style>
  <w:style w:type="paragraph" w:customStyle="1" w:styleId="293">
    <w:name w:val="术语定义四级条标题"/>
    <w:basedOn w:val="289"/>
    <w:next w:val="38"/>
    <w:uiPriority w:val="0"/>
    <w:pPr>
      <w:tabs>
        <w:tab w:val="left" w:pos="1077"/>
        <w:tab w:val="clear" w:pos="357"/>
      </w:tabs>
    </w:pPr>
  </w:style>
  <w:style w:type="paragraph" w:customStyle="1" w:styleId="294">
    <w:name w:val="术语定义五级条标题"/>
    <w:basedOn w:val="73"/>
    <w:next w:val="38"/>
    <w:uiPriority w:val="0"/>
    <w:pPr>
      <w:numPr>
        <w:ilvl w:val="0"/>
        <w:numId w:val="0"/>
      </w:numPr>
      <w:tabs>
        <w:tab w:val="left" w:pos="420"/>
        <w:tab w:val="left" w:pos="1440"/>
      </w:tabs>
      <w:spacing w:before="0" w:beforeLines="0" w:after="0" w:afterLines="0"/>
      <w:outlineLvl w:val="9"/>
    </w:pPr>
    <w:rPr>
      <w:b/>
    </w:rPr>
  </w:style>
  <w:style w:type="paragraph" w:customStyle="1" w:styleId="295">
    <w:name w:val="条文说明"/>
    <w:basedOn w:val="286"/>
    <w:uiPriority w:val="0"/>
  </w:style>
  <w:style w:type="character" w:customStyle="1" w:styleId="296">
    <w:name w:val="正文文本 Char"/>
    <w:link w:val="20"/>
    <w:uiPriority w:val="99"/>
    <w:rPr>
      <w:rFonts w:ascii="宋体"/>
      <w:sz w:val="21"/>
      <w:lang/>
    </w:rPr>
  </w:style>
  <w:style w:type="character" w:customStyle="1" w:styleId="297">
    <w:name w:val="正文首行缩进 Char"/>
    <w:aliases w:val="正文首行缩进 Char Char Char,正文首行缩进 Char Char Char Char Char Char Char Char,正文首行缩进 Char Char Char Char Char,正文首行缩进 Char Char Char Char Char Char Char Char Char Char"/>
    <w:link w:val="51"/>
    <w:uiPriority w:val="0"/>
    <w:rPr>
      <w:rFonts w:ascii="Arial" w:hAnsi="Arial"/>
      <w:sz w:val="21"/>
      <w:szCs w:val="21"/>
      <w:lang/>
    </w:rPr>
  </w:style>
  <w:style w:type="paragraph" w:styleId="298">
    <w:name w:val="Quote"/>
    <w:basedOn w:val="1"/>
    <w:next w:val="1"/>
    <w:link w:val="299"/>
    <w:qFormat/>
    <w:uiPriority w:val="29"/>
    <w:pPr>
      <w:widowControl/>
      <w:tabs>
        <w:tab w:val="center" w:pos="4201"/>
        <w:tab w:val="right" w:leader="dot" w:pos="9298"/>
      </w:tabs>
      <w:autoSpaceDE w:val="0"/>
      <w:autoSpaceDN w:val="0"/>
      <w:adjustRightInd w:val="0"/>
      <w:spacing w:line="360" w:lineRule="auto"/>
      <w:ind w:firstLine="420" w:firstLineChars="200"/>
      <w:jc w:val="left"/>
    </w:pPr>
    <w:rPr>
      <w:rFonts w:ascii="宋体"/>
      <w:i/>
      <w:iCs/>
      <w:snapToGrid w:val="0"/>
      <w:color w:val="000000"/>
      <w:kern w:val="0"/>
      <w:szCs w:val="21"/>
      <w:lang/>
    </w:rPr>
  </w:style>
  <w:style w:type="character" w:customStyle="1" w:styleId="299">
    <w:name w:val="引用 Char"/>
    <w:link w:val="298"/>
    <w:uiPriority w:val="29"/>
    <w:rPr>
      <w:rFonts w:ascii="宋体"/>
      <w:i/>
      <w:iCs/>
      <w:snapToGrid w:val="0"/>
      <w:color w:val="000000"/>
      <w:sz w:val="21"/>
      <w:szCs w:val="21"/>
      <w:lang/>
    </w:rPr>
  </w:style>
  <w:style w:type="paragraph" w:customStyle="1" w:styleId="300">
    <w:name w:val="正文首行缩进Times Char"/>
    <w:basedOn w:val="51"/>
    <w:uiPriority w:val="0"/>
    <w:rPr>
      <w:rFonts w:ascii="Times New Roman" w:hAnsi="Times New Roman"/>
    </w:rPr>
  </w:style>
  <w:style w:type="character" w:styleId="301">
    <w:name w:val=""/>
    <w:qFormat/>
    <w:uiPriority w:val="19"/>
    <w:rPr>
      <w:i/>
      <w:iCs/>
      <w:color w:val="808080"/>
    </w:rPr>
  </w:style>
  <w:style w:type="character" w:customStyle="1" w:styleId="302">
    <w:name w:val="EmailStyle3031"/>
    <w:uiPriority w:val="0"/>
    <w:rPr>
      <w:rFonts w:ascii="Arial" w:hAnsi="Arial" w:eastAsia="宋体" w:cs="Arial"/>
      <w:color w:val="auto"/>
      <w:sz w:val="20"/>
    </w:rPr>
  </w:style>
  <w:style w:type="character" w:customStyle="1" w:styleId="303">
    <w:name w:val="EmailStyle3041"/>
    <w:uiPriority w:val="0"/>
    <w:rPr>
      <w:rFonts w:ascii="Arial" w:hAnsi="Arial" w:eastAsia="宋体" w:cs="Arial"/>
      <w:color w:val="auto"/>
      <w:sz w:val="20"/>
    </w:rPr>
  </w:style>
  <w:style w:type="character" w:customStyle="1" w:styleId="304">
    <w:name w:val="EmailStyle3051"/>
    <w:uiPriority w:val="0"/>
    <w:rPr>
      <w:rFonts w:ascii="Arial" w:hAnsi="Arial" w:eastAsia="宋体" w:cs="Arial"/>
      <w:color w:val="auto"/>
      <w:sz w:val="20"/>
    </w:rPr>
  </w:style>
  <w:style w:type="character" w:customStyle="1" w:styleId="305">
    <w:name w:val="EmailStyle3061"/>
    <w:uiPriority w:val="0"/>
    <w:rPr>
      <w:rFonts w:ascii="Arial" w:hAnsi="Arial" w:eastAsia="宋体" w:cs="Arial"/>
      <w:color w:val="auto"/>
      <w:sz w:val="20"/>
    </w:rPr>
  </w:style>
  <w:style w:type="character" w:customStyle="1" w:styleId="306">
    <w:name w:val="EmailStyle3071"/>
    <w:uiPriority w:val="0"/>
    <w:rPr>
      <w:rFonts w:ascii="Arial" w:hAnsi="Arial" w:eastAsia="宋体" w:cs="Arial"/>
      <w:color w:val="auto"/>
      <w:sz w:val="20"/>
    </w:rPr>
  </w:style>
  <w:style w:type="character" w:customStyle="1" w:styleId="307">
    <w:name w:val="EmailStyle3081"/>
    <w:uiPriority w:val="0"/>
    <w:rPr>
      <w:rFonts w:ascii="Arial" w:hAnsi="Arial" w:eastAsia="宋体" w:cs="Arial"/>
      <w:color w:val="auto"/>
      <w:sz w:val="20"/>
    </w:rPr>
  </w:style>
  <w:style w:type="character" w:customStyle="1" w:styleId="308">
    <w:name w:val="EmailStyle3091"/>
    <w:uiPriority w:val="0"/>
    <w:rPr>
      <w:rFonts w:ascii="Arial" w:hAnsi="Arial" w:eastAsia="宋体" w:cs="Arial"/>
      <w:color w:val="auto"/>
      <w:sz w:val="20"/>
    </w:rPr>
  </w:style>
  <w:style w:type="character" w:customStyle="1" w:styleId="309">
    <w:name w:val="EmailStyle3101"/>
    <w:uiPriority w:val="0"/>
    <w:rPr>
      <w:rFonts w:ascii="Arial" w:hAnsi="Arial" w:eastAsia="宋体" w:cs="Arial"/>
      <w:color w:val="auto"/>
      <w:sz w:val="20"/>
    </w:rPr>
  </w:style>
  <w:style w:type="character" w:customStyle="1" w:styleId="310">
    <w:name w:val="EmailStyle3111"/>
    <w:uiPriority w:val="0"/>
    <w:rPr>
      <w:rFonts w:ascii="Arial" w:hAnsi="Arial" w:eastAsia="宋体" w:cs="Arial"/>
      <w:color w:val="auto"/>
      <w:sz w:val="20"/>
    </w:rPr>
  </w:style>
  <w:style w:type="character" w:customStyle="1" w:styleId="311">
    <w:name w:val="EmailStyle3121"/>
    <w:uiPriority w:val="0"/>
    <w:rPr>
      <w:rFonts w:ascii="Arial" w:hAnsi="Arial" w:eastAsia="宋体" w:cs="Arial"/>
      <w:color w:val="auto"/>
      <w:sz w:val="20"/>
    </w:rPr>
  </w:style>
  <w:style w:type="character" w:customStyle="1" w:styleId="312">
    <w:name w:val="EmailStyle3131"/>
    <w:uiPriority w:val="0"/>
    <w:rPr>
      <w:rFonts w:ascii="Arial" w:hAnsi="Arial" w:eastAsia="宋体" w:cs="Arial"/>
      <w:color w:val="auto"/>
      <w:sz w:val="20"/>
    </w:rPr>
  </w:style>
  <w:style w:type="character" w:customStyle="1" w:styleId="313">
    <w:name w:val="EmailStyle3141"/>
    <w:uiPriority w:val="0"/>
    <w:rPr>
      <w:rFonts w:ascii="Arial" w:hAnsi="Arial" w:eastAsia="宋体" w:cs="Arial"/>
      <w:color w:val="auto"/>
      <w:sz w:val="20"/>
    </w:rPr>
  </w:style>
  <w:style w:type="character" w:customStyle="1" w:styleId="314">
    <w:name w:val="EmailStyle3151"/>
    <w:uiPriority w:val="0"/>
    <w:rPr>
      <w:rFonts w:ascii="Arial" w:hAnsi="Arial" w:eastAsia="宋体" w:cs="Arial"/>
      <w:color w:val="auto"/>
      <w:sz w:val="20"/>
    </w:rPr>
  </w:style>
  <w:style w:type="character" w:customStyle="1" w:styleId="315">
    <w:name w:val="EmailStyle3161"/>
    <w:uiPriority w:val="0"/>
    <w:rPr>
      <w:rFonts w:ascii="Arial" w:hAnsi="Arial" w:eastAsia="宋体" w:cs="Arial"/>
      <w:color w:val="auto"/>
      <w:sz w:val="20"/>
    </w:rPr>
  </w:style>
  <w:style w:type="character" w:styleId="316">
    <w:name w:val="Placeholder Text"/>
    <w:semiHidden/>
    <w:uiPriority w:val="99"/>
    <w:rPr>
      <w:color w:val="808080"/>
    </w:rPr>
  </w:style>
  <w:style w:type="paragraph" w:customStyle="1" w:styleId="317">
    <w:name w:val="样式 三级条标题 + 段前: 0.5 行 段后: 0.5 行"/>
    <w:basedOn w:val="79"/>
    <w:uiPriority w:val="0"/>
    <w:pPr>
      <w:numPr>
        <w:ilvl w:val="0"/>
        <w:numId w:val="0"/>
      </w:numPr>
      <w:ind w:left="1680" w:hanging="420"/>
    </w:pPr>
    <w:rPr>
      <w:rFonts w:cs="宋体"/>
      <w:szCs w:val="20"/>
    </w:rPr>
  </w:style>
  <w:style w:type="character" w:customStyle="1" w:styleId="318">
    <w:name w:val="EmailStyle3191"/>
    <w:uiPriority w:val="0"/>
    <w:rPr>
      <w:rFonts w:ascii="Arial" w:hAnsi="Arial" w:eastAsia="宋体" w:cs="Arial"/>
      <w:color w:val="auto"/>
      <w:sz w:val="20"/>
    </w:rPr>
  </w:style>
  <w:style w:type="character" w:customStyle="1" w:styleId="319">
    <w:name w:val="EmailStyle3201"/>
    <w:uiPriority w:val="0"/>
    <w:rPr>
      <w:rFonts w:ascii="Arial" w:hAnsi="Arial" w:eastAsia="宋体" w:cs="Arial"/>
      <w:color w:val="auto"/>
      <w:sz w:val="20"/>
    </w:rPr>
  </w:style>
  <w:style w:type="paragraph" w:customStyle="1" w:styleId="320">
    <w:name w:val="算法图样式"/>
    <w:basedOn w:val="43"/>
    <w:link w:val="321"/>
    <w:qFormat/>
    <w:uiPriority w:val="0"/>
    <w:pPr>
      <w:overflowPunct w:val="0"/>
      <w:adjustRightInd w:val="0"/>
      <w:spacing w:line="360" w:lineRule="auto"/>
      <w:ind w:left="420" w:leftChars="0" w:hanging="132" w:firstLineChars="0"/>
      <w:jc w:val="center"/>
      <w:textAlignment w:val="baseline"/>
    </w:pPr>
    <w:rPr>
      <w:sz w:val="18"/>
      <w:szCs w:val="18"/>
    </w:rPr>
  </w:style>
  <w:style w:type="character" w:customStyle="1" w:styleId="321">
    <w:name w:val="算法图样式 Char"/>
    <w:link w:val="320"/>
    <w:uiPriority w:val="0"/>
    <w:rPr>
      <w:rFonts w:ascii="宋体"/>
      <w:sz w:val="18"/>
      <w:szCs w:val="18"/>
      <w:lang/>
    </w:rPr>
  </w:style>
  <w:style w:type="paragraph" w:customStyle="1" w:styleId="322">
    <w:name w:val="MTDisplayEquation"/>
    <w:basedOn w:val="1"/>
    <w:next w:val="1"/>
    <w:uiPriority w:val="0"/>
    <w:pPr>
      <w:widowControl/>
      <w:tabs>
        <w:tab w:val="center" w:pos="4140"/>
        <w:tab w:val="center" w:pos="4201"/>
        <w:tab w:val="right" w:pos="8280"/>
        <w:tab w:val="right" w:leader="dot" w:pos="9298"/>
      </w:tabs>
      <w:wordWrap w:val="0"/>
      <w:autoSpaceDE w:val="0"/>
      <w:autoSpaceDN w:val="0"/>
      <w:adjustRightInd w:val="0"/>
      <w:spacing w:line="360" w:lineRule="auto"/>
      <w:ind w:firstLine="420" w:firstLineChars="200"/>
      <w:jc w:val="right"/>
    </w:pPr>
    <w:rPr>
      <w:rFonts w:ascii="宋体"/>
      <w:snapToGrid w:val="0"/>
      <w:kern w:val="0"/>
      <w:szCs w:val="21"/>
      <w:lang/>
    </w:rPr>
  </w:style>
  <w:style w:type="character" w:customStyle="1" w:styleId="323">
    <w:name w:val="EmailStyle3241"/>
    <w:uiPriority w:val="0"/>
    <w:rPr>
      <w:rFonts w:ascii="Arial" w:hAnsi="Arial" w:eastAsia="宋体" w:cs="Arial"/>
      <w:color w:val="auto"/>
      <w:sz w:val="20"/>
    </w:rPr>
  </w:style>
  <w:style w:type="character" w:customStyle="1" w:styleId="324">
    <w:name w:val="EmailStyle3251"/>
    <w:uiPriority w:val="0"/>
    <w:rPr>
      <w:rFonts w:ascii="Arial" w:hAnsi="Arial" w:eastAsia="宋体" w:cs="Arial"/>
      <w:color w:val="auto"/>
      <w:sz w:val="20"/>
    </w:rPr>
  </w:style>
  <w:style w:type="character" w:customStyle="1" w:styleId="325">
    <w:name w:val="EmailStyle3261"/>
    <w:uiPriority w:val="0"/>
    <w:rPr>
      <w:rFonts w:ascii="Arial" w:hAnsi="Arial" w:eastAsia="宋体" w:cs="Arial"/>
      <w:color w:val="auto"/>
      <w:sz w:val="20"/>
    </w:rPr>
  </w:style>
  <w:style w:type="character" w:customStyle="1" w:styleId="326">
    <w:name w:val="EmailStyle3271"/>
    <w:uiPriority w:val="0"/>
    <w:rPr>
      <w:rFonts w:ascii="Arial" w:hAnsi="Arial" w:eastAsia="宋体" w:cs="Arial"/>
      <w:color w:val="auto"/>
      <w:sz w:val="20"/>
    </w:rPr>
  </w:style>
  <w:style w:type="character" w:customStyle="1" w:styleId="327">
    <w:name w:val="EmailStyle3281"/>
    <w:uiPriority w:val="0"/>
    <w:rPr>
      <w:rFonts w:ascii="Arial" w:hAnsi="Arial" w:eastAsia="宋体" w:cs="Arial"/>
      <w:color w:val="auto"/>
      <w:sz w:val="20"/>
    </w:rPr>
  </w:style>
  <w:style w:type="character" w:customStyle="1" w:styleId="328">
    <w:name w:val="EmailStyle3291"/>
    <w:uiPriority w:val="0"/>
    <w:rPr>
      <w:rFonts w:ascii="Arial" w:hAnsi="Arial" w:eastAsia="宋体" w:cs="Arial"/>
      <w:color w:val="auto"/>
      <w:sz w:val="20"/>
    </w:rPr>
  </w:style>
  <w:style w:type="character" w:customStyle="1" w:styleId="329">
    <w:name w:val="EmailStyle3301"/>
    <w:uiPriority w:val="0"/>
    <w:rPr>
      <w:rFonts w:ascii="Arial" w:hAnsi="Arial" w:eastAsia="宋体" w:cs="Arial"/>
      <w:color w:val="auto"/>
      <w:sz w:val="20"/>
    </w:rPr>
  </w:style>
  <w:style w:type="character" w:customStyle="1" w:styleId="330">
    <w:name w:val="EmailStyle3311"/>
    <w:uiPriority w:val="0"/>
    <w:rPr>
      <w:rFonts w:ascii="Arial" w:hAnsi="Arial" w:eastAsia="宋体" w:cs="Arial"/>
      <w:color w:val="auto"/>
      <w:sz w:val="20"/>
    </w:rPr>
  </w:style>
  <w:style w:type="character" w:customStyle="1" w:styleId="331">
    <w:name w:val="EmailStyle3321"/>
    <w:uiPriority w:val="0"/>
    <w:rPr>
      <w:rFonts w:ascii="Arial" w:hAnsi="Arial" w:eastAsia="宋体" w:cs="Arial"/>
      <w:color w:val="auto"/>
      <w:sz w:val="20"/>
    </w:rPr>
  </w:style>
  <w:style w:type="character" w:customStyle="1" w:styleId="332">
    <w:name w:val="EmailStyle3331"/>
    <w:uiPriority w:val="0"/>
    <w:rPr>
      <w:rFonts w:ascii="Arial" w:hAnsi="Arial" w:eastAsia="宋体" w:cs="Arial"/>
      <w:color w:val="auto"/>
      <w:sz w:val="20"/>
    </w:rPr>
  </w:style>
  <w:style w:type="character" w:customStyle="1" w:styleId="333">
    <w:name w:val="EmailStyle3341"/>
    <w:uiPriority w:val="0"/>
    <w:rPr>
      <w:rFonts w:ascii="Arial" w:hAnsi="Arial" w:eastAsia="宋体" w:cs="Arial"/>
      <w:color w:val="auto"/>
      <w:sz w:val="20"/>
    </w:rPr>
  </w:style>
  <w:style w:type="character" w:customStyle="1" w:styleId="334">
    <w:name w:val="EmailStyle3351"/>
    <w:uiPriority w:val="0"/>
    <w:rPr>
      <w:rFonts w:ascii="Arial" w:hAnsi="Arial" w:eastAsia="宋体" w:cs="Arial"/>
      <w:color w:val="auto"/>
      <w:sz w:val="20"/>
    </w:rPr>
  </w:style>
  <w:style w:type="character" w:customStyle="1" w:styleId="335">
    <w:name w:val="EmailStyle3361"/>
    <w:uiPriority w:val="0"/>
    <w:rPr>
      <w:rFonts w:ascii="Arial" w:hAnsi="Arial" w:eastAsia="宋体" w:cs="Arial"/>
      <w:color w:val="auto"/>
      <w:sz w:val="20"/>
    </w:rPr>
  </w:style>
  <w:style w:type="character" w:customStyle="1" w:styleId="336">
    <w:name w:val="EmailStyle3371"/>
    <w:uiPriority w:val="0"/>
    <w:rPr>
      <w:rFonts w:ascii="Arial" w:hAnsi="Arial" w:eastAsia="宋体" w:cs="Arial"/>
      <w:color w:val="auto"/>
      <w:sz w:val="20"/>
    </w:rPr>
  </w:style>
  <w:style w:type="character" w:customStyle="1" w:styleId="337">
    <w:name w:val="EmailStyle3381"/>
    <w:uiPriority w:val="0"/>
    <w:rPr>
      <w:rFonts w:ascii="Arial" w:hAnsi="Arial" w:eastAsia="宋体" w:cs="Arial"/>
      <w:color w:val="auto"/>
      <w:sz w:val="20"/>
    </w:rPr>
  </w:style>
  <w:style w:type="character" w:customStyle="1" w:styleId="338">
    <w:name w:val="EmailStyle3391"/>
    <w:uiPriority w:val="0"/>
    <w:rPr>
      <w:rFonts w:ascii="Arial" w:hAnsi="Arial" w:eastAsia="宋体" w:cs="Arial"/>
      <w:color w:val="auto"/>
      <w:sz w:val="20"/>
    </w:rPr>
  </w:style>
  <w:style w:type="character" w:customStyle="1" w:styleId="339">
    <w:name w:val="EmailStyle3401"/>
    <w:uiPriority w:val="0"/>
    <w:rPr>
      <w:rFonts w:ascii="Arial" w:hAnsi="Arial" w:eastAsia="宋体" w:cs="Arial"/>
      <w:color w:val="auto"/>
      <w:sz w:val="20"/>
    </w:rPr>
  </w:style>
  <w:style w:type="character" w:customStyle="1" w:styleId="340">
    <w:name w:val="EmailStyle3411"/>
    <w:uiPriority w:val="0"/>
    <w:rPr>
      <w:rFonts w:ascii="Arial" w:hAnsi="Arial" w:eastAsia="宋体" w:cs="Arial"/>
      <w:color w:val="auto"/>
      <w:sz w:val="20"/>
    </w:rPr>
  </w:style>
  <w:style w:type="character" w:customStyle="1" w:styleId="341">
    <w:name w:val="EmailStyle3421"/>
    <w:uiPriority w:val="0"/>
    <w:rPr>
      <w:rFonts w:ascii="Arial" w:hAnsi="Arial" w:eastAsia="宋体" w:cs="Arial"/>
      <w:color w:val="auto"/>
      <w:sz w:val="20"/>
    </w:rPr>
  </w:style>
  <w:style w:type="character" w:customStyle="1" w:styleId="342">
    <w:name w:val="EmailStyle3431"/>
    <w:uiPriority w:val="0"/>
    <w:rPr>
      <w:rFonts w:ascii="Arial" w:hAnsi="Arial" w:eastAsia="宋体" w:cs="Arial"/>
      <w:color w:val="auto"/>
      <w:sz w:val="20"/>
    </w:rPr>
  </w:style>
  <w:style w:type="character" w:customStyle="1" w:styleId="343">
    <w:name w:val="EmailStyle3441"/>
    <w:uiPriority w:val="0"/>
    <w:rPr>
      <w:rFonts w:ascii="Arial" w:hAnsi="Arial" w:eastAsia="宋体" w:cs="Arial"/>
      <w:color w:val="auto"/>
      <w:sz w:val="20"/>
    </w:rPr>
  </w:style>
  <w:style w:type="character" w:customStyle="1" w:styleId="344">
    <w:name w:val="EmailStyle3451"/>
    <w:uiPriority w:val="0"/>
    <w:rPr>
      <w:rFonts w:ascii="Arial" w:hAnsi="Arial" w:eastAsia="宋体" w:cs="Arial"/>
      <w:color w:val="auto"/>
      <w:sz w:val="20"/>
    </w:rPr>
  </w:style>
  <w:style w:type="character" w:customStyle="1" w:styleId="345">
    <w:name w:val="EmailStyle3461"/>
    <w:uiPriority w:val="0"/>
    <w:rPr>
      <w:rFonts w:ascii="Arial" w:hAnsi="Arial" w:eastAsia="宋体" w:cs="Arial"/>
      <w:color w:val="auto"/>
      <w:sz w:val="20"/>
    </w:rPr>
  </w:style>
  <w:style w:type="character" w:customStyle="1" w:styleId="346">
    <w:name w:val="EmailStyle3471"/>
    <w:uiPriority w:val="0"/>
    <w:rPr>
      <w:rFonts w:ascii="Arial" w:hAnsi="Arial" w:eastAsia="宋体" w:cs="Arial"/>
      <w:color w:val="auto"/>
      <w:sz w:val="20"/>
    </w:rPr>
  </w:style>
  <w:style w:type="character" w:customStyle="1" w:styleId="347">
    <w:name w:val="EmailStyle3481"/>
    <w:uiPriority w:val="0"/>
    <w:rPr>
      <w:rFonts w:ascii="Arial" w:hAnsi="Arial" w:eastAsia="宋体" w:cs="Arial"/>
      <w:color w:val="auto"/>
      <w:sz w:val="20"/>
    </w:rPr>
  </w:style>
  <w:style w:type="character" w:customStyle="1" w:styleId="348">
    <w:name w:val="EmailStyle3491"/>
    <w:uiPriority w:val="0"/>
    <w:rPr>
      <w:rFonts w:ascii="Arial" w:hAnsi="Arial" w:eastAsia="宋体" w:cs="Arial"/>
      <w:color w:val="auto"/>
      <w:sz w:val="20"/>
    </w:rPr>
  </w:style>
  <w:style w:type="paragraph" w:customStyle="1" w:styleId="349">
    <w:name w:val="样式 二级条标题 + (中文) +中文正文 段前: 0.5 行 段后: 0.5 行"/>
    <w:basedOn w:val="74"/>
    <w:uiPriority w:val="0"/>
    <w:pPr>
      <w:numPr>
        <w:ilvl w:val="0"/>
        <w:numId w:val="0"/>
      </w:numPr>
      <w:spacing w:before="156" w:after="156"/>
      <w:ind w:left="1260" w:hanging="420"/>
    </w:pPr>
    <w:rPr>
      <w:rFonts w:cs="宋体"/>
      <w:szCs w:val="20"/>
    </w:rPr>
  </w:style>
  <w:style w:type="paragraph" w:customStyle="1" w:styleId="350">
    <w:name w:val="样式 三级条标题 + (中文) +中文正文 段前: 0.5 行 段后: 0.5 行"/>
    <w:basedOn w:val="79"/>
    <w:uiPriority w:val="0"/>
    <w:pPr>
      <w:numPr>
        <w:ilvl w:val="0"/>
        <w:numId w:val="0"/>
      </w:numPr>
      <w:spacing w:before="156" w:after="156"/>
      <w:ind w:left="1680" w:hanging="420"/>
    </w:pPr>
    <w:rPr>
      <w:rFonts w:cs="宋体"/>
      <w:szCs w:val="20"/>
    </w:rPr>
  </w:style>
  <w:style w:type="paragraph" w:customStyle="1" w:styleId="351">
    <w:name w:val="样式 插图题注 + 段后: 1 行"/>
    <w:basedOn w:val="185"/>
    <w:uiPriority w:val="0"/>
    <w:pPr>
      <w:numPr>
        <w:ilvl w:val="0"/>
        <w:numId w:val="0"/>
      </w:numPr>
      <w:tabs>
        <w:tab w:val="left" w:pos="363"/>
      </w:tabs>
      <w:spacing w:after="312"/>
      <w:ind w:left="1089" w:hanging="369"/>
    </w:pPr>
    <w:rPr>
      <w:rFonts w:eastAsia="黑体" w:cs="宋体"/>
      <w:szCs w:val="20"/>
    </w:rPr>
  </w:style>
  <w:style w:type="character" w:customStyle="1" w:styleId="352">
    <w:name w:val="EmailStyle3531"/>
    <w:uiPriority w:val="0"/>
    <w:rPr>
      <w:rFonts w:ascii="Arial" w:hAnsi="Arial" w:eastAsia="宋体" w:cs="Arial"/>
      <w:color w:val="auto"/>
      <w:sz w:val="20"/>
    </w:rPr>
  </w:style>
  <w:style w:type="character" w:customStyle="1" w:styleId="353">
    <w:name w:val="EmailStyle3541"/>
    <w:uiPriority w:val="0"/>
    <w:rPr>
      <w:rFonts w:ascii="Arial" w:hAnsi="Arial" w:eastAsia="宋体" w:cs="Arial"/>
      <w:color w:val="auto"/>
      <w:sz w:val="20"/>
    </w:rPr>
  </w:style>
  <w:style w:type="character" w:customStyle="1" w:styleId="354">
    <w:name w:val="EmailStyle3551"/>
    <w:uiPriority w:val="0"/>
    <w:rPr>
      <w:rFonts w:ascii="Arial" w:hAnsi="Arial" w:eastAsia="宋体" w:cs="Arial"/>
      <w:color w:val="auto"/>
      <w:sz w:val="20"/>
    </w:rPr>
  </w:style>
  <w:style w:type="character" w:customStyle="1" w:styleId="355">
    <w:name w:val="EmailStyle3561"/>
    <w:uiPriority w:val="0"/>
    <w:rPr>
      <w:rFonts w:ascii="Arial" w:hAnsi="Arial" w:eastAsia="宋体" w:cs="Arial"/>
      <w:color w:val="auto"/>
      <w:sz w:val="20"/>
    </w:rPr>
  </w:style>
  <w:style w:type="character" w:customStyle="1" w:styleId="356">
    <w:name w:val="EmailStyle3571"/>
    <w:uiPriority w:val="0"/>
    <w:rPr>
      <w:rFonts w:ascii="Arial" w:hAnsi="Arial" w:eastAsia="宋体" w:cs="Arial"/>
      <w:color w:val="auto"/>
      <w:sz w:val="20"/>
    </w:rPr>
  </w:style>
  <w:style w:type="character" w:customStyle="1" w:styleId="357">
    <w:name w:val="EmailStyle3581"/>
    <w:uiPriority w:val="0"/>
    <w:rPr>
      <w:rFonts w:ascii="Arial" w:hAnsi="Arial" w:eastAsia="宋体" w:cs="Arial"/>
      <w:color w:val="auto"/>
      <w:sz w:val="20"/>
    </w:rPr>
  </w:style>
  <w:style w:type="character" w:customStyle="1" w:styleId="358">
    <w:name w:val="EmailStyle3591"/>
    <w:uiPriority w:val="0"/>
    <w:rPr>
      <w:rFonts w:ascii="Arial" w:hAnsi="Arial" w:eastAsia="宋体" w:cs="Arial"/>
      <w:color w:val="auto"/>
      <w:sz w:val="20"/>
    </w:rPr>
  </w:style>
  <w:style w:type="character" w:customStyle="1" w:styleId="359">
    <w:name w:val="EmailStyle3601"/>
    <w:uiPriority w:val="0"/>
    <w:rPr>
      <w:rFonts w:ascii="Arial" w:hAnsi="Arial" w:eastAsia="宋体" w:cs="Arial"/>
      <w:color w:val="auto"/>
      <w:sz w:val="20"/>
    </w:rPr>
  </w:style>
  <w:style w:type="character" w:customStyle="1" w:styleId="360">
    <w:name w:val="EmailStyle3611"/>
    <w:uiPriority w:val="0"/>
    <w:rPr>
      <w:rFonts w:ascii="Arial" w:hAnsi="Arial" w:eastAsia="宋体" w:cs="Arial"/>
      <w:color w:val="auto"/>
      <w:sz w:val="20"/>
    </w:rPr>
  </w:style>
  <w:style w:type="character" w:customStyle="1" w:styleId="361">
    <w:name w:val="EmailStyle3621"/>
    <w:uiPriority w:val="0"/>
    <w:rPr>
      <w:rFonts w:ascii="Arial" w:hAnsi="Arial" w:eastAsia="宋体" w:cs="Arial"/>
      <w:color w:val="auto"/>
      <w:sz w:val="20"/>
    </w:rPr>
  </w:style>
  <w:style w:type="character" w:customStyle="1" w:styleId="362">
    <w:name w:val="EmailStyle3631"/>
    <w:uiPriority w:val="0"/>
    <w:rPr>
      <w:rFonts w:ascii="Arial" w:hAnsi="Arial" w:eastAsia="宋体" w:cs="Arial"/>
      <w:color w:val="auto"/>
      <w:sz w:val="20"/>
    </w:rPr>
  </w:style>
  <w:style w:type="character" w:customStyle="1" w:styleId="363">
    <w:name w:val="EmailStyle3641"/>
    <w:uiPriority w:val="0"/>
    <w:rPr>
      <w:rFonts w:ascii="Arial" w:hAnsi="Arial" w:eastAsia="宋体" w:cs="Arial"/>
      <w:color w:val="auto"/>
      <w:sz w:val="20"/>
    </w:rPr>
  </w:style>
  <w:style w:type="character" w:customStyle="1" w:styleId="364">
    <w:name w:val="EmailStyle3651"/>
    <w:uiPriority w:val="0"/>
    <w:rPr>
      <w:rFonts w:ascii="Arial" w:hAnsi="Arial" w:eastAsia="宋体" w:cs="Arial"/>
      <w:color w:val="auto"/>
      <w:sz w:val="20"/>
    </w:rPr>
  </w:style>
  <w:style w:type="character" w:customStyle="1" w:styleId="365">
    <w:name w:val="EmailStyle3661"/>
    <w:uiPriority w:val="0"/>
    <w:rPr>
      <w:rFonts w:ascii="Arial" w:hAnsi="Arial" w:eastAsia="宋体" w:cs="Arial"/>
      <w:color w:val="auto"/>
      <w:sz w:val="20"/>
    </w:rPr>
  </w:style>
  <w:style w:type="character" w:customStyle="1" w:styleId="366">
    <w:name w:val="EmailStyle3671"/>
    <w:uiPriority w:val="0"/>
    <w:rPr>
      <w:rFonts w:ascii="Arial" w:hAnsi="Arial" w:eastAsia="宋体" w:cs="Arial"/>
      <w:color w:val="auto"/>
      <w:sz w:val="20"/>
    </w:rPr>
  </w:style>
  <w:style w:type="character" w:customStyle="1" w:styleId="367">
    <w:name w:val="EmailStyle3681"/>
    <w:uiPriority w:val="0"/>
    <w:rPr>
      <w:rFonts w:ascii="Arial" w:hAnsi="Arial" w:eastAsia="宋体" w:cs="Arial"/>
      <w:color w:val="auto"/>
      <w:sz w:val="20"/>
    </w:rPr>
  </w:style>
  <w:style w:type="character" w:customStyle="1" w:styleId="368">
    <w:name w:val="EmailStyle3691"/>
    <w:uiPriority w:val="0"/>
    <w:rPr>
      <w:rFonts w:ascii="Arial" w:hAnsi="Arial" w:eastAsia="宋体" w:cs="Arial"/>
      <w:color w:val="auto"/>
      <w:sz w:val="20"/>
    </w:rPr>
  </w:style>
  <w:style w:type="character" w:customStyle="1" w:styleId="369">
    <w:name w:val="EmailStyle3701"/>
    <w:uiPriority w:val="0"/>
    <w:rPr>
      <w:rFonts w:ascii="Arial" w:hAnsi="Arial" w:eastAsia="宋体" w:cs="Arial"/>
      <w:color w:val="auto"/>
      <w:sz w:val="20"/>
    </w:rPr>
  </w:style>
  <w:style w:type="character" w:customStyle="1" w:styleId="370">
    <w:name w:val="EmailStyle3711"/>
    <w:uiPriority w:val="0"/>
    <w:rPr>
      <w:rFonts w:ascii="Arial" w:hAnsi="Arial" w:eastAsia="宋体" w:cs="Arial"/>
      <w:color w:val="auto"/>
      <w:sz w:val="20"/>
    </w:rPr>
  </w:style>
  <w:style w:type="character" w:customStyle="1" w:styleId="371">
    <w:name w:val="EmailStyle3721"/>
    <w:uiPriority w:val="0"/>
    <w:rPr>
      <w:rFonts w:ascii="Arial" w:hAnsi="Arial" w:eastAsia="宋体" w:cs="Arial"/>
      <w:color w:val="auto"/>
      <w:sz w:val="20"/>
    </w:rPr>
  </w:style>
  <w:style w:type="character" w:customStyle="1" w:styleId="372">
    <w:name w:val="EmailStyle3731"/>
    <w:uiPriority w:val="0"/>
    <w:rPr>
      <w:rFonts w:ascii="Arial" w:hAnsi="Arial" w:eastAsia="宋体" w:cs="Arial"/>
      <w:color w:val="auto"/>
      <w:sz w:val="20"/>
    </w:rPr>
  </w:style>
  <w:style w:type="character" w:customStyle="1" w:styleId="373">
    <w:name w:val="EmailStyle3741"/>
    <w:uiPriority w:val="0"/>
    <w:rPr>
      <w:rFonts w:ascii="Arial" w:hAnsi="Arial" w:eastAsia="宋体" w:cs="Arial"/>
      <w:color w:val="auto"/>
      <w:sz w:val="20"/>
    </w:rPr>
  </w:style>
  <w:style w:type="character" w:customStyle="1" w:styleId="374">
    <w:name w:val="EmailStyle3751"/>
    <w:uiPriority w:val="0"/>
    <w:rPr>
      <w:rFonts w:ascii="Arial" w:hAnsi="Arial" w:eastAsia="宋体" w:cs="Arial"/>
      <w:color w:val="auto"/>
      <w:sz w:val="20"/>
    </w:rPr>
  </w:style>
  <w:style w:type="character" w:customStyle="1" w:styleId="375">
    <w:name w:val="EmailStyle3761"/>
    <w:uiPriority w:val="0"/>
    <w:rPr>
      <w:rFonts w:ascii="Arial" w:hAnsi="Arial" w:eastAsia="宋体" w:cs="Arial"/>
      <w:color w:val="auto"/>
      <w:sz w:val="20"/>
    </w:rPr>
  </w:style>
  <w:style w:type="character" w:customStyle="1" w:styleId="376">
    <w:name w:val="EmailStyle3771"/>
    <w:uiPriority w:val="0"/>
    <w:rPr>
      <w:rFonts w:ascii="Arial" w:hAnsi="Arial" w:eastAsia="宋体" w:cs="Arial"/>
      <w:color w:val="auto"/>
      <w:sz w:val="20"/>
    </w:rPr>
  </w:style>
  <w:style w:type="character" w:customStyle="1" w:styleId="377">
    <w:name w:val="EmailStyle3781"/>
    <w:uiPriority w:val="0"/>
    <w:rPr>
      <w:rFonts w:ascii="Arial" w:hAnsi="Arial" w:eastAsia="宋体" w:cs="Arial"/>
      <w:color w:val="auto"/>
      <w:sz w:val="20"/>
    </w:rPr>
  </w:style>
  <w:style w:type="character" w:customStyle="1" w:styleId="378">
    <w:name w:val="EmailStyle3791"/>
    <w:uiPriority w:val="0"/>
    <w:rPr>
      <w:rFonts w:ascii="Arial" w:hAnsi="Arial" w:eastAsia="宋体" w:cs="Arial"/>
      <w:color w:val="auto"/>
      <w:sz w:val="20"/>
    </w:rPr>
  </w:style>
  <w:style w:type="character" w:customStyle="1" w:styleId="379">
    <w:name w:val="EmailStyle3801"/>
    <w:uiPriority w:val="0"/>
    <w:rPr>
      <w:rFonts w:ascii="Arial" w:hAnsi="Arial" w:eastAsia="宋体" w:cs="Arial"/>
      <w:color w:val="auto"/>
      <w:sz w:val="20"/>
    </w:rPr>
  </w:style>
  <w:style w:type="character" w:customStyle="1" w:styleId="380">
    <w:name w:val="EmailStyle3811"/>
    <w:uiPriority w:val="0"/>
    <w:rPr>
      <w:rFonts w:ascii="Arial" w:hAnsi="Arial" w:eastAsia="宋体" w:cs="Arial"/>
      <w:color w:val="auto"/>
      <w:sz w:val="20"/>
    </w:rPr>
  </w:style>
  <w:style w:type="character" w:customStyle="1" w:styleId="381">
    <w:name w:val="EmailStyle3821"/>
    <w:uiPriority w:val="0"/>
    <w:rPr>
      <w:rFonts w:ascii="Arial" w:hAnsi="Arial" w:eastAsia="宋体" w:cs="Arial"/>
      <w:color w:val="auto"/>
      <w:sz w:val="20"/>
    </w:rPr>
  </w:style>
  <w:style w:type="character" w:customStyle="1" w:styleId="382">
    <w:name w:val="EmailStyle3831"/>
    <w:uiPriority w:val="0"/>
    <w:rPr>
      <w:rFonts w:ascii="Arial" w:hAnsi="Arial" w:eastAsia="宋体" w:cs="Arial"/>
      <w:color w:val="auto"/>
      <w:sz w:val="20"/>
    </w:rPr>
  </w:style>
  <w:style w:type="character" w:customStyle="1" w:styleId="383">
    <w:name w:val="EmailStyle3841"/>
    <w:uiPriority w:val="0"/>
    <w:rPr>
      <w:rFonts w:ascii="Arial" w:hAnsi="Arial" w:eastAsia="宋体" w:cs="Arial"/>
      <w:color w:val="auto"/>
      <w:sz w:val="20"/>
    </w:rPr>
  </w:style>
  <w:style w:type="character" w:customStyle="1" w:styleId="384">
    <w:name w:val="EmailStyle3851"/>
    <w:uiPriority w:val="0"/>
    <w:rPr>
      <w:rFonts w:ascii="Arial" w:hAnsi="Arial" w:eastAsia="宋体" w:cs="Arial"/>
      <w:color w:val="auto"/>
      <w:sz w:val="20"/>
    </w:rPr>
  </w:style>
  <w:style w:type="character" w:customStyle="1" w:styleId="385">
    <w:name w:val="EmailStyle3861"/>
    <w:uiPriority w:val="0"/>
    <w:rPr>
      <w:rFonts w:ascii="Arial" w:hAnsi="Arial" w:eastAsia="宋体" w:cs="Arial"/>
      <w:color w:val="auto"/>
      <w:sz w:val="20"/>
    </w:rPr>
  </w:style>
  <w:style w:type="character" w:customStyle="1" w:styleId="386">
    <w:name w:val="EmailStyle3871"/>
    <w:uiPriority w:val="0"/>
    <w:rPr>
      <w:rFonts w:ascii="Arial" w:hAnsi="Arial" w:eastAsia="宋体" w:cs="Arial"/>
      <w:color w:val="auto"/>
      <w:sz w:val="20"/>
    </w:rPr>
  </w:style>
  <w:style w:type="character" w:customStyle="1" w:styleId="387">
    <w:name w:val="EmailStyle3881"/>
    <w:uiPriority w:val="0"/>
    <w:rPr>
      <w:rFonts w:ascii="Arial" w:hAnsi="Arial" w:eastAsia="宋体" w:cs="Arial"/>
      <w:color w:val="auto"/>
      <w:sz w:val="20"/>
    </w:rPr>
  </w:style>
  <w:style w:type="character" w:customStyle="1" w:styleId="388">
    <w:name w:val="EmailStyle3891"/>
    <w:uiPriority w:val="0"/>
    <w:rPr>
      <w:rFonts w:ascii="Arial" w:hAnsi="Arial" w:eastAsia="宋体" w:cs="Arial"/>
      <w:color w:val="auto"/>
      <w:sz w:val="20"/>
    </w:rPr>
  </w:style>
  <w:style w:type="character" w:customStyle="1" w:styleId="389">
    <w:name w:val="EmailStyle3901"/>
    <w:uiPriority w:val="0"/>
    <w:rPr>
      <w:rFonts w:ascii="Arial" w:hAnsi="Arial" w:eastAsia="宋体" w:cs="Arial"/>
      <w:color w:val="auto"/>
      <w:sz w:val="20"/>
    </w:rPr>
  </w:style>
  <w:style w:type="character" w:customStyle="1" w:styleId="390">
    <w:name w:val="EmailStyle3911"/>
    <w:uiPriority w:val="0"/>
    <w:rPr>
      <w:rFonts w:ascii="Arial" w:hAnsi="Arial" w:eastAsia="宋体" w:cs="Arial"/>
      <w:color w:val="auto"/>
      <w:sz w:val="20"/>
    </w:rPr>
  </w:style>
  <w:style w:type="character" w:customStyle="1" w:styleId="391">
    <w:name w:val="EmailStyle3921"/>
    <w:uiPriority w:val="0"/>
    <w:rPr>
      <w:rFonts w:ascii="Arial" w:hAnsi="Arial" w:eastAsia="宋体" w:cs="Arial"/>
      <w:color w:val="auto"/>
      <w:sz w:val="20"/>
    </w:rPr>
  </w:style>
  <w:style w:type="character" w:customStyle="1" w:styleId="392">
    <w:name w:val="EmailStyle3931"/>
    <w:uiPriority w:val="0"/>
    <w:rPr>
      <w:rFonts w:ascii="Arial" w:hAnsi="Arial" w:eastAsia="宋体" w:cs="Arial"/>
      <w:color w:val="auto"/>
      <w:sz w:val="20"/>
    </w:rPr>
  </w:style>
  <w:style w:type="character" w:customStyle="1" w:styleId="393">
    <w:name w:val="EmailStyle3941"/>
    <w:uiPriority w:val="0"/>
    <w:rPr>
      <w:rFonts w:ascii="Arial" w:hAnsi="Arial" w:eastAsia="宋体" w:cs="Arial"/>
      <w:color w:val="auto"/>
      <w:sz w:val="20"/>
    </w:rPr>
  </w:style>
  <w:style w:type="character" w:customStyle="1" w:styleId="394">
    <w:name w:val="EmailStyle3951"/>
    <w:uiPriority w:val="0"/>
    <w:rPr>
      <w:rFonts w:ascii="Arial" w:hAnsi="Arial" w:eastAsia="宋体" w:cs="Arial"/>
      <w:color w:val="auto"/>
      <w:sz w:val="20"/>
    </w:rPr>
  </w:style>
  <w:style w:type="character" w:customStyle="1" w:styleId="395">
    <w:name w:val="EmailStyle3961"/>
    <w:uiPriority w:val="0"/>
    <w:rPr>
      <w:rFonts w:ascii="Arial" w:hAnsi="Arial" w:eastAsia="宋体" w:cs="Arial"/>
      <w:color w:val="auto"/>
      <w:sz w:val="20"/>
    </w:rPr>
  </w:style>
  <w:style w:type="character" w:customStyle="1" w:styleId="396">
    <w:name w:val="EmailStyle3971"/>
    <w:uiPriority w:val="0"/>
    <w:rPr>
      <w:rFonts w:ascii="Arial" w:hAnsi="Arial" w:eastAsia="宋体" w:cs="Arial"/>
      <w:color w:val="auto"/>
      <w:sz w:val="20"/>
    </w:rPr>
  </w:style>
  <w:style w:type="character" w:customStyle="1" w:styleId="397">
    <w:name w:val="EmailStyle3981"/>
    <w:uiPriority w:val="0"/>
    <w:rPr>
      <w:rFonts w:ascii="Arial" w:hAnsi="Arial" w:eastAsia="宋体" w:cs="Arial"/>
      <w:color w:val="auto"/>
      <w:sz w:val="20"/>
    </w:rPr>
  </w:style>
  <w:style w:type="character" w:customStyle="1" w:styleId="398">
    <w:name w:val="EmailStyle3991"/>
    <w:uiPriority w:val="0"/>
    <w:rPr>
      <w:rFonts w:ascii="Arial" w:hAnsi="Arial" w:eastAsia="宋体" w:cs="Arial"/>
      <w:color w:val="auto"/>
      <w:sz w:val="20"/>
    </w:rPr>
  </w:style>
  <w:style w:type="character" w:customStyle="1" w:styleId="399">
    <w:name w:val="EmailStyle4001"/>
    <w:uiPriority w:val="0"/>
    <w:rPr>
      <w:rFonts w:ascii="Arial" w:hAnsi="Arial" w:eastAsia="宋体" w:cs="Arial"/>
      <w:color w:val="auto"/>
      <w:sz w:val="20"/>
    </w:rPr>
  </w:style>
  <w:style w:type="character" w:customStyle="1" w:styleId="400">
    <w:name w:val="EmailStyle4011"/>
    <w:uiPriority w:val="0"/>
    <w:rPr>
      <w:rFonts w:ascii="Arial" w:hAnsi="Arial" w:eastAsia="宋体" w:cs="Arial"/>
      <w:color w:val="auto"/>
      <w:sz w:val="20"/>
    </w:rPr>
  </w:style>
  <w:style w:type="character" w:customStyle="1" w:styleId="401">
    <w:name w:val="EmailStyle4021"/>
    <w:uiPriority w:val="0"/>
    <w:rPr>
      <w:rFonts w:ascii="Arial" w:hAnsi="Arial" w:eastAsia="宋体" w:cs="Arial"/>
      <w:color w:val="auto"/>
      <w:sz w:val="20"/>
    </w:rPr>
  </w:style>
  <w:style w:type="character" w:customStyle="1" w:styleId="402">
    <w:name w:val="EmailStyle4031"/>
    <w:uiPriority w:val="0"/>
    <w:rPr>
      <w:rFonts w:ascii="Arial" w:hAnsi="Arial" w:eastAsia="宋体" w:cs="Arial"/>
      <w:color w:val="auto"/>
      <w:sz w:val="20"/>
    </w:rPr>
  </w:style>
  <w:style w:type="character" w:customStyle="1" w:styleId="403">
    <w:name w:val="EmailStyle4041"/>
    <w:uiPriority w:val="0"/>
    <w:rPr>
      <w:rFonts w:ascii="Arial" w:hAnsi="Arial" w:eastAsia="宋体" w:cs="Arial"/>
      <w:color w:val="auto"/>
      <w:sz w:val="20"/>
    </w:rPr>
  </w:style>
  <w:style w:type="character" w:customStyle="1" w:styleId="404">
    <w:name w:val="EmailStyle4051"/>
    <w:uiPriority w:val="0"/>
    <w:rPr>
      <w:rFonts w:ascii="Arial" w:hAnsi="Arial" w:eastAsia="宋体" w:cs="Arial"/>
      <w:color w:val="auto"/>
      <w:sz w:val="20"/>
    </w:rPr>
  </w:style>
  <w:style w:type="character" w:customStyle="1" w:styleId="405">
    <w:name w:val="EmailStyle4061"/>
    <w:uiPriority w:val="0"/>
    <w:rPr>
      <w:rFonts w:ascii="Arial" w:hAnsi="Arial" w:eastAsia="宋体" w:cs="Arial"/>
      <w:color w:val="auto"/>
      <w:sz w:val="20"/>
    </w:rPr>
  </w:style>
  <w:style w:type="character" w:customStyle="1" w:styleId="406">
    <w:name w:val="EmailStyle4071"/>
    <w:uiPriority w:val="0"/>
    <w:rPr>
      <w:rFonts w:ascii="Arial" w:hAnsi="Arial" w:eastAsia="宋体" w:cs="Arial"/>
      <w:color w:val="auto"/>
      <w:sz w:val="20"/>
    </w:rPr>
  </w:style>
  <w:style w:type="character" w:customStyle="1" w:styleId="407">
    <w:name w:val="EmailStyle4081"/>
    <w:uiPriority w:val="0"/>
    <w:rPr>
      <w:rFonts w:ascii="Arial" w:hAnsi="Arial" w:eastAsia="宋体" w:cs="Arial"/>
      <w:color w:val="auto"/>
      <w:sz w:val="20"/>
    </w:rPr>
  </w:style>
  <w:style w:type="character" w:customStyle="1" w:styleId="408">
    <w:name w:val="EmailStyle4091"/>
    <w:uiPriority w:val="0"/>
    <w:rPr>
      <w:rFonts w:ascii="Arial" w:hAnsi="Arial" w:eastAsia="宋体" w:cs="Arial"/>
      <w:color w:val="auto"/>
      <w:sz w:val="20"/>
    </w:rPr>
  </w:style>
  <w:style w:type="character" w:customStyle="1" w:styleId="409">
    <w:name w:val="EmailStyle4101"/>
    <w:uiPriority w:val="0"/>
    <w:rPr>
      <w:rFonts w:ascii="Arial" w:hAnsi="Arial" w:eastAsia="宋体" w:cs="Arial"/>
      <w:color w:val="auto"/>
      <w:sz w:val="20"/>
    </w:rPr>
  </w:style>
  <w:style w:type="character" w:customStyle="1" w:styleId="410">
    <w:name w:val="EmailStyle4111"/>
    <w:uiPriority w:val="0"/>
    <w:rPr>
      <w:rFonts w:ascii="Arial" w:hAnsi="Arial" w:eastAsia="宋体" w:cs="Arial"/>
      <w:color w:val="auto"/>
      <w:sz w:val="20"/>
    </w:rPr>
  </w:style>
  <w:style w:type="character" w:customStyle="1" w:styleId="411">
    <w:name w:val="EmailStyle4121"/>
    <w:uiPriority w:val="0"/>
    <w:rPr>
      <w:rFonts w:ascii="Arial" w:hAnsi="Arial" w:eastAsia="宋体" w:cs="Arial"/>
      <w:color w:val="auto"/>
      <w:sz w:val="20"/>
    </w:rPr>
  </w:style>
  <w:style w:type="character" w:customStyle="1" w:styleId="412">
    <w:name w:val="EmailStyle4131"/>
    <w:uiPriority w:val="0"/>
    <w:rPr>
      <w:rFonts w:ascii="Arial" w:hAnsi="Arial" w:eastAsia="宋体" w:cs="Arial"/>
      <w:color w:val="auto"/>
      <w:sz w:val="20"/>
    </w:rPr>
  </w:style>
  <w:style w:type="character" w:customStyle="1" w:styleId="413">
    <w:name w:val="EmailStyle4141"/>
    <w:uiPriority w:val="0"/>
    <w:rPr>
      <w:rFonts w:ascii="Arial" w:hAnsi="Arial" w:eastAsia="宋体" w:cs="Arial"/>
      <w:color w:val="auto"/>
      <w:sz w:val="20"/>
    </w:rPr>
  </w:style>
  <w:style w:type="character" w:customStyle="1" w:styleId="414">
    <w:name w:val="EmailStyle4151"/>
    <w:uiPriority w:val="0"/>
    <w:rPr>
      <w:rFonts w:ascii="Arial" w:hAnsi="Arial" w:eastAsia="宋体" w:cs="Arial"/>
      <w:color w:val="auto"/>
      <w:sz w:val="20"/>
    </w:rPr>
  </w:style>
  <w:style w:type="character" w:customStyle="1" w:styleId="415">
    <w:name w:val="EmailStyle4161"/>
    <w:uiPriority w:val="0"/>
    <w:rPr>
      <w:rFonts w:ascii="Arial" w:hAnsi="Arial" w:eastAsia="宋体" w:cs="Arial"/>
      <w:color w:val="auto"/>
      <w:sz w:val="20"/>
    </w:rPr>
  </w:style>
  <w:style w:type="character" w:customStyle="1" w:styleId="416">
    <w:name w:val="EmailStyle4171"/>
    <w:uiPriority w:val="0"/>
    <w:rPr>
      <w:rFonts w:ascii="Arial" w:hAnsi="Arial" w:eastAsia="宋体" w:cs="Arial"/>
      <w:color w:val="auto"/>
      <w:sz w:val="20"/>
    </w:rPr>
  </w:style>
  <w:style w:type="character" w:customStyle="1" w:styleId="417">
    <w:name w:val="EmailStyle4181"/>
    <w:uiPriority w:val="0"/>
    <w:rPr>
      <w:rFonts w:ascii="Arial" w:hAnsi="Arial" w:eastAsia="宋体" w:cs="Arial"/>
      <w:color w:val="auto"/>
      <w:sz w:val="20"/>
    </w:rPr>
  </w:style>
  <w:style w:type="character" w:customStyle="1" w:styleId="418">
    <w:name w:val="EmailStyle4191"/>
    <w:uiPriority w:val="0"/>
    <w:rPr>
      <w:rFonts w:ascii="Arial" w:hAnsi="Arial" w:eastAsia="宋体" w:cs="Arial"/>
      <w:color w:val="auto"/>
      <w:sz w:val="20"/>
    </w:rPr>
  </w:style>
  <w:style w:type="character" w:customStyle="1" w:styleId="419">
    <w:name w:val="EmailStyle4201"/>
    <w:uiPriority w:val="0"/>
    <w:rPr>
      <w:rFonts w:ascii="Arial" w:hAnsi="Arial" w:eastAsia="宋体" w:cs="Arial"/>
      <w:color w:val="auto"/>
      <w:sz w:val="20"/>
    </w:rPr>
  </w:style>
  <w:style w:type="character" w:customStyle="1" w:styleId="420">
    <w:name w:val="EmailStyle4211"/>
    <w:uiPriority w:val="0"/>
    <w:rPr>
      <w:rFonts w:ascii="Arial" w:hAnsi="Arial" w:eastAsia="宋体" w:cs="Arial"/>
      <w:color w:val="auto"/>
      <w:sz w:val="20"/>
    </w:rPr>
  </w:style>
  <w:style w:type="character" w:customStyle="1" w:styleId="421">
    <w:name w:val="EmailStyle4221"/>
    <w:uiPriority w:val="0"/>
    <w:rPr>
      <w:rFonts w:ascii="Arial" w:hAnsi="Arial" w:eastAsia="宋体" w:cs="Arial"/>
      <w:color w:val="auto"/>
      <w:sz w:val="20"/>
    </w:rPr>
  </w:style>
  <w:style w:type="character" w:customStyle="1" w:styleId="422">
    <w:name w:val="EmailStyle4231"/>
    <w:uiPriority w:val="0"/>
    <w:rPr>
      <w:rFonts w:ascii="Arial" w:hAnsi="Arial" w:eastAsia="宋体" w:cs="Arial"/>
      <w:color w:val="auto"/>
      <w:sz w:val="20"/>
    </w:rPr>
  </w:style>
  <w:style w:type="character" w:customStyle="1" w:styleId="423">
    <w:name w:val="EmailStyle4241"/>
    <w:uiPriority w:val="0"/>
    <w:rPr>
      <w:rFonts w:ascii="Arial" w:hAnsi="Arial" w:eastAsia="宋体" w:cs="Arial"/>
      <w:color w:val="auto"/>
      <w:sz w:val="20"/>
    </w:rPr>
  </w:style>
  <w:style w:type="character" w:customStyle="1" w:styleId="424">
    <w:name w:val="EmailStyle4251"/>
    <w:uiPriority w:val="0"/>
    <w:rPr>
      <w:rFonts w:ascii="Arial" w:hAnsi="Arial" w:eastAsia="宋体" w:cs="Arial"/>
      <w:color w:val="auto"/>
      <w:sz w:val="20"/>
    </w:rPr>
  </w:style>
  <w:style w:type="character" w:customStyle="1" w:styleId="425">
    <w:name w:val="EmailStyle4261"/>
    <w:uiPriority w:val="0"/>
    <w:rPr>
      <w:rFonts w:ascii="Arial" w:hAnsi="Arial" w:eastAsia="宋体" w:cs="Arial"/>
      <w:color w:val="auto"/>
      <w:sz w:val="20"/>
    </w:rPr>
  </w:style>
  <w:style w:type="character" w:customStyle="1" w:styleId="426">
    <w:name w:val="EmailStyle4271"/>
    <w:uiPriority w:val="0"/>
    <w:rPr>
      <w:rFonts w:ascii="Arial" w:hAnsi="Arial" w:eastAsia="宋体" w:cs="Arial"/>
      <w:color w:val="auto"/>
      <w:sz w:val="20"/>
    </w:rPr>
  </w:style>
  <w:style w:type="character" w:customStyle="1" w:styleId="427">
    <w:name w:val="EmailStyle4281"/>
    <w:uiPriority w:val="0"/>
    <w:rPr>
      <w:rFonts w:ascii="Arial" w:hAnsi="Arial" w:eastAsia="宋体" w:cs="Arial"/>
      <w:color w:val="auto"/>
      <w:sz w:val="20"/>
    </w:rPr>
  </w:style>
  <w:style w:type="character" w:customStyle="1" w:styleId="428">
    <w:name w:val="EmailStyle4291"/>
    <w:uiPriority w:val="0"/>
    <w:rPr>
      <w:rFonts w:ascii="Arial" w:hAnsi="Arial" w:eastAsia="宋体" w:cs="Arial"/>
      <w:color w:val="auto"/>
      <w:sz w:val="20"/>
    </w:rPr>
  </w:style>
  <w:style w:type="character" w:customStyle="1" w:styleId="429">
    <w:name w:val="EmailStyle4301"/>
    <w:uiPriority w:val="0"/>
    <w:rPr>
      <w:rFonts w:ascii="Arial" w:hAnsi="Arial" w:eastAsia="宋体" w:cs="Arial"/>
      <w:color w:val="auto"/>
      <w:sz w:val="20"/>
    </w:rPr>
  </w:style>
  <w:style w:type="character" w:customStyle="1" w:styleId="430">
    <w:name w:val="EmailStyle4311"/>
    <w:uiPriority w:val="0"/>
    <w:rPr>
      <w:rFonts w:ascii="Arial" w:hAnsi="Arial" w:eastAsia="宋体" w:cs="Arial"/>
      <w:color w:val="auto"/>
      <w:sz w:val="20"/>
    </w:rPr>
  </w:style>
  <w:style w:type="character" w:customStyle="1" w:styleId="431">
    <w:name w:val="EmailStyle4321"/>
    <w:uiPriority w:val="0"/>
    <w:rPr>
      <w:rFonts w:ascii="Arial" w:hAnsi="Arial" w:eastAsia="宋体" w:cs="Arial"/>
      <w:color w:val="auto"/>
      <w:sz w:val="20"/>
    </w:rPr>
  </w:style>
  <w:style w:type="character" w:customStyle="1" w:styleId="432">
    <w:name w:val="EmailStyle4331"/>
    <w:uiPriority w:val="0"/>
    <w:rPr>
      <w:rFonts w:ascii="Arial" w:hAnsi="Arial" w:eastAsia="宋体" w:cs="Arial"/>
      <w:color w:val="auto"/>
      <w:sz w:val="20"/>
    </w:rPr>
  </w:style>
  <w:style w:type="character" w:customStyle="1" w:styleId="433">
    <w:name w:val="EmailStyle4341"/>
    <w:uiPriority w:val="0"/>
    <w:rPr>
      <w:rFonts w:ascii="Arial" w:hAnsi="Arial" w:eastAsia="宋体" w:cs="Arial"/>
      <w:color w:val="auto"/>
      <w:sz w:val="20"/>
    </w:rPr>
  </w:style>
  <w:style w:type="character" w:customStyle="1" w:styleId="434">
    <w:name w:val="EmailStyle4351"/>
    <w:uiPriority w:val="0"/>
    <w:rPr>
      <w:rFonts w:ascii="Arial" w:hAnsi="Arial" w:eastAsia="宋体" w:cs="Arial"/>
      <w:color w:val="auto"/>
      <w:sz w:val="20"/>
    </w:rPr>
  </w:style>
  <w:style w:type="character" w:customStyle="1" w:styleId="435">
    <w:name w:val="EmailStyle4361"/>
    <w:uiPriority w:val="0"/>
    <w:rPr>
      <w:rFonts w:ascii="Arial" w:hAnsi="Arial" w:eastAsia="宋体" w:cs="Arial"/>
      <w:color w:val="auto"/>
      <w:sz w:val="20"/>
    </w:rPr>
  </w:style>
  <w:style w:type="character" w:customStyle="1" w:styleId="436">
    <w:name w:val="EmailStyle4371"/>
    <w:uiPriority w:val="0"/>
    <w:rPr>
      <w:rFonts w:ascii="Arial" w:hAnsi="Arial" w:eastAsia="宋体" w:cs="Arial"/>
      <w:color w:val="auto"/>
      <w:sz w:val="20"/>
    </w:rPr>
  </w:style>
  <w:style w:type="character" w:customStyle="1" w:styleId="437">
    <w:name w:val="EmailStyle4381"/>
    <w:uiPriority w:val="0"/>
    <w:rPr>
      <w:rFonts w:ascii="Arial" w:hAnsi="Arial" w:eastAsia="宋体" w:cs="Arial"/>
      <w:color w:val="auto"/>
      <w:sz w:val="20"/>
    </w:rPr>
  </w:style>
  <w:style w:type="character" w:customStyle="1" w:styleId="438">
    <w:name w:val="EmailStyle4391"/>
    <w:uiPriority w:val="0"/>
    <w:rPr>
      <w:rFonts w:ascii="Arial" w:hAnsi="Arial" w:eastAsia="宋体" w:cs="Arial"/>
      <w:color w:val="auto"/>
      <w:sz w:val="20"/>
    </w:rPr>
  </w:style>
  <w:style w:type="character" w:customStyle="1" w:styleId="439">
    <w:name w:val="EmailStyle4401"/>
    <w:uiPriority w:val="0"/>
    <w:rPr>
      <w:rFonts w:ascii="Arial" w:hAnsi="Arial" w:eastAsia="宋体" w:cs="Arial"/>
      <w:color w:val="auto"/>
      <w:sz w:val="20"/>
    </w:rPr>
  </w:style>
  <w:style w:type="character" w:customStyle="1" w:styleId="440">
    <w:name w:val="EmailStyle4411"/>
    <w:uiPriority w:val="0"/>
    <w:rPr>
      <w:rFonts w:ascii="Arial" w:hAnsi="Arial" w:eastAsia="宋体" w:cs="Arial"/>
      <w:color w:val="auto"/>
      <w:sz w:val="20"/>
    </w:rPr>
  </w:style>
  <w:style w:type="paragraph" w:customStyle="1" w:styleId="441">
    <w:name w:val="Char Char Char Char Char Char Char2"/>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character" w:customStyle="1" w:styleId="442">
    <w:name w:val="EmailStyle4431"/>
    <w:uiPriority w:val="0"/>
    <w:rPr>
      <w:rFonts w:ascii="Arial" w:hAnsi="Arial" w:eastAsia="宋体" w:cs="Arial"/>
      <w:color w:val="auto"/>
      <w:sz w:val="20"/>
    </w:rPr>
  </w:style>
  <w:style w:type="character" w:customStyle="1" w:styleId="443">
    <w:name w:val="EmailStyle4441"/>
    <w:uiPriority w:val="0"/>
    <w:rPr>
      <w:rFonts w:ascii="Arial" w:hAnsi="Arial" w:eastAsia="宋体" w:cs="Arial"/>
      <w:color w:val="auto"/>
      <w:sz w:val="20"/>
    </w:rPr>
  </w:style>
  <w:style w:type="character" w:customStyle="1" w:styleId="444">
    <w:name w:val="EmailStyle4451"/>
    <w:uiPriority w:val="0"/>
    <w:rPr>
      <w:rFonts w:ascii="Arial" w:hAnsi="Arial" w:eastAsia="宋体" w:cs="Arial"/>
      <w:color w:val="auto"/>
      <w:sz w:val="20"/>
    </w:rPr>
  </w:style>
  <w:style w:type="character" w:customStyle="1" w:styleId="445">
    <w:name w:val="EmailStyle4461"/>
    <w:uiPriority w:val="0"/>
    <w:rPr>
      <w:rFonts w:ascii="Arial" w:hAnsi="Arial" w:eastAsia="宋体" w:cs="Arial"/>
      <w:color w:val="auto"/>
      <w:sz w:val="20"/>
    </w:rPr>
  </w:style>
  <w:style w:type="character" w:customStyle="1" w:styleId="446">
    <w:name w:val="EmailStyle4471"/>
    <w:uiPriority w:val="0"/>
    <w:rPr>
      <w:rFonts w:ascii="Arial" w:hAnsi="Arial" w:eastAsia="宋体" w:cs="Arial"/>
      <w:color w:val="auto"/>
      <w:sz w:val="20"/>
    </w:rPr>
  </w:style>
  <w:style w:type="character" w:customStyle="1" w:styleId="447">
    <w:name w:val="EmailStyle4481"/>
    <w:uiPriority w:val="0"/>
    <w:rPr>
      <w:rFonts w:ascii="Arial" w:hAnsi="Arial" w:eastAsia="宋体" w:cs="Arial"/>
      <w:color w:val="auto"/>
      <w:sz w:val="20"/>
    </w:rPr>
  </w:style>
  <w:style w:type="character" w:customStyle="1" w:styleId="448">
    <w:name w:val="EmailStyle4491"/>
    <w:uiPriority w:val="0"/>
    <w:rPr>
      <w:rFonts w:ascii="Arial" w:hAnsi="Arial" w:eastAsia="宋体" w:cs="Arial"/>
      <w:color w:val="auto"/>
      <w:sz w:val="20"/>
    </w:rPr>
  </w:style>
  <w:style w:type="character" w:customStyle="1" w:styleId="449">
    <w:name w:val="EmailStyle4501"/>
    <w:uiPriority w:val="0"/>
    <w:rPr>
      <w:rFonts w:ascii="Arial" w:hAnsi="Arial" w:eastAsia="宋体" w:cs="Arial"/>
      <w:color w:val="auto"/>
      <w:sz w:val="20"/>
    </w:rPr>
  </w:style>
  <w:style w:type="character" w:customStyle="1" w:styleId="450">
    <w:name w:val="EmailStyle4511"/>
    <w:uiPriority w:val="0"/>
    <w:rPr>
      <w:rFonts w:ascii="Arial" w:hAnsi="Arial" w:eastAsia="宋体" w:cs="Arial"/>
      <w:color w:val="auto"/>
      <w:sz w:val="20"/>
    </w:rPr>
  </w:style>
  <w:style w:type="character" w:customStyle="1" w:styleId="451">
    <w:name w:val="EmailStyle4521"/>
    <w:uiPriority w:val="0"/>
    <w:rPr>
      <w:rFonts w:ascii="Arial" w:hAnsi="Arial" w:eastAsia="宋体" w:cs="Arial"/>
      <w:color w:val="auto"/>
      <w:sz w:val="20"/>
    </w:rPr>
  </w:style>
  <w:style w:type="character" w:customStyle="1" w:styleId="452">
    <w:name w:val="EmailStyle4531"/>
    <w:uiPriority w:val="0"/>
    <w:rPr>
      <w:rFonts w:ascii="Arial" w:hAnsi="Arial" w:eastAsia="宋体" w:cs="Arial"/>
      <w:color w:val="auto"/>
      <w:sz w:val="20"/>
    </w:rPr>
  </w:style>
  <w:style w:type="character" w:customStyle="1" w:styleId="453">
    <w:name w:val="EmailStyle4541"/>
    <w:uiPriority w:val="0"/>
    <w:rPr>
      <w:rFonts w:ascii="Arial" w:hAnsi="Arial" w:eastAsia="宋体" w:cs="Arial"/>
      <w:color w:val="auto"/>
      <w:sz w:val="20"/>
    </w:rPr>
  </w:style>
  <w:style w:type="character" w:customStyle="1" w:styleId="454">
    <w:name w:val="EmailStyle4551"/>
    <w:uiPriority w:val="0"/>
    <w:rPr>
      <w:rFonts w:ascii="Arial" w:hAnsi="Arial" w:eastAsia="宋体" w:cs="Arial"/>
      <w:color w:val="auto"/>
      <w:sz w:val="20"/>
    </w:rPr>
  </w:style>
  <w:style w:type="character" w:customStyle="1" w:styleId="455">
    <w:name w:val="EmailStyle4561"/>
    <w:uiPriority w:val="0"/>
    <w:rPr>
      <w:rFonts w:ascii="Arial" w:hAnsi="Arial" w:eastAsia="宋体" w:cs="Arial"/>
      <w:color w:val="auto"/>
      <w:sz w:val="20"/>
    </w:rPr>
  </w:style>
  <w:style w:type="character" w:customStyle="1" w:styleId="456">
    <w:name w:val="EmailStyle4571"/>
    <w:uiPriority w:val="0"/>
    <w:rPr>
      <w:rFonts w:ascii="Arial" w:hAnsi="Arial" w:eastAsia="宋体" w:cs="Arial"/>
      <w:color w:val="auto"/>
      <w:sz w:val="20"/>
    </w:rPr>
  </w:style>
  <w:style w:type="character" w:customStyle="1" w:styleId="457">
    <w:name w:val="EmailStyle4581"/>
    <w:uiPriority w:val="0"/>
    <w:rPr>
      <w:rFonts w:ascii="Arial" w:hAnsi="Arial" w:eastAsia="宋体" w:cs="Arial"/>
      <w:color w:val="auto"/>
      <w:sz w:val="20"/>
    </w:rPr>
  </w:style>
  <w:style w:type="character" w:customStyle="1" w:styleId="458">
    <w:name w:val="EmailStyle4591"/>
    <w:uiPriority w:val="0"/>
    <w:rPr>
      <w:rFonts w:ascii="Arial" w:hAnsi="Arial" w:eastAsia="宋体" w:cs="Arial"/>
      <w:color w:val="auto"/>
      <w:sz w:val="20"/>
    </w:rPr>
  </w:style>
  <w:style w:type="character" w:customStyle="1" w:styleId="459">
    <w:name w:val="EmailStyle4601"/>
    <w:uiPriority w:val="0"/>
    <w:rPr>
      <w:rFonts w:ascii="Arial" w:hAnsi="Arial" w:eastAsia="宋体" w:cs="Arial"/>
      <w:color w:val="auto"/>
      <w:sz w:val="20"/>
    </w:rPr>
  </w:style>
  <w:style w:type="character" w:customStyle="1" w:styleId="460">
    <w:name w:val="EmailStyle4611"/>
    <w:uiPriority w:val="0"/>
    <w:rPr>
      <w:rFonts w:ascii="Arial" w:hAnsi="Arial" w:eastAsia="宋体" w:cs="Arial"/>
      <w:color w:val="auto"/>
      <w:sz w:val="20"/>
    </w:rPr>
  </w:style>
  <w:style w:type="character" w:customStyle="1" w:styleId="461">
    <w:name w:val="EmailStyle4621"/>
    <w:uiPriority w:val="0"/>
    <w:rPr>
      <w:rFonts w:ascii="Arial" w:hAnsi="Arial" w:eastAsia="宋体" w:cs="Arial"/>
      <w:color w:val="auto"/>
      <w:sz w:val="20"/>
    </w:rPr>
  </w:style>
  <w:style w:type="character" w:customStyle="1" w:styleId="462">
    <w:name w:val="EmailStyle4631"/>
    <w:uiPriority w:val="0"/>
    <w:rPr>
      <w:rFonts w:ascii="Arial" w:hAnsi="Arial" w:eastAsia="宋体" w:cs="Arial"/>
      <w:color w:val="auto"/>
      <w:sz w:val="20"/>
    </w:rPr>
  </w:style>
  <w:style w:type="character" w:customStyle="1" w:styleId="463">
    <w:name w:val="EmailStyle4641"/>
    <w:uiPriority w:val="0"/>
    <w:rPr>
      <w:rFonts w:ascii="Arial" w:hAnsi="Arial" w:eastAsia="宋体" w:cs="Arial"/>
      <w:color w:val="auto"/>
      <w:sz w:val="20"/>
    </w:rPr>
  </w:style>
  <w:style w:type="character" w:customStyle="1" w:styleId="464">
    <w:name w:val="EmailStyle4651"/>
    <w:uiPriority w:val="0"/>
    <w:rPr>
      <w:rFonts w:ascii="Arial" w:hAnsi="Arial" w:eastAsia="宋体" w:cs="Arial"/>
      <w:color w:val="auto"/>
      <w:sz w:val="20"/>
    </w:rPr>
  </w:style>
  <w:style w:type="character" w:customStyle="1" w:styleId="465">
    <w:name w:val="EmailStyle4661"/>
    <w:uiPriority w:val="0"/>
    <w:rPr>
      <w:rFonts w:ascii="Arial" w:hAnsi="Arial" w:eastAsia="宋体" w:cs="Arial"/>
      <w:color w:val="auto"/>
      <w:sz w:val="20"/>
    </w:rPr>
  </w:style>
  <w:style w:type="character" w:customStyle="1" w:styleId="466">
    <w:name w:val="EmailStyle4671"/>
    <w:uiPriority w:val="0"/>
    <w:rPr>
      <w:rFonts w:ascii="Arial" w:hAnsi="Arial" w:eastAsia="宋体" w:cs="Arial"/>
      <w:color w:val="auto"/>
      <w:sz w:val="20"/>
    </w:rPr>
  </w:style>
  <w:style w:type="character" w:customStyle="1" w:styleId="467">
    <w:name w:val="EmailStyle4681"/>
    <w:uiPriority w:val="0"/>
    <w:rPr>
      <w:rFonts w:ascii="Arial" w:hAnsi="Arial" w:eastAsia="宋体" w:cs="Arial"/>
      <w:color w:val="auto"/>
      <w:sz w:val="20"/>
    </w:rPr>
  </w:style>
  <w:style w:type="character" w:customStyle="1" w:styleId="468">
    <w:name w:val="EmailStyle4691"/>
    <w:uiPriority w:val="0"/>
    <w:rPr>
      <w:rFonts w:ascii="Arial" w:hAnsi="Arial" w:eastAsia="宋体" w:cs="Arial"/>
      <w:color w:val="auto"/>
      <w:sz w:val="20"/>
    </w:rPr>
  </w:style>
  <w:style w:type="character" w:customStyle="1" w:styleId="469">
    <w:name w:val="EmailStyle4701"/>
    <w:uiPriority w:val="0"/>
    <w:rPr>
      <w:rFonts w:ascii="Arial" w:hAnsi="Arial" w:eastAsia="宋体" w:cs="Arial"/>
      <w:color w:val="auto"/>
      <w:sz w:val="20"/>
    </w:rPr>
  </w:style>
  <w:style w:type="character" w:customStyle="1" w:styleId="470">
    <w:name w:val="EmailStyle4711"/>
    <w:uiPriority w:val="0"/>
    <w:rPr>
      <w:rFonts w:ascii="Arial" w:hAnsi="Arial" w:eastAsia="宋体" w:cs="Arial"/>
      <w:color w:val="auto"/>
      <w:sz w:val="20"/>
    </w:rPr>
  </w:style>
  <w:style w:type="character" w:customStyle="1" w:styleId="471">
    <w:name w:val="EmailStyle4721"/>
    <w:uiPriority w:val="0"/>
    <w:rPr>
      <w:rFonts w:ascii="Arial" w:hAnsi="Arial" w:eastAsia="宋体" w:cs="Arial"/>
      <w:color w:val="auto"/>
      <w:sz w:val="20"/>
    </w:rPr>
  </w:style>
  <w:style w:type="character" w:customStyle="1" w:styleId="472">
    <w:name w:val="EmailStyle4731"/>
    <w:uiPriority w:val="0"/>
    <w:rPr>
      <w:rFonts w:ascii="Arial" w:hAnsi="Arial" w:eastAsia="宋体" w:cs="Arial"/>
      <w:color w:val="auto"/>
      <w:sz w:val="20"/>
    </w:rPr>
  </w:style>
  <w:style w:type="character" w:customStyle="1" w:styleId="473">
    <w:name w:val="EmailStyle4741"/>
    <w:uiPriority w:val="0"/>
    <w:rPr>
      <w:rFonts w:ascii="Arial" w:hAnsi="Arial" w:eastAsia="宋体" w:cs="Arial"/>
      <w:color w:val="auto"/>
      <w:sz w:val="20"/>
    </w:rPr>
  </w:style>
  <w:style w:type="character" w:customStyle="1" w:styleId="474">
    <w:name w:val="EmailStyle4751"/>
    <w:uiPriority w:val="0"/>
    <w:rPr>
      <w:rFonts w:ascii="Arial" w:hAnsi="Arial" w:eastAsia="宋体" w:cs="Arial"/>
      <w:color w:val="auto"/>
      <w:sz w:val="20"/>
    </w:rPr>
  </w:style>
  <w:style w:type="character" w:customStyle="1" w:styleId="475">
    <w:name w:val="EmailStyle4761"/>
    <w:uiPriority w:val="0"/>
    <w:rPr>
      <w:rFonts w:ascii="Arial" w:hAnsi="Arial" w:eastAsia="宋体" w:cs="Arial"/>
      <w:color w:val="auto"/>
      <w:sz w:val="20"/>
    </w:rPr>
  </w:style>
  <w:style w:type="character" w:customStyle="1" w:styleId="476">
    <w:name w:val="EmailStyle4771"/>
    <w:uiPriority w:val="0"/>
    <w:rPr>
      <w:rFonts w:ascii="Arial" w:hAnsi="Arial" w:eastAsia="宋体" w:cs="Arial"/>
      <w:color w:val="auto"/>
      <w:sz w:val="20"/>
    </w:rPr>
  </w:style>
  <w:style w:type="character" w:customStyle="1" w:styleId="477">
    <w:name w:val="EmailStyle4781"/>
    <w:uiPriority w:val="0"/>
    <w:rPr>
      <w:rFonts w:ascii="Arial" w:hAnsi="Arial" w:eastAsia="宋体" w:cs="Arial"/>
      <w:color w:val="auto"/>
      <w:sz w:val="20"/>
    </w:rPr>
  </w:style>
  <w:style w:type="character" w:customStyle="1" w:styleId="478">
    <w:name w:val="EmailStyle4791"/>
    <w:uiPriority w:val="0"/>
    <w:rPr>
      <w:rFonts w:ascii="Arial" w:hAnsi="Arial" w:eastAsia="宋体" w:cs="Arial"/>
      <w:color w:val="auto"/>
      <w:sz w:val="20"/>
    </w:rPr>
  </w:style>
  <w:style w:type="character" w:customStyle="1" w:styleId="479">
    <w:name w:val="EmailStyle4801"/>
    <w:uiPriority w:val="0"/>
    <w:rPr>
      <w:rFonts w:ascii="Arial" w:hAnsi="Arial" w:eastAsia="宋体" w:cs="Arial"/>
      <w:color w:val="auto"/>
      <w:sz w:val="20"/>
    </w:rPr>
  </w:style>
  <w:style w:type="character" w:customStyle="1" w:styleId="480">
    <w:name w:val="EmailStyle4811"/>
    <w:uiPriority w:val="0"/>
    <w:rPr>
      <w:rFonts w:ascii="Arial" w:hAnsi="Arial" w:eastAsia="宋体" w:cs="Arial"/>
      <w:color w:val="auto"/>
      <w:sz w:val="20"/>
    </w:rPr>
  </w:style>
  <w:style w:type="character" w:customStyle="1" w:styleId="481">
    <w:name w:val="EmailStyle4821"/>
    <w:uiPriority w:val="0"/>
    <w:rPr>
      <w:rFonts w:ascii="Arial" w:hAnsi="Arial" w:eastAsia="宋体" w:cs="Arial"/>
      <w:color w:val="auto"/>
      <w:sz w:val="20"/>
    </w:rPr>
  </w:style>
  <w:style w:type="character" w:customStyle="1" w:styleId="482">
    <w:name w:val="EmailStyle4831"/>
    <w:uiPriority w:val="0"/>
    <w:rPr>
      <w:rFonts w:ascii="Arial" w:hAnsi="Arial" w:eastAsia="宋体" w:cs="Arial"/>
      <w:color w:val="auto"/>
      <w:sz w:val="20"/>
    </w:rPr>
  </w:style>
  <w:style w:type="character" w:customStyle="1" w:styleId="483">
    <w:name w:val="EmailStyle4841"/>
    <w:uiPriority w:val="0"/>
    <w:rPr>
      <w:rFonts w:ascii="Arial" w:hAnsi="Arial" w:eastAsia="宋体" w:cs="Arial"/>
      <w:color w:val="auto"/>
      <w:sz w:val="20"/>
    </w:rPr>
  </w:style>
  <w:style w:type="character" w:customStyle="1" w:styleId="484">
    <w:name w:val="EmailStyle4851"/>
    <w:uiPriority w:val="0"/>
    <w:rPr>
      <w:rFonts w:ascii="Arial" w:hAnsi="Arial" w:eastAsia="宋体" w:cs="Arial"/>
      <w:color w:val="auto"/>
      <w:sz w:val="20"/>
    </w:rPr>
  </w:style>
  <w:style w:type="character" w:customStyle="1" w:styleId="485">
    <w:name w:val="EmailStyle4861"/>
    <w:uiPriority w:val="0"/>
    <w:rPr>
      <w:rFonts w:ascii="Arial" w:hAnsi="Arial" w:eastAsia="宋体" w:cs="Arial"/>
      <w:color w:val="auto"/>
      <w:sz w:val="20"/>
    </w:rPr>
  </w:style>
  <w:style w:type="character" w:customStyle="1" w:styleId="486">
    <w:name w:val="EmailStyle4871"/>
    <w:uiPriority w:val="0"/>
    <w:rPr>
      <w:rFonts w:ascii="Arial" w:hAnsi="Arial" w:eastAsia="宋体" w:cs="Arial"/>
      <w:color w:val="auto"/>
      <w:sz w:val="20"/>
    </w:rPr>
  </w:style>
  <w:style w:type="character" w:customStyle="1" w:styleId="487">
    <w:name w:val="EmailStyle4881"/>
    <w:uiPriority w:val="0"/>
    <w:rPr>
      <w:rFonts w:ascii="Arial" w:hAnsi="Arial" w:eastAsia="宋体" w:cs="Arial"/>
      <w:color w:val="auto"/>
      <w:sz w:val="20"/>
    </w:rPr>
  </w:style>
  <w:style w:type="character" w:customStyle="1" w:styleId="488">
    <w:name w:val="EmailStyle4891"/>
    <w:uiPriority w:val="0"/>
    <w:rPr>
      <w:rFonts w:ascii="Arial" w:hAnsi="Arial" w:eastAsia="宋体" w:cs="Arial"/>
      <w:color w:val="auto"/>
      <w:sz w:val="20"/>
    </w:rPr>
  </w:style>
  <w:style w:type="character" w:customStyle="1" w:styleId="489">
    <w:name w:val="EmailStyle4901"/>
    <w:uiPriority w:val="0"/>
    <w:rPr>
      <w:rFonts w:ascii="Arial" w:hAnsi="Arial" w:eastAsia="宋体" w:cs="Arial"/>
      <w:color w:val="auto"/>
      <w:sz w:val="20"/>
    </w:rPr>
  </w:style>
  <w:style w:type="character" w:customStyle="1" w:styleId="490">
    <w:name w:val="EmailStyle4911"/>
    <w:uiPriority w:val="0"/>
    <w:rPr>
      <w:rFonts w:ascii="Arial" w:hAnsi="Arial" w:eastAsia="宋体" w:cs="Arial"/>
      <w:color w:val="auto"/>
      <w:sz w:val="20"/>
    </w:rPr>
  </w:style>
  <w:style w:type="character" w:customStyle="1" w:styleId="491">
    <w:name w:val="EmailStyle4921"/>
    <w:uiPriority w:val="0"/>
    <w:rPr>
      <w:rFonts w:ascii="Arial" w:hAnsi="Arial" w:eastAsia="宋体" w:cs="Arial"/>
      <w:color w:val="auto"/>
      <w:sz w:val="20"/>
    </w:rPr>
  </w:style>
  <w:style w:type="character" w:customStyle="1" w:styleId="492">
    <w:name w:val="EmailStyle4931"/>
    <w:uiPriority w:val="0"/>
    <w:rPr>
      <w:rFonts w:ascii="Arial" w:hAnsi="Arial" w:eastAsia="宋体" w:cs="Arial"/>
      <w:color w:val="auto"/>
      <w:sz w:val="20"/>
    </w:rPr>
  </w:style>
  <w:style w:type="character" w:customStyle="1" w:styleId="493">
    <w:name w:val="EmailStyle4941"/>
    <w:uiPriority w:val="0"/>
    <w:rPr>
      <w:rFonts w:ascii="Arial" w:hAnsi="Arial" w:eastAsia="宋体" w:cs="Arial"/>
      <w:color w:val="auto"/>
      <w:sz w:val="20"/>
    </w:rPr>
  </w:style>
  <w:style w:type="character" w:customStyle="1" w:styleId="494">
    <w:name w:val="EmailStyle4951"/>
    <w:uiPriority w:val="0"/>
    <w:rPr>
      <w:rFonts w:ascii="Arial" w:hAnsi="Arial" w:eastAsia="宋体" w:cs="Arial"/>
      <w:color w:val="auto"/>
      <w:sz w:val="20"/>
    </w:rPr>
  </w:style>
  <w:style w:type="character" w:customStyle="1" w:styleId="495">
    <w:name w:val="EmailStyle4961"/>
    <w:uiPriority w:val="0"/>
    <w:rPr>
      <w:rFonts w:ascii="Arial" w:hAnsi="Arial" w:eastAsia="宋体" w:cs="Arial"/>
      <w:color w:val="auto"/>
      <w:sz w:val="20"/>
    </w:rPr>
  </w:style>
  <w:style w:type="character" w:customStyle="1" w:styleId="496">
    <w:name w:val="EmailStyle4971"/>
    <w:uiPriority w:val="0"/>
    <w:rPr>
      <w:rFonts w:ascii="Arial" w:hAnsi="Arial" w:eastAsia="宋体" w:cs="Arial"/>
      <w:color w:val="auto"/>
      <w:sz w:val="20"/>
    </w:rPr>
  </w:style>
  <w:style w:type="character" w:customStyle="1" w:styleId="497">
    <w:name w:val="EmailStyle4981"/>
    <w:uiPriority w:val="0"/>
    <w:rPr>
      <w:rFonts w:ascii="Arial" w:hAnsi="Arial" w:eastAsia="宋体" w:cs="Arial"/>
      <w:color w:val="auto"/>
      <w:sz w:val="20"/>
    </w:rPr>
  </w:style>
  <w:style w:type="character" w:customStyle="1" w:styleId="498">
    <w:name w:val="EmailStyle4991"/>
    <w:uiPriority w:val="0"/>
    <w:rPr>
      <w:rFonts w:ascii="Arial" w:hAnsi="Arial" w:eastAsia="宋体" w:cs="Arial"/>
      <w:color w:val="auto"/>
      <w:sz w:val="20"/>
    </w:rPr>
  </w:style>
  <w:style w:type="character" w:customStyle="1" w:styleId="499">
    <w:name w:val="EmailStyle5001"/>
    <w:uiPriority w:val="0"/>
    <w:rPr>
      <w:rFonts w:ascii="Arial" w:hAnsi="Arial" w:eastAsia="宋体" w:cs="Arial"/>
      <w:color w:val="auto"/>
      <w:sz w:val="20"/>
    </w:rPr>
  </w:style>
  <w:style w:type="character" w:customStyle="1" w:styleId="500">
    <w:name w:val="EmailStyle5011"/>
    <w:uiPriority w:val="0"/>
    <w:rPr>
      <w:rFonts w:ascii="Arial" w:hAnsi="Arial" w:eastAsia="宋体" w:cs="Arial"/>
      <w:color w:val="auto"/>
      <w:sz w:val="20"/>
    </w:rPr>
  </w:style>
  <w:style w:type="character" w:customStyle="1" w:styleId="501">
    <w:name w:val="EmailStyle5021"/>
    <w:uiPriority w:val="0"/>
    <w:rPr>
      <w:rFonts w:ascii="Arial" w:hAnsi="Arial" w:eastAsia="宋体" w:cs="Arial"/>
      <w:color w:val="auto"/>
      <w:sz w:val="20"/>
    </w:rPr>
  </w:style>
  <w:style w:type="character" w:customStyle="1" w:styleId="502">
    <w:name w:val="EmailStyle5031"/>
    <w:uiPriority w:val="0"/>
    <w:rPr>
      <w:rFonts w:ascii="Arial" w:hAnsi="Arial" w:eastAsia="宋体" w:cs="Arial"/>
      <w:color w:val="auto"/>
      <w:sz w:val="20"/>
    </w:rPr>
  </w:style>
  <w:style w:type="character" w:customStyle="1" w:styleId="503">
    <w:name w:val="EmailStyle5041"/>
    <w:uiPriority w:val="0"/>
    <w:rPr>
      <w:rFonts w:ascii="Arial" w:hAnsi="Arial" w:eastAsia="宋体" w:cs="Arial"/>
      <w:color w:val="auto"/>
      <w:sz w:val="20"/>
    </w:rPr>
  </w:style>
  <w:style w:type="character" w:customStyle="1" w:styleId="504">
    <w:name w:val="EmailStyle5051"/>
    <w:uiPriority w:val="0"/>
    <w:rPr>
      <w:rFonts w:ascii="Arial" w:hAnsi="Arial" w:eastAsia="宋体" w:cs="Arial"/>
      <w:color w:val="auto"/>
      <w:sz w:val="20"/>
    </w:rPr>
  </w:style>
  <w:style w:type="character" w:customStyle="1" w:styleId="505">
    <w:name w:val="EmailStyle5061"/>
    <w:uiPriority w:val="0"/>
    <w:rPr>
      <w:rFonts w:ascii="Arial" w:hAnsi="Arial" w:eastAsia="宋体" w:cs="Arial"/>
      <w:color w:val="auto"/>
      <w:sz w:val="20"/>
    </w:rPr>
  </w:style>
  <w:style w:type="character" w:customStyle="1" w:styleId="506">
    <w:name w:val="EmailStyle5071"/>
    <w:uiPriority w:val="0"/>
    <w:rPr>
      <w:rFonts w:ascii="Arial" w:hAnsi="Arial" w:eastAsia="宋体" w:cs="Arial"/>
      <w:color w:val="auto"/>
      <w:sz w:val="20"/>
    </w:rPr>
  </w:style>
  <w:style w:type="character" w:customStyle="1" w:styleId="507">
    <w:name w:val="EmailStyle5081"/>
    <w:uiPriority w:val="0"/>
    <w:rPr>
      <w:rFonts w:ascii="Arial" w:hAnsi="Arial" w:eastAsia="宋体" w:cs="Arial"/>
      <w:color w:val="auto"/>
      <w:sz w:val="20"/>
    </w:rPr>
  </w:style>
  <w:style w:type="character" w:customStyle="1" w:styleId="508">
    <w:name w:val="EmailStyle5091"/>
    <w:uiPriority w:val="0"/>
    <w:rPr>
      <w:rFonts w:ascii="Arial" w:hAnsi="Arial" w:eastAsia="宋体" w:cs="Arial"/>
      <w:color w:val="auto"/>
      <w:sz w:val="20"/>
    </w:rPr>
  </w:style>
  <w:style w:type="character" w:customStyle="1" w:styleId="509">
    <w:name w:val="EmailStyle5101"/>
    <w:uiPriority w:val="0"/>
    <w:rPr>
      <w:rFonts w:ascii="Arial" w:hAnsi="Arial" w:eastAsia="宋体" w:cs="Arial"/>
      <w:color w:val="auto"/>
      <w:sz w:val="20"/>
    </w:rPr>
  </w:style>
  <w:style w:type="character" w:customStyle="1" w:styleId="510">
    <w:name w:val="EmailStyle5111"/>
    <w:uiPriority w:val="0"/>
    <w:rPr>
      <w:rFonts w:ascii="Arial" w:hAnsi="Arial" w:eastAsia="宋体" w:cs="Arial"/>
      <w:color w:val="auto"/>
      <w:sz w:val="20"/>
    </w:rPr>
  </w:style>
  <w:style w:type="character" w:customStyle="1" w:styleId="511">
    <w:name w:val="EmailStyle5121"/>
    <w:uiPriority w:val="0"/>
    <w:rPr>
      <w:rFonts w:ascii="Arial" w:hAnsi="Arial" w:eastAsia="宋体" w:cs="Arial"/>
      <w:color w:val="auto"/>
      <w:sz w:val="20"/>
    </w:rPr>
  </w:style>
  <w:style w:type="character" w:customStyle="1" w:styleId="512">
    <w:name w:val="EmailStyle5131"/>
    <w:uiPriority w:val="0"/>
    <w:rPr>
      <w:rFonts w:ascii="Arial" w:hAnsi="Arial" w:eastAsia="宋体" w:cs="Arial"/>
      <w:color w:val="auto"/>
      <w:sz w:val="20"/>
    </w:rPr>
  </w:style>
  <w:style w:type="character" w:customStyle="1" w:styleId="513">
    <w:name w:val="EmailStyle5141"/>
    <w:uiPriority w:val="0"/>
    <w:rPr>
      <w:rFonts w:ascii="Arial" w:hAnsi="Arial" w:eastAsia="宋体" w:cs="Arial"/>
      <w:color w:val="auto"/>
      <w:sz w:val="20"/>
    </w:rPr>
  </w:style>
  <w:style w:type="character" w:customStyle="1" w:styleId="514">
    <w:name w:val="EmailStyle5151"/>
    <w:uiPriority w:val="0"/>
    <w:rPr>
      <w:rFonts w:ascii="Arial" w:hAnsi="Arial" w:eastAsia="宋体" w:cs="Arial"/>
      <w:color w:val="auto"/>
      <w:sz w:val="20"/>
    </w:rPr>
  </w:style>
  <w:style w:type="character" w:customStyle="1" w:styleId="515">
    <w:name w:val="EmailStyle5161"/>
    <w:uiPriority w:val="0"/>
    <w:rPr>
      <w:rFonts w:ascii="Arial" w:hAnsi="Arial" w:eastAsia="宋体" w:cs="Arial"/>
      <w:color w:val="auto"/>
      <w:sz w:val="20"/>
    </w:rPr>
  </w:style>
  <w:style w:type="character" w:customStyle="1" w:styleId="516">
    <w:name w:val="EmailStyle5171"/>
    <w:uiPriority w:val="0"/>
    <w:rPr>
      <w:rFonts w:ascii="Arial" w:hAnsi="Arial" w:eastAsia="宋体" w:cs="Arial"/>
      <w:color w:val="auto"/>
      <w:sz w:val="20"/>
    </w:rPr>
  </w:style>
  <w:style w:type="character" w:customStyle="1" w:styleId="517">
    <w:name w:val="EmailStyle5181"/>
    <w:uiPriority w:val="0"/>
    <w:rPr>
      <w:rFonts w:ascii="Arial" w:hAnsi="Arial" w:eastAsia="宋体" w:cs="Arial"/>
      <w:color w:val="auto"/>
      <w:sz w:val="20"/>
    </w:rPr>
  </w:style>
  <w:style w:type="character" w:customStyle="1" w:styleId="518">
    <w:name w:val="EmailStyle5191"/>
    <w:uiPriority w:val="0"/>
    <w:rPr>
      <w:rFonts w:ascii="Arial" w:hAnsi="Arial" w:eastAsia="宋体" w:cs="Arial"/>
      <w:color w:val="auto"/>
      <w:sz w:val="20"/>
    </w:rPr>
  </w:style>
  <w:style w:type="character" w:customStyle="1" w:styleId="519">
    <w:name w:val="EmailStyle5201"/>
    <w:uiPriority w:val="0"/>
    <w:rPr>
      <w:rFonts w:ascii="Arial" w:hAnsi="Arial" w:eastAsia="宋体" w:cs="Arial"/>
      <w:color w:val="auto"/>
      <w:sz w:val="20"/>
    </w:rPr>
  </w:style>
  <w:style w:type="character" w:customStyle="1" w:styleId="520">
    <w:name w:val="EmailStyle5211"/>
    <w:uiPriority w:val="0"/>
    <w:rPr>
      <w:rFonts w:ascii="Arial" w:hAnsi="Arial" w:eastAsia="宋体" w:cs="Arial"/>
      <w:color w:val="auto"/>
      <w:sz w:val="20"/>
    </w:rPr>
  </w:style>
  <w:style w:type="character" w:customStyle="1" w:styleId="521">
    <w:name w:val="EmailStyle5221"/>
    <w:uiPriority w:val="0"/>
    <w:rPr>
      <w:rFonts w:ascii="Arial" w:hAnsi="Arial" w:eastAsia="宋体" w:cs="Arial"/>
      <w:color w:val="auto"/>
      <w:sz w:val="20"/>
    </w:rPr>
  </w:style>
  <w:style w:type="character" w:customStyle="1" w:styleId="522">
    <w:name w:val="EmailStyle5231"/>
    <w:uiPriority w:val="0"/>
    <w:rPr>
      <w:rFonts w:ascii="Arial" w:hAnsi="Arial" w:eastAsia="宋体" w:cs="Arial"/>
      <w:color w:val="auto"/>
      <w:sz w:val="20"/>
    </w:rPr>
  </w:style>
  <w:style w:type="character" w:customStyle="1" w:styleId="523">
    <w:name w:val="EmailStyle5241"/>
    <w:uiPriority w:val="0"/>
    <w:rPr>
      <w:rFonts w:ascii="Arial" w:hAnsi="Arial" w:eastAsia="宋体" w:cs="Arial"/>
      <w:color w:val="auto"/>
      <w:sz w:val="20"/>
    </w:rPr>
  </w:style>
  <w:style w:type="character" w:customStyle="1" w:styleId="524">
    <w:name w:val="EmailStyle5251"/>
    <w:uiPriority w:val="0"/>
    <w:rPr>
      <w:rFonts w:ascii="Arial" w:hAnsi="Arial" w:eastAsia="宋体" w:cs="Arial"/>
      <w:color w:val="auto"/>
      <w:sz w:val="20"/>
    </w:rPr>
  </w:style>
  <w:style w:type="character" w:customStyle="1" w:styleId="525">
    <w:name w:val="EmailStyle5261"/>
    <w:uiPriority w:val="0"/>
    <w:rPr>
      <w:rFonts w:ascii="Arial" w:hAnsi="Arial" w:eastAsia="宋体" w:cs="Arial"/>
      <w:color w:val="auto"/>
      <w:sz w:val="20"/>
    </w:rPr>
  </w:style>
  <w:style w:type="character" w:customStyle="1" w:styleId="526">
    <w:name w:val="EmailStyle5271"/>
    <w:uiPriority w:val="0"/>
    <w:rPr>
      <w:rFonts w:ascii="Arial" w:hAnsi="Arial" w:eastAsia="宋体" w:cs="Arial"/>
      <w:color w:val="auto"/>
      <w:sz w:val="20"/>
    </w:rPr>
  </w:style>
  <w:style w:type="character" w:customStyle="1" w:styleId="527">
    <w:name w:val="EmailStyle5281"/>
    <w:uiPriority w:val="0"/>
    <w:rPr>
      <w:rFonts w:ascii="Arial" w:hAnsi="Arial" w:eastAsia="宋体" w:cs="Arial"/>
      <w:color w:val="auto"/>
      <w:sz w:val="20"/>
    </w:rPr>
  </w:style>
  <w:style w:type="character" w:customStyle="1" w:styleId="528">
    <w:name w:val="EmailStyle5291"/>
    <w:uiPriority w:val="0"/>
    <w:rPr>
      <w:rFonts w:ascii="Arial" w:hAnsi="Arial" w:eastAsia="宋体" w:cs="Arial"/>
      <w:color w:val="auto"/>
      <w:sz w:val="20"/>
    </w:rPr>
  </w:style>
  <w:style w:type="character" w:customStyle="1" w:styleId="529">
    <w:name w:val="EmailStyle5301"/>
    <w:uiPriority w:val="0"/>
    <w:rPr>
      <w:rFonts w:ascii="Arial" w:hAnsi="Arial" w:eastAsia="宋体" w:cs="Arial"/>
      <w:color w:val="auto"/>
      <w:sz w:val="20"/>
    </w:rPr>
  </w:style>
  <w:style w:type="character" w:customStyle="1" w:styleId="530">
    <w:name w:val="EmailStyle5311"/>
    <w:uiPriority w:val="0"/>
    <w:rPr>
      <w:rFonts w:ascii="Arial" w:hAnsi="Arial" w:eastAsia="宋体" w:cs="Arial"/>
      <w:color w:val="auto"/>
      <w:sz w:val="20"/>
    </w:rPr>
  </w:style>
  <w:style w:type="character" w:customStyle="1" w:styleId="531">
    <w:name w:val="EmailStyle5321"/>
    <w:uiPriority w:val="0"/>
    <w:rPr>
      <w:rFonts w:ascii="Arial" w:hAnsi="Arial" w:eastAsia="宋体" w:cs="Arial"/>
      <w:color w:val="auto"/>
      <w:sz w:val="20"/>
    </w:rPr>
  </w:style>
  <w:style w:type="character" w:customStyle="1" w:styleId="532">
    <w:name w:val="EmailStyle5331"/>
    <w:uiPriority w:val="0"/>
    <w:rPr>
      <w:rFonts w:ascii="Arial" w:hAnsi="Arial" w:eastAsia="宋体" w:cs="Arial"/>
      <w:color w:val="auto"/>
      <w:sz w:val="20"/>
    </w:rPr>
  </w:style>
  <w:style w:type="character" w:customStyle="1" w:styleId="533">
    <w:name w:val="EmailStyle5341"/>
    <w:uiPriority w:val="0"/>
    <w:rPr>
      <w:rFonts w:ascii="Arial" w:hAnsi="Arial" w:eastAsia="宋体" w:cs="Arial"/>
      <w:color w:val="auto"/>
      <w:sz w:val="20"/>
    </w:rPr>
  </w:style>
  <w:style w:type="character" w:customStyle="1" w:styleId="534">
    <w:name w:val="EmailStyle5351"/>
    <w:uiPriority w:val="0"/>
    <w:rPr>
      <w:rFonts w:ascii="Arial" w:hAnsi="Arial" w:eastAsia="宋体" w:cs="Arial"/>
      <w:color w:val="auto"/>
      <w:sz w:val="20"/>
    </w:rPr>
  </w:style>
  <w:style w:type="character" w:customStyle="1" w:styleId="535">
    <w:name w:val="EmailStyle5361"/>
    <w:uiPriority w:val="0"/>
    <w:rPr>
      <w:rFonts w:ascii="Arial" w:hAnsi="Arial" w:eastAsia="宋体" w:cs="Arial"/>
      <w:color w:val="auto"/>
      <w:sz w:val="20"/>
    </w:rPr>
  </w:style>
  <w:style w:type="character" w:customStyle="1" w:styleId="536">
    <w:name w:val="EmailStyle5371"/>
    <w:uiPriority w:val="0"/>
    <w:rPr>
      <w:rFonts w:ascii="Arial" w:hAnsi="Arial" w:eastAsia="宋体" w:cs="Arial"/>
      <w:color w:val="auto"/>
      <w:sz w:val="20"/>
    </w:rPr>
  </w:style>
  <w:style w:type="character" w:customStyle="1" w:styleId="537">
    <w:name w:val="EmailStyle5381"/>
    <w:uiPriority w:val="0"/>
    <w:rPr>
      <w:rFonts w:ascii="Arial" w:hAnsi="Arial" w:eastAsia="宋体" w:cs="Arial"/>
      <w:color w:val="auto"/>
      <w:sz w:val="20"/>
    </w:rPr>
  </w:style>
  <w:style w:type="character" w:customStyle="1" w:styleId="538">
    <w:name w:val="EmailStyle5391"/>
    <w:uiPriority w:val="0"/>
    <w:rPr>
      <w:rFonts w:ascii="Arial" w:hAnsi="Arial" w:eastAsia="宋体" w:cs="Arial"/>
      <w:color w:val="auto"/>
      <w:sz w:val="20"/>
    </w:rPr>
  </w:style>
  <w:style w:type="character" w:customStyle="1" w:styleId="539">
    <w:name w:val="EmailStyle5401"/>
    <w:uiPriority w:val="0"/>
    <w:rPr>
      <w:rFonts w:ascii="Arial" w:hAnsi="Arial" w:eastAsia="宋体" w:cs="Arial"/>
      <w:color w:val="auto"/>
      <w:sz w:val="20"/>
    </w:rPr>
  </w:style>
  <w:style w:type="character" w:customStyle="1" w:styleId="540">
    <w:name w:val="EmailStyle5411"/>
    <w:uiPriority w:val="0"/>
    <w:rPr>
      <w:rFonts w:ascii="Arial" w:hAnsi="Arial" w:eastAsia="宋体" w:cs="Arial"/>
      <w:color w:val="auto"/>
      <w:sz w:val="20"/>
    </w:rPr>
  </w:style>
  <w:style w:type="character" w:customStyle="1" w:styleId="541">
    <w:name w:val="EmailStyle5421"/>
    <w:uiPriority w:val="0"/>
    <w:rPr>
      <w:rFonts w:ascii="Arial" w:hAnsi="Arial" w:eastAsia="宋体" w:cs="Arial"/>
      <w:color w:val="auto"/>
      <w:sz w:val="20"/>
    </w:rPr>
  </w:style>
  <w:style w:type="character" w:customStyle="1" w:styleId="542">
    <w:name w:val="EmailStyle5431"/>
    <w:uiPriority w:val="0"/>
    <w:rPr>
      <w:rFonts w:ascii="Arial" w:hAnsi="Arial" w:eastAsia="宋体" w:cs="Arial"/>
      <w:color w:val="auto"/>
      <w:sz w:val="20"/>
    </w:rPr>
  </w:style>
  <w:style w:type="character" w:customStyle="1" w:styleId="543">
    <w:name w:val="EmailStyle5441"/>
    <w:uiPriority w:val="0"/>
    <w:rPr>
      <w:rFonts w:ascii="Arial" w:hAnsi="Arial" w:eastAsia="宋体" w:cs="Arial"/>
      <w:color w:val="auto"/>
      <w:sz w:val="20"/>
    </w:rPr>
  </w:style>
  <w:style w:type="character" w:customStyle="1" w:styleId="544">
    <w:name w:val="EmailStyle5451"/>
    <w:uiPriority w:val="0"/>
    <w:rPr>
      <w:rFonts w:ascii="Arial" w:hAnsi="Arial" w:eastAsia="宋体" w:cs="Arial"/>
      <w:color w:val="auto"/>
      <w:sz w:val="20"/>
    </w:rPr>
  </w:style>
  <w:style w:type="character" w:customStyle="1" w:styleId="545">
    <w:name w:val="EmailStyle5461"/>
    <w:uiPriority w:val="0"/>
    <w:rPr>
      <w:rFonts w:ascii="Arial" w:hAnsi="Arial" w:eastAsia="宋体" w:cs="Arial"/>
      <w:color w:val="auto"/>
      <w:sz w:val="20"/>
    </w:rPr>
  </w:style>
  <w:style w:type="character" w:customStyle="1" w:styleId="546">
    <w:name w:val="EmailStyle5471"/>
    <w:uiPriority w:val="0"/>
    <w:rPr>
      <w:rFonts w:ascii="Arial" w:hAnsi="Arial" w:eastAsia="宋体" w:cs="Arial"/>
      <w:color w:val="auto"/>
      <w:sz w:val="20"/>
    </w:rPr>
  </w:style>
  <w:style w:type="character" w:customStyle="1" w:styleId="547">
    <w:name w:val="EmailStyle5481"/>
    <w:uiPriority w:val="0"/>
    <w:rPr>
      <w:rFonts w:ascii="Arial" w:hAnsi="Arial" w:eastAsia="宋体" w:cs="Arial"/>
      <w:color w:val="auto"/>
      <w:sz w:val="20"/>
    </w:rPr>
  </w:style>
  <w:style w:type="character" w:customStyle="1" w:styleId="548">
    <w:name w:val="EmailStyle5491"/>
    <w:uiPriority w:val="0"/>
    <w:rPr>
      <w:rFonts w:ascii="Arial" w:hAnsi="Arial" w:eastAsia="宋体" w:cs="Arial"/>
      <w:color w:val="auto"/>
      <w:sz w:val="20"/>
    </w:rPr>
  </w:style>
  <w:style w:type="character" w:customStyle="1" w:styleId="549">
    <w:name w:val="EmailStyle5501"/>
    <w:uiPriority w:val="0"/>
    <w:rPr>
      <w:rFonts w:ascii="Arial" w:hAnsi="Arial" w:eastAsia="宋体" w:cs="Arial"/>
      <w:color w:val="auto"/>
      <w:sz w:val="20"/>
    </w:rPr>
  </w:style>
  <w:style w:type="character" w:customStyle="1" w:styleId="550">
    <w:name w:val="EmailStyle5511"/>
    <w:uiPriority w:val="0"/>
    <w:rPr>
      <w:rFonts w:ascii="Arial" w:hAnsi="Arial" w:eastAsia="宋体" w:cs="Arial"/>
      <w:color w:val="auto"/>
      <w:sz w:val="20"/>
    </w:rPr>
  </w:style>
  <w:style w:type="character" w:customStyle="1" w:styleId="551">
    <w:name w:val="EmailStyle5521"/>
    <w:uiPriority w:val="0"/>
    <w:rPr>
      <w:rFonts w:ascii="Arial" w:hAnsi="Arial" w:eastAsia="宋体" w:cs="Arial"/>
      <w:color w:val="auto"/>
      <w:sz w:val="20"/>
    </w:rPr>
  </w:style>
  <w:style w:type="character" w:customStyle="1" w:styleId="552">
    <w:name w:val="EmailStyle5531"/>
    <w:uiPriority w:val="0"/>
    <w:rPr>
      <w:rFonts w:ascii="Arial" w:hAnsi="Arial" w:eastAsia="宋体" w:cs="Arial"/>
      <w:color w:val="auto"/>
      <w:sz w:val="20"/>
    </w:rPr>
  </w:style>
  <w:style w:type="character" w:customStyle="1" w:styleId="553">
    <w:name w:val="EmailStyle5541"/>
    <w:uiPriority w:val="0"/>
    <w:rPr>
      <w:rFonts w:ascii="Arial" w:hAnsi="Arial" w:eastAsia="宋体" w:cs="Arial"/>
      <w:color w:val="auto"/>
      <w:sz w:val="20"/>
    </w:rPr>
  </w:style>
  <w:style w:type="character" w:customStyle="1" w:styleId="554">
    <w:name w:val="EmailStyle5551"/>
    <w:uiPriority w:val="0"/>
    <w:rPr>
      <w:rFonts w:ascii="Arial" w:hAnsi="Arial" w:eastAsia="宋体" w:cs="Arial"/>
      <w:color w:val="auto"/>
      <w:sz w:val="20"/>
    </w:rPr>
  </w:style>
  <w:style w:type="character" w:customStyle="1" w:styleId="555">
    <w:name w:val="EmailStyle5561"/>
    <w:uiPriority w:val="0"/>
    <w:rPr>
      <w:rFonts w:ascii="Arial" w:hAnsi="Arial" w:eastAsia="宋体" w:cs="Arial"/>
      <w:color w:val="auto"/>
      <w:sz w:val="20"/>
    </w:rPr>
  </w:style>
  <w:style w:type="character" w:customStyle="1" w:styleId="556">
    <w:name w:val="EmailStyle5571"/>
    <w:uiPriority w:val="0"/>
    <w:rPr>
      <w:rFonts w:ascii="Arial" w:hAnsi="Arial" w:eastAsia="宋体" w:cs="Arial"/>
      <w:color w:val="auto"/>
      <w:sz w:val="20"/>
    </w:rPr>
  </w:style>
  <w:style w:type="character" w:customStyle="1" w:styleId="557">
    <w:name w:val="EmailStyle5581"/>
    <w:uiPriority w:val="0"/>
    <w:rPr>
      <w:rFonts w:ascii="Arial" w:hAnsi="Arial" w:eastAsia="宋体" w:cs="Arial"/>
      <w:color w:val="auto"/>
      <w:sz w:val="20"/>
    </w:rPr>
  </w:style>
  <w:style w:type="character" w:customStyle="1" w:styleId="558">
    <w:name w:val="EmailStyle5591"/>
    <w:uiPriority w:val="0"/>
    <w:rPr>
      <w:rFonts w:ascii="Arial" w:hAnsi="Arial" w:eastAsia="宋体" w:cs="Arial"/>
      <w:color w:val="auto"/>
      <w:sz w:val="20"/>
    </w:rPr>
  </w:style>
  <w:style w:type="character" w:customStyle="1" w:styleId="559">
    <w:name w:val="EmailStyle5601"/>
    <w:uiPriority w:val="0"/>
    <w:rPr>
      <w:rFonts w:ascii="Arial" w:hAnsi="Arial" w:eastAsia="宋体" w:cs="Arial"/>
      <w:color w:val="auto"/>
      <w:sz w:val="20"/>
    </w:rPr>
  </w:style>
  <w:style w:type="character" w:customStyle="1" w:styleId="560">
    <w:name w:val="EmailStyle5611"/>
    <w:uiPriority w:val="0"/>
    <w:rPr>
      <w:rFonts w:ascii="Arial" w:hAnsi="Arial" w:eastAsia="宋体" w:cs="Arial"/>
      <w:color w:val="auto"/>
      <w:sz w:val="20"/>
    </w:rPr>
  </w:style>
  <w:style w:type="character" w:customStyle="1" w:styleId="561">
    <w:name w:val="EmailStyle5621"/>
    <w:uiPriority w:val="0"/>
    <w:rPr>
      <w:rFonts w:ascii="Arial" w:hAnsi="Arial" w:eastAsia="宋体" w:cs="Arial"/>
      <w:color w:val="auto"/>
      <w:sz w:val="20"/>
    </w:rPr>
  </w:style>
  <w:style w:type="character" w:customStyle="1" w:styleId="562">
    <w:name w:val="EmailStyle5631"/>
    <w:uiPriority w:val="0"/>
    <w:rPr>
      <w:rFonts w:ascii="Arial" w:hAnsi="Arial" w:eastAsia="宋体" w:cs="Arial"/>
      <w:color w:val="auto"/>
      <w:sz w:val="20"/>
    </w:rPr>
  </w:style>
  <w:style w:type="character" w:customStyle="1" w:styleId="563">
    <w:name w:val="EmailStyle5641"/>
    <w:uiPriority w:val="0"/>
    <w:rPr>
      <w:rFonts w:ascii="Arial" w:hAnsi="Arial" w:eastAsia="宋体" w:cs="Arial"/>
      <w:color w:val="auto"/>
      <w:sz w:val="20"/>
    </w:rPr>
  </w:style>
  <w:style w:type="character" w:customStyle="1" w:styleId="564">
    <w:name w:val="EmailStyle5651"/>
    <w:uiPriority w:val="0"/>
    <w:rPr>
      <w:rFonts w:ascii="Arial" w:hAnsi="Arial" w:eastAsia="宋体" w:cs="Arial"/>
      <w:color w:val="auto"/>
      <w:sz w:val="20"/>
    </w:rPr>
  </w:style>
  <w:style w:type="character" w:customStyle="1" w:styleId="565">
    <w:name w:val="EmailStyle5661"/>
    <w:uiPriority w:val="0"/>
    <w:rPr>
      <w:rFonts w:ascii="Arial" w:hAnsi="Arial" w:eastAsia="宋体" w:cs="Arial"/>
      <w:color w:val="auto"/>
      <w:sz w:val="20"/>
    </w:rPr>
  </w:style>
  <w:style w:type="character" w:customStyle="1" w:styleId="566">
    <w:name w:val="EmailStyle5671"/>
    <w:uiPriority w:val="0"/>
    <w:rPr>
      <w:rFonts w:ascii="Arial" w:hAnsi="Arial" w:eastAsia="宋体" w:cs="Arial"/>
      <w:color w:val="auto"/>
      <w:sz w:val="20"/>
    </w:rPr>
  </w:style>
  <w:style w:type="character" w:customStyle="1" w:styleId="567">
    <w:name w:val="EmailStyle5681"/>
    <w:uiPriority w:val="0"/>
    <w:rPr>
      <w:rFonts w:ascii="Arial" w:hAnsi="Arial" w:eastAsia="宋体" w:cs="Arial"/>
      <w:color w:val="auto"/>
      <w:sz w:val="20"/>
    </w:rPr>
  </w:style>
  <w:style w:type="character" w:customStyle="1" w:styleId="568">
    <w:name w:val="EmailStyle5691"/>
    <w:uiPriority w:val="0"/>
    <w:rPr>
      <w:rFonts w:ascii="Arial" w:hAnsi="Arial" w:eastAsia="宋体" w:cs="Arial"/>
      <w:color w:val="auto"/>
      <w:sz w:val="20"/>
    </w:rPr>
  </w:style>
  <w:style w:type="character" w:customStyle="1" w:styleId="569">
    <w:name w:val="EmailStyle5701"/>
    <w:uiPriority w:val="0"/>
    <w:rPr>
      <w:rFonts w:ascii="Arial" w:hAnsi="Arial" w:eastAsia="宋体" w:cs="Arial"/>
      <w:color w:val="auto"/>
      <w:sz w:val="20"/>
    </w:rPr>
  </w:style>
  <w:style w:type="character" w:customStyle="1" w:styleId="570">
    <w:name w:val="EmailStyle5711"/>
    <w:uiPriority w:val="0"/>
    <w:rPr>
      <w:rFonts w:ascii="Arial" w:hAnsi="Arial" w:eastAsia="宋体" w:cs="Arial"/>
      <w:color w:val="auto"/>
      <w:sz w:val="20"/>
    </w:rPr>
  </w:style>
  <w:style w:type="character" w:customStyle="1" w:styleId="571">
    <w:name w:val="EmailStyle5721"/>
    <w:uiPriority w:val="0"/>
    <w:rPr>
      <w:rFonts w:ascii="Arial" w:hAnsi="Arial" w:eastAsia="宋体" w:cs="Arial"/>
      <w:color w:val="auto"/>
      <w:sz w:val="20"/>
    </w:rPr>
  </w:style>
  <w:style w:type="character" w:customStyle="1" w:styleId="572">
    <w:name w:val="EmailStyle5731"/>
    <w:uiPriority w:val="0"/>
    <w:rPr>
      <w:rFonts w:ascii="Arial" w:hAnsi="Arial" w:eastAsia="宋体" w:cs="Arial"/>
      <w:color w:val="auto"/>
      <w:sz w:val="20"/>
    </w:rPr>
  </w:style>
  <w:style w:type="character" w:customStyle="1" w:styleId="573">
    <w:name w:val="EmailStyle5741"/>
    <w:uiPriority w:val="0"/>
    <w:rPr>
      <w:rFonts w:ascii="Arial" w:hAnsi="Arial" w:eastAsia="宋体" w:cs="Arial"/>
      <w:color w:val="auto"/>
      <w:sz w:val="20"/>
    </w:rPr>
  </w:style>
  <w:style w:type="character" w:customStyle="1" w:styleId="574">
    <w:name w:val="EmailStyle5751"/>
    <w:uiPriority w:val="0"/>
    <w:rPr>
      <w:rFonts w:ascii="Arial" w:hAnsi="Arial" w:eastAsia="宋体" w:cs="Arial"/>
      <w:color w:val="auto"/>
      <w:sz w:val="20"/>
    </w:rPr>
  </w:style>
  <w:style w:type="character" w:customStyle="1" w:styleId="575">
    <w:name w:val="EmailStyle5761"/>
    <w:uiPriority w:val="0"/>
    <w:rPr>
      <w:rFonts w:ascii="Arial" w:hAnsi="Arial" w:eastAsia="宋体" w:cs="Arial"/>
      <w:color w:val="auto"/>
      <w:sz w:val="20"/>
    </w:rPr>
  </w:style>
  <w:style w:type="character" w:customStyle="1" w:styleId="576">
    <w:name w:val="EmailStyle5771"/>
    <w:uiPriority w:val="0"/>
    <w:rPr>
      <w:rFonts w:ascii="Arial" w:hAnsi="Arial" w:eastAsia="宋体" w:cs="Arial"/>
      <w:color w:val="auto"/>
      <w:sz w:val="20"/>
    </w:rPr>
  </w:style>
  <w:style w:type="character" w:customStyle="1" w:styleId="577">
    <w:name w:val="EmailStyle5781"/>
    <w:uiPriority w:val="0"/>
    <w:rPr>
      <w:rFonts w:ascii="Arial" w:hAnsi="Arial" w:eastAsia="宋体" w:cs="Arial"/>
      <w:color w:val="auto"/>
      <w:sz w:val="20"/>
    </w:rPr>
  </w:style>
  <w:style w:type="character" w:customStyle="1" w:styleId="578">
    <w:name w:val="EmailStyle5791"/>
    <w:uiPriority w:val="0"/>
    <w:rPr>
      <w:rFonts w:ascii="Arial" w:hAnsi="Arial" w:eastAsia="宋体" w:cs="Arial"/>
      <w:color w:val="auto"/>
      <w:sz w:val="20"/>
    </w:rPr>
  </w:style>
  <w:style w:type="character" w:customStyle="1" w:styleId="579">
    <w:name w:val="EmailStyle5801"/>
    <w:uiPriority w:val="0"/>
    <w:rPr>
      <w:rFonts w:ascii="Arial" w:hAnsi="Arial" w:eastAsia="宋体" w:cs="Arial"/>
      <w:color w:val="auto"/>
      <w:sz w:val="20"/>
    </w:rPr>
  </w:style>
  <w:style w:type="character" w:customStyle="1" w:styleId="580">
    <w:name w:val="EmailStyle5811"/>
    <w:uiPriority w:val="0"/>
    <w:rPr>
      <w:rFonts w:ascii="Arial" w:hAnsi="Arial" w:eastAsia="宋体" w:cs="Arial"/>
      <w:color w:val="auto"/>
      <w:sz w:val="20"/>
    </w:rPr>
  </w:style>
  <w:style w:type="character" w:customStyle="1" w:styleId="581">
    <w:name w:val="EmailStyle5821"/>
    <w:uiPriority w:val="0"/>
    <w:rPr>
      <w:rFonts w:ascii="Arial" w:hAnsi="Arial" w:eastAsia="宋体" w:cs="Arial"/>
      <w:color w:val="auto"/>
      <w:sz w:val="20"/>
    </w:rPr>
  </w:style>
  <w:style w:type="character" w:customStyle="1" w:styleId="582">
    <w:name w:val="EmailStyle5831"/>
    <w:uiPriority w:val="0"/>
    <w:rPr>
      <w:rFonts w:ascii="Arial" w:hAnsi="Arial" w:eastAsia="宋体" w:cs="Arial"/>
      <w:color w:val="auto"/>
      <w:sz w:val="20"/>
    </w:rPr>
  </w:style>
  <w:style w:type="character" w:customStyle="1" w:styleId="583">
    <w:name w:val="EmailStyle5841"/>
    <w:uiPriority w:val="0"/>
    <w:rPr>
      <w:rFonts w:ascii="Arial" w:hAnsi="Arial" w:eastAsia="宋体" w:cs="Arial"/>
      <w:color w:val="auto"/>
      <w:sz w:val="20"/>
    </w:rPr>
  </w:style>
  <w:style w:type="character" w:customStyle="1" w:styleId="584">
    <w:name w:val="EmailStyle5851"/>
    <w:uiPriority w:val="0"/>
    <w:rPr>
      <w:rFonts w:ascii="Arial" w:hAnsi="Arial" w:eastAsia="宋体" w:cs="Arial"/>
      <w:color w:val="auto"/>
      <w:sz w:val="20"/>
    </w:rPr>
  </w:style>
  <w:style w:type="character" w:customStyle="1" w:styleId="585">
    <w:name w:val="EmailStyle5861"/>
    <w:uiPriority w:val="0"/>
    <w:rPr>
      <w:rFonts w:ascii="Arial" w:hAnsi="Arial" w:eastAsia="宋体" w:cs="Arial"/>
      <w:color w:val="auto"/>
      <w:sz w:val="20"/>
    </w:rPr>
  </w:style>
  <w:style w:type="character" w:customStyle="1" w:styleId="586">
    <w:name w:val="EmailStyle5871"/>
    <w:uiPriority w:val="0"/>
    <w:rPr>
      <w:rFonts w:ascii="Arial" w:hAnsi="Arial" w:eastAsia="宋体" w:cs="Arial"/>
      <w:color w:val="auto"/>
      <w:sz w:val="20"/>
    </w:rPr>
  </w:style>
  <w:style w:type="character" w:customStyle="1" w:styleId="587">
    <w:name w:val="EmailStyle5881"/>
    <w:uiPriority w:val="0"/>
    <w:rPr>
      <w:rFonts w:ascii="Arial" w:hAnsi="Arial" w:eastAsia="宋体" w:cs="Arial"/>
      <w:color w:val="auto"/>
      <w:sz w:val="20"/>
    </w:rPr>
  </w:style>
  <w:style w:type="character" w:customStyle="1" w:styleId="588">
    <w:name w:val="EmailStyle5891"/>
    <w:uiPriority w:val="0"/>
    <w:rPr>
      <w:rFonts w:ascii="Arial" w:hAnsi="Arial" w:eastAsia="宋体" w:cs="Arial"/>
      <w:color w:val="auto"/>
      <w:sz w:val="20"/>
    </w:rPr>
  </w:style>
  <w:style w:type="character" w:customStyle="1" w:styleId="589">
    <w:name w:val="EmailStyle5901"/>
    <w:uiPriority w:val="0"/>
    <w:rPr>
      <w:rFonts w:ascii="Arial" w:hAnsi="Arial" w:eastAsia="宋体" w:cs="Arial"/>
      <w:color w:val="auto"/>
      <w:sz w:val="20"/>
    </w:rPr>
  </w:style>
  <w:style w:type="character" w:customStyle="1" w:styleId="590">
    <w:name w:val="EmailStyle5911"/>
    <w:uiPriority w:val="0"/>
    <w:rPr>
      <w:rFonts w:ascii="Arial" w:hAnsi="Arial" w:eastAsia="宋体" w:cs="Arial"/>
      <w:color w:val="auto"/>
      <w:sz w:val="20"/>
    </w:rPr>
  </w:style>
  <w:style w:type="character" w:customStyle="1" w:styleId="591">
    <w:name w:val="EmailStyle5921"/>
    <w:uiPriority w:val="0"/>
    <w:rPr>
      <w:rFonts w:ascii="Arial" w:hAnsi="Arial" w:eastAsia="宋体" w:cs="Arial"/>
      <w:color w:val="auto"/>
      <w:sz w:val="20"/>
    </w:rPr>
  </w:style>
  <w:style w:type="character" w:customStyle="1" w:styleId="592">
    <w:name w:val="EmailStyle5931"/>
    <w:uiPriority w:val="0"/>
    <w:rPr>
      <w:rFonts w:ascii="Arial" w:hAnsi="Arial" w:eastAsia="宋体" w:cs="Arial"/>
      <w:color w:val="auto"/>
      <w:sz w:val="20"/>
    </w:rPr>
  </w:style>
  <w:style w:type="character" w:customStyle="1" w:styleId="593">
    <w:name w:val="EmailStyle5941"/>
    <w:uiPriority w:val="0"/>
    <w:rPr>
      <w:rFonts w:ascii="Arial" w:hAnsi="Arial" w:eastAsia="宋体" w:cs="Arial"/>
      <w:color w:val="auto"/>
      <w:sz w:val="20"/>
    </w:rPr>
  </w:style>
  <w:style w:type="character" w:customStyle="1" w:styleId="594">
    <w:name w:val="EmailStyle5951"/>
    <w:uiPriority w:val="0"/>
    <w:rPr>
      <w:rFonts w:ascii="Arial" w:hAnsi="Arial" w:eastAsia="宋体" w:cs="Arial"/>
      <w:color w:val="auto"/>
      <w:sz w:val="20"/>
    </w:rPr>
  </w:style>
  <w:style w:type="character" w:customStyle="1" w:styleId="595">
    <w:name w:val="EmailStyle5961"/>
    <w:uiPriority w:val="0"/>
    <w:rPr>
      <w:rFonts w:ascii="Arial" w:hAnsi="Arial" w:eastAsia="宋体" w:cs="Arial"/>
      <w:color w:val="auto"/>
      <w:sz w:val="20"/>
    </w:rPr>
  </w:style>
  <w:style w:type="character" w:customStyle="1" w:styleId="596">
    <w:name w:val="EmailStyle5971"/>
    <w:uiPriority w:val="0"/>
    <w:rPr>
      <w:rFonts w:ascii="Arial" w:hAnsi="Arial" w:eastAsia="宋体" w:cs="Arial"/>
      <w:color w:val="auto"/>
      <w:sz w:val="20"/>
    </w:rPr>
  </w:style>
  <w:style w:type="character" w:customStyle="1" w:styleId="597">
    <w:name w:val="EmailStyle5981"/>
    <w:uiPriority w:val="0"/>
    <w:rPr>
      <w:rFonts w:ascii="Arial" w:hAnsi="Arial" w:eastAsia="宋体" w:cs="Arial"/>
      <w:color w:val="auto"/>
      <w:sz w:val="20"/>
    </w:rPr>
  </w:style>
  <w:style w:type="character" w:customStyle="1" w:styleId="598">
    <w:name w:val="EmailStyle5991"/>
    <w:uiPriority w:val="0"/>
    <w:rPr>
      <w:rFonts w:ascii="Arial" w:hAnsi="Arial" w:eastAsia="宋体" w:cs="Arial"/>
      <w:color w:val="auto"/>
      <w:sz w:val="20"/>
    </w:rPr>
  </w:style>
  <w:style w:type="character" w:customStyle="1" w:styleId="599">
    <w:name w:val="EmailStyle6001"/>
    <w:uiPriority w:val="0"/>
    <w:rPr>
      <w:rFonts w:ascii="Arial" w:hAnsi="Arial" w:eastAsia="宋体" w:cs="Arial"/>
      <w:color w:val="auto"/>
      <w:sz w:val="20"/>
    </w:rPr>
  </w:style>
  <w:style w:type="character" w:customStyle="1" w:styleId="600">
    <w:name w:val="EmailStyle6011"/>
    <w:uiPriority w:val="0"/>
    <w:rPr>
      <w:rFonts w:ascii="Arial" w:hAnsi="Arial" w:eastAsia="宋体" w:cs="Arial"/>
      <w:color w:val="auto"/>
      <w:sz w:val="20"/>
    </w:rPr>
  </w:style>
  <w:style w:type="character" w:customStyle="1" w:styleId="601">
    <w:name w:val="EmailStyle6021"/>
    <w:uiPriority w:val="0"/>
    <w:rPr>
      <w:rFonts w:ascii="Arial" w:hAnsi="Arial" w:eastAsia="宋体" w:cs="Arial"/>
      <w:color w:val="auto"/>
      <w:sz w:val="20"/>
    </w:rPr>
  </w:style>
  <w:style w:type="character" w:customStyle="1" w:styleId="602">
    <w:name w:val="EmailStyle6031"/>
    <w:uiPriority w:val="0"/>
    <w:rPr>
      <w:rFonts w:ascii="Arial" w:hAnsi="Arial" w:eastAsia="宋体" w:cs="Arial"/>
      <w:color w:val="auto"/>
      <w:sz w:val="20"/>
    </w:rPr>
  </w:style>
  <w:style w:type="character" w:customStyle="1" w:styleId="603">
    <w:name w:val="EmailStyle6041"/>
    <w:uiPriority w:val="0"/>
    <w:rPr>
      <w:rFonts w:ascii="Arial" w:hAnsi="Arial" w:eastAsia="宋体" w:cs="Arial"/>
      <w:color w:val="auto"/>
      <w:sz w:val="20"/>
    </w:rPr>
  </w:style>
  <w:style w:type="character" w:customStyle="1" w:styleId="604">
    <w:name w:val="EmailStyle6051"/>
    <w:uiPriority w:val="0"/>
    <w:rPr>
      <w:rFonts w:ascii="Arial" w:hAnsi="Arial" w:eastAsia="宋体" w:cs="Arial"/>
      <w:color w:val="auto"/>
      <w:sz w:val="20"/>
    </w:rPr>
  </w:style>
  <w:style w:type="character" w:customStyle="1" w:styleId="605">
    <w:name w:val="EmailStyle6061"/>
    <w:uiPriority w:val="0"/>
    <w:rPr>
      <w:rFonts w:ascii="Arial" w:hAnsi="Arial" w:eastAsia="宋体" w:cs="Arial"/>
      <w:color w:val="auto"/>
      <w:sz w:val="20"/>
    </w:rPr>
  </w:style>
  <w:style w:type="character" w:customStyle="1" w:styleId="606">
    <w:name w:val="EmailStyle6071"/>
    <w:uiPriority w:val="0"/>
    <w:rPr>
      <w:rFonts w:ascii="Arial" w:hAnsi="Arial" w:eastAsia="宋体" w:cs="Arial"/>
      <w:color w:val="auto"/>
      <w:sz w:val="20"/>
    </w:rPr>
  </w:style>
  <w:style w:type="character" w:customStyle="1" w:styleId="607">
    <w:name w:val="EmailStyle6081"/>
    <w:uiPriority w:val="0"/>
    <w:rPr>
      <w:rFonts w:ascii="Arial" w:hAnsi="Arial" w:eastAsia="宋体" w:cs="Arial"/>
      <w:color w:val="auto"/>
      <w:sz w:val="20"/>
    </w:rPr>
  </w:style>
  <w:style w:type="character" w:customStyle="1" w:styleId="608">
    <w:name w:val="EmailStyle6091"/>
    <w:uiPriority w:val="0"/>
    <w:rPr>
      <w:rFonts w:ascii="Arial" w:hAnsi="Arial" w:eastAsia="宋体" w:cs="Arial"/>
      <w:color w:val="auto"/>
      <w:sz w:val="20"/>
    </w:rPr>
  </w:style>
  <w:style w:type="character" w:customStyle="1" w:styleId="609">
    <w:name w:val="EmailStyle6101"/>
    <w:uiPriority w:val="0"/>
    <w:rPr>
      <w:rFonts w:ascii="Arial" w:hAnsi="Arial" w:eastAsia="宋体" w:cs="Arial"/>
      <w:color w:val="auto"/>
      <w:sz w:val="20"/>
    </w:rPr>
  </w:style>
  <w:style w:type="character" w:customStyle="1" w:styleId="610">
    <w:name w:val="EmailStyle6111"/>
    <w:uiPriority w:val="0"/>
    <w:rPr>
      <w:rFonts w:ascii="Arial" w:hAnsi="Arial" w:eastAsia="宋体" w:cs="Arial"/>
      <w:color w:val="auto"/>
      <w:sz w:val="20"/>
    </w:rPr>
  </w:style>
  <w:style w:type="character" w:customStyle="1" w:styleId="611">
    <w:name w:val="EmailStyle6121"/>
    <w:uiPriority w:val="0"/>
    <w:rPr>
      <w:rFonts w:ascii="Arial" w:hAnsi="Arial" w:eastAsia="宋体" w:cs="Arial"/>
      <w:color w:val="auto"/>
      <w:sz w:val="20"/>
    </w:rPr>
  </w:style>
  <w:style w:type="character" w:customStyle="1" w:styleId="612">
    <w:name w:val="EmailStyle6131"/>
    <w:uiPriority w:val="0"/>
    <w:rPr>
      <w:rFonts w:ascii="Arial" w:hAnsi="Arial" w:eastAsia="宋体" w:cs="Arial"/>
      <w:color w:val="auto"/>
      <w:sz w:val="20"/>
    </w:rPr>
  </w:style>
  <w:style w:type="character" w:customStyle="1" w:styleId="613">
    <w:name w:val="EmailStyle6141"/>
    <w:uiPriority w:val="0"/>
    <w:rPr>
      <w:rFonts w:ascii="Arial" w:hAnsi="Arial" w:eastAsia="宋体" w:cs="Arial"/>
      <w:color w:val="auto"/>
      <w:sz w:val="20"/>
    </w:rPr>
  </w:style>
  <w:style w:type="character" w:customStyle="1" w:styleId="614">
    <w:name w:val="EmailStyle6151"/>
    <w:uiPriority w:val="0"/>
    <w:rPr>
      <w:rFonts w:ascii="Arial" w:hAnsi="Arial" w:eastAsia="宋体" w:cs="Arial"/>
      <w:color w:val="auto"/>
      <w:sz w:val="20"/>
    </w:rPr>
  </w:style>
  <w:style w:type="character" w:customStyle="1" w:styleId="615">
    <w:name w:val="EmailStyle6161"/>
    <w:uiPriority w:val="0"/>
    <w:rPr>
      <w:rFonts w:ascii="Arial" w:hAnsi="Arial" w:eastAsia="宋体" w:cs="Arial"/>
      <w:color w:val="auto"/>
      <w:sz w:val="20"/>
    </w:rPr>
  </w:style>
  <w:style w:type="character" w:customStyle="1" w:styleId="616">
    <w:name w:val="EmailStyle6171"/>
    <w:uiPriority w:val="0"/>
    <w:rPr>
      <w:rFonts w:ascii="Arial" w:hAnsi="Arial" w:eastAsia="宋体" w:cs="Arial"/>
      <w:color w:val="auto"/>
      <w:sz w:val="20"/>
    </w:rPr>
  </w:style>
  <w:style w:type="character" w:customStyle="1" w:styleId="617">
    <w:name w:val="EmailStyle6181"/>
    <w:uiPriority w:val="0"/>
    <w:rPr>
      <w:rFonts w:ascii="Arial" w:hAnsi="Arial" w:eastAsia="宋体" w:cs="Arial"/>
      <w:color w:val="auto"/>
      <w:sz w:val="20"/>
    </w:rPr>
  </w:style>
  <w:style w:type="character" w:customStyle="1" w:styleId="618">
    <w:name w:val="EmailStyle6191"/>
    <w:uiPriority w:val="0"/>
    <w:rPr>
      <w:rFonts w:ascii="Arial" w:hAnsi="Arial" w:eastAsia="宋体" w:cs="Arial"/>
      <w:color w:val="auto"/>
      <w:sz w:val="20"/>
    </w:rPr>
  </w:style>
  <w:style w:type="character" w:customStyle="1" w:styleId="619">
    <w:name w:val="EmailStyle6201"/>
    <w:uiPriority w:val="0"/>
    <w:rPr>
      <w:rFonts w:ascii="Arial" w:hAnsi="Arial" w:eastAsia="宋体" w:cs="Arial"/>
      <w:color w:val="auto"/>
      <w:sz w:val="20"/>
    </w:rPr>
  </w:style>
  <w:style w:type="character" w:customStyle="1" w:styleId="620">
    <w:name w:val="EmailStyle6211"/>
    <w:uiPriority w:val="0"/>
    <w:rPr>
      <w:rFonts w:ascii="Arial" w:hAnsi="Arial" w:eastAsia="宋体" w:cs="Arial"/>
      <w:color w:val="auto"/>
      <w:sz w:val="20"/>
    </w:rPr>
  </w:style>
  <w:style w:type="character" w:customStyle="1" w:styleId="621">
    <w:name w:val="EmailStyle6221"/>
    <w:uiPriority w:val="0"/>
    <w:rPr>
      <w:rFonts w:ascii="Arial" w:hAnsi="Arial" w:eastAsia="宋体" w:cs="Arial"/>
      <w:color w:val="auto"/>
      <w:sz w:val="20"/>
    </w:rPr>
  </w:style>
  <w:style w:type="character" w:customStyle="1" w:styleId="622">
    <w:name w:val="EmailStyle6231"/>
    <w:uiPriority w:val="0"/>
    <w:rPr>
      <w:rFonts w:ascii="Arial" w:hAnsi="Arial" w:eastAsia="宋体" w:cs="Arial"/>
      <w:color w:val="auto"/>
      <w:sz w:val="20"/>
    </w:rPr>
  </w:style>
  <w:style w:type="character" w:customStyle="1" w:styleId="623">
    <w:name w:val="EmailStyle6241"/>
    <w:uiPriority w:val="0"/>
    <w:rPr>
      <w:rFonts w:ascii="Arial" w:hAnsi="Arial" w:eastAsia="宋体" w:cs="Arial"/>
      <w:color w:val="auto"/>
      <w:sz w:val="20"/>
    </w:rPr>
  </w:style>
  <w:style w:type="character" w:customStyle="1" w:styleId="624">
    <w:name w:val="EmailStyle6251"/>
    <w:uiPriority w:val="0"/>
    <w:rPr>
      <w:rFonts w:ascii="Arial" w:hAnsi="Arial" w:eastAsia="宋体" w:cs="Arial"/>
      <w:color w:val="auto"/>
      <w:sz w:val="20"/>
    </w:rPr>
  </w:style>
  <w:style w:type="character" w:customStyle="1" w:styleId="625">
    <w:name w:val="EmailStyle6261"/>
    <w:uiPriority w:val="0"/>
    <w:rPr>
      <w:rFonts w:ascii="Arial" w:hAnsi="Arial" w:eastAsia="宋体" w:cs="Arial"/>
      <w:color w:val="auto"/>
      <w:sz w:val="20"/>
    </w:rPr>
  </w:style>
  <w:style w:type="character" w:customStyle="1" w:styleId="626">
    <w:name w:val="EmailStyle6271"/>
    <w:uiPriority w:val="0"/>
    <w:rPr>
      <w:rFonts w:ascii="Arial" w:hAnsi="Arial" w:eastAsia="宋体" w:cs="Arial"/>
      <w:color w:val="auto"/>
      <w:sz w:val="20"/>
    </w:rPr>
  </w:style>
  <w:style w:type="character" w:customStyle="1" w:styleId="627">
    <w:name w:val="EmailStyle6281"/>
    <w:uiPriority w:val="0"/>
    <w:rPr>
      <w:rFonts w:ascii="Arial" w:hAnsi="Arial" w:eastAsia="宋体" w:cs="Arial"/>
      <w:color w:val="auto"/>
      <w:sz w:val="20"/>
    </w:rPr>
  </w:style>
  <w:style w:type="character" w:customStyle="1" w:styleId="628">
    <w:name w:val="EmailStyle6291"/>
    <w:uiPriority w:val="0"/>
    <w:rPr>
      <w:rFonts w:ascii="Arial" w:hAnsi="Arial" w:eastAsia="宋体" w:cs="Arial"/>
      <w:color w:val="auto"/>
      <w:sz w:val="20"/>
    </w:rPr>
  </w:style>
  <w:style w:type="character" w:customStyle="1" w:styleId="629">
    <w:name w:val="EmailStyle6301"/>
    <w:uiPriority w:val="0"/>
    <w:rPr>
      <w:rFonts w:ascii="Arial" w:hAnsi="Arial" w:eastAsia="宋体" w:cs="Arial"/>
      <w:color w:val="auto"/>
      <w:sz w:val="20"/>
    </w:rPr>
  </w:style>
  <w:style w:type="character" w:customStyle="1" w:styleId="630">
    <w:name w:val="EmailStyle6311"/>
    <w:uiPriority w:val="0"/>
    <w:rPr>
      <w:rFonts w:ascii="Arial" w:hAnsi="Arial" w:eastAsia="宋体" w:cs="Arial"/>
      <w:color w:val="auto"/>
      <w:sz w:val="20"/>
    </w:rPr>
  </w:style>
  <w:style w:type="character" w:customStyle="1" w:styleId="631">
    <w:name w:val="EmailStyle6321"/>
    <w:uiPriority w:val="0"/>
    <w:rPr>
      <w:rFonts w:ascii="Arial" w:hAnsi="Arial" w:eastAsia="宋体" w:cs="Arial"/>
      <w:color w:val="auto"/>
      <w:sz w:val="20"/>
    </w:rPr>
  </w:style>
  <w:style w:type="character" w:customStyle="1" w:styleId="632">
    <w:name w:val="EmailStyle6331"/>
    <w:uiPriority w:val="0"/>
    <w:rPr>
      <w:rFonts w:ascii="Arial" w:hAnsi="Arial" w:eastAsia="宋体" w:cs="Arial"/>
      <w:color w:val="auto"/>
      <w:sz w:val="20"/>
    </w:rPr>
  </w:style>
  <w:style w:type="character" w:customStyle="1" w:styleId="633">
    <w:name w:val="EmailStyle6341"/>
    <w:uiPriority w:val="0"/>
    <w:rPr>
      <w:rFonts w:ascii="Arial" w:hAnsi="Arial" w:eastAsia="宋体" w:cs="Arial"/>
      <w:color w:val="auto"/>
      <w:sz w:val="20"/>
    </w:rPr>
  </w:style>
  <w:style w:type="character" w:customStyle="1" w:styleId="634">
    <w:name w:val="EmailStyle6351"/>
    <w:uiPriority w:val="0"/>
    <w:rPr>
      <w:rFonts w:ascii="Arial" w:hAnsi="Arial" w:eastAsia="宋体" w:cs="Arial"/>
      <w:color w:val="auto"/>
      <w:sz w:val="20"/>
    </w:rPr>
  </w:style>
  <w:style w:type="character" w:customStyle="1" w:styleId="635">
    <w:name w:val="EmailStyle6361"/>
    <w:uiPriority w:val="0"/>
    <w:rPr>
      <w:rFonts w:ascii="Arial" w:hAnsi="Arial" w:eastAsia="宋体" w:cs="Arial"/>
      <w:color w:val="auto"/>
      <w:sz w:val="20"/>
    </w:rPr>
  </w:style>
  <w:style w:type="character" w:customStyle="1" w:styleId="636">
    <w:name w:val="EmailStyle6371"/>
    <w:uiPriority w:val="0"/>
    <w:rPr>
      <w:rFonts w:ascii="Arial" w:hAnsi="Arial" w:eastAsia="宋体" w:cs="Arial"/>
      <w:color w:val="auto"/>
      <w:sz w:val="20"/>
    </w:rPr>
  </w:style>
  <w:style w:type="character" w:customStyle="1" w:styleId="637">
    <w:name w:val="EmailStyle6381"/>
    <w:uiPriority w:val="0"/>
    <w:rPr>
      <w:rFonts w:ascii="Arial" w:hAnsi="Arial" w:eastAsia="宋体" w:cs="Arial"/>
      <w:color w:val="auto"/>
      <w:sz w:val="20"/>
    </w:rPr>
  </w:style>
  <w:style w:type="character" w:customStyle="1" w:styleId="638">
    <w:name w:val="EmailStyle6391"/>
    <w:uiPriority w:val="0"/>
    <w:rPr>
      <w:rFonts w:ascii="Arial" w:hAnsi="Arial" w:eastAsia="宋体" w:cs="Arial"/>
      <w:color w:val="auto"/>
      <w:sz w:val="20"/>
    </w:rPr>
  </w:style>
  <w:style w:type="character" w:customStyle="1" w:styleId="639">
    <w:name w:val="EmailStyle6401"/>
    <w:uiPriority w:val="0"/>
    <w:rPr>
      <w:rFonts w:ascii="Arial" w:hAnsi="Arial" w:eastAsia="宋体" w:cs="Arial"/>
      <w:color w:val="auto"/>
      <w:sz w:val="20"/>
    </w:rPr>
  </w:style>
  <w:style w:type="character" w:customStyle="1" w:styleId="640">
    <w:name w:val="EmailStyle6411"/>
    <w:uiPriority w:val="0"/>
    <w:rPr>
      <w:rFonts w:ascii="Arial" w:hAnsi="Arial" w:eastAsia="宋体" w:cs="Arial"/>
      <w:color w:val="auto"/>
      <w:sz w:val="20"/>
    </w:rPr>
  </w:style>
  <w:style w:type="character" w:customStyle="1" w:styleId="641">
    <w:name w:val="EmailStyle6421"/>
    <w:uiPriority w:val="0"/>
    <w:rPr>
      <w:rFonts w:ascii="Arial" w:hAnsi="Arial" w:eastAsia="宋体" w:cs="Arial"/>
      <w:color w:val="auto"/>
      <w:sz w:val="20"/>
    </w:rPr>
  </w:style>
  <w:style w:type="character" w:customStyle="1" w:styleId="642">
    <w:name w:val="EmailStyle6431"/>
    <w:uiPriority w:val="0"/>
    <w:rPr>
      <w:rFonts w:ascii="Arial" w:hAnsi="Arial" w:eastAsia="宋体" w:cs="Arial"/>
      <w:color w:val="auto"/>
      <w:sz w:val="20"/>
    </w:rPr>
  </w:style>
  <w:style w:type="character" w:customStyle="1" w:styleId="643">
    <w:name w:val="EmailStyle6441"/>
    <w:uiPriority w:val="0"/>
    <w:rPr>
      <w:rFonts w:ascii="Arial" w:hAnsi="Arial" w:eastAsia="宋体" w:cs="Arial"/>
      <w:color w:val="auto"/>
      <w:sz w:val="20"/>
    </w:rPr>
  </w:style>
  <w:style w:type="character" w:customStyle="1" w:styleId="644">
    <w:name w:val="EmailStyle6451"/>
    <w:uiPriority w:val="0"/>
    <w:rPr>
      <w:rFonts w:ascii="Arial" w:hAnsi="Arial" w:eastAsia="宋体" w:cs="Arial"/>
      <w:color w:val="auto"/>
      <w:sz w:val="20"/>
    </w:rPr>
  </w:style>
  <w:style w:type="character" w:customStyle="1" w:styleId="645">
    <w:name w:val="EmailStyle6461"/>
    <w:uiPriority w:val="0"/>
    <w:rPr>
      <w:rFonts w:ascii="Arial" w:hAnsi="Arial" w:eastAsia="宋体" w:cs="Arial"/>
      <w:color w:val="auto"/>
      <w:sz w:val="20"/>
    </w:rPr>
  </w:style>
  <w:style w:type="character" w:customStyle="1" w:styleId="646">
    <w:name w:val="EmailStyle6471"/>
    <w:uiPriority w:val="0"/>
    <w:rPr>
      <w:rFonts w:ascii="Arial" w:hAnsi="Arial" w:eastAsia="宋体" w:cs="Arial"/>
      <w:color w:val="auto"/>
      <w:sz w:val="20"/>
    </w:rPr>
  </w:style>
  <w:style w:type="character" w:customStyle="1" w:styleId="647">
    <w:name w:val="EmailStyle6481"/>
    <w:uiPriority w:val="0"/>
    <w:rPr>
      <w:rFonts w:ascii="Arial" w:hAnsi="Arial" w:eastAsia="宋体" w:cs="Arial"/>
      <w:color w:val="auto"/>
      <w:sz w:val="20"/>
    </w:rPr>
  </w:style>
  <w:style w:type="character" w:customStyle="1" w:styleId="648">
    <w:name w:val="EmailStyle6491"/>
    <w:uiPriority w:val="0"/>
    <w:rPr>
      <w:rFonts w:ascii="Arial" w:hAnsi="Arial" w:eastAsia="宋体" w:cs="Arial"/>
      <w:color w:val="auto"/>
      <w:sz w:val="20"/>
    </w:rPr>
  </w:style>
  <w:style w:type="character" w:customStyle="1" w:styleId="649">
    <w:name w:val="EmailStyle6501"/>
    <w:uiPriority w:val="0"/>
    <w:rPr>
      <w:rFonts w:ascii="Arial" w:hAnsi="Arial" w:eastAsia="宋体" w:cs="Arial"/>
      <w:color w:val="auto"/>
      <w:sz w:val="20"/>
    </w:rPr>
  </w:style>
  <w:style w:type="character" w:customStyle="1" w:styleId="650">
    <w:name w:val="EmailStyle6511"/>
    <w:uiPriority w:val="0"/>
    <w:rPr>
      <w:rFonts w:ascii="Arial" w:hAnsi="Arial" w:eastAsia="宋体" w:cs="Arial"/>
      <w:color w:val="auto"/>
      <w:sz w:val="20"/>
    </w:rPr>
  </w:style>
  <w:style w:type="character" w:customStyle="1" w:styleId="651">
    <w:name w:val="EmailStyle6521"/>
    <w:uiPriority w:val="0"/>
    <w:rPr>
      <w:rFonts w:ascii="Arial" w:hAnsi="Arial" w:eastAsia="宋体" w:cs="Arial"/>
      <w:color w:val="auto"/>
      <w:sz w:val="20"/>
    </w:rPr>
  </w:style>
  <w:style w:type="character" w:customStyle="1" w:styleId="652">
    <w:name w:val="EmailStyle6531"/>
    <w:uiPriority w:val="0"/>
    <w:rPr>
      <w:rFonts w:ascii="Arial" w:hAnsi="Arial" w:eastAsia="宋体" w:cs="Arial"/>
      <w:color w:val="auto"/>
      <w:sz w:val="20"/>
    </w:rPr>
  </w:style>
  <w:style w:type="character" w:customStyle="1" w:styleId="653">
    <w:name w:val="EmailStyle6541"/>
    <w:uiPriority w:val="0"/>
    <w:rPr>
      <w:rFonts w:ascii="Arial" w:hAnsi="Arial" w:eastAsia="宋体" w:cs="Arial"/>
      <w:color w:val="auto"/>
      <w:sz w:val="20"/>
    </w:rPr>
  </w:style>
  <w:style w:type="character" w:customStyle="1" w:styleId="654">
    <w:name w:val="EmailStyle6551"/>
    <w:uiPriority w:val="0"/>
    <w:rPr>
      <w:rFonts w:ascii="Arial" w:hAnsi="Arial" w:eastAsia="宋体" w:cs="Arial"/>
      <w:color w:val="auto"/>
      <w:sz w:val="20"/>
    </w:rPr>
  </w:style>
  <w:style w:type="character" w:customStyle="1" w:styleId="655">
    <w:name w:val="EmailStyle6561"/>
    <w:uiPriority w:val="0"/>
    <w:rPr>
      <w:rFonts w:ascii="Arial" w:hAnsi="Arial" w:eastAsia="宋体" w:cs="Arial"/>
      <w:color w:val="auto"/>
      <w:sz w:val="20"/>
    </w:rPr>
  </w:style>
  <w:style w:type="character" w:customStyle="1" w:styleId="656">
    <w:name w:val="EmailStyle6571"/>
    <w:uiPriority w:val="0"/>
    <w:rPr>
      <w:rFonts w:ascii="Arial" w:hAnsi="Arial" w:eastAsia="宋体" w:cs="Arial"/>
      <w:color w:val="auto"/>
      <w:sz w:val="20"/>
    </w:rPr>
  </w:style>
  <w:style w:type="character" w:customStyle="1" w:styleId="657">
    <w:name w:val="EmailStyle6581"/>
    <w:uiPriority w:val="0"/>
    <w:rPr>
      <w:rFonts w:ascii="Arial" w:hAnsi="Arial" w:eastAsia="宋体" w:cs="Arial"/>
      <w:color w:val="auto"/>
      <w:sz w:val="20"/>
    </w:rPr>
  </w:style>
  <w:style w:type="character" w:customStyle="1" w:styleId="658">
    <w:name w:val="EmailStyle6591"/>
    <w:uiPriority w:val="0"/>
    <w:rPr>
      <w:rFonts w:ascii="Arial" w:hAnsi="Arial" w:eastAsia="宋体" w:cs="Arial"/>
      <w:color w:val="auto"/>
      <w:sz w:val="20"/>
    </w:rPr>
  </w:style>
  <w:style w:type="character" w:customStyle="1" w:styleId="659">
    <w:name w:val="EmailStyle6601"/>
    <w:uiPriority w:val="0"/>
    <w:rPr>
      <w:rFonts w:ascii="Arial" w:hAnsi="Arial" w:eastAsia="宋体" w:cs="Arial"/>
      <w:color w:val="auto"/>
      <w:sz w:val="20"/>
    </w:rPr>
  </w:style>
  <w:style w:type="character" w:customStyle="1" w:styleId="660">
    <w:name w:val="EmailStyle6611"/>
    <w:uiPriority w:val="0"/>
    <w:rPr>
      <w:rFonts w:ascii="Arial" w:hAnsi="Arial" w:eastAsia="宋体" w:cs="Arial"/>
      <w:color w:val="auto"/>
      <w:sz w:val="20"/>
    </w:rPr>
  </w:style>
  <w:style w:type="character" w:customStyle="1" w:styleId="661">
    <w:name w:val="EmailStyle6621"/>
    <w:uiPriority w:val="0"/>
    <w:rPr>
      <w:rFonts w:ascii="Arial" w:hAnsi="Arial" w:eastAsia="宋体" w:cs="Arial"/>
      <w:color w:val="auto"/>
      <w:sz w:val="20"/>
    </w:rPr>
  </w:style>
  <w:style w:type="character" w:customStyle="1" w:styleId="662">
    <w:name w:val="EmailStyle6631"/>
    <w:uiPriority w:val="0"/>
    <w:rPr>
      <w:rFonts w:ascii="Arial" w:hAnsi="Arial" w:eastAsia="宋体" w:cs="Arial"/>
      <w:color w:val="auto"/>
      <w:sz w:val="20"/>
    </w:rPr>
  </w:style>
  <w:style w:type="character" w:customStyle="1" w:styleId="663">
    <w:name w:val="EmailStyle6641"/>
    <w:uiPriority w:val="0"/>
    <w:rPr>
      <w:rFonts w:ascii="Arial" w:hAnsi="Arial" w:eastAsia="宋体" w:cs="Arial"/>
      <w:color w:val="auto"/>
      <w:sz w:val="20"/>
    </w:rPr>
  </w:style>
  <w:style w:type="character" w:customStyle="1" w:styleId="664">
    <w:name w:val="EmailStyle6651"/>
    <w:uiPriority w:val="0"/>
    <w:rPr>
      <w:rFonts w:ascii="Arial" w:hAnsi="Arial" w:eastAsia="宋体" w:cs="Arial"/>
      <w:color w:val="auto"/>
      <w:sz w:val="20"/>
    </w:rPr>
  </w:style>
  <w:style w:type="character" w:customStyle="1" w:styleId="665">
    <w:name w:val="EmailStyle6661"/>
    <w:uiPriority w:val="0"/>
    <w:rPr>
      <w:rFonts w:ascii="Arial" w:hAnsi="Arial" w:eastAsia="宋体" w:cs="Arial"/>
      <w:color w:val="auto"/>
      <w:sz w:val="20"/>
    </w:rPr>
  </w:style>
  <w:style w:type="character" w:customStyle="1" w:styleId="666">
    <w:name w:val="EmailStyle6671"/>
    <w:uiPriority w:val="0"/>
    <w:rPr>
      <w:rFonts w:ascii="Arial" w:hAnsi="Arial" w:eastAsia="宋体" w:cs="Arial"/>
      <w:color w:val="auto"/>
      <w:sz w:val="20"/>
    </w:rPr>
  </w:style>
  <w:style w:type="character" w:customStyle="1" w:styleId="667">
    <w:name w:val="EmailStyle6681"/>
    <w:uiPriority w:val="0"/>
    <w:rPr>
      <w:rFonts w:ascii="Arial" w:hAnsi="Arial" w:eastAsia="宋体" w:cs="Arial"/>
      <w:color w:val="auto"/>
      <w:sz w:val="20"/>
    </w:rPr>
  </w:style>
  <w:style w:type="character" w:customStyle="1" w:styleId="668">
    <w:name w:val="EmailStyle6691"/>
    <w:uiPriority w:val="0"/>
    <w:rPr>
      <w:rFonts w:ascii="Arial" w:hAnsi="Arial" w:eastAsia="宋体" w:cs="Arial"/>
      <w:color w:val="auto"/>
      <w:sz w:val="20"/>
    </w:rPr>
  </w:style>
  <w:style w:type="character" w:customStyle="1" w:styleId="669">
    <w:name w:val="EmailStyle6701"/>
    <w:uiPriority w:val="0"/>
    <w:rPr>
      <w:rFonts w:ascii="Arial" w:hAnsi="Arial" w:eastAsia="宋体" w:cs="Arial"/>
      <w:color w:val="auto"/>
      <w:sz w:val="20"/>
    </w:rPr>
  </w:style>
  <w:style w:type="character" w:customStyle="1" w:styleId="670">
    <w:name w:val="EmailStyle6711"/>
    <w:uiPriority w:val="0"/>
    <w:rPr>
      <w:rFonts w:ascii="Arial" w:hAnsi="Arial" w:eastAsia="宋体" w:cs="Arial"/>
      <w:color w:val="auto"/>
      <w:sz w:val="20"/>
    </w:rPr>
  </w:style>
  <w:style w:type="character" w:customStyle="1" w:styleId="671">
    <w:name w:val="EmailStyle6721"/>
    <w:uiPriority w:val="0"/>
    <w:rPr>
      <w:rFonts w:ascii="Arial" w:hAnsi="Arial" w:eastAsia="宋体" w:cs="Arial"/>
      <w:color w:val="auto"/>
      <w:sz w:val="20"/>
    </w:rPr>
  </w:style>
  <w:style w:type="character" w:customStyle="1" w:styleId="672">
    <w:name w:val="EmailStyle6731"/>
    <w:uiPriority w:val="0"/>
    <w:rPr>
      <w:rFonts w:ascii="Arial" w:hAnsi="Arial" w:eastAsia="宋体" w:cs="Arial"/>
      <w:color w:val="auto"/>
      <w:sz w:val="20"/>
    </w:rPr>
  </w:style>
  <w:style w:type="character" w:customStyle="1" w:styleId="673">
    <w:name w:val="EmailStyle6741"/>
    <w:uiPriority w:val="0"/>
    <w:rPr>
      <w:rFonts w:ascii="Arial" w:hAnsi="Arial" w:eastAsia="宋体" w:cs="Arial"/>
      <w:color w:val="auto"/>
      <w:sz w:val="20"/>
    </w:rPr>
  </w:style>
  <w:style w:type="character" w:customStyle="1" w:styleId="674">
    <w:name w:val="EmailStyle6751"/>
    <w:uiPriority w:val="0"/>
    <w:rPr>
      <w:rFonts w:ascii="Arial" w:hAnsi="Arial" w:eastAsia="宋体" w:cs="Arial"/>
      <w:color w:val="auto"/>
      <w:sz w:val="20"/>
    </w:rPr>
  </w:style>
  <w:style w:type="character" w:customStyle="1" w:styleId="675">
    <w:name w:val="EmailStyle6761"/>
    <w:uiPriority w:val="0"/>
    <w:rPr>
      <w:rFonts w:ascii="Arial" w:hAnsi="Arial" w:eastAsia="宋体" w:cs="Arial"/>
      <w:color w:val="auto"/>
      <w:sz w:val="20"/>
    </w:rPr>
  </w:style>
  <w:style w:type="character" w:customStyle="1" w:styleId="676">
    <w:name w:val="EmailStyle6771"/>
    <w:uiPriority w:val="0"/>
    <w:rPr>
      <w:rFonts w:ascii="Arial" w:hAnsi="Arial" w:eastAsia="宋体" w:cs="Arial"/>
      <w:color w:val="auto"/>
      <w:sz w:val="20"/>
    </w:rPr>
  </w:style>
  <w:style w:type="character" w:customStyle="1" w:styleId="677">
    <w:name w:val="EmailStyle6781"/>
    <w:uiPriority w:val="0"/>
    <w:rPr>
      <w:rFonts w:ascii="Arial" w:hAnsi="Arial" w:eastAsia="宋体" w:cs="Arial"/>
      <w:color w:val="auto"/>
      <w:sz w:val="20"/>
    </w:rPr>
  </w:style>
  <w:style w:type="character" w:customStyle="1" w:styleId="678">
    <w:name w:val="EmailStyle6791"/>
    <w:uiPriority w:val="0"/>
    <w:rPr>
      <w:rFonts w:ascii="Arial" w:hAnsi="Arial" w:eastAsia="宋体" w:cs="Arial"/>
      <w:color w:val="auto"/>
      <w:sz w:val="20"/>
    </w:rPr>
  </w:style>
  <w:style w:type="character" w:customStyle="1" w:styleId="679">
    <w:name w:val="EmailStyle6801"/>
    <w:uiPriority w:val="0"/>
    <w:rPr>
      <w:rFonts w:ascii="Arial" w:hAnsi="Arial" w:eastAsia="宋体" w:cs="Arial"/>
      <w:color w:val="auto"/>
      <w:sz w:val="20"/>
    </w:rPr>
  </w:style>
  <w:style w:type="character" w:customStyle="1" w:styleId="680">
    <w:name w:val="EmailStyle6811"/>
    <w:uiPriority w:val="0"/>
    <w:rPr>
      <w:rFonts w:ascii="Arial" w:hAnsi="Arial" w:eastAsia="宋体" w:cs="Arial"/>
      <w:color w:val="auto"/>
      <w:sz w:val="20"/>
    </w:rPr>
  </w:style>
  <w:style w:type="character" w:customStyle="1" w:styleId="681">
    <w:name w:val="EmailStyle6821"/>
    <w:uiPriority w:val="0"/>
    <w:rPr>
      <w:rFonts w:ascii="Arial" w:hAnsi="Arial" w:eastAsia="宋体" w:cs="Arial"/>
      <w:color w:val="auto"/>
      <w:sz w:val="20"/>
    </w:rPr>
  </w:style>
  <w:style w:type="character" w:customStyle="1" w:styleId="682">
    <w:name w:val="EmailStyle6831"/>
    <w:uiPriority w:val="0"/>
    <w:rPr>
      <w:rFonts w:ascii="Arial" w:hAnsi="Arial" w:eastAsia="宋体" w:cs="Arial"/>
      <w:color w:val="auto"/>
      <w:sz w:val="20"/>
    </w:rPr>
  </w:style>
  <w:style w:type="character" w:customStyle="1" w:styleId="683">
    <w:name w:val="EmailStyle6841"/>
    <w:uiPriority w:val="0"/>
    <w:rPr>
      <w:rFonts w:ascii="Arial" w:hAnsi="Arial" w:eastAsia="宋体" w:cs="Arial"/>
      <w:color w:val="auto"/>
      <w:sz w:val="20"/>
    </w:rPr>
  </w:style>
  <w:style w:type="character" w:customStyle="1" w:styleId="684">
    <w:name w:val="EmailStyle6851"/>
    <w:uiPriority w:val="0"/>
    <w:rPr>
      <w:rFonts w:ascii="Arial" w:hAnsi="Arial" w:eastAsia="宋体" w:cs="Arial"/>
      <w:color w:val="auto"/>
      <w:sz w:val="20"/>
    </w:rPr>
  </w:style>
  <w:style w:type="character" w:customStyle="1" w:styleId="685">
    <w:name w:val="EmailStyle6861"/>
    <w:uiPriority w:val="0"/>
    <w:rPr>
      <w:rFonts w:ascii="Arial" w:hAnsi="Arial" w:eastAsia="宋体" w:cs="Arial"/>
      <w:color w:val="auto"/>
      <w:sz w:val="20"/>
    </w:rPr>
  </w:style>
  <w:style w:type="character" w:customStyle="1" w:styleId="686">
    <w:name w:val="EmailStyle6871"/>
    <w:uiPriority w:val="0"/>
    <w:rPr>
      <w:rFonts w:ascii="Arial" w:hAnsi="Arial" w:eastAsia="宋体" w:cs="Arial"/>
      <w:color w:val="auto"/>
      <w:sz w:val="20"/>
    </w:rPr>
  </w:style>
  <w:style w:type="character" w:customStyle="1" w:styleId="687">
    <w:name w:val="EmailStyle6881"/>
    <w:uiPriority w:val="0"/>
    <w:rPr>
      <w:rFonts w:ascii="Arial" w:hAnsi="Arial" w:eastAsia="宋体" w:cs="Arial"/>
      <w:color w:val="auto"/>
      <w:sz w:val="20"/>
    </w:rPr>
  </w:style>
  <w:style w:type="character" w:customStyle="1" w:styleId="688">
    <w:name w:val="EmailStyle6891"/>
    <w:uiPriority w:val="0"/>
    <w:rPr>
      <w:rFonts w:ascii="Arial" w:hAnsi="Arial" w:eastAsia="宋体" w:cs="Arial"/>
      <w:color w:val="auto"/>
      <w:sz w:val="20"/>
    </w:rPr>
  </w:style>
  <w:style w:type="character" w:customStyle="1" w:styleId="689">
    <w:name w:val="EmailStyle6901"/>
    <w:uiPriority w:val="0"/>
    <w:rPr>
      <w:rFonts w:ascii="Arial" w:hAnsi="Arial" w:eastAsia="宋体" w:cs="Arial"/>
      <w:color w:val="auto"/>
      <w:sz w:val="20"/>
    </w:rPr>
  </w:style>
  <w:style w:type="character" w:customStyle="1" w:styleId="690">
    <w:name w:val="EmailStyle6911"/>
    <w:uiPriority w:val="0"/>
    <w:rPr>
      <w:rFonts w:ascii="Arial" w:hAnsi="Arial" w:eastAsia="宋体" w:cs="Arial"/>
      <w:color w:val="auto"/>
      <w:sz w:val="20"/>
    </w:rPr>
  </w:style>
  <w:style w:type="character" w:customStyle="1" w:styleId="691">
    <w:name w:val="EmailStyle6921"/>
    <w:uiPriority w:val="0"/>
    <w:rPr>
      <w:rFonts w:ascii="Arial" w:hAnsi="Arial" w:eastAsia="宋体" w:cs="Arial"/>
      <w:color w:val="auto"/>
      <w:sz w:val="20"/>
    </w:rPr>
  </w:style>
  <w:style w:type="character" w:customStyle="1" w:styleId="692">
    <w:name w:val="EmailStyle6931"/>
    <w:uiPriority w:val="0"/>
    <w:rPr>
      <w:rFonts w:ascii="Arial" w:hAnsi="Arial" w:eastAsia="宋体" w:cs="Arial"/>
      <w:color w:val="auto"/>
      <w:sz w:val="20"/>
    </w:rPr>
  </w:style>
  <w:style w:type="character" w:customStyle="1" w:styleId="693">
    <w:name w:val="EmailStyle6941"/>
    <w:uiPriority w:val="0"/>
    <w:rPr>
      <w:rFonts w:ascii="Arial" w:hAnsi="Arial" w:eastAsia="宋体" w:cs="Arial"/>
      <w:color w:val="auto"/>
      <w:sz w:val="20"/>
    </w:rPr>
  </w:style>
  <w:style w:type="character" w:customStyle="1" w:styleId="694">
    <w:name w:val="EmailStyle6951"/>
    <w:uiPriority w:val="0"/>
    <w:rPr>
      <w:rFonts w:ascii="Arial" w:hAnsi="Arial" w:eastAsia="宋体" w:cs="Arial"/>
      <w:color w:val="auto"/>
      <w:sz w:val="20"/>
    </w:rPr>
  </w:style>
  <w:style w:type="character" w:customStyle="1" w:styleId="695">
    <w:name w:val="EmailStyle6961"/>
    <w:uiPriority w:val="0"/>
    <w:rPr>
      <w:rFonts w:ascii="Arial" w:hAnsi="Arial" w:eastAsia="宋体" w:cs="Arial"/>
      <w:color w:val="auto"/>
      <w:sz w:val="20"/>
    </w:rPr>
  </w:style>
  <w:style w:type="character" w:customStyle="1" w:styleId="696">
    <w:name w:val="EmailStyle6971"/>
    <w:uiPriority w:val="0"/>
    <w:rPr>
      <w:rFonts w:ascii="Arial" w:hAnsi="Arial" w:eastAsia="宋体" w:cs="Arial"/>
      <w:color w:val="auto"/>
      <w:sz w:val="20"/>
    </w:rPr>
  </w:style>
  <w:style w:type="character" w:customStyle="1" w:styleId="697">
    <w:name w:val="EmailStyle6981"/>
    <w:uiPriority w:val="0"/>
    <w:rPr>
      <w:rFonts w:ascii="Arial" w:hAnsi="Arial" w:eastAsia="宋体" w:cs="Arial"/>
      <w:color w:val="auto"/>
      <w:sz w:val="20"/>
    </w:rPr>
  </w:style>
  <w:style w:type="character" w:customStyle="1" w:styleId="698">
    <w:name w:val="EmailStyle6991"/>
    <w:uiPriority w:val="0"/>
    <w:rPr>
      <w:rFonts w:ascii="Arial" w:hAnsi="Arial" w:eastAsia="宋体" w:cs="Arial"/>
      <w:color w:val="auto"/>
      <w:sz w:val="20"/>
    </w:rPr>
  </w:style>
  <w:style w:type="character" w:customStyle="1" w:styleId="699">
    <w:name w:val="EmailStyle7001"/>
    <w:uiPriority w:val="0"/>
    <w:rPr>
      <w:rFonts w:ascii="Arial" w:hAnsi="Arial" w:eastAsia="宋体" w:cs="Arial"/>
      <w:color w:val="auto"/>
      <w:sz w:val="20"/>
    </w:rPr>
  </w:style>
  <w:style w:type="character" w:customStyle="1" w:styleId="700">
    <w:name w:val="EmailStyle7011"/>
    <w:uiPriority w:val="0"/>
    <w:rPr>
      <w:rFonts w:ascii="Arial" w:hAnsi="Arial" w:eastAsia="宋体" w:cs="Arial"/>
      <w:color w:val="auto"/>
      <w:sz w:val="20"/>
    </w:rPr>
  </w:style>
  <w:style w:type="character" w:customStyle="1" w:styleId="701">
    <w:name w:val="EmailStyle7021"/>
    <w:uiPriority w:val="0"/>
    <w:rPr>
      <w:rFonts w:ascii="Arial" w:hAnsi="Arial" w:eastAsia="宋体" w:cs="Arial"/>
      <w:color w:val="auto"/>
      <w:sz w:val="20"/>
    </w:rPr>
  </w:style>
  <w:style w:type="character" w:customStyle="1" w:styleId="702">
    <w:name w:val="EmailStyle7031"/>
    <w:uiPriority w:val="0"/>
    <w:rPr>
      <w:rFonts w:ascii="Arial" w:hAnsi="Arial" w:eastAsia="宋体" w:cs="Arial"/>
      <w:color w:val="auto"/>
      <w:sz w:val="20"/>
    </w:rPr>
  </w:style>
  <w:style w:type="character" w:customStyle="1" w:styleId="703">
    <w:name w:val="EmailStyle7041"/>
    <w:uiPriority w:val="0"/>
    <w:rPr>
      <w:rFonts w:ascii="Arial" w:hAnsi="Arial" w:eastAsia="宋体" w:cs="Arial"/>
      <w:color w:val="auto"/>
      <w:sz w:val="20"/>
    </w:rPr>
  </w:style>
  <w:style w:type="character" w:customStyle="1" w:styleId="704">
    <w:name w:val="EmailStyle7051"/>
    <w:uiPriority w:val="0"/>
    <w:rPr>
      <w:rFonts w:ascii="Arial" w:hAnsi="Arial" w:eastAsia="宋体" w:cs="Arial"/>
      <w:color w:val="auto"/>
      <w:sz w:val="20"/>
    </w:rPr>
  </w:style>
  <w:style w:type="character" w:customStyle="1" w:styleId="705">
    <w:name w:val="EmailStyle7061"/>
    <w:uiPriority w:val="0"/>
    <w:rPr>
      <w:rFonts w:ascii="Arial" w:hAnsi="Arial" w:eastAsia="宋体" w:cs="Arial"/>
      <w:color w:val="auto"/>
      <w:sz w:val="20"/>
    </w:rPr>
  </w:style>
  <w:style w:type="character" w:customStyle="1" w:styleId="706">
    <w:name w:val="EmailStyle7071"/>
    <w:uiPriority w:val="0"/>
    <w:rPr>
      <w:rFonts w:ascii="Arial" w:hAnsi="Arial" w:eastAsia="宋体" w:cs="Arial"/>
      <w:color w:val="auto"/>
      <w:sz w:val="20"/>
    </w:rPr>
  </w:style>
  <w:style w:type="character" w:customStyle="1" w:styleId="707">
    <w:name w:val="EmailStyle7081"/>
    <w:uiPriority w:val="0"/>
    <w:rPr>
      <w:rFonts w:ascii="Arial" w:hAnsi="Arial" w:eastAsia="宋体" w:cs="Arial"/>
      <w:color w:val="auto"/>
      <w:sz w:val="20"/>
    </w:rPr>
  </w:style>
  <w:style w:type="character" w:customStyle="1" w:styleId="708">
    <w:name w:val="EmailStyle7091"/>
    <w:uiPriority w:val="0"/>
    <w:rPr>
      <w:rFonts w:ascii="Arial" w:hAnsi="Arial" w:eastAsia="宋体" w:cs="Arial"/>
      <w:color w:val="auto"/>
      <w:sz w:val="20"/>
    </w:rPr>
  </w:style>
  <w:style w:type="character" w:customStyle="1" w:styleId="709">
    <w:name w:val="EmailStyle7101"/>
    <w:uiPriority w:val="0"/>
    <w:rPr>
      <w:rFonts w:ascii="Arial" w:hAnsi="Arial" w:eastAsia="宋体" w:cs="Arial"/>
      <w:color w:val="auto"/>
      <w:sz w:val="20"/>
    </w:rPr>
  </w:style>
  <w:style w:type="character" w:customStyle="1" w:styleId="710">
    <w:name w:val="EmailStyle7111"/>
    <w:uiPriority w:val="0"/>
    <w:rPr>
      <w:rFonts w:ascii="Arial" w:hAnsi="Arial" w:eastAsia="宋体" w:cs="Arial"/>
      <w:color w:val="auto"/>
      <w:sz w:val="20"/>
    </w:rPr>
  </w:style>
  <w:style w:type="character" w:customStyle="1" w:styleId="711">
    <w:name w:val="EmailStyle7121"/>
    <w:uiPriority w:val="0"/>
    <w:rPr>
      <w:rFonts w:ascii="Arial" w:hAnsi="Arial" w:eastAsia="宋体" w:cs="Arial"/>
      <w:color w:val="auto"/>
      <w:sz w:val="20"/>
    </w:rPr>
  </w:style>
  <w:style w:type="character" w:customStyle="1" w:styleId="712">
    <w:name w:val="EmailStyle7131"/>
    <w:uiPriority w:val="0"/>
    <w:rPr>
      <w:rFonts w:ascii="Arial" w:hAnsi="Arial" w:eastAsia="宋体" w:cs="Arial"/>
      <w:color w:val="auto"/>
      <w:sz w:val="20"/>
    </w:rPr>
  </w:style>
  <w:style w:type="character" w:customStyle="1" w:styleId="713">
    <w:name w:val="EmailStyle7141"/>
    <w:uiPriority w:val="0"/>
    <w:rPr>
      <w:rFonts w:ascii="Arial" w:hAnsi="Arial" w:eastAsia="宋体" w:cs="Arial"/>
      <w:color w:val="auto"/>
      <w:sz w:val="20"/>
    </w:rPr>
  </w:style>
  <w:style w:type="character" w:customStyle="1" w:styleId="714">
    <w:name w:val="EmailStyle7151"/>
    <w:uiPriority w:val="0"/>
    <w:rPr>
      <w:rFonts w:ascii="Arial" w:hAnsi="Arial" w:eastAsia="宋体" w:cs="Arial"/>
      <w:color w:val="auto"/>
      <w:sz w:val="20"/>
    </w:rPr>
  </w:style>
  <w:style w:type="character" w:customStyle="1" w:styleId="715">
    <w:name w:val="EmailStyle7161"/>
    <w:uiPriority w:val="0"/>
    <w:rPr>
      <w:rFonts w:ascii="Arial" w:hAnsi="Arial" w:eastAsia="宋体" w:cs="Arial"/>
      <w:color w:val="auto"/>
      <w:sz w:val="20"/>
    </w:rPr>
  </w:style>
  <w:style w:type="character" w:customStyle="1" w:styleId="716">
    <w:name w:val="EmailStyle7171"/>
    <w:uiPriority w:val="0"/>
    <w:rPr>
      <w:rFonts w:ascii="Arial" w:hAnsi="Arial" w:eastAsia="宋体" w:cs="Arial"/>
      <w:color w:val="auto"/>
      <w:sz w:val="20"/>
    </w:rPr>
  </w:style>
  <w:style w:type="character" w:customStyle="1" w:styleId="717">
    <w:name w:val="EmailStyle7181"/>
    <w:uiPriority w:val="0"/>
    <w:rPr>
      <w:rFonts w:ascii="Arial" w:hAnsi="Arial" w:eastAsia="宋体" w:cs="Arial"/>
      <w:color w:val="auto"/>
      <w:sz w:val="20"/>
    </w:rPr>
  </w:style>
  <w:style w:type="character" w:customStyle="1" w:styleId="718">
    <w:name w:val="EmailStyle7191"/>
    <w:uiPriority w:val="0"/>
    <w:rPr>
      <w:rFonts w:ascii="Arial" w:hAnsi="Arial" w:eastAsia="宋体" w:cs="Arial"/>
      <w:color w:val="auto"/>
      <w:sz w:val="20"/>
    </w:rPr>
  </w:style>
  <w:style w:type="character" w:customStyle="1" w:styleId="719">
    <w:name w:val="EmailStyle7201"/>
    <w:uiPriority w:val="0"/>
    <w:rPr>
      <w:rFonts w:ascii="Arial" w:hAnsi="Arial" w:eastAsia="宋体" w:cs="Arial"/>
      <w:color w:val="auto"/>
      <w:sz w:val="20"/>
    </w:rPr>
  </w:style>
  <w:style w:type="character" w:customStyle="1" w:styleId="720">
    <w:name w:val="EmailStyle7211"/>
    <w:uiPriority w:val="0"/>
    <w:rPr>
      <w:rFonts w:ascii="Arial" w:hAnsi="Arial" w:eastAsia="宋体" w:cs="Arial"/>
      <w:color w:val="auto"/>
      <w:sz w:val="20"/>
    </w:rPr>
  </w:style>
  <w:style w:type="character" w:customStyle="1" w:styleId="721">
    <w:name w:val="EmailStyle7221"/>
    <w:uiPriority w:val="0"/>
    <w:rPr>
      <w:rFonts w:ascii="Arial" w:hAnsi="Arial" w:eastAsia="宋体" w:cs="Arial"/>
      <w:color w:val="auto"/>
      <w:sz w:val="20"/>
    </w:rPr>
  </w:style>
  <w:style w:type="character" w:customStyle="1" w:styleId="722">
    <w:name w:val="EmailStyle7231"/>
    <w:uiPriority w:val="0"/>
    <w:rPr>
      <w:rFonts w:ascii="Arial" w:hAnsi="Arial" w:eastAsia="宋体" w:cs="Arial"/>
      <w:color w:val="auto"/>
      <w:sz w:val="20"/>
    </w:rPr>
  </w:style>
  <w:style w:type="character" w:customStyle="1" w:styleId="723">
    <w:name w:val="EmailStyle7241"/>
    <w:uiPriority w:val="0"/>
    <w:rPr>
      <w:rFonts w:ascii="Arial" w:hAnsi="Arial" w:eastAsia="宋体" w:cs="Arial"/>
      <w:color w:val="auto"/>
      <w:sz w:val="20"/>
    </w:rPr>
  </w:style>
  <w:style w:type="character" w:customStyle="1" w:styleId="724">
    <w:name w:val="EmailStyle7251"/>
    <w:uiPriority w:val="0"/>
    <w:rPr>
      <w:rFonts w:ascii="Arial" w:hAnsi="Arial" w:eastAsia="宋体" w:cs="Arial"/>
      <w:color w:val="auto"/>
      <w:sz w:val="20"/>
    </w:rPr>
  </w:style>
  <w:style w:type="character" w:customStyle="1" w:styleId="725">
    <w:name w:val="EmailStyle7261"/>
    <w:uiPriority w:val="0"/>
    <w:rPr>
      <w:rFonts w:ascii="Arial" w:hAnsi="Arial" w:eastAsia="宋体" w:cs="Arial"/>
      <w:color w:val="auto"/>
      <w:sz w:val="20"/>
    </w:rPr>
  </w:style>
  <w:style w:type="character" w:customStyle="1" w:styleId="726">
    <w:name w:val="EmailStyle7271"/>
    <w:uiPriority w:val="0"/>
    <w:rPr>
      <w:rFonts w:ascii="Arial" w:hAnsi="Arial" w:eastAsia="宋体" w:cs="Arial"/>
      <w:color w:val="auto"/>
      <w:sz w:val="20"/>
    </w:rPr>
  </w:style>
  <w:style w:type="character" w:customStyle="1" w:styleId="727">
    <w:name w:val="EmailStyle7281"/>
    <w:uiPriority w:val="0"/>
    <w:rPr>
      <w:rFonts w:ascii="Arial" w:hAnsi="Arial" w:eastAsia="宋体" w:cs="Arial"/>
      <w:color w:val="auto"/>
      <w:sz w:val="20"/>
    </w:rPr>
  </w:style>
  <w:style w:type="character" w:customStyle="1" w:styleId="728">
    <w:name w:val="EmailStyle7291"/>
    <w:uiPriority w:val="0"/>
    <w:rPr>
      <w:rFonts w:ascii="Arial" w:hAnsi="Arial" w:eastAsia="宋体" w:cs="Arial"/>
      <w:color w:val="auto"/>
      <w:sz w:val="20"/>
    </w:rPr>
  </w:style>
  <w:style w:type="character" w:customStyle="1" w:styleId="729">
    <w:name w:val="EmailStyle7301"/>
    <w:uiPriority w:val="0"/>
    <w:rPr>
      <w:rFonts w:ascii="Arial" w:hAnsi="Arial" w:eastAsia="宋体" w:cs="Arial"/>
      <w:color w:val="auto"/>
      <w:sz w:val="20"/>
    </w:rPr>
  </w:style>
  <w:style w:type="character" w:customStyle="1" w:styleId="730">
    <w:name w:val="EmailStyle7311"/>
    <w:uiPriority w:val="0"/>
    <w:rPr>
      <w:rFonts w:ascii="Arial" w:hAnsi="Arial" w:eastAsia="宋体" w:cs="Arial"/>
      <w:color w:val="auto"/>
      <w:sz w:val="20"/>
    </w:rPr>
  </w:style>
  <w:style w:type="character" w:customStyle="1" w:styleId="731">
    <w:name w:val="EmailStyle7321"/>
    <w:uiPriority w:val="0"/>
    <w:rPr>
      <w:rFonts w:ascii="Arial" w:hAnsi="Arial" w:eastAsia="宋体" w:cs="Arial"/>
      <w:color w:val="auto"/>
      <w:sz w:val="20"/>
    </w:rPr>
  </w:style>
  <w:style w:type="character" w:customStyle="1" w:styleId="732">
    <w:name w:val="EmailStyle7331"/>
    <w:uiPriority w:val="0"/>
    <w:rPr>
      <w:rFonts w:ascii="Arial" w:hAnsi="Arial" w:eastAsia="宋体" w:cs="Arial"/>
      <w:color w:val="auto"/>
      <w:sz w:val="20"/>
    </w:rPr>
  </w:style>
  <w:style w:type="character" w:customStyle="1" w:styleId="733">
    <w:name w:val="EmailStyle7341"/>
    <w:uiPriority w:val="0"/>
    <w:rPr>
      <w:rFonts w:ascii="Arial" w:hAnsi="Arial" w:eastAsia="宋体" w:cs="Arial"/>
      <w:color w:val="auto"/>
      <w:sz w:val="20"/>
    </w:rPr>
  </w:style>
  <w:style w:type="character" w:customStyle="1" w:styleId="734">
    <w:name w:val="EmailStyle7351"/>
    <w:uiPriority w:val="0"/>
    <w:rPr>
      <w:rFonts w:ascii="Arial" w:hAnsi="Arial" w:eastAsia="宋体" w:cs="Arial"/>
      <w:color w:val="auto"/>
      <w:sz w:val="20"/>
    </w:rPr>
  </w:style>
  <w:style w:type="character" w:customStyle="1" w:styleId="735">
    <w:name w:val="EmailStyle7361"/>
    <w:uiPriority w:val="0"/>
    <w:rPr>
      <w:rFonts w:ascii="Arial" w:hAnsi="Arial" w:eastAsia="宋体" w:cs="Arial"/>
      <w:color w:val="auto"/>
      <w:sz w:val="20"/>
    </w:rPr>
  </w:style>
  <w:style w:type="character" w:customStyle="1" w:styleId="736">
    <w:name w:val="EmailStyle7371"/>
    <w:uiPriority w:val="0"/>
    <w:rPr>
      <w:rFonts w:ascii="Arial" w:hAnsi="Arial" w:eastAsia="宋体" w:cs="Arial"/>
      <w:color w:val="auto"/>
      <w:sz w:val="20"/>
    </w:rPr>
  </w:style>
  <w:style w:type="character" w:customStyle="1" w:styleId="737">
    <w:name w:val="EmailStyle7381"/>
    <w:uiPriority w:val="0"/>
    <w:rPr>
      <w:rFonts w:ascii="Arial" w:hAnsi="Arial" w:eastAsia="宋体" w:cs="Arial"/>
      <w:color w:val="auto"/>
      <w:sz w:val="20"/>
    </w:rPr>
  </w:style>
  <w:style w:type="character" w:customStyle="1" w:styleId="738">
    <w:name w:val="EmailStyle7391"/>
    <w:uiPriority w:val="0"/>
    <w:rPr>
      <w:rFonts w:ascii="Arial" w:hAnsi="Arial" w:eastAsia="宋体" w:cs="Arial"/>
      <w:color w:val="auto"/>
      <w:sz w:val="20"/>
    </w:rPr>
  </w:style>
  <w:style w:type="character" w:customStyle="1" w:styleId="739">
    <w:name w:val="EmailStyle7401"/>
    <w:uiPriority w:val="0"/>
    <w:rPr>
      <w:rFonts w:ascii="Arial" w:hAnsi="Arial" w:eastAsia="宋体" w:cs="Arial"/>
      <w:color w:val="auto"/>
      <w:sz w:val="20"/>
    </w:rPr>
  </w:style>
  <w:style w:type="character" w:customStyle="1" w:styleId="740">
    <w:name w:val="EmailStyle7411"/>
    <w:uiPriority w:val="0"/>
    <w:rPr>
      <w:rFonts w:ascii="Arial" w:hAnsi="Arial" w:eastAsia="宋体" w:cs="Arial"/>
      <w:color w:val="auto"/>
      <w:sz w:val="20"/>
    </w:rPr>
  </w:style>
  <w:style w:type="character" w:customStyle="1" w:styleId="741">
    <w:name w:val="EmailStyle7421"/>
    <w:uiPriority w:val="0"/>
    <w:rPr>
      <w:rFonts w:ascii="Arial" w:hAnsi="Arial" w:eastAsia="宋体" w:cs="Arial"/>
      <w:color w:val="auto"/>
      <w:sz w:val="20"/>
    </w:rPr>
  </w:style>
  <w:style w:type="character" w:customStyle="1" w:styleId="742">
    <w:name w:val="EmailStyle7431"/>
    <w:uiPriority w:val="0"/>
    <w:rPr>
      <w:rFonts w:ascii="Arial" w:hAnsi="Arial" w:eastAsia="宋体" w:cs="Arial"/>
      <w:color w:val="auto"/>
      <w:sz w:val="20"/>
    </w:rPr>
  </w:style>
  <w:style w:type="character" w:customStyle="1" w:styleId="743">
    <w:name w:val="EmailStyle7441"/>
    <w:uiPriority w:val="0"/>
    <w:rPr>
      <w:rFonts w:ascii="Arial" w:hAnsi="Arial" w:eastAsia="宋体" w:cs="Arial"/>
      <w:color w:val="auto"/>
      <w:sz w:val="20"/>
    </w:rPr>
  </w:style>
  <w:style w:type="character" w:customStyle="1" w:styleId="744">
    <w:name w:val="EmailStyle7451"/>
    <w:uiPriority w:val="0"/>
    <w:rPr>
      <w:rFonts w:ascii="Arial" w:hAnsi="Arial" w:eastAsia="宋体" w:cs="Arial"/>
      <w:color w:val="auto"/>
      <w:sz w:val="20"/>
    </w:rPr>
  </w:style>
  <w:style w:type="character" w:customStyle="1" w:styleId="745">
    <w:name w:val="EmailStyle7461"/>
    <w:uiPriority w:val="0"/>
    <w:rPr>
      <w:rFonts w:ascii="Arial" w:hAnsi="Arial" w:eastAsia="宋体" w:cs="Arial"/>
      <w:color w:val="auto"/>
      <w:sz w:val="20"/>
    </w:rPr>
  </w:style>
  <w:style w:type="character" w:customStyle="1" w:styleId="746">
    <w:name w:val="EmailStyle7471"/>
    <w:uiPriority w:val="0"/>
    <w:rPr>
      <w:rFonts w:ascii="Arial" w:hAnsi="Arial" w:eastAsia="宋体" w:cs="Arial"/>
      <w:color w:val="auto"/>
      <w:sz w:val="20"/>
    </w:rPr>
  </w:style>
  <w:style w:type="character" w:customStyle="1" w:styleId="747">
    <w:name w:val="EmailStyle7481"/>
    <w:uiPriority w:val="0"/>
    <w:rPr>
      <w:rFonts w:ascii="Arial" w:hAnsi="Arial" w:eastAsia="宋体" w:cs="Arial"/>
      <w:color w:val="auto"/>
      <w:sz w:val="20"/>
    </w:rPr>
  </w:style>
  <w:style w:type="character" w:customStyle="1" w:styleId="748">
    <w:name w:val="EmailStyle7491"/>
    <w:uiPriority w:val="0"/>
    <w:rPr>
      <w:rFonts w:ascii="Arial" w:hAnsi="Arial" w:eastAsia="宋体" w:cs="Arial"/>
      <w:color w:val="auto"/>
      <w:sz w:val="20"/>
    </w:rPr>
  </w:style>
  <w:style w:type="character" w:customStyle="1" w:styleId="749">
    <w:name w:val="EmailStyle7501"/>
    <w:uiPriority w:val="0"/>
    <w:rPr>
      <w:rFonts w:ascii="Arial" w:hAnsi="Arial" w:eastAsia="宋体" w:cs="Arial"/>
      <w:color w:val="auto"/>
      <w:sz w:val="20"/>
    </w:rPr>
  </w:style>
  <w:style w:type="character" w:customStyle="1" w:styleId="750">
    <w:name w:val="EmailStyle7511"/>
    <w:uiPriority w:val="0"/>
    <w:rPr>
      <w:rFonts w:ascii="Arial" w:hAnsi="Arial" w:eastAsia="宋体" w:cs="Arial"/>
      <w:color w:val="auto"/>
      <w:sz w:val="20"/>
    </w:rPr>
  </w:style>
  <w:style w:type="character" w:customStyle="1" w:styleId="751">
    <w:name w:val="EmailStyle7521"/>
    <w:uiPriority w:val="0"/>
    <w:rPr>
      <w:rFonts w:ascii="Arial" w:hAnsi="Arial" w:eastAsia="宋体" w:cs="Arial"/>
      <w:color w:val="auto"/>
      <w:sz w:val="20"/>
    </w:rPr>
  </w:style>
  <w:style w:type="character" w:customStyle="1" w:styleId="752">
    <w:name w:val="EmailStyle7531"/>
    <w:uiPriority w:val="0"/>
    <w:rPr>
      <w:rFonts w:ascii="Arial" w:hAnsi="Arial" w:eastAsia="宋体" w:cs="Arial"/>
      <w:color w:val="auto"/>
      <w:sz w:val="20"/>
    </w:rPr>
  </w:style>
  <w:style w:type="character" w:customStyle="1" w:styleId="753">
    <w:name w:val="EmailStyle7541"/>
    <w:uiPriority w:val="0"/>
    <w:rPr>
      <w:rFonts w:ascii="Arial" w:hAnsi="Arial" w:eastAsia="宋体" w:cs="Arial"/>
      <w:color w:val="auto"/>
      <w:sz w:val="20"/>
    </w:rPr>
  </w:style>
  <w:style w:type="character" w:customStyle="1" w:styleId="754">
    <w:name w:val="EmailStyle7551"/>
    <w:uiPriority w:val="0"/>
    <w:rPr>
      <w:rFonts w:ascii="Arial" w:hAnsi="Arial" w:eastAsia="宋体" w:cs="Arial"/>
      <w:color w:val="auto"/>
      <w:sz w:val="20"/>
    </w:rPr>
  </w:style>
  <w:style w:type="character" w:customStyle="1" w:styleId="755">
    <w:name w:val="EmailStyle7561"/>
    <w:uiPriority w:val="0"/>
    <w:rPr>
      <w:rFonts w:ascii="Arial" w:hAnsi="Arial" w:eastAsia="宋体" w:cs="Arial"/>
      <w:color w:val="auto"/>
      <w:sz w:val="20"/>
    </w:rPr>
  </w:style>
  <w:style w:type="character" w:customStyle="1" w:styleId="756">
    <w:name w:val="EmailStyle7571"/>
    <w:uiPriority w:val="0"/>
    <w:rPr>
      <w:rFonts w:ascii="Arial" w:hAnsi="Arial" w:eastAsia="宋体" w:cs="Arial"/>
      <w:color w:val="auto"/>
      <w:sz w:val="20"/>
    </w:rPr>
  </w:style>
  <w:style w:type="character" w:customStyle="1" w:styleId="757">
    <w:name w:val="EmailStyle7581"/>
    <w:uiPriority w:val="0"/>
    <w:rPr>
      <w:rFonts w:ascii="Arial" w:hAnsi="Arial" w:eastAsia="宋体" w:cs="Arial"/>
      <w:color w:val="auto"/>
      <w:sz w:val="20"/>
    </w:rPr>
  </w:style>
  <w:style w:type="character" w:customStyle="1" w:styleId="758">
    <w:name w:val="EmailStyle7591"/>
    <w:uiPriority w:val="0"/>
    <w:rPr>
      <w:rFonts w:ascii="Arial" w:hAnsi="Arial" w:eastAsia="宋体" w:cs="Arial"/>
      <w:color w:val="auto"/>
      <w:sz w:val="20"/>
    </w:rPr>
  </w:style>
  <w:style w:type="character" w:customStyle="1" w:styleId="759">
    <w:name w:val="EmailStyle7601"/>
    <w:uiPriority w:val="0"/>
    <w:rPr>
      <w:rFonts w:ascii="Arial" w:hAnsi="Arial" w:eastAsia="宋体" w:cs="Arial"/>
      <w:color w:val="auto"/>
      <w:sz w:val="20"/>
    </w:rPr>
  </w:style>
  <w:style w:type="character" w:customStyle="1" w:styleId="760">
    <w:name w:val="EmailStyle7611"/>
    <w:uiPriority w:val="0"/>
    <w:rPr>
      <w:rFonts w:ascii="Arial" w:hAnsi="Arial" w:eastAsia="宋体" w:cs="Arial"/>
      <w:color w:val="auto"/>
      <w:sz w:val="20"/>
    </w:rPr>
  </w:style>
  <w:style w:type="character" w:customStyle="1" w:styleId="761">
    <w:name w:val="EmailStyle7621"/>
    <w:uiPriority w:val="0"/>
    <w:rPr>
      <w:rFonts w:ascii="Arial" w:hAnsi="Arial" w:eastAsia="宋体" w:cs="Arial"/>
      <w:color w:val="auto"/>
      <w:sz w:val="20"/>
    </w:rPr>
  </w:style>
  <w:style w:type="character" w:customStyle="1" w:styleId="762">
    <w:name w:val="EmailStyle7631"/>
    <w:uiPriority w:val="0"/>
    <w:rPr>
      <w:rFonts w:ascii="Arial" w:hAnsi="Arial" w:eastAsia="宋体" w:cs="Arial"/>
      <w:color w:val="auto"/>
      <w:sz w:val="20"/>
    </w:rPr>
  </w:style>
  <w:style w:type="character" w:customStyle="1" w:styleId="763">
    <w:name w:val="EmailStyle7641"/>
    <w:uiPriority w:val="0"/>
    <w:rPr>
      <w:rFonts w:ascii="Arial" w:hAnsi="Arial" w:eastAsia="宋体" w:cs="Arial"/>
      <w:color w:val="auto"/>
      <w:sz w:val="20"/>
    </w:rPr>
  </w:style>
  <w:style w:type="character" w:customStyle="1" w:styleId="764">
    <w:name w:val="EmailStyle7651"/>
    <w:uiPriority w:val="0"/>
    <w:rPr>
      <w:rFonts w:ascii="Arial" w:hAnsi="Arial" w:eastAsia="宋体" w:cs="Arial"/>
      <w:color w:val="auto"/>
      <w:sz w:val="20"/>
    </w:rPr>
  </w:style>
  <w:style w:type="character" w:customStyle="1" w:styleId="765">
    <w:name w:val="EmailStyle7661"/>
    <w:uiPriority w:val="0"/>
    <w:rPr>
      <w:rFonts w:ascii="Arial" w:hAnsi="Arial" w:eastAsia="宋体" w:cs="Arial"/>
      <w:color w:val="auto"/>
      <w:sz w:val="20"/>
    </w:rPr>
  </w:style>
  <w:style w:type="character" w:customStyle="1" w:styleId="766">
    <w:name w:val="EmailStyle7671"/>
    <w:uiPriority w:val="0"/>
    <w:rPr>
      <w:rFonts w:ascii="Arial" w:hAnsi="Arial" w:eastAsia="宋体" w:cs="Arial"/>
      <w:color w:val="auto"/>
      <w:sz w:val="20"/>
    </w:rPr>
  </w:style>
  <w:style w:type="character" w:customStyle="1" w:styleId="767">
    <w:name w:val="EmailStyle7681"/>
    <w:uiPriority w:val="0"/>
    <w:rPr>
      <w:rFonts w:ascii="Arial" w:hAnsi="Arial" w:eastAsia="宋体" w:cs="Arial"/>
      <w:color w:val="auto"/>
      <w:sz w:val="20"/>
    </w:rPr>
  </w:style>
  <w:style w:type="character" w:customStyle="1" w:styleId="768">
    <w:name w:val="EmailStyle7691"/>
    <w:uiPriority w:val="0"/>
    <w:rPr>
      <w:rFonts w:ascii="Arial" w:hAnsi="Arial" w:eastAsia="宋体" w:cs="Arial"/>
      <w:color w:val="auto"/>
      <w:sz w:val="20"/>
    </w:rPr>
  </w:style>
  <w:style w:type="character" w:customStyle="1" w:styleId="769">
    <w:name w:val="EmailStyle7701"/>
    <w:uiPriority w:val="0"/>
    <w:rPr>
      <w:rFonts w:ascii="Arial" w:hAnsi="Arial" w:eastAsia="宋体" w:cs="Arial"/>
      <w:color w:val="auto"/>
      <w:sz w:val="20"/>
    </w:rPr>
  </w:style>
  <w:style w:type="character" w:customStyle="1" w:styleId="770">
    <w:name w:val="EmailStyle7711"/>
    <w:uiPriority w:val="0"/>
    <w:rPr>
      <w:rFonts w:ascii="Arial" w:hAnsi="Arial" w:eastAsia="宋体" w:cs="Arial"/>
      <w:color w:val="auto"/>
      <w:sz w:val="20"/>
    </w:rPr>
  </w:style>
  <w:style w:type="character" w:customStyle="1" w:styleId="771">
    <w:name w:val="EmailStyle7721"/>
    <w:uiPriority w:val="0"/>
    <w:rPr>
      <w:rFonts w:ascii="Arial" w:hAnsi="Arial" w:eastAsia="宋体" w:cs="Arial"/>
      <w:color w:val="auto"/>
      <w:sz w:val="20"/>
    </w:rPr>
  </w:style>
  <w:style w:type="character" w:customStyle="1" w:styleId="772">
    <w:name w:val="EmailStyle7731"/>
    <w:uiPriority w:val="0"/>
    <w:rPr>
      <w:rFonts w:ascii="Arial" w:hAnsi="Arial" w:eastAsia="宋体" w:cs="Arial"/>
      <w:color w:val="auto"/>
      <w:sz w:val="20"/>
    </w:rPr>
  </w:style>
  <w:style w:type="character" w:customStyle="1" w:styleId="773">
    <w:name w:val="EmailStyle7741"/>
    <w:uiPriority w:val="0"/>
    <w:rPr>
      <w:rFonts w:ascii="Arial" w:hAnsi="Arial" w:eastAsia="宋体" w:cs="Arial"/>
      <w:color w:val="auto"/>
      <w:sz w:val="20"/>
    </w:rPr>
  </w:style>
  <w:style w:type="character" w:customStyle="1" w:styleId="774">
    <w:name w:val="EmailStyle7751"/>
    <w:uiPriority w:val="0"/>
    <w:rPr>
      <w:rFonts w:ascii="Arial" w:hAnsi="Arial" w:eastAsia="宋体" w:cs="Arial"/>
      <w:color w:val="auto"/>
      <w:sz w:val="20"/>
    </w:rPr>
  </w:style>
  <w:style w:type="character" w:customStyle="1" w:styleId="775">
    <w:name w:val="EmailStyle7761"/>
    <w:uiPriority w:val="0"/>
    <w:rPr>
      <w:rFonts w:ascii="Arial" w:hAnsi="Arial" w:eastAsia="宋体" w:cs="Arial"/>
      <w:color w:val="auto"/>
      <w:sz w:val="20"/>
    </w:rPr>
  </w:style>
  <w:style w:type="character" w:customStyle="1" w:styleId="776">
    <w:name w:val="EmailStyle7771"/>
    <w:uiPriority w:val="0"/>
    <w:rPr>
      <w:rFonts w:ascii="Arial" w:hAnsi="Arial" w:eastAsia="宋体" w:cs="Arial"/>
      <w:color w:val="auto"/>
      <w:sz w:val="20"/>
    </w:rPr>
  </w:style>
  <w:style w:type="character" w:customStyle="1" w:styleId="777">
    <w:name w:val="EmailStyle7781"/>
    <w:uiPriority w:val="0"/>
    <w:rPr>
      <w:rFonts w:ascii="Arial" w:hAnsi="Arial" w:eastAsia="宋体" w:cs="Arial"/>
      <w:color w:val="auto"/>
      <w:sz w:val="20"/>
    </w:rPr>
  </w:style>
  <w:style w:type="character" w:customStyle="1" w:styleId="778">
    <w:name w:val="EmailStyle7791"/>
    <w:uiPriority w:val="0"/>
    <w:rPr>
      <w:rFonts w:ascii="Arial" w:hAnsi="Arial" w:eastAsia="宋体" w:cs="Arial"/>
      <w:color w:val="auto"/>
      <w:sz w:val="20"/>
    </w:rPr>
  </w:style>
  <w:style w:type="character" w:customStyle="1" w:styleId="779">
    <w:name w:val="EmailStyle7801"/>
    <w:uiPriority w:val="0"/>
    <w:rPr>
      <w:rFonts w:ascii="Arial" w:hAnsi="Arial" w:eastAsia="宋体" w:cs="Arial"/>
      <w:color w:val="auto"/>
      <w:sz w:val="20"/>
    </w:rPr>
  </w:style>
  <w:style w:type="character" w:customStyle="1" w:styleId="780">
    <w:name w:val="EmailStyle7811"/>
    <w:uiPriority w:val="0"/>
    <w:rPr>
      <w:rFonts w:ascii="Arial" w:hAnsi="Arial" w:eastAsia="宋体" w:cs="Arial"/>
      <w:color w:val="auto"/>
      <w:sz w:val="20"/>
    </w:rPr>
  </w:style>
  <w:style w:type="character" w:customStyle="1" w:styleId="781">
    <w:name w:val="EmailStyle7821"/>
    <w:uiPriority w:val="0"/>
    <w:rPr>
      <w:rFonts w:ascii="Arial" w:hAnsi="Arial" w:eastAsia="宋体" w:cs="Arial"/>
      <w:color w:val="auto"/>
      <w:sz w:val="20"/>
    </w:rPr>
  </w:style>
  <w:style w:type="character" w:customStyle="1" w:styleId="782">
    <w:name w:val="EmailStyle7831"/>
    <w:uiPriority w:val="0"/>
    <w:rPr>
      <w:rFonts w:ascii="Arial" w:hAnsi="Arial" w:eastAsia="宋体" w:cs="Arial"/>
      <w:color w:val="auto"/>
      <w:sz w:val="20"/>
    </w:rPr>
  </w:style>
  <w:style w:type="character" w:customStyle="1" w:styleId="783">
    <w:name w:val="EmailStyle7841"/>
    <w:uiPriority w:val="0"/>
    <w:rPr>
      <w:rFonts w:ascii="Arial" w:hAnsi="Arial" w:eastAsia="宋体" w:cs="Arial"/>
      <w:color w:val="auto"/>
      <w:sz w:val="20"/>
    </w:rPr>
  </w:style>
  <w:style w:type="character" w:customStyle="1" w:styleId="784">
    <w:name w:val="EmailStyle7851"/>
    <w:uiPriority w:val="0"/>
    <w:rPr>
      <w:rFonts w:ascii="Arial" w:hAnsi="Arial" w:eastAsia="宋体" w:cs="Arial"/>
      <w:color w:val="auto"/>
      <w:sz w:val="20"/>
    </w:rPr>
  </w:style>
  <w:style w:type="character" w:customStyle="1" w:styleId="785">
    <w:name w:val="EmailStyle7861"/>
    <w:uiPriority w:val="0"/>
    <w:rPr>
      <w:rFonts w:ascii="Arial" w:hAnsi="Arial" w:eastAsia="宋体" w:cs="Arial"/>
      <w:color w:val="auto"/>
      <w:sz w:val="20"/>
    </w:rPr>
  </w:style>
  <w:style w:type="character" w:customStyle="1" w:styleId="786">
    <w:name w:val="EmailStyle7871"/>
    <w:uiPriority w:val="0"/>
    <w:rPr>
      <w:rFonts w:ascii="Arial" w:hAnsi="Arial" w:eastAsia="宋体" w:cs="Arial"/>
      <w:color w:val="auto"/>
      <w:sz w:val="20"/>
    </w:rPr>
  </w:style>
  <w:style w:type="character" w:customStyle="1" w:styleId="787">
    <w:name w:val="EmailStyle7881"/>
    <w:uiPriority w:val="0"/>
    <w:rPr>
      <w:rFonts w:ascii="Arial" w:hAnsi="Arial" w:eastAsia="宋体" w:cs="Arial"/>
      <w:color w:val="auto"/>
      <w:sz w:val="20"/>
    </w:rPr>
  </w:style>
  <w:style w:type="character" w:customStyle="1" w:styleId="788">
    <w:name w:val="EmailStyle7891"/>
    <w:uiPriority w:val="0"/>
    <w:rPr>
      <w:rFonts w:ascii="Arial" w:hAnsi="Arial" w:eastAsia="宋体" w:cs="Arial"/>
      <w:color w:val="auto"/>
      <w:sz w:val="20"/>
    </w:rPr>
  </w:style>
  <w:style w:type="character" w:customStyle="1" w:styleId="789">
    <w:name w:val="EmailStyle7901"/>
    <w:uiPriority w:val="0"/>
    <w:rPr>
      <w:rFonts w:ascii="Arial" w:hAnsi="Arial" w:eastAsia="宋体" w:cs="Arial"/>
      <w:color w:val="auto"/>
      <w:sz w:val="20"/>
    </w:rPr>
  </w:style>
  <w:style w:type="character" w:customStyle="1" w:styleId="790">
    <w:name w:val="EmailStyle7911"/>
    <w:uiPriority w:val="0"/>
    <w:rPr>
      <w:rFonts w:ascii="Arial" w:hAnsi="Arial" w:eastAsia="宋体" w:cs="Arial"/>
      <w:color w:val="auto"/>
      <w:sz w:val="20"/>
    </w:rPr>
  </w:style>
  <w:style w:type="character" w:customStyle="1" w:styleId="791">
    <w:name w:val="EmailStyle7921"/>
    <w:uiPriority w:val="0"/>
    <w:rPr>
      <w:rFonts w:ascii="Arial" w:hAnsi="Arial" w:eastAsia="宋体" w:cs="Arial"/>
      <w:color w:val="auto"/>
      <w:sz w:val="20"/>
    </w:rPr>
  </w:style>
  <w:style w:type="character" w:customStyle="1" w:styleId="792">
    <w:name w:val="EmailStyle7931"/>
    <w:uiPriority w:val="0"/>
    <w:rPr>
      <w:rFonts w:ascii="Arial" w:hAnsi="Arial" w:eastAsia="宋体" w:cs="Arial"/>
      <w:color w:val="auto"/>
      <w:sz w:val="20"/>
    </w:rPr>
  </w:style>
  <w:style w:type="character" w:customStyle="1" w:styleId="793">
    <w:name w:val="EmailStyle7941"/>
    <w:uiPriority w:val="0"/>
    <w:rPr>
      <w:rFonts w:ascii="Arial" w:hAnsi="Arial" w:eastAsia="宋体" w:cs="Arial"/>
      <w:color w:val="auto"/>
      <w:sz w:val="20"/>
    </w:rPr>
  </w:style>
  <w:style w:type="character" w:customStyle="1" w:styleId="794">
    <w:name w:val="EmailStyle7951"/>
    <w:uiPriority w:val="0"/>
    <w:rPr>
      <w:rFonts w:ascii="Arial" w:hAnsi="Arial" w:eastAsia="宋体" w:cs="Arial"/>
      <w:color w:val="auto"/>
      <w:sz w:val="20"/>
    </w:rPr>
  </w:style>
  <w:style w:type="character" w:customStyle="1" w:styleId="795">
    <w:name w:val="EmailStyle7961"/>
    <w:uiPriority w:val="0"/>
    <w:rPr>
      <w:rFonts w:ascii="Arial" w:hAnsi="Arial" w:eastAsia="宋体" w:cs="Arial"/>
      <w:color w:val="auto"/>
      <w:sz w:val="20"/>
    </w:rPr>
  </w:style>
  <w:style w:type="character" w:customStyle="1" w:styleId="796">
    <w:name w:val="EmailStyle7971"/>
    <w:uiPriority w:val="0"/>
    <w:rPr>
      <w:rFonts w:ascii="Arial" w:hAnsi="Arial" w:eastAsia="宋体" w:cs="Arial"/>
      <w:color w:val="auto"/>
      <w:sz w:val="20"/>
    </w:rPr>
  </w:style>
  <w:style w:type="character" w:customStyle="1" w:styleId="797">
    <w:name w:val="EmailStyle7981"/>
    <w:uiPriority w:val="0"/>
    <w:rPr>
      <w:rFonts w:ascii="Arial" w:hAnsi="Arial" w:eastAsia="宋体" w:cs="Arial"/>
      <w:color w:val="auto"/>
      <w:sz w:val="20"/>
    </w:rPr>
  </w:style>
  <w:style w:type="character" w:customStyle="1" w:styleId="798">
    <w:name w:val="EmailStyle7991"/>
    <w:uiPriority w:val="0"/>
    <w:rPr>
      <w:rFonts w:ascii="Arial" w:hAnsi="Arial" w:eastAsia="宋体" w:cs="Arial"/>
      <w:color w:val="auto"/>
      <w:sz w:val="20"/>
    </w:rPr>
  </w:style>
  <w:style w:type="character" w:customStyle="1" w:styleId="799">
    <w:name w:val="EmailStyle8001"/>
    <w:uiPriority w:val="0"/>
    <w:rPr>
      <w:rFonts w:ascii="Arial" w:hAnsi="Arial" w:eastAsia="宋体" w:cs="Arial"/>
      <w:color w:val="auto"/>
      <w:sz w:val="20"/>
    </w:rPr>
  </w:style>
  <w:style w:type="character" w:customStyle="1" w:styleId="800">
    <w:name w:val="EmailStyle8011"/>
    <w:uiPriority w:val="0"/>
    <w:rPr>
      <w:rFonts w:ascii="Arial" w:hAnsi="Arial" w:eastAsia="宋体" w:cs="Arial"/>
      <w:color w:val="auto"/>
      <w:sz w:val="20"/>
    </w:rPr>
  </w:style>
  <w:style w:type="character" w:customStyle="1" w:styleId="801">
    <w:name w:val="EmailStyle8021"/>
    <w:uiPriority w:val="0"/>
    <w:rPr>
      <w:rFonts w:ascii="Arial" w:hAnsi="Arial" w:eastAsia="宋体" w:cs="Arial"/>
      <w:color w:val="auto"/>
      <w:sz w:val="20"/>
    </w:rPr>
  </w:style>
  <w:style w:type="character" w:customStyle="1" w:styleId="802">
    <w:name w:val="EmailStyle8031"/>
    <w:uiPriority w:val="0"/>
    <w:rPr>
      <w:rFonts w:ascii="Arial" w:hAnsi="Arial" w:eastAsia="宋体" w:cs="Arial"/>
      <w:color w:val="auto"/>
      <w:sz w:val="20"/>
    </w:rPr>
  </w:style>
  <w:style w:type="character" w:customStyle="1" w:styleId="803">
    <w:name w:val="EmailStyle8041"/>
    <w:uiPriority w:val="0"/>
    <w:rPr>
      <w:rFonts w:ascii="Arial" w:hAnsi="Arial" w:eastAsia="宋体" w:cs="Arial"/>
      <w:color w:val="auto"/>
      <w:sz w:val="20"/>
    </w:rPr>
  </w:style>
  <w:style w:type="character" w:customStyle="1" w:styleId="804">
    <w:name w:val="EmailStyle8051"/>
    <w:uiPriority w:val="0"/>
    <w:rPr>
      <w:rFonts w:ascii="Arial" w:hAnsi="Arial" w:eastAsia="宋体" w:cs="Arial"/>
      <w:color w:val="auto"/>
      <w:sz w:val="20"/>
    </w:rPr>
  </w:style>
  <w:style w:type="character" w:customStyle="1" w:styleId="805">
    <w:name w:val="EmailStyle8061"/>
    <w:uiPriority w:val="0"/>
    <w:rPr>
      <w:rFonts w:ascii="Arial" w:hAnsi="Arial" w:eastAsia="宋体" w:cs="Arial"/>
      <w:color w:val="auto"/>
      <w:sz w:val="20"/>
    </w:rPr>
  </w:style>
  <w:style w:type="character" w:customStyle="1" w:styleId="806">
    <w:name w:val="EmailStyle8071"/>
    <w:uiPriority w:val="0"/>
    <w:rPr>
      <w:rFonts w:ascii="Arial" w:hAnsi="Arial" w:eastAsia="宋体" w:cs="Arial"/>
      <w:color w:val="auto"/>
      <w:sz w:val="20"/>
    </w:rPr>
  </w:style>
  <w:style w:type="character" w:customStyle="1" w:styleId="807">
    <w:name w:val="EmailStyle8081"/>
    <w:uiPriority w:val="0"/>
    <w:rPr>
      <w:rFonts w:ascii="Arial" w:hAnsi="Arial" w:eastAsia="宋体" w:cs="Arial"/>
      <w:color w:val="auto"/>
      <w:sz w:val="20"/>
    </w:rPr>
  </w:style>
  <w:style w:type="character" w:customStyle="1" w:styleId="808">
    <w:name w:val="EmailStyle8091"/>
    <w:uiPriority w:val="0"/>
    <w:rPr>
      <w:rFonts w:ascii="Arial" w:hAnsi="Arial" w:eastAsia="宋体" w:cs="Arial"/>
      <w:color w:val="auto"/>
      <w:sz w:val="20"/>
    </w:rPr>
  </w:style>
  <w:style w:type="character" w:customStyle="1" w:styleId="809">
    <w:name w:val="EmailStyle8101"/>
    <w:uiPriority w:val="0"/>
    <w:rPr>
      <w:rFonts w:ascii="Arial" w:hAnsi="Arial" w:eastAsia="宋体" w:cs="Arial"/>
      <w:color w:val="auto"/>
      <w:sz w:val="20"/>
    </w:rPr>
  </w:style>
  <w:style w:type="character" w:customStyle="1" w:styleId="810">
    <w:name w:val="EmailStyle8111"/>
    <w:uiPriority w:val="0"/>
    <w:rPr>
      <w:rFonts w:ascii="Arial" w:hAnsi="Arial" w:eastAsia="宋体" w:cs="Arial"/>
      <w:color w:val="auto"/>
      <w:sz w:val="20"/>
    </w:rPr>
  </w:style>
  <w:style w:type="character" w:customStyle="1" w:styleId="811">
    <w:name w:val="EmailStyle8121"/>
    <w:uiPriority w:val="0"/>
    <w:rPr>
      <w:rFonts w:ascii="Arial" w:hAnsi="Arial" w:eastAsia="宋体" w:cs="Arial"/>
      <w:color w:val="auto"/>
      <w:sz w:val="20"/>
    </w:rPr>
  </w:style>
  <w:style w:type="character" w:customStyle="1" w:styleId="812">
    <w:name w:val="EmailStyle8131"/>
    <w:uiPriority w:val="0"/>
    <w:rPr>
      <w:rFonts w:ascii="Arial" w:hAnsi="Arial" w:eastAsia="宋体" w:cs="Arial"/>
      <w:color w:val="auto"/>
      <w:sz w:val="20"/>
    </w:rPr>
  </w:style>
  <w:style w:type="character" w:customStyle="1" w:styleId="813">
    <w:name w:val="EmailStyle8141"/>
    <w:uiPriority w:val="0"/>
    <w:rPr>
      <w:rFonts w:ascii="Arial" w:hAnsi="Arial" w:eastAsia="宋体" w:cs="Arial"/>
      <w:color w:val="auto"/>
      <w:sz w:val="20"/>
    </w:rPr>
  </w:style>
  <w:style w:type="character" w:customStyle="1" w:styleId="814">
    <w:name w:val="EmailStyle8151"/>
    <w:uiPriority w:val="0"/>
    <w:rPr>
      <w:rFonts w:ascii="Arial" w:hAnsi="Arial" w:eastAsia="宋体" w:cs="Arial"/>
      <w:color w:val="auto"/>
      <w:sz w:val="20"/>
    </w:rPr>
  </w:style>
  <w:style w:type="character" w:customStyle="1" w:styleId="815">
    <w:name w:val="EmailStyle8161"/>
    <w:uiPriority w:val="0"/>
    <w:rPr>
      <w:rFonts w:ascii="Arial" w:hAnsi="Arial" w:eastAsia="宋体" w:cs="Arial"/>
      <w:color w:val="auto"/>
      <w:sz w:val="20"/>
    </w:rPr>
  </w:style>
  <w:style w:type="character" w:customStyle="1" w:styleId="816">
    <w:name w:val="EmailStyle8171"/>
    <w:uiPriority w:val="0"/>
    <w:rPr>
      <w:rFonts w:ascii="Arial" w:hAnsi="Arial" w:eastAsia="宋体" w:cs="Arial"/>
      <w:color w:val="auto"/>
      <w:sz w:val="20"/>
    </w:rPr>
  </w:style>
  <w:style w:type="character" w:customStyle="1" w:styleId="817">
    <w:name w:val="EmailStyle8181"/>
    <w:uiPriority w:val="0"/>
    <w:rPr>
      <w:rFonts w:ascii="Arial" w:hAnsi="Arial" w:eastAsia="宋体" w:cs="Arial"/>
      <w:color w:val="auto"/>
      <w:sz w:val="20"/>
    </w:rPr>
  </w:style>
  <w:style w:type="character" w:customStyle="1" w:styleId="818">
    <w:name w:val="EmailStyle8191"/>
    <w:uiPriority w:val="0"/>
    <w:rPr>
      <w:rFonts w:ascii="Arial" w:hAnsi="Arial" w:eastAsia="宋体" w:cs="Arial"/>
      <w:color w:val="auto"/>
      <w:sz w:val="20"/>
    </w:rPr>
  </w:style>
  <w:style w:type="character" w:customStyle="1" w:styleId="819">
    <w:name w:val="EmailStyle8201"/>
    <w:uiPriority w:val="0"/>
    <w:rPr>
      <w:rFonts w:ascii="Arial" w:hAnsi="Arial" w:eastAsia="宋体" w:cs="Arial"/>
      <w:color w:val="auto"/>
      <w:sz w:val="20"/>
    </w:rPr>
  </w:style>
  <w:style w:type="character" w:customStyle="1" w:styleId="820">
    <w:name w:val="EmailStyle8211"/>
    <w:uiPriority w:val="0"/>
    <w:rPr>
      <w:rFonts w:ascii="Arial" w:hAnsi="Arial" w:eastAsia="宋体" w:cs="Arial"/>
      <w:color w:val="auto"/>
      <w:sz w:val="20"/>
    </w:rPr>
  </w:style>
  <w:style w:type="character" w:customStyle="1" w:styleId="821">
    <w:name w:val="EmailStyle8221"/>
    <w:uiPriority w:val="0"/>
    <w:rPr>
      <w:rFonts w:ascii="Arial" w:hAnsi="Arial" w:eastAsia="宋体" w:cs="Arial"/>
      <w:color w:val="auto"/>
      <w:sz w:val="20"/>
    </w:rPr>
  </w:style>
  <w:style w:type="character" w:customStyle="1" w:styleId="822">
    <w:name w:val="EmailStyle8231"/>
    <w:uiPriority w:val="0"/>
    <w:rPr>
      <w:rFonts w:ascii="Arial" w:hAnsi="Arial" w:eastAsia="宋体" w:cs="Arial"/>
      <w:color w:val="auto"/>
      <w:sz w:val="20"/>
    </w:rPr>
  </w:style>
  <w:style w:type="character" w:customStyle="1" w:styleId="823">
    <w:name w:val="EmailStyle8241"/>
    <w:uiPriority w:val="0"/>
    <w:rPr>
      <w:rFonts w:ascii="Arial" w:hAnsi="Arial" w:eastAsia="宋体" w:cs="Arial"/>
      <w:color w:val="auto"/>
      <w:sz w:val="20"/>
    </w:rPr>
  </w:style>
  <w:style w:type="character" w:customStyle="1" w:styleId="824">
    <w:name w:val="EmailStyle8251"/>
    <w:uiPriority w:val="0"/>
    <w:rPr>
      <w:rFonts w:ascii="Arial" w:hAnsi="Arial" w:eastAsia="宋体" w:cs="Arial"/>
      <w:color w:val="auto"/>
      <w:sz w:val="20"/>
    </w:rPr>
  </w:style>
  <w:style w:type="character" w:customStyle="1" w:styleId="825">
    <w:name w:val="EmailStyle8261"/>
    <w:uiPriority w:val="0"/>
    <w:rPr>
      <w:rFonts w:ascii="Arial" w:hAnsi="Arial" w:eastAsia="宋体" w:cs="Arial"/>
      <w:color w:val="auto"/>
      <w:sz w:val="20"/>
    </w:rPr>
  </w:style>
  <w:style w:type="character" w:customStyle="1" w:styleId="826">
    <w:name w:val="EmailStyle8271"/>
    <w:uiPriority w:val="0"/>
    <w:rPr>
      <w:rFonts w:ascii="Arial" w:hAnsi="Arial" w:eastAsia="宋体" w:cs="Arial"/>
      <w:color w:val="auto"/>
      <w:sz w:val="20"/>
    </w:rPr>
  </w:style>
  <w:style w:type="character" w:customStyle="1" w:styleId="827">
    <w:name w:val="EmailStyle8281"/>
    <w:uiPriority w:val="0"/>
    <w:rPr>
      <w:rFonts w:ascii="Arial" w:hAnsi="Arial" w:eastAsia="宋体" w:cs="Arial"/>
      <w:color w:val="auto"/>
      <w:sz w:val="20"/>
    </w:rPr>
  </w:style>
  <w:style w:type="character" w:customStyle="1" w:styleId="828">
    <w:name w:val="EmailStyle8291"/>
    <w:uiPriority w:val="0"/>
    <w:rPr>
      <w:rFonts w:ascii="Arial" w:hAnsi="Arial" w:eastAsia="宋体" w:cs="Arial"/>
      <w:color w:val="auto"/>
      <w:sz w:val="20"/>
    </w:rPr>
  </w:style>
  <w:style w:type="character" w:customStyle="1" w:styleId="829">
    <w:name w:val="EmailStyle8301"/>
    <w:uiPriority w:val="0"/>
    <w:rPr>
      <w:rFonts w:ascii="Arial" w:hAnsi="Arial" w:eastAsia="宋体" w:cs="Arial"/>
      <w:color w:val="auto"/>
      <w:sz w:val="20"/>
    </w:rPr>
  </w:style>
  <w:style w:type="character" w:customStyle="1" w:styleId="830">
    <w:name w:val="EmailStyle8311"/>
    <w:uiPriority w:val="0"/>
    <w:rPr>
      <w:rFonts w:ascii="Arial" w:hAnsi="Arial" w:eastAsia="宋体" w:cs="Arial"/>
      <w:color w:val="auto"/>
      <w:sz w:val="20"/>
    </w:rPr>
  </w:style>
  <w:style w:type="character" w:customStyle="1" w:styleId="831">
    <w:name w:val="EmailStyle8321"/>
    <w:uiPriority w:val="0"/>
    <w:rPr>
      <w:rFonts w:ascii="Arial" w:hAnsi="Arial" w:eastAsia="宋体" w:cs="Arial"/>
      <w:color w:val="auto"/>
      <w:sz w:val="20"/>
    </w:rPr>
  </w:style>
  <w:style w:type="character" w:customStyle="1" w:styleId="832">
    <w:name w:val="EmailStyle8331"/>
    <w:uiPriority w:val="0"/>
    <w:rPr>
      <w:rFonts w:ascii="Arial" w:hAnsi="Arial" w:eastAsia="宋体" w:cs="Arial"/>
      <w:color w:val="auto"/>
      <w:sz w:val="20"/>
    </w:rPr>
  </w:style>
  <w:style w:type="character" w:customStyle="1" w:styleId="833">
    <w:name w:val="EmailStyle8341"/>
    <w:uiPriority w:val="0"/>
    <w:rPr>
      <w:rFonts w:ascii="Arial" w:hAnsi="Arial" w:eastAsia="宋体" w:cs="Arial"/>
      <w:color w:val="auto"/>
      <w:sz w:val="20"/>
    </w:rPr>
  </w:style>
  <w:style w:type="character" w:customStyle="1" w:styleId="834">
    <w:name w:val="EmailStyle8351"/>
    <w:uiPriority w:val="0"/>
    <w:rPr>
      <w:rFonts w:ascii="Arial" w:hAnsi="Arial" w:eastAsia="宋体" w:cs="Arial"/>
      <w:color w:val="auto"/>
      <w:sz w:val="20"/>
    </w:rPr>
  </w:style>
  <w:style w:type="character" w:customStyle="1" w:styleId="835">
    <w:name w:val="EmailStyle8361"/>
    <w:uiPriority w:val="0"/>
    <w:rPr>
      <w:rFonts w:ascii="Arial" w:hAnsi="Arial" w:eastAsia="宋体" w:cs="Arial"/>
      <w:color w:val="auto"/>
      <w:sz w:val="20"/>
    </w:rPr>
  </w:style>
  <w:style w:type="character" w:customStyle="1" w:styleId="836">
    <w:name w:val="EmailStyle8371"/>
    <w:uiPriority w:val="0"/>
    <w:rPr>
      <w:rFonts w:ascii="Arial" w:hAnsi="Arial" w:eastAsia="宋体" w:cs="Arial"/>
      <w:color w:val="auto"/>
      <w:sz w:val="20"/>
    </w:rPr>
  </w:style>
  <w:style w:type="character" w:customStyle="1" w:styleId="837">
    <w:name w:val="EmailStyle8381"/>
    <w:uiPriority w:val="0"/>
    <w:rPr>
      <w:rFonts w:ascii="Arial" w:hAnsi="Arial" w:eastAsia="宋体" w:cs="Arial"/>
      <w:color w:val="auto"/>
      <w:sz w:val="20"/>
    </w:rPr>
  </w:style>
  <w:style w:type="character" w:customStyle="1" w:styleId="838">
    <w:name w:val="EmailStyle8391"/>
    <w:uiPriority w:val="0"/>
    <w:rPr>
      <w:rFonts w:ascii="Arial" w:hAnsi="Arial" w:eastAsia="宋体" w:cs="Arial"/>
      <w:color w:val="auto"/>
      <w:sz w:val="20"/>
    </w:rPr>
  </w:style>
  <w:style w:type="character" w:customStyle="1" w:styleId="839">
    <w:name w:val="EmailStyle8401"/>
    <w:uiPriority w:val="0"/>
    <w:rPr>
      <w:rFonts w:ascii="Arial" w:hAnsi="Arial" w:eastAsia="宋体" w:cs="Arial"/>
      <w:color w:val="auto"/>
      <w:sz w:val="20"/>
    </w:rPr>
  </w:style>
  <w:style w:type="character" w:customStyle="1" w:styleId="840">
    <w:name w:val="EmailStyle8411"/>
    <w:uiPriority w:val="0"/>
    <w:rPr>
      <w:rFonts w:ascii="Arial" w:hAnsi="Arial" w:eastAsia="宋体" w:cs="Arial"/>
      <w:color w:val="auto"/>
      <w:sz w:val="20"/>
    </w:rPr>
  </w:style>
  <w:style w:type="character" w:customStyle="1" w:styleId="841">
    <w:name w:val="EmailStyle8421"/>
    <w:uiPriority w:val="0"/>
    <w:rPr>
      <w:rFonts w:ascii="Arial" w:hAnsi="Arial" w:eastAsia="宋体" w:cs="Arial"/>
      <w:color w:val="auto"/>
      <w:sz w:val="20"/>
    </w:rPr>
  </w:style>
  <w:style w:type="character" w:customStyle="1" w:styleId="842">
    <w:name w:val="EmailStyle8431"/>
    <w:uiPriority w:val="0"/>
    <w:rPr>
      <w:rFonts w:ascii="Arial" w:hAnsi="Arial" w:eastAsia="宋体" w:cs="Arial"/>
      <w:color w:val="auto"/>
      <w:sz w:val="20"/>
    </w:rPr>
  </w:style>
  <w:style w:type="character" w:customStyle="1" w:styleId="843">
    <w:name w:val="EmailStyle8441"/>
    <w:uiPriority w:val="0"/>
    <w:rPr>
      <w:rFonts w:ascii="Arial" w:hAnsi="Arial" w:eastAsia="宋体" w:cs="Arial"/>
      <w:color w:val="auto"/>
      <w:sz w:val="20"/>
    </w:rPr>
  </w:style>
  <w:style w:type="character" w:customStyle="1" w:styleId="844">
    <w:name w:val="EmailStyle8451"/>
    <w:uiPriority w:val="0"/>
    <w:rPr>
      <w:rFonts w:ascii="Arial" w:hAnsi="Arial" w:eastAsia="宋体" w:cs="Arial"/>
      <w:color w:val="auto"/>
      <w:sz w:val="20"/>
    </w:rPr>
  </w:style>
  <w:style w:type="character" w:customStyle="1" w:styleId="845">
    <w:name w:val="EmailStyle8461"/>
    <w:uiPriority w:val="0"/>
    <w:rPr>
      <w:rFonts w:ascii="Arial" w:hAnsi="Arial" w:eastAsia="宋体" w:cs="Arial"/>
      <w:color w:val="auto"/>
      <w:sz w:val="20"/>
    </w:rPr>
  </w:style>
  <w:style w:type="character" w:customStyle="1" w:styleId="846">
    <w:name w:val="EmailStyle8471"/>
    <w:uiPriority w:val="0"/>
    <w:rPr>
      <w:rFonts w:ascii="Arial" w:hAnsi="Arial" w:eastAsia="宋体" w:cs="Arial"/>
      <w:color w:val="auto"/>
      <w:sz w:val="20"/>
    </w:rPr>
  </w:style>
  <w:style w:type="character" w:customStyle="1" w:styleId="847">
    <w:name w:val="EmailStyle8481"/>
    <w:uiPriority w:val="0"/>
    <w:rPr>
      <w:rFonts w:ascii="Arial" w:hAnsi="Arial" w:eastAsia="宋体" w:cs="Arial"/>
      <w:color w:val="auto"/>
      <w:sz w:val="20"/>
    </w:rPr>
  </w:style>
  <w:style w:type="character" w:customStyle="1" w:styleId="848">
    <w:name w:val="EmailStyle8491"/>
    <w:uiPriority w:val="0"/>
    <w:rPr>
      <w:rFonts w:ascii="Arial" w:hAnsi="Arial" w:eastAsia="宋体" w:cs="Arial"/>
      <w:color w:val="auto"/>
      <w:sz w:val="20"/>
    </w:rPr>
  </w:style>
  <w:style w:type="character" w:customStyle="1" w:styleId="849">
    <w:name w:val="EmailStyle8501"/>
    <w:uiPriority w:val="0"/>
    <w:rPr>
      <w:rFonts w:ascii="Arial" w:hAnsi="Arial" w:eastAsia="宋体" w:cs="Arial"/>
      <w:color w:val="auto"/>
      <w:sz w:val="20"/>
    </w:rPr>
  </w:style>
  <w:style w:type="character" w:customStyle="1" w:styleId="850">
    <w:name w:val="EmailStyle8511"/>
    <w:uiPriority w:val="0"/>
    <w:rPr>
      <w:rFonts w:ascii="Arial" w:hAnsi="Arial" w:eastAsia="宋体" w:cs="Arial"/>
      <w:color w:val="auto"/>
      <w:sz w:val="20"/>
    </w:rPr>
  </w:style>
  <w:style w:type="character" w:customStyle="1" w:styleId="851">
    <w:name w:val="EmailStyle8521"/>
    <w:uiPriority w:val="0"/>
    <w:rPr>
      <w:rFonts w:ascii="Arial" w:hAnsi="Arial" w:eastAsia="宋体" w:cs="Arial"/>
      <w:color w:val="auto"/>
      <w:sz w:val="20"/>
    </w:rPr>
  </w:style>
  <w:style w:type="character" w:customStyle="1" w:styleId="852">
    <w:name w:val="EmailStyle8531"/>
    <w:uiPriority w:val="0"/>
    <w:rPr>
      <w:rFonts w:ascii="Arial" w:hAnsi="Arial" w:eastAsia="宋体" w:cs="Arial"/>
      <w:color w:val="auto"/>
      <w:sz w:val="20"/>
    </w:rPr>
  </w:style>
  <w:style w:type="character" w:customStyle="1" w:styleId="853">
    <w:name w:val="EmailStyle8541"/>
    <w:uiPriority w:val="0"/>
    <w:rPr>
      <w:rFonts w:ascii="Arial" w:hAnsi="Arial" w:eastAsia="宋体" w:cs="Arial"/>
      <w:color w:val="auto"/>
      <w:sz w:val="20"/>
    </w:rPr>
  </w:style>
  <w:style w:type="character" w:customStyle="1" w:styleId="854">
    <w:name w:val="EmailStyle8551"/>
    <w:uiPriority w:val="0"/>
    <w:rPr>
      <w:rFonts w:ascii="Arial" w:hAnsi="Arial" w:eastAsia="宋体" w:cs="Arial"/>
      <w:color w:val="auto"/>
      <w:sz w:val="20"/>
    </w:rPr>
  </w:style>
  <w:style w:type="character" w:customStyle="1" w:styleId="855">
    <w:name w:val="EmailStyle8561"/>
    <w:uiPriority w:val="0"/>
    <w:rPr>
      <w:rFonts w:ascii="Arial" w:hAnsi="Arial" w:eastAsia="宋体" w:cs="Arial"/>
      <w:color w:val="auto"/>
      <w:sz w:val="20"/>
    </w:rPr>
  </w:style>
  <w:style w:type="character" w:customStyle="1" w:styleId="856">
    <w:name w:val="EmailStyle8571"/>
    <w:uiPriority w:val="0"/>
    <w:rPr>
      <w:rFonts w:ascii="Arial" w:hAnsi="Arial" w:eastAsia="宋体" w:cs="Arial"/>
      <w:color w:val="auto"/>
      <w:sz w:val="20"/>
    </w:rPr>
  </w:style>
  <w:style w:type="character" w:customStyle="1" w:styleId="857">
    <w:name w:val="EmailStyle8581"/>
    <w:uiPriority w:val="0"/>
    <w:rPr>
      <w:rFonts w:ascii="Arial" w:hAnsi="Arial" w:eastAsia="宋体" w:cs="Arial"/>
      <w:color w:val="auto"/>
      <w:sz w:val="20"/>
    </w:rPr>
  </w:style>
  <w:style w:type="character" w:customStyle="1" w:styleId="858">
    <w:name w:val="EmailStyle8591"/>
    <w:uiPriority w:val="0"/>
    <w:rPr>
      <w:rFonts w:ascii="Arial" w:hAnsi="Arial" w:eastAsia="宋体" w:cs="Arial"/>
      <w:color w:val="auto"/>
      <w:sz w:val="20"/>
    </w:rPr>
  </w:style>
  <w:style w:type="character" w:customStyle="1" w:styleId="859">
    <w:name w:val="EmailStyle8601"/>
    <w:uiPriority w:val="0"/>
    <w:rPr>
      <w:rFonts w:ascii="Arial" w:hAnsi="Arial" w:eastAsia="宋体" w:cs="Arial"/>
      <w:color w:val="auto"/>
      <w:sz w:val="20"/>
    </w:rPr>
  </w:style>
  <w:style w:type="character" w:customStyle="1" w:styleId="860">
    <w:name w:val="EmailStyle8611"/>
    <w:uiPriority w:val="0"/>
    <w:rPr>
      <w:rFonts w:ascii="Arial" w:hAnsi="Arial" w:eastAsia="宋体" w:cs="Arial"/>
      <w:color w:val="auto"/>
      <w:sz w:val="20"/>
    </w:rPr>
  </w:style>
  <w:style w:type="character" w:customStyle="1" w:styleId="861">
    <w:name w:val="EmailStyle8621"/>
    <w:uiPriority w:val="0"/>
    <w:rPr>
      <w:rFonts w:ascii="Arial" w:hAnsi="Arial" w:eastAsia="宋体" w:cs="Arial"/>
      <w:color w:val="auto"/>
      <w:sz w:val="20"/>
    </w:rPr>
  </w:style>
  <w:style w:type="character" w:customStyle="1" w:styleId="862">
    <w:name w:val="EmailStyle8631"/>
    <w:uiPriority w:val="0"/>
    <w:rPr>
      <w:rFonts w:ascii="Arial" w:hAnsi="Arial" w:eastAsia="宋体" w:cs="Arial"/>
      <w:color w:val="auto"/>
      <w:sz w:val="20"/>
    </w:rPr>
  </w:style>
  <w:style w:type="character" w:customStyle="1" w:styleId="863">
    <w:name w:val="EmailStyle8641"/>
    <w:uiPriority w:val="0"/>
    <w:rPr>
      <w:rFonts w:ascii="Arial" w:hAnsi="Arial" w:eastAsia="宋体" w:cs="Arial"/>
      <w:color w:val="auto"/>
      <w:sz w:val="20"/>
    </w:rPr>
  </w:style>
  <w:style w:type="character" w:customStyle="1" w:styleId="864">
    <w:name w:val="EmailStyle8651"/>
    <w:uiPriority w:val="0"/>
    <w:rPr>
      <w:rFonts w:ascii="Arial" w:hAnsi="Arial" w:eastAsia="宋体" w:cs="Arial"/>
      <w:color w:val="auto"/>
      <w:sz w:val="20"/>
    </w:rPr>
  </w:style>
  <w:style w:type="character" w:customStyle="1" w:styleId="865">
    <w:name w:val="EmailStyle8661"/>
    <w:uiPriority w:val="0"/>
    <w:rPr>
      <w:rFonts w:ascii="Arial" w:hAnsi="Arial" w:eastAsia="宋体" w:cs="Arial"/>
      <w:color w:val="auto"/>
      <w:sz w:val="20"/>
    </w:rPr>
  </w:style>
  <w:style w:type="character" w:customStyle="1" w:styleId="866">
    <w:name w:val="EmailStyle8671"/>
    <w:uiPriority w:val="0"/>
    <w:rPr>
      <w:rFonts w:ascii="Arial" w:hAnsi="Arial" w:eastAsia="宋体" w:cs="Arial"/>
      <w:color w:val="auto"/>
      <w:sz w:val="20"/>
    </w:rPr>
  </w:style>
  <w:style w:type="character" w:customStyle="1" w:styleId="867">
    <w:name w:val="EmailStyle8681"/>
    <w:uiPriority w:val="0"/>
    <w:rPr>
      <w:rFonts w:ascii="Arial" w:hAnsi="Arial" w:eastAsia="宋体" w:cs="Arial"/>
      <w:color w:val="auto"/>
      <w:sz w:val="20"/>
    </w:rPr>
  </w:style>
  <w:style w:type="character" w:customStyle="1" w:styleId="868">
    <w:name w:val="EmailStyle8691"/>
    <w:uiPriority w:val="0"/>
    <w:rPr>
      <w:rFonts w:ascii="Arial" w:hAnsi="Arial" w:eastAsia="宋体" w:cs="Arial"/>
      <w:color w:val="auto"/>
      <w:sz w:val="20"/>
    </w:rPr>
  </w:style>
  <w:style w:type="character" w:customStyle="1" w:styleId="869">
    <w:name w:val="EmailStyle8701"/>
    <w:uiPriority w:val="0"/>
    <w:rPr>
      <w:rFonts w:ascii="Arial" w:hAnsi="Arial" w:eastAsia="宋体" w:cs="Arial"/>
      <w:color w:val="auto"/>
      <w:sz w:val="20"/>
    </w:rPr>
  </w:style>
  <w:style w:type="character" w:customStyle="1" w:styleId="870">
    <w:name w:val="EmailStyle8711"/>
    <w:uiPriority w:val="0"/>
    <w:rPr>
      <w:rFonts w:ascii="Arial" w:hAnsi="Arial" w:eastAsia="宋体" w:cs="Arial"/>
      <w:color w:val="auto"/>
      <w:sz w:val="20"/>
    </w:rPr>
  </w:style>
  <w:style w:type="character" w:customStyle="1" w:styleId="871">
    <w:name w:val="EmailStyle8721"/>
    <w:uiPriority w:val="0"/>
    <w:rPr>
      <w:rFonts w:ascii="Arial" w:hAnsi="Arial" w:eastAsia="宋体" w:cs="Arial"/>
      <w:color w:val="auto"/>
      <w:sz w:val="20"/>
    </w:rPr>
  </w:style>
  <w:style w:type="character" w:customStyle="1" w:styleId="872">
    <w:name w:val="EmailStyle8731"/>
    <w:uiPriority w:val="0"/>
    <w:rPr>
      <w:rFonts w:ascii="Arial" w:hAnsi="Arial" w:eastAsia="宋体" w:cs="Arial"/>
      <w:color w:val="auto"/>
      <w:sz w:val="20"/>
    </w:rPr>
  </w:style>
  <w:style w:type="character" w:customStyle="1" w:styleId="873">
    <w:name w:val="EmailStyle8741"/>
    <w:uiPriority w:val="0"/>
    <w:rPr>
      <w:rFonts w:ascii="Arial" w:hAnsi="Arial" w:eastAsia="宋体" w:cs="Arial"/>
      <w:color w:val="auto"/>
      <w:sz w:val="20"/>
    </w:rPr>
  </w:style>
  <w:style w:type="character" w:customStyle="1" w:styleId="874">
    <w:name w:val="EmailStyle8751"/>
    <w:uiPriority w:val="0"/>
    <w:rPr>
      <w:rFonts w:ascii="Arial" w:hAnsi="Arial" w:eastAsia="宋体" w:cs="Arial"/>
      <w:color w:val="auto"/>
      <w:sz w:val="20"/>
    </w:rPr>
  </w:style>
  <w:style w:type="character" w:customStyle="1" w:styleId="875">
    <w:name w:val="EmailStyle8761"/>
    <w:uiPriority w:val="0"/>
    <w:rPr>
      <w:rFonts w:ascii="Arial" w:hAnsi="Arial" w:eastAsia="宋体" w:cs="Arial"/>
      <w:color w:val="auto"/>
      <w:sz w:val="20"/>
    </w:rPr>
  </w:style>
  <w:style w:type="character" w:customStyle="1" w:styleId="876">
    <w:name w:val="EmailStyle8771"/>
    <w:uiPriority w:val="0"/>
    <w:rPr>
      <w:rFonts w:ascii="Arial" w:hAnsi="Arial" w:eastAsia="宋体" w:cs="Arial"/>
      <w:color w:val="auto"/>
      <w:sz w:val="20"/>
    </w:rPr>
  </w:style>
  <w:style w:type="character" w:customStyle="1" w:styleId="877">
    <w:name w:val="EmailStyle8781"/>
    <w:uiPriority w:val="0"/>
    <w:rPr>
      <w:rFonts w:ascii="Arial" w:hAnsi="Arial" w:eastAsia="宋体" w:cs="Arial"/>
      <w:color w:val="auto"/>
      <w:sz w:val="20"/>
    </w:rPr>
  </w:style>
  <w:style w:type="character" w:customStyle="1" w:styleId="878">
    <w:name w:val="EmailStyle8791"/>
    <w:uiPriority w:val="0"/>
    <w:rPr>
      <w:rFonts w:ascii="Arial" w:hAnsi="Arial" w:eastAsia="宋体" w:cs="Arial"/>
      <w:color w:val="auto"/>
      <w:sz w:val="20"/>
    </w:rPr>
  </w:style>
  <w:style w:type="character" w:customStyle="1" w:styleId="879">
    <w:name w:val="EmailStyle8801"/>
    <w:uiPriority w:val="0"/>
    <w:rPr>
      <w:rFonts w:ascii="Arial" w:hAnsi="Arial" w:eastAsia="宋体" w:cs="Arial"/>
      <w:color w:val="auto"/>
      <w:sz w:val="20"/>
    </w:rPr>
  </w:style>
  <w:style w:type="character" w:customStyle="1" w:styleId="880">
    <w:name w:val="EmailStyle8811"/>
    <w:uiPriority w:val="0"/>
    <w:rPr>
      <w:rFonts w:ascii="Arial" w:hAnsi="Arial" w:eastAsia="宋体" w:cs="Arial"/>
      <w:color w:val="auto"/>
      <w:sz w:val="20"/>
    </w:rPr>
  </w:style>
  <w:style w:type="character" w:customStyle="1" w:styleId="881">
    <w:name w:val="EmailStyle8821"/>
    <w:uiPriority w:val="0"/>
    <w:rPr>
      <w:rFonts w:ascii="Arial" w:hAnsi="Arial" w:eastAsia="宋体" w:cs="Arial"/>
      <w:color w:val="auto"/>
      <w:sz w:val="20"/>
    </w:rPr>
  </w:style>
  <w:style w:type="character" w:customStyle="1" w:styleId="882">
    <w:name w:val="EmailStyle8831"/>
    <w:uiPriority w:val="0"/>
    <w:rPr>
      <w:rFonts w:ascii="Arial" w:hAnsi="Arial" w:eastAsia="宋体" w:cs="Arial"/>
      <w:color w:val="auto"/>
      <w:sz w:val="20"/>
    </w:rPr>
  </w:style>
  <w:style w:type="character" w:customStyle="1" w:styleId="883">
    <w:name w:val="EmailStyle8841"/>
    <w:uiPriority w:val="0"/>
    <w:rPr>
      <w:rFonts w:ascii="Arial" w:hAnsi="Arial" w:eastAsia="宋体" w:cs="Arial"/>
      <w:color w:val="auto"/>
      <w:sz w:val="20"/>
    </w:rPr>
  </w:style>
  <w:style w:type="character" w:customStyle="1" w:styleId="884">
    <w:name w:val="EmailStyle8851"/>
    <w:uiPriority w:val="0"/>
    <w:rPr>
      <w:rFonts w:ascii="Arial" w:hAnsi="Arial" w:eastAsia="宋体" w:cs="Arial"/>
      <w:color w:val="auto"/>
      <w:sz w:val="20"/>
    </w:rPr>
  </w:style>
  <w:style w:type="character" w:customStyle="1" w:styleId="885">
    <w:name w:val="EmailStyle8861"/>
    <w:uiPriority w:val="0"/>
    <w:rPr>
      <w:rFonts w:ascii="Arial" w:hAnsi="Arial" w:eastAsia="宋体" w:cs="Arial"/>
      <w:color w:val="auto"/>
      <w:sz w:val="20"/>
    </w:rPr>
  </w:style>
  <w:style w:type="character" w:customStyle="1" w:styleId="886">
    <w:name w:val="EmailStyle8871"/>
    <w:uiPriority w:val="0"/>
    <w:rPr>
      <w:rFonts w:ascii="Arial" w:hAnsi="Arial" w:eastAsia="宋体" w:cs="Arial"/>
      <w:color w:val="auto"/>
      <w:sz w:val="20"/>
    </w:rPr>
  </w:style>
  <w:style w:type="character" w:customStyle="1" w:styleId="887">
    <w:name w:val="EmailStyle8881"/>
    <w:uiPriority w:val="0"/>
    <w:rPr>
      <w:rFonts w:ascii="Arial" w:hAnsi="Arial" w:eastAsia="宋体" w:cs="Arial"/>
      <w:color w:val="auto"/>
      <w:sz w:val="20"/>
    </w:rPr>
  </w:style>
  <w:style w:type="character" w:customStyle="1" w:styleId="888">
    <w:name w:val="EmailStyle8891"/>
    <w:uiPriority w:val="0"/>
    <w:rPr>
      <w:rFonts w:ascii="Arial" w:hAnsi="Arial" w:eastAsia="宋体" w:cs="Arial"/>
      <w:color w:val="auto"/>
      <w:sz w:val="20"/>
    </w:rPr>
  </w:style>
  <w:style w:type="character" w:customStyle="1" w:styleId="889">
    <w:name w:val="EmailStyle8901"/>
    <w:uiPriority w:val="0"/>
    <w:rPr>
      <w:rFonts w:ascii="Arial" w:hAnsi="Arial" w:eastAsia="宋体" w:cs="Arial"/>
      <w:color w:val="auto"/>
      <w:sz w:val="20"/>
    </w:rPr>
  </w:style>
  <w:style w:type="character" w:customStyle="1" w:styleId="890">
    <w:name w:val="EmailStyle8911"/>
    <w:uiPriority w:val="0"/>
    <w:rPr>
      <w:rFonts w:ascii="Arial" w:hAnsi="Arial" w:eastAsia="宋体" w:cs="Arial"/>
      <w:color w:val="auto"/>
      <w:sz w:val="20"/>
    </w:rPr>
  </w:style>
  <w:style w:type="character" w:customStyle="1" w:styleId="891">
    <w:name w:val="EmailStyle8921"/>
    <w:uiPriority w:val="0"/>
    <w:rPr>
      <w:rFonts w:ascii="Arial" w:hAnsi="Arial" w:eastAsia="宋体" w:cs="Arial"/>
      <w:color w:val="auto"/>
      <w:sz w:val="20"/>
    </w:rPr>
  </w:style>
  <w:style w:type="character" w:customStyle="1" w:styleId="892">
    <w:name w:val="EmailStyle8931"/>
    <w:uiPriority w:val="0"/>
    <w:rPr>
      <w:rFonts w:ascii="Arial" w:hAnsi="Arial" w:eastAsia="宋体" w:cs="Arial"/>
      <w:color w:val="auto"/>
      <w:sz w:val="20"/>
    </w:rPr>
  </w:style>
  <w:style w:type="character" w:customStyle="1" w:styleId="893">
    <w:name w:val="EmailStyle8941"/>
    <w:uiPriority w:val="0"/>
    <w:rPr>
      <w:rFonts w:ascii="Arial" w:hAnsi="Arial" w:eastAsia="宋体" w:cs="Arial"/>
      <w:color w:val="auto"/>
      <w:sz w:val="20"/>
    </w:rPr>
  </w:style>
  <w:style w:type="character" w:customStyle="1" w:styleId="894">
    <w:name w:val="EmailStyle8951"/>
    <w:uiPriority w:val="0"/>
    <w:rPr>
      <w:rFonts w:ascii="Arial" w:hAnsi="Arial" w:eastAsia="宋体" w:cs="Arial"/>
      <w:color w:val="auto"/>
      <w:sz w:val="20"/>
    </w:rPr>
  </w:style>
  <w:style w:type="character" w:customStyle="1" w:styleId="895">
    <w:name w:val="EmailStyle8961"/>
    <w:uiPriority w:val="0"/>
    <w:rPr>
      <w:rFonts w:ascii="Arial" w:hAnsi="Arial" w:eastAsia="宋体" w:cs="Arial"/>
      <w:color w:val="auto"/>
      <w:sz w:val="20"/>
    </w:rPr>
  </w:style>
  <w:style w:type="character" w:customStyle="1" w:styleId="896">
    <w:name w:val="EmailStyle8971"/>
    <w:uiPriority w:val="0"/>
    <w:rPr>
      <w:rFonts w:ascii="Arial" w:hAnsi="Arial" w:eastAsia="宋体" w:cs="Arial"/>
      <w:color w:val="auto"/>
      <w:sz w:val="20"/>
    </w:rPr>
  </w:style>
  <w:style w:type="character" w:customStyle="1" w:styleId="897">
    <w:name w:val="EmailStyle8981"/>
    <w:uiPriority w:val="0"/>
    <w:rPr>
      <w:rFonts w:ascii="Arial" w:hAnsi="Arial" w:eastAsia="宋体" w:cs="Arial"/>
      <w:color w:val="auto"/>
      <w:sz w:val="20"/>
    </w:rPr>
  </w:style>
  <w:style w:type="character" w:customStyle="1" w:styleId="898">
    <w:name w:val="EmailStyle8991"/>
    <w:uiPriority w:val="0"/>
    <w:rPr>
      <w:rFonts w:ascii="Arial" w:hAnsi="Arial" w:eastAsia="宋体" w:cs="Arial"/>
      <w:color w:val="auto"/>
      <w:sz w:val="20"/>
    </w:rPr>
  </w:style>
  <w:style w:type="character" w:customStyle="1" w:styleId="899">
    <w:name w:val="EmailStyle9001"/>
    <w:uiPriority w:val="0"/>
    <w:rPr>
      <w:rFonts w:ascii="Arial" w:hAnsi="Arial" w:eastAsia="宋体" w:cs="Arial"/>
      <w:color w:val="auto"/>
      <w:sz w:val="20"/>
    </w:rPr>
  </w:style>
  <w:style w:type="character" w:customStyle="1" w:styleId="900">
    <w:name w:val="EmailStyle9011"/>
    <w:uiPriority w:val="0"/>
    <w:rPr>
      <w:rFonts w:ascii="Arial" w:hAnsi="Arial" w:eastAsia="宋体" w:cs="Arial"/>
      <w:color w:val="auto"/>
      <w:sz w:val="20"/>
    </w:rPr>
  </w:style>
  <w:style w:type="character" w:customStyle="1" w:styleId="901">
    <w:name w:val="EmailStyle9021"/>
    <w:uiPriority w:val="0"/>
    <w:rPr>
      <w:rFonts w:ascii="Arial" w:hAnsi="Arial" w:eastAsia="宋体" w:cs="Arial"/>
      <w:color w:val="auto"/>
      <w:sz w:val="20"/>
    </w:rPr>
  </w:style>
  <w:style w:type="character" w:customStyle="1" w:styleId="902">
    <w:name w:val="EmailStyle9031"/>
    <w:uiPriority w:val="0"/>
    <w:rPr>
      <w:rFonts w:ascii="Arial" w:hAnsi="Arial" w:eastAsia="宋体" w:cs="Arial"/>
      <w:color w:val="auto"/>
      <w:sz w:val="20"/>
    </w:rPr>
  </w:style>
  <w:style w:type="character" w:customStyle="1" w:styleId="903">
    <w:name w:val="EmailStyle9041"/>
    <w:uiPriority w:val="0"/>
    <w:rPr>
      <w:rFonts w:ascii="Arial" w:hAnsi="Arial" w:eastAsia="宋体" w:cs="Arial"/>
      <w:color w:val="auto"/>
      <w:sz w:val="20"/>
    </w:rPr>
  </w:style>
  <w:style w:type="character" w:customStyle="1" w:styleId="904">
    <w:name w:val="EmailStyle9051"/>
    <w:uiPriority w:val="0"/>
    <w:rPr>
      <w:rFonts w:ascii="Arial" w:hAnsi="Arial" w:eastAsia="宋体" w:cs="Arial"/>
      <w:color w:val="auto"/>
      <w:sz w:val="20"/>
    </w:rPr>
  </w:style>
  <w:style w:type="character" w:customStyle="1" w:styleId="905">
    <w:name w:val="EmailStyle9061"/>
    <w:uiPriority w:val="0"/>
    <w:rPr>
      <w:rFonts w:ascii="Arial" w:hAnsi="Arial" w:eastAsia="宋体" w:cs="Arial"/>
      <w:color w:val="auto"/>
      <w:sz w:val="20"/>
    </w:rPr>
  </w:style>
  <w:style w:type="character" w:customStyle="1" w:styleId="906">
    <w:name w:val="EmailStyle9071"/>
    <w:uiPriority w:val="0"/>
    <w:rPr>
      <w:rFonts w:ascii="Arial" w:hAnsi="Arial" w:eastAsia="宋体" w:cs="Arial"/>
      <w:color w:val="auto"/>
      <w:sz w:val="20"/>
    </w:rPr>
  </w:style>
  <w:style w:type="character" w:customStyle="1" w:styleId="907">
    <w:name w:val="EmailStyle9081"/>
    <w:uiPriority w:val="0"/>
    <w:rPr>
      <w:rFonts w:ascii="Arial" w:hAnsi="Arial" w:eastAsia="宋体" w:cs="Arial"/>
      <w:color w:val="auto"/>
      <w:sz w:val="20"/>
    </w:rPr>
  </w:style>
  <w:style w:type="character" w:customStyle="1" w:styleId="908">
    <w:name w:val="EmailStyle9091"/>
    <w:uiPriority w:val="0"/>
    <w:rPr>
      <w:rFonts w:ascii="Arial" w:hAnsi="Arial" w:eastAsia="宋体" w:cs="Arial"/>
      <w:color w:val="auto"/>
      <w:sz w:val="20"/>
    </w:rPr>
  </w:style>
  <w:style w:type="character" w:customStyle="1" w:styleId="909">
    <w:name w:val="EmailStyle9101"/>
    <w:uiPriority w:val="0"/>
    <w:rPr>
      <w:rFonts w:ascii="Arial" w:hAnsi="Arial" w:eastAsia="宋体" w:cs="Arial"/>
      <w:color w:val="auto"/>
      <w:sz w:val="20"/>
    </w:rPr>
  </w:style>
  <w:style w:type="character" w:customStyle="1" w:styleId="910">
    <w:name w:val="EmailStyle9111"/>
    <w:uiPriority w:val="0"/>
    <w:rPr>
      <w:rFonts w:ascii="Arial" w:hAnsi="Arial" w:eastAsia="宋体" w:cs="Arial"/>
      <w:color w:val="auto"/>
      <w:sz w:val="20"/>
    </w:rPr>
  </w:style>
  <w:style w:type="character" w:customStyle="1" w:styleId="911">
    <w:name w:val="EmailStyle9121"/>
    <w:uiPriority w:val="0"/>
    <w:rPr>
      <w:rFonts w:ascii="Arial" w:hAnsi="Arial" w:eastAsia="宋体" w:cs="Arial"/>
      <w:color w:val="auto"/>
      <w:sz w:val="20"/>
    </w:rPr>
  </w:style>
  <w:style w:type="character" w:customStyle="1" w:styleId="912">
    <w:name w:val="EmailStyle9131"/>
    <w:uiPriority w:val="0"/>
    <w:rPr>
      <w:rFonts w:ascii="Arial" w:hAnsi="Arial" w:eastAsia="宋体" w:cs="Arial"/>
      <w:color w:val="auto"/>
      <w:sz w:val="20"/>
    </w:rPr>
  </w:style>
  <w:style w:type="character" w:customStyle="1" w:styleId="913">
    <w:name w:val="EmailStyle9141"/>
    <w:uiPriority w:val="0"/>
    <w:rPr>
      <w:rFonts w:ascii="Arial" w:hAnsi="Arial" w:eastAsia="宋体" w:cs="Arial"/>
      <w:color w:val="auto"/>
      <w:sz w:val="20"/>
    </w:rPr>
  </w:style>
  <w:style w:type="character" w:customStyle="1" w:styleId="914">
    <w:name w:val="EmailStyle9151"/>
    <w:uiPriority w:val="0"/>
    <w:rPr>
      <w:rFonts w:ascii="Arial" w:hAnsi="Arial" w:eastAsia="宋体" w:cs="Arial"/>
      <w:color w:val="auto"/>
      <w:sz w:val="20"/>
    </w:rPr>
  </w:style>
  <w:style w:type="character" w:customStyle="1" w:styleId="915">
    <w:name w:val="EmailStyle9161"/>
    <w:uiPriority w:val="0"/>
    <w:rPr>
      <w:rFonts w:ascii="Arial" w:hAnsi="Arial" w:eastAsia="宋体" w:cs="Arial"/>
      <w:color w:val="auto"/>
      <w:sz w:val="20"/>
    </w:rPr>
  </w:style>
  <w:style w:type="character" w:customStyle="1" w:styleId="916">
    <w:name w:val="EmailStyle9171"/>
    <w:uiPriority w:val="0"/>
    <w:rPr>
      <w:rFonts w:ascii="Arial" w:hAnsi="Arial" w:eastAsia="宋体" w:cs="Arial"/>
      <w:color w:val="auto"/>
      <w:sz w:val="20"/>
    </w:rPr>
  </w:style>
  <w:style w:type="character" w:customStyle="1" w:styleId="917">
    <w:name w:val="EmailStyle9181"/>
    <w:uiPriority w:val="0"/>
    <w:rPr>
      <w:rFonts w:ascii="Arial" w:hAnsi="Arial" w:eastAsia="宋体" w:cs="Arial"/>
      <w:color w:val="auto"/>
      <w:sz w:val="20"/>
    </w:rPr>
  </w:style>
  <w:style w:type="character" w:customStyle="1" w:styleId="918">
    <w:name w:val="EmailStyle9191"/>
    <w:uiPriority w:val="0"/>
    <w:rPr>
      <w:rFonts w:ascii="Arial" w:hAnsi="Arial" w:eastAsia="宋体" w:cs="Arial"/>
      <w:color w:val="auto"/>
      <w:sz w:val="20"/>
    </w:rPr>
  </w:style>
  <w:style w:type="character" w:customStyle="1" w:styleId="919">
    <w:name w:val="EmailStyle9201"/>
    <w:uiPriority w:val="0"/>
    <w:rPr>
      <w:rFonts w:ascii="Arial" w:hAnsi="Arial" w:eastAsia="宋体" w:cs="Arial"/>
      <w:color w:val="auto"/>
      <w:sz w:val="20"/>
    </w:rPr>
  </w:style>
  <w:style w:type="character" w:customStyle="1" w:styleId="920">
    <w:name w:val="EmailStyle9211"/>
    <w:uiPriority w:val="0"/>
    <w:rPr>
      <w:rFonts w:ascii="Arial" w:hAnsi="Arial" w:eastAsia="宋体" w:cs="Arial"/>
      <w:color w:val="auto"/>
      <w:sz w:val="20"/>
    </w:rPr>
  </w:style>
  <w:style w:type="character" w:customStyle="1" w:styleId="921">
    <w:name w:val="EmailStyle9221"/>
    <w:uiPriority w:val="0"/>
    <w:rPr>
      <w:rFonts w:ascii="Arial" w:hAnsi="Arial" w:eastAsia="宋体" w:cs="Arial"/>
      <w:color w:val="auto"/>
      <w:sz w:val="20"/>
    </w:rPr>
  </w:style>
  <w:style w:type="character" w:customStyle="1" w:styleId="922">
    <w:name w:val="EmailStyle9231"/>
    <w:uiPriority w:val="0"/>
    <w:rPr>
      <w:rFonts w:ascii="Arial" w:hAnsi="Arial" w:eastAsia="宋体" w:cs="Arial"/>
      <w:color w:val="auto"/>
      <w:sz w:val="20"/>
    </w:rPr>
  </w:style>
  <w:style w:type="character" w:customStyle="1" w:styleId="923">
    <w:name w:val="EmailStyle9241"/>
    <w:uiPriority w:val="0"/>
    <w:rPr>
      <w:rFonts w:ascii="Arial" w:hAnsi="Arial" w:eastAsia="宋体" w:cs="Arial"/>
      <w:color w:val="auto"/>
      <w:sz w:val="20"/>
    </w:rPr>
  </w:style>
  <w:style w:type="character" w:customStyle="1" w:styleId="924">
    <w:name w:val="EmailStyle9251"/>
    <w:uiPriority w:val="0"/>
    <w:rPr>
      <w:rFonts w:ascii="Arial" w:hAnsi="Arial" w:eastAsia="宋体" w:cs="Arial"/>
      <w:color w:val="auto"/>
      <w:sz w:val="20"/>
    </w:rPr>
  </w:style>
  <w:style w:type="character" w:customStyle="1" w:styleId="925">
    <w:name w:val="EmailStyle9261"/>
    <w:uiPriority w:val="0"/>
    <w:rPr>
      <w:rFonts w:ascii="Arial" w:hAnsi="Arial" w:eastAsia="宋体" w:cs="Arial"/>
      <w:color w:val="auto"/>
      <w:sz w:val="20"/>
    </w:rPr>
  </w:style>
  <w:style w:type="character" w:customStyle="1" w:styleId="926">
    <w:name w:val="EmailStyle9271"/>
    <w:uiPriority w:val="0"/>
    <w:rPr>
      <w:rFonts w:ascii="Arial" w:hAnsi="Arial" w:eastAsia="宋体" w:cs="Arial"/>
      <w:color w:val="auto"/>
      <w:sz w:val="20"/>
    </w:rPr>
  </w:style>
  <w:style w:type="character" w:customStyle="1" w:styleId="927">
    <w:name w:val="EmailStyle9281"/>
    <w:uiPriority w:val="0"/>
    <w:rPr>
      <w:rFonts w:ascii="Arial" w:hAnsi="Arial" w:eastAsia="宋体" w:cs="Arial"/>
      <w:color w:val="auto"/>
      <w:sz w:val="20"/>
    </w:rPr>
  </w:style>
  <w:style w:type="character" w:customStyle="1" w:styleId="928">
    <w:name w:val="EmailStyle9291"/>
    <w:uiPriority w:val="0"/>
    <w:rPr>
      <w:rFonts w:ascii="Arial" w:hAnsi="Arial" w:eastAsia="宋体" w:cs="Arial"/>
      <w:color w:val="auto"/>
      <w:sz w:val="20"/>
    </w:rPr>
  </w:style>
  <w:style w:type="character" w:customStyle="1" w:styleId="929">
    <w:name w:val="EmailStyle9301"/>
    <w:uiPriority w:val="0"/>
    <w:rPr>
      <w:rFonts w:ascii="Arial" w:hAnsi="Arial" w:eastAsia="宋体" w:cs="Arial"/>
      <w:color w:val="auto"/>
      <w:sz w:val="20"/>
    </w:rPr>
  </w:style>
  <w:style w:type="character" w:customStyle="1" w:styleId="930">
    <w:name w:val="EmailStyle9311"/>
    <w:uiPriority w:val="0"/>
    <w:rPr>
      <w:rFonts w:ascii="Arial" w:hAnsi="Arial" w:eastAsia="宋体" w:cs="Arial"/>
      <w:color w:val="auto"/>
      <w:sz w:val="20"/>
    </w:rPr>
  </w:style>
  <w:style w:type="character" w:customStyle="1" w:styleId="931">
    <w:name w:val="EmailStyle9321"/>
    <w:uiPriority w:val="0"/>
    <w:rPr>
      <w:rFonts w:ascii="Arial" w:hAnsi="Arial" w:eastAsia="宋体" w:cs="Arial"/>
      <w:color w:val="auto"/>
      <w:sz w:val="20"/>
    </w:rPr>
  </w:style>
  <w:style w:type="character" w:customStyle="1" w:styleId="932">
    <w:name w:val="EmailStyle9331"/>
    <w:uiPriority w:val="0"/>
    <w:rPr>
      <w:rFonts w:ascii="Arial" w:hAnsi="Arial" w:eastAsia="宋体" w:cs="Arial"/>
      <w:color w:val="auto"/>
      <w:sz w:val="20"/>
    </w:rPr>
  </w:style>
  <w:style w:type="character" w:customStyle="1" w:styleId="933">
    <w:name w:val="EmailStyle9341"/>
    <w:uiPriority w:val="0"/>
    <w:rPr>
      <w:rFonts w:ascii="Arial" w:hAnsi="Arial" w:eastAsia="宋体" w:cs="Arial"/>
      <w:color w:val="auto"/>
      <w:sz w:val="20"/>
    </w:rPr>
  </w:style>
  <w:style w:type="character" w:customStyle="1" w:styleId="934">
    <w:name w:val="EmailStyle9351"/>
    <w:uiPriority w:val="0"/>
    <w:rPr>
      <w:rFonts w:ascii="Arial" w:hAnsi="Arial" w:eastAsia="宋体" w:cs="Arial"/>
      <w:color w:val="auto"/>
      <w:sz w:val="20"/>
    </w:rPr>
  </w:style>
  <w:style w:type="character" w:customStyle="1" w:styleId="935">
    <w:name w:val="EmailStyle9361"/>
    <w:uiPriority w:val="0"/>
    <w:rPr>
      <w:rFonts w:ascii="Arial" w:hAnsi="Arial" w:eastAsia="宋体" w:cs="Arial"/>
      <w:color w:val="auto"/>
      <w:sz w:val="20"/>
    </w:rPr>
  </w:style>
  <w:style w:type="character" w:customStyle="1" w:styleId="936">
    <w:name w:val="EmailStyle9371"/>
    <w:uiPriority w:val="0"/>
    <w:rPr>
      <w:rFonts w:ascii="Arial" w:hAnsi="Arial" w:eastAsia="宋体" w:cs="Arial"/>
      <w:color w:val="auto"/>
      <w:sz w:val="20"/>
    </w:rPr>
  </w:style>
  <w:style w:type="character" w:customStyle="1" w:styleId="937">
    <w:name w:val="EmailStyle9381"/>
    <w:uiPriority w:val="0"/>
    <w:rPr>
      <w:rFonts w:ascii="Arial" w:hAnsi="Arial" w:eastAsia="宋体" w:cs="Arial"/>
      <w:color w:val="auto"/>
      <w:sz w:val="20"/>
    </w:rPr>
  </w:style>
  <w:style w:type="character" w:customStyle="1" w:styleId="938">
    <w:name w:val="EmailStyle9391"/>
    <w:uiPriority w:val="0"/>
    <w:rPr>
      <w:rFonts w:ascii="Arial" w:hAnsi="Arial" w:eastAsia="宋体" w:cs="Arial"/>
      <w:color w:val="auto"/>
      <w:sz w:val="20"/>
    </w:rPr>
  </w:style>
  <w:style w:type="character" w:customStyle="1" w:styleId="939">
    <w:name w:val="EmailStyle9401"/>
    <w:uiPriority w:val="0"/>
    <w:rPr>
      <w:rFonts w:ascii="Arial" w:hAnsi="Arial" w:eastAsia="宋体" w:cs="Arial"/>
      <w:color w:val="auto"/>
      <w:sz w:val="20"/>
    </w:rPr>
  </w:style>
  <w:style w:type="character" w:customStyle="1" w:styleId="940">
    <w:name w:val="EmailStyle9411"/>
    <w:uiPriority w:val="0"/>
    <w:rPr>
      <w:rFonts w:ascii="Arial" w:hAnsi="Arial" w:eastAsia="宋体" w:cs="Arial"/>
      <w:color w:val="auto"/>
      <w:sz w:val="20"/>
    </w:rPr>
  </w:style>
  <w:style w:type="character" w:customStyle="1" w:styleId="941">
    <w:name w:val="EmailStyle9421"/>
    <w:uiPriority w:val="0"/>
    <w:rPr>
      <w:rFonts w:ascii="Arial" w:hAnsi="Arial" w:eastAsia="宋体" w:cs="Arial"/>
      <w:color w:val="auto"/>
      <w:sz w:val="20"/>
    </w:rPr>
  </w:style>
  <w:style w:type="character" w:customStyle="1" w:styleId="942">
    <w:name w:val="EmailStyle9431"/>
    <w:uiPriority w:val="0"/>
    <w:rPr>
      <w:rFonts w:ascii="Arial" w:hAnsi="Arial" w:eastAsia="宋体" w:cs="Arial"/>
      <w:color w:val="auto"/>
      <w:sz w:val="20"/>
    </w:rPr>
  </w:style>
  <w:style w:type="character" w:customStyle="1" w:styleId="943">
    <w:name w:val="EmailStyle9441"/>
    <w:uiPriority w:val="0"/>
    <w:rPr>
      <w:rFonts w:ascii="Arial" w:hAnsi="Arial" w:eastAsia="宋体" w:cs="Arial"/>
      <w:color w:val="auto"/>
      <w:sz w:val="20"/>
    </w:rPr>
  </w:style>
  <w:style w:type="character" w:customStyle="1" w:styleId="944">
    <w:name w:val="EmailStyle9451"/>
    <w:uiPriority w:val="0"/>
    <w:rPr>
      <w:rFonts w:ascii="Arial" w:hAnsi="Arial" w:eastAsia="宋体" w:cs="Arial"/>
      <w:color w:val="auto"/>
      <w:sz w:val="20"/>
    </w:rPr>
  </w:style>
  <w:style w:type="character" w:customStyle="1" w:styleId="945">
    <w:name w:val="EmailStyle9461"/>
    <w:uiPriority w:val="0"/>
    <w:rPr>
      <w:rFonts w:ascii="Arial" w:hAnsi="Arial" w:eastAsia="宋体" w:cs="Arial"/>
      <w:color w:val="auto"/>
      <w:sz w:val="20"/>
    </w:rPr>
  </w:style>
  <w:style w:type="character" w:customStyle="1" w:styleId="946">
    <w:name w:val="EmailStyle9471"/>
    <w:uiPriority w:val="0"/>
    <w:rPr>
      <w:rFonts w:ascii="Arial" w:hAnsi="Arial" w:eastAsia="宋体" w:cs="Arial"/>
      <w:color w:val="auto"/>
      <w:sz w:val="20"/>
    </w:rPr>
  </w:style>
  <w:style w:type="character" w:customStyle="1" w:styleId="947">
    <w:name w:val="EmailStyle9481"/>
    <w:uiPriority w:val="0"/>
    <w:rPr>
      <w:rFonts w:ascii="Arial" w:hAnsi="Arial" w:eastAsia="宋体" w:cs="Arial"/>
      <w:color w:val="auto"/>
      <w:sz w:val="20"/>
    </w:rPr>
  </w:style>
  <w:style w:type="character" w:customStyle="1" w:styleId="948">
    <w:name w:val="EmailStyle9491"/>
    <w:uiPriority w:val="0"/>
    <w:rPr>
      <w:rFonts w:ascii="Arial" w:hAnsi="Arial" w:eastAsia="宋体" w:cs="Arial"/>
      <w:color w:val="auto"/>
      <w:sz w:val="20"/>
    </w:rPr>
  </w:style>
  <w:style w:type="character" w:customStyle="1" w:styleId="949">
    <w:name w:val="EmailStyle9501"/>
    <w:uiPriority w:val="0"/>
    <w:rPr>
      <w:rFonts w:ascii="Arial" w:hAnsi="Arial" w:eastAsia="宋体" w:cs="Arial"/>
      <w:color w:val="auto"/>
      <w:sz w:val="20"/>
    </w:rPr>
  </w:style>
  <w:style w:type="character" w:customStyle="1" w:styleId="950">
    <w:name w:val="EmailStyle9511"/>
    <w:uiPriority w:val="0"/>
    <w:rPr>
      <w:rFonts w:ascii="Arial" w:hAnsi="Arial" w:eastAsia="宋体" w:cs="Arial"/>
      <w:color w:val="auto"/>
      <w:sz w:val="20"/>
    </w:rPr>
  </w:style>
  <w:style w:type="character" w:customStyle="1" w:styleId="951">
    <w:name w:val="EmailStyle9521"/>
    <w:uiPriority w:val="0"/>
    <w:rPr>
      <w:rFonts w:ascii="Arial" w:hAnsi="Arial" w:eastAsia="宋体" w:cs="Arial"/>
      <w:color w:val="auto"/>
      <w:sz w:val="20"/>
    </w:rPr>
  </w:style>
  <w:style w:type="character" w:customStyle="1" w:styleId="952">
    <w:name w:val="EmailStyle9531"/>
    <w:uiPriority w:val="0"/>
    <w:rPr>
      <w:rFonts w:ascii="Arial" w:hAnsi="Arial" w:eastAsia="宋体" w:cs="Arial"/>
      <w:color w:val="auto"/>
      <w:sz w:val="20"/>
    </w:rPr>
  </w:style>
  <w:style w:type="character" w:customStyle="1" w:styleId="953">
    <w:name w:val="EmailStyle9541"/>
    <w:uiPriority w:val="0"/>
    <w:rPr>
      <w:rFonts w:ascii="Arial" w:hAnsi="Arial" w:eastAsia="宋体" w:cs="Arial"/>
      <w:color w:val="auto"/>
      <w:sz w:val="20"/>
    </w:rPr>
  </w:style>
  <w:style w:type="character" w:customStyle="1" w:styleId="954">
    <w:name w:val="EmailStyle9551"/>
    <w:uiPriority w:val="0"/>
    <w:rPr>
      <w:rFonts w:ascii="Arial" w:hAnsi="Arial" w:eastAsia="宋体" w:cs="Arial"/>
      <w:color w:val="auto"/>
      <w:sz w:val="20"/>
    </w:rPr>
  </w:style>
  <w:style w:type="character" w:customStyle="1" w:styleId="955">
    <w:name w:val="EmailStyle9561"/>
    <w:uiPriority w:val="0"/>
    <w:rPr>
      <w:rFonts w:ascii="Arial" w:hAnsi="Arial" w:eastAsia="宋体" w:cs="Arial"/>
      <w:color w:val="auto"/>
      <w:sz w:val="20"/>
    </w:rPr>
  </w:style>
  <w:style w:type="character" w:customStyle="1" w:styleId="956">
    <w:name w:val="EmailStyle9571"/>
    <w:uiPriority w:val="0"/>
    <w:rPr>
      <w:rFonts w:ascii="Arial" w:hAnsi="Arial" w:eastAsia="宋体" w:cs="Arial"/>
      <w:color w:val="auto"/>
      <w:sz w:val="20"/>
    </w:rPr>
  </w:style>
  <w:style w:type="character" w:customStyle="1" w:styleId="957">
    <w:name w:val="EmailStyle9581"/>
    <w:uiPriority w:val="0"/>
    <w:rPr>
      <w:rFonts w:ascii="Arial" w:hAnsi="Arial" w:eastAsia="宋体" w:cs="Arial"/>
      <w:color w:val="auto"/>
      <w:sz w:val="20"/>
    </w:rPr>
  </w:style>
  <w:style w:type="character" w:customStyle="1" w:styleId="958">
    <w:name w:val="EmailStyle9591"/>
    <w:uiPriority w:val="0"/>
    <w:rPr>
      <w:rFonts w:ascii="Arial" w:hAnsi="Arial" w:eastAsia="宋体" w:cs="Arial"/>
      <w:color w:val="auto"/>
      <w:sz w:val="20"/>
    </w:rPr>
  </w:style>
  <w:style w:type="character" w:customStyle="1" w:styleId="959">
    <w:name w:val="EmailStyle9601"/>
    <w:uiPriority w:val="0"/>
    <w:rPr>
      <w:rFonts w:ascii="Arial" w:hAnsi="Arial" w:eastAsia="宋体" w:cs="Arial"/>
      <w:color w:val="auto"/>
      <w:sz w:val="20"/>
    </w:rPr>
  </w:style>
  <w:style w:type="character" w:customStyle="1" w:styleId="960">
    <w:name w:val="EmailStyle9611"/>
    <w:uiPriority w:val="0"/>
    <w:rPr>
      <w:rFonts w:ascii="Arial" w:hAnsi="Arial" w:eastAsia="宋体" w:cs="Arial"/>
      <w:color w:val="auto"/>
      <w:sz w:val="20"/>
    </w:rPr>
  </w:style>
  <w:style w:type="character" w:customStyle="1" w:styleId="961">
    <w:name w:val="EmailStyle9621"/>
    <w:uiPriority w:val="0"/>
    <w:rPr>
      <w:rFonts w:ascii="Arial" w:hAnsi="Arial" w:eastAsia="宋体" w:cs="Arial"/>
      <w:color w:val="auto"/>
      <w:sz w:val="20"/>
    </w:rPr>
  </w:style>
  <w:style w:type="character" w:customStyle="1" w:styleId="962">
    <w:name w:val="EmailStyle9631"/>
    <w:uiPriority w:val="0"/>
    <w:rPr>
      <w:rFonts w:ascii="Arial" w:hAnsi="Arial" w:eastAsia="宋体" w:cs="Arial"/>
      <w:color w:val="auto"/>
      <w:sz w:val="20"/>
    </w:rPr>
  </w:style>
  <w:style w:type="character" w:customStyle="1" w:styleId="963">
    <w:name w:val="EmailStyle9641"/>
    <w:uiPriority w:val="0"/>
    <w:rPr>
      <w:rFonts w:ascii="Arial" w:hAnsi="Arial" w:eastAsia="宋体" w:cs="Arial"/>
      <w:color w:val="auto"/>
      <w:sz w:val="20"/>
    </w:rPr>
  </w:style>
  <w:style w:type="character" w:customStyle="1" w:styleId="964">
    <w:name w:val="EmailStyle9651"/>
    <w:uiPriority w:val="0"/>
    <w:rPr>
      <w:rFonts w:ascii="Arial" w:hAnsi="Arial" w:eastAsia="宋体" w:cs="Arial"/>
      <w:color w:val="auto"/>
      <w:sz w:val="20"/>
    </w:rPr>
  </w:style>
  <w:style w:type="character" w:customStyle="1" w:styleId="965">
    <w:name w:val="EmailStyle9661"/>
    <w:uiPriority w:val="0"/>
    <w:rPr>
      <w:rFonts w:ascii="Arial" w:hAnsi="Arial" w:eastAsia="宋体" w:cs="Arial"/>
      <w:color w:val="auto"/>
      <w:sz w:val="20"/>
    </w:rPr>
  </w:style>
  <w:style w:type="character" w:customStyle="1" w:styleId="966">
    <w:name w:val="EmailStyle9671"/>
    <w:uiPriority w:val="0"/>
    <w:rPr>
      <w:rFonts w:ascii="Arial" w:hAnsi="Arial" w:eastAsia="宋体" w:cs="Arial"/>
      <w:color w:val="auto"/>
      <w:sz w:val="20"/>
    </w:rPr>
  </w:style>
  <w:style w:type="character" w:customStyle="1" w:styleId="967">
    <w:name w:val="EmailStyle9681"/>
    <w:uiPriority w:val="0"/>
    <w:rPr>
      <w:rFonts w:ascii="Arial" w:hAnsi="Arial" w:eastAsia="宋体" w:cs="Arial"/>
      <w:color w:val="auto"/>
      <w:sz w:val="20"/>
    </w:rPr>
  </w:style>
  <w:style w:type="character" w:customStyle="1" w:styleId="968">
    <w:name w:val="EmailStyle9691"/>
    <w:uiPriority w:val="0"/>
    <w:rPr>
      <w:rFonts w:ascii="Arial" w:hAnsi="Arial" w:eastAsia="宋体" w:cs="Arial"/>
      <w:color w:val="auto"/>
      <w:sz w:val="20"/>
    </w:rPr>
  </w:style>
  <w:style w:type="character" w:customStyle="1" w:styleId="969">
    <w:name w:val="EmailStyle9701"/>
    <w:uiPriority w:val="0"/>
    <w:rPr>
      <w:rFonts w:ascii="Arial" w:hAnsi="Arial" w:eastAsia="宋体" w:cs="Arial"/>
      <w:color w:val="auto"/>
      <w:sz w:val="20"/>
    </w:rPr>
  </w:style>
  <w:style w:type="character" w:customStyle="1" w:styleId="970">
    <w:name w:val="EmailStyle9711"/>
    <w:uiPriority w:val="0"/>
    <w:rPr>
      <w:rFonts w:ascii="Arial" w:hAnsi="Arial" w:eastAsia="宋体" w:cs="Arial"/>
      <w:color w:val="auto"/>
      <w:sz w:val="20"/>
    </w:rPr>
  </w:style>
  <w:style w:type="character" w:customStyle="1" w:styleId="971">
    <w:name w:val="EmailStyle9721"/>
    <w:uiPriority w:val="0"/>
    <w:rPr>
      <w:rFonts w:ascii="Arial" w:hAnsi="Arial" w:eastAsia="宋体" w:cs="Arial"/>
      <w:color w:val="auto"/>
      <w:sz w:val="20"/>
    </w:rPr>
  </w:style>
  <w:style w:type="character" w:customStyle="1" w:styleId="972">
    <w:name w:val="EmailStyle9731"/>
    <w:uiPriority w:val="0"/>
    <w:rPr>
      <w:rFonts w:ascii="Arial" w:hAnsi="Arial" w:eastAsia="宋体" w:cs="Arial"/>
      <w:color w:val="auto"/>
      <w:sz w:val="20"/>
    </w:rPr>
  </w:style>
  <w:style w:type="character" w:customStyle="1" w:styleId="973">
    <w:name w:val="EmailStyle9741"/>
    <w:uiPriority w:val="0"/>
    <w:rPr>
      <w:rFonts w:ascii="Arial" w:hAnsi="Arial" w:eastAsia="宋体" w:cs="Arial"/>
      <w:color w:val="auto"/>
      <w:sz w:val="20"/>
    </w:rPr>
  </w:style>
  <w:style w:type="character" w:customStyle="1" w:styleId="974">
    <w:name w:val="EmailStyle9751"/>
    <w:uiPriority w:val="0"/>
    <w:rPr>
      <w:rFonts w:ascii="Arial" w:hAnsi="Arial" w:eastAsia="宋体" w:cs="Arial"/>
      <w:color w:val="auto"/>
      <w:sz w:val="20"/>
    </w:rPr>
  </w:style>
  <w:style w:type="character" w:customStyle="1" w:styleId="975">
    <w:name w:val="EmailStyle9761"/>
    <w:uiPriority w:val="0"/>
    <w:rPr>
      <w:rFonts w:ascii="Arial" w:hAnsi="Arial" w:eastAsia="宋体" w:cs="Arial"/>
      <w:color w:val="auto"/>
      <w:sz w:val="20"/>
    </w:rPr>
  </w:style>
  <w:style w:type="character" w:customStyle="1" w:styleId="976">
    <w:name w:val="EmailStyle9771"/>
    <w:uiPriority w:val="0"/>
    <w:rPr>
      <w:rFonts w:ascii="Arial" w:hAnsi="Arial" w:eastAsia="宋体" w:cs="Arial"/>
      <w:color w:val="auto"/>
      <w:sz w:val="20"/>
    </w:rPr>
  </w:style>
  <w:style w:type="character" w:customStyle="1" w:styleId="977">
    <w:name w:val="EmailStyle9781"/>
    <w:uiPriority w:val="0"/>
    <w:rPr>
      <w:rFonts w:ascii="Arial" w:hAnsi="Arial" w:eastAsia="宋体" w:cs="Arial"/>
      <w:color w:val="auto"/>
      <w:sz w:val="20"/>
    </w:rPr>
  </w:style>
  <w:style w:type="character" w:customStyle="1" w:styleId="978">
    <w:name w:val="EmailStyle9791"/>
    <w:uiPriority w:val="0"/>
    <w:rPr>
      <w:rFonts w:ascii="Arial" w:hAnsi="Arial" w:eastAsia="宋体" w:cs="Arial"/>
      <w:color w:val="auto"/>
      <w:sz w:val="20"/>
    </w:rPr>
  </w:style>
  <w:style w:type="character" w:customStyle="1" w:styleId="979">
    <w:name w:val="EmailStyle9801"/>
    <w:uiPriority w:val="0"/>
    <w:rPr>
      <w:rFonts w:ascii="Arial" w:hAnsi="Arial" w:eastAsia="宋体" w:cs="Arial"/>
      <w:color w:val="auto"/>
      <w:sz w:val="20"/>
    </w:rPr>
  </w:style>
  <w:style w:type="character" w:customStyle="1" w:styleId="980">
    <w:name w:val="EmailStyle9811"/>
    <w:uiPriority w:val="0"/>
    <w:rPr>
      <w:rFonts w:ascii="Arial" w:hAnsi="Arial" w:eastAsia="宋体" w:cs="Arial"/>
      <w:color w:val="auto"/>
      <w:sz w:val="20"/>
    </w:rPr>
  </w:style>
  <w:style w:type="character" w:customStyle="1" w:styleId="981">
    <w:name w:val="EmailStyle9821"/>
    <w:uiPriority w:val="0"/>
    <w:rPr>
      <w:rFonts w:ascii="Arial" w:hAnsi="Arial" w:eastAsia="宋体" w:cs="Arial"/>
      <w:color w:val="auto"/>
      <w:sz w:val="20"/>
    </w:rPr>
  </w:style>
  <w:style w:type="character" w:customStyle="1" w:styleId="982">
    <w:name w:val="EmailStyle9831"/>
    <w:uiPriority w:val="0"/>
    <w:rPr>
      <w:rFonts w:ascii="Arial" w:hAnsi="Arial" w:eastAsia="宋体" w:cs="Arial"/>
      <w:color w:val="auto"/>
      <w:sz w:val="20"/>
    </w:rPr>
  </w:style>
  <w:style w:type="character" w:customStyle="1" w:styleId="983">
    <w:name w:val="EmailStyle9841"/>
    <w:uiPriority w:val="0"/>
    <w:rPr>
      <w:rFonts w:ascii="Arial" w:hAnsi="Arial" w:eastAsia="宋体" w:cs="Arial"/>
      <w:color w:val="auto"/>
      <w:sz w:val="20"/>
    </w:rPr>
  </w:style>
  <w:style w:type="character" w:customStyle="1" w:styleId="984">
    <w:name w:val="EmailStyle9851"/>
    <w:uiPriority w:val="0"/>
    <w:rPr>
      <w:rFonts w:ascii="Arial" w:hAnsi="Arial" w:eastAsia="宋体" w:cs="Arial"/>
      <w:color w:val="auto"/>
      <w:sz w:val="20"/>
    </w:rPr>
  </w:style>
  <w:style w:type="character" w:customStyle="1" w:styleId="985">
    <w:name w:val="EmailStyle9861"/>
    <w:uiPriority w:val="0"/>
    <w:rPr>
      <w:rFonts w:ascii="Arial" w:hAnsi="Arial" w:eastAsia="宋体" w:cs="Arial"/>
      <w:color w:val="auto"/>
      <w:sz w:val="20"/>
    </w:rPr>
  </w:style>
  <w:style w:type="character" w:customStyle="1" w:styleId="986">
    <w:name w:val="EmailStyle9871"/>
    <w:uiPriority w:val="0"/>
    <w:rPr>
      <w:rFonts w:ascii="Arial" w:hAnsi="Arial" w:eastAsia="宋体" w:cs="Arial"/>
      <w:color w:val="auto"/>
      <w:sz w:val="20"/>
    </w:rPr>
  </w:style>
  <w:style w:type="character" w:customStyle="1" w:styleId="987">
    <w:name w:val="EmailStyle9881"/>
    <w:uiPriority w:val="0"/>
    <w:rPr>
      <w:rFonts w:ascii="Arial" w:hAnsi="Arial" w:eastAsia="宋体" w:cs="Arial"/>
      <w:color w:val="auto"/>
      <w:sz w:val="20"/>
    </w:rPr>
  </w:style>
  <w:style w:type="character" w:customStyle="1" w:styleId="988">
    <w:name w:val="EmailStyle9891"/>
    <w:uiPriority w:val="0"/>
    <w:rPr>
      <w:rFonts w:ascii="Arial" w:hAnsi="Arial" w:eastAsia="宋体" w:cs="Arial"/>
      <w:color w:val="auto"/>
      <w:sz w:val="20"/>
    </w:rPr>
  </w:style>
  <w:style w:type="character" w:customStyle="1" w:styleId="989">
    <w:name w:val="EmailStyle9901"/>
    <w:uiPriority w:val="0"/>
    <w:rPr>
      <w:rFonts w:ascii="Arial" w:hAnsi="Arial" w:eastAsia="宋体" w:cs="Arial"/>
      <w:color w:val="auto"/>
      <w:sz w:val="20"/>
    </w:rPr>
  </w:style>
  <w:style w:type="character" w:customStyle="1" w:styleId="990">
    <w:name w:val="EmailStyle9911"/>
    <w:uiPriority w:val="0"/>
    <w:rPr>
      <w:rFonts w:ascii="Arial" w:hAnsi="Arial" w:eastAsia="宋体" w:cs="Arial"/>
      <w:color w:val="auto"/>
      <w:sz w:val="20"/>
    </w:rPr>
  </w:style>
  <w:style w:type="character" w:customStyle="1" w:styleId="991">
    <w:name w:val="EmailStyle9921"/>
    <w:uiPriority w:val="0"/>
    <w:rPr>
      <w:rFonts w:ascii="Arial" w:hAnsi="Arial" w:eastAsia="宋体" w:cs="Arial"/>
      <w:color w:val="auto"/>
      <w:sz w:val="20"/>
    </w:rPr>
  </w:style>
  <w:style w:type="character" w:customStyle="1" w:styleId="992">
    <w:name w:val="EmailStyle9931"/>
    <w:uiPriority w:val="0"/>
    <w:rPr>
      <w:rFonts w:ascii="Arial" w:hAnsi="Arial" w:eastAsia="宋体" w:cs="Arial"/>
      <w:color w:val="auto"/>
      <w:sz w:val="20"/>
    </w:rPr>
  </w:style>
  <w:style w:type="character" w:customStyle="1" w:styleId="993">
    <w:name w:val="EmailStyle9941"/>
    <w:uiPriority w:val="0"/>
    <w:rPr>
      <w:rFonts w:ascii="Arial" w:hAnsi="Arial" w:eastAsia="宋体" w:cs="Arial"/>
      <w:color w:val="auto"/>
      <w:sz w:val="20"/>
    </w:rPr>
  </w:style>
  <w:style w:type="character" w:customStyle="1" w:styleId="994">
    <w:name w:val="EmailStyle9951"/>
    <w:uiPriority w:val="0"/>
    <w:rPr>
      <w:rFonts w:ascii="Arial" w:hAnsi="Arial" w:eastAsia="宋体" w:cs="Arial"/>
      <w:color w:val="auto"/>
      <w:sz w:val="20"/>
    </w:rPr>
  </w:style>
  <w:style w:type="character" w:customStyle="1" w:styleId="995">
    <w:name w:val="EmailStyle9961"/>
    <w:uiPriority w:val="0"/>
    <w:rPr>
      <w:rFonts w:ascii="Arial" w:hAnsi="Arial" w:eastAsia="宋体" w:cs="Arial"/>
      <w:color w:val="auto"/>
      <w:sz w:val="20"/>
    </w:rPr>
  </w:style>
  <w:style w:type="character" w:customStyle="1" w:styleId="996">
    <w:name w:val="EmailStyle9971"/>
    <w:uiPriority w:val="0"/>
    <w:rPr>
      <w:rFonts w:ascii="Arial" w:hAnsi="Arial" w:eastAsia="宋体" w:cs="Arial"/>
      <w:color w:val="auto"/>
      <w:sz w:val="20"/>
    </w:rPr>
  </w:style>
  <w:style w:type="character" w:customStyle="1" w:styleId="997">
    <w:name w:val="EmailStyle9981"/>
    <w:uiPriority w:val="0"/>
    <w:rPr>
      <w:rFonts w:ascii="Arial" w:hAnsi="Arial" w:eastAsia="宋体" w:cs="Arial"/>
      <w:color w:val="auto"/>
      <w:sz w:val="20"/>
    </w:rPr>
  </w:style>
  <w:style w:type="character" w:customStyle="1" w:styleId="998">
    <w:name w:val="EmailStyle9991"/>
    <w:uiPriority w:val="0"/>
    <w:rPr>
      <w:rFonts w:ascii="Arial" w:hAnsi="Arial" w:eastAsia="宋体" w:cs="Arial"/>
      <w:color w:val="auto"/>
      <w:sz w:val="20"/>
    </w:rPr>
  </w:style>
  <w:style w:type="character" w:customStyle="1" w:styleId="999">
    <w:name w:val="EmailStyle10001"/>
    <w:uiPriority w:val="0"/>
    <w:rPr>
      <w:rFonts w:ascii="Arial" w:hAnsi="Arial" w:eastAsia="宋体" w:cs="Arial"/>
      <w:color w:val="auto"/>
      <w:sz w:val="20"/>
    </w:rPr>
  </w:style>
  <w:style w:type="character" w:customStyle="1" w:styleId="1000">
    <w:name w:val="EmailStyle10011"/>
    <w:uiPriority w:val="0"/>
    <w:rPr>
      <w:rFonts w:ascii="Arial" w:hAnsi="Arial" w:eastAsia="宋体" w:cs="Arial"/>
      <w:color w:val="auto"/>
      <w:sz w:val="20"/>
    </w:rPr>
  </w:style>
  <w:style w:type="character" w:customStyle="1" w:styleId="1001">
    <w:name w:val="EmailStyle10021"/>
    <w:uiPriority w:val="0"/>
    <w:rPr>
      <w:rFonts w:ascii="Arial" w:hAnsi="Arial" w:eastAsia="宋体" w:cs="Arial"/>
      <w:color w:val="auto"/>
      <w:sz w:val="20"/>
    </w:rPr>
  </w:style>
  <w:style w:type="character" w:customStyle="1" w:styleId="1002">
    <w:name w:val="EmailStyle10031"/>
    <w:uiPriority w:val="0"/>
    <w:rPr>
      <w:rFonts w:ascii="Arial" w:hAnsi="Arial" w:eastAsia="宋体" w:cs="Arial"/>
      <w:color w:val="auto"/>
      <w:sz w:val="20"/>
    </w:rPr>
  </w:style>
  <w:style w:type="character" w:customStyle="1" w:styleId="1003">
    <w:name w:val="EmailStyle10041"/>
    <w:uiPriority w:val="0"/>
    <w:rPr>
      <w:rFonts w:ascii="Arial" w:hAnsi="Arial" w:eastAsia="宋体" w:cs="Arial"/>
      <w:color w:val="auto"/>
      <w:sz w:val="20"/>
    </w:rPr>
  </w:style>
  <w:style w:type="character" w:customStyle="1" w:styleId="1004">
    <w:name w:val="EmailStyle10051"/>
    <w:uiPriority w:val="0"/>
    <w:rPr>
      <w:rFonts w:ascii="Arial" w:hAnsi="Arial" w:eastAsia="宋体" w:cs="Arial"/>
      <w:color w:val="auto"/>
      <w:sz w:val="20"/>
    </w:rPr>
  </w:style>
  <w:style w:type="character" w:customStyle="1" w:styleId="1005">
    <w:name w:val="EmailStyle10061"/>
    <w:uiPriority w:val="0"/>
    <w:rPr>
      <w:rFonts w:ascii="Arial" w:hAnsi="Arial" w:eastAsia="宋体" w:cs="Arial"/>
      <w:color w:val="auto"/>
      <w:sz w:val="20"/>
    </w:rPr>
  </w:style>
  <w:style w:type="character" w:customStyle="1" w:styleId="1006">
    <w:name w:val="EmailStyle10071"/>
    <w:uiPriority w:val="0"/>
    <w:rPr>
      <w:rFonts w:ascii="Arial" w:hAnsi="Arial" w:eastAsia="宋体" w:cs="Arial"/>
      <w:color w:val="auto"/>
      <w:sz w:val="20"/>
    </w:rPr>
  </w:style>
  <w:style w:type="character" w:customStyle="1" w:styleId="1007">
    <w:name w:val="EmailStyle10081"/>
    <w:uiPriority w:val="0"/>
    <w:rPr>
      <w:rFonts w:ascii="Arial" w:hAnsi="Arial" w:eastAsia="宋体" w:cs="Arial"/>
      <w:color w:val="auto"/>
      <w:sz w:val="20"/>
    </w:rPr>
  </w:style>
  <w:style w:type="character" w:customStyle="1" w:styleId="1008">
    <w:name w:val="EmailStyle10091"/>
    <w:uiPriority w:val="0"/>
    <w:rPr>
      <w:rFonts w:ascii="Arial" w:hAnsi="Arial" w:eastAsia="宋体" w:cs="Arial"/>
      <w:color w:val="auto"/>
      <w:sz w:val="20"/>
    </w:rPr>
  </w:style>
  <w:style w:type="character" w:customStyle="1" w:styleId="1009">
    <w:name w:val="EmailStyle10101"/>
    <w:uiPriority w:val="0"/>
    <w:rPr>
      <w:rFonts w:ascii="Arial" w:hAnsi="Arial" w:eastAsia="宋体" w:cs="Arial"/>
      <w:color w:val="auto"/>
      <w:sz w:val="20"/>
    </w:rPr>
  </w:style>
  <w:style w:type="character" w:customStyle="1" w:styleId="1010">
    <w:name w:val="EmailStyle10111"/>
    <w:uiPriority w:val="0"/>
    <w:rPr>
      <w:rFonts w:ascii="Arial" w:hAnsi="Arial" w:eastAsia="宋体" w:cs="Arial"/>
      <w:color w:val="auto"/>
      <w:sz w:val="20"/>
    </w:rPr>
  </w:style>
  <w:style w:type="character" w:customStyle="1" w:styleId="1011">
    <w:name w:val="EmailStyle10121"/>
    <w:uiPriority w:val="0"/>
    <w:rPr>
      <w:rFonts w:ascii="Arial" w:hAnsi="Arial" w:eastAsia="宋体" w:cs="Arial"/>
      <w:color w:val="auto"/>
      <w:sz w:val="20"/>
    </w:rPr>
  </w:style>
  <w:style w:type="character" w:customStyle="1" w:styleId="1012">
    <w:name w:val="EmailStyle10131"/>
    <w:uiPriority w:val="0"/>
    <w:rPr>
      <w:rFonts w:ascii="Arial" w:hAnsi="Arial" w:eastAsia="宋体" w:cs="Arial"/>
      <w:color w:val="auto"/>
      <w:sz w:val="20"/>
    </w:rPr>
  </w:style>
  <w:style w:type="character" w:customStyle="1" w:styleId="1013">
    <w:name w:val="EmailStyle10141"/>
    <w:uiPriority w:val="0"/>
    <w:rPr>
      <w:rFonts w:ascii="Arial" w:hAnsi="Arial" w:eastAsia="宋体" w:cs="Arial"/>
      <w:color w:val="auto"/>
      <w:sz w:val="20"/>
    </w:rPr>
  </w:style>
  <w:style w:type="character" w:customStyle="1" w:styleId="1014">
    <w:name w:val="EmailStyle10151"/>
    <w:uiPriority w:val="0"/>
    <w:rPr>
      <w:rFonts w:ascii="Arial" w:hAnsi="Arial" w:eastAsia="宋体" w:cs="Arial"/>
      <w:color w:val="auto"/>
      <w:sz w:val="20"/>
    </w:rPr>
  </w:style>
  <w:style w:type="character" w:customStyle="1" w:styleId="1015">
    <w:name w:val="EmailStyle10161"/>
    <w:uiPriority w:val="0"/>
    <w:rPr>
      <w:rFonts w:ascii="Arial" w:hAnsi="Arial" w:eastAsia="宋体" w:cs="Arial"/>
      <w:color w:val="auto"/>
      <w:sz w:val="20"/>
    </w:rPr>
  </w:style>
  <w:style w:type="character" w:customStyle="1" w:styleId="1016">
    <w:name w:val="EmailStyle10171"/>
    <w:uiPriority w:val="0"/>
    <w:rPr>
      <w:rFonts w:ascii="Arial" w:hAnsi="Arial" w:eastAsia="宋体" w:cs="Arial"/>
      <w:color w:val="auto"/>
      <w:sz w:val="20"/>
    </w:rPr>
  </w:style>
  <w:style w:type="character" w:customStyle="1" w:styleId="1017">
    <w:name w:val="EmailStyle10181"/>
    <w:uiPriority w:val="0"/>
    <w:rPr>
      <w:rFonts w:ascii="Arial" w:hAnsi="Arial" w:eastAsia="宋体" w:cs="Arial"/>
      <w:color w:val="auto"/>
      <w:sz w:val="20"/>
    </w:rPr>
  </w:style>
  <w:style w:type="character" w:customStyle="1" w:styleId="1018">
    <w:name w:val="EmailStyle10191"/>
    <w:uiPriority w:val="0"/>
    <w:rPr>
      <w:rFonts w:ascii="Arial" w:hAnsi="Arial" w:eastAsia="宋体" w:cs="Arial"/>
      <w:color w:val="auto"/>
      <w:sz w:val="20"/>
    </w:rPr>
  </w:style>
  <w:style w:type="character" w:customStyle="1" w:styleId="1019">
    <w:name w:val="EmailStyle10201"/>
    <w:uiPriority w:val="0"/>
    <w:rPr>
      <w:rFonts w:ascii="Arial" w:hAnsi="Arial" w:eastAsia="宋体" w:cs="Arial"/>
      <w:color w:val="auto"/>
      <w:sz w:val="20"/>
    </w:rPr>
  </w:style>
  <w:style w:type="character" w:customStyle="1" w:styleId="1020">
    <w:name w:val="EmailStyle10211"/>
    <w:uiPriority w:val="0"/>
    <w:rPr>
      <w:rFonts w:ascii="Arial" w:hAnsi="Arial" w:eastAsia="宋体" w:cs="Arial"/>
      <w:color w:val="auto"/>
      <w:sz w:val="20"/>
    </w:rPr>
  </w:style>
  <w:style w:type="character" w:customStyle="1" w:styleId="1021">
    <w:name w:val="EmailStyle10221"/>
    <w:uiPriority w:val="0"/>
    <w:rPr>
      <w:rFonts w:ascii="Arial" w:hAnsi="Arial" w:eastAsia="宋体" w:cs="Arial"/>
      <w:color w:val="auto"/>
      <w:sz w:val="20"/>
    </w:rPr>
  </w:style>
  <w:style w:type="character" w:customStyle="1" w:styleId="1022">
    <w:name w:val="EmailStyle10231"/>
    <w:uiPriority w:val="0"/>
    <w:rPr>
      <w:rFonts w:ascii="Arial" w:hAnsi="Arial" w:eastAsia="宋体" w:cs="Arial"/>
      <w:color w:val="auto"/>
      <w:sz w:val="20"/>
    </w:rPr>
  </w:style>
  <w:style w:type="character" w:customStyle="1" w:styleId="1023">
    <w:name w:val="EmailStyle10241"/>
    <w:uiPriority w:val="0"/>
    <w:rPr>
      <w:rFonts w:ascii="Arial" w:hAnsi="Arial" w:eastAsia="宋体" w:cs="Arial"/>
      <w:color w:val="auto"/>
      <w:sz w:val="20"/>
    </w:rPr>
  </w:style>
  <w:style w:type="character" w:customStyle="1" w:styleId="1024">
    <w:name w:val="EmailStyle10251"/>
    <w:uiPriority w:val="0"/>
    <w:rPr>
      <w:rFonts w:ascii="Arial" w:hAnsi="Arial" w:eastAsia="宋体" w:cs="Arial"/>
      <w:color w:val="auto"/>
      <w:sz w:val="20"/>
    </w:rPr>
  </w:style>
  <w:style w:type="character" w:customStyle="1" w:styleId="1025">
    <w:name w:val="EmailStyle10261"/>
    <w:uiPriority w:val="0"/>
    <w:rPr>
      <w:rFonts w:ascii="Arial" w:hAnsi="Arial" w:eastAsia="宋体" w:cs="Arial"/>
      <w:color w:val="auto"/>
      <w:sz w:val="20"/>
    </w:rPr>
  </w:style>
  <w:style w:type="character" w:customStyle="1" w:styleId="1026">
    <w:name w:val="EmailStyle10271"/>
    <w:uiPriority w:val="0"/>
    <w:rPr>
      <w:rFonts w:ascii="Arial" w:hAnsi="Arial" w:eastAsia="宋体" w:cs="Arial"/>
      <w:color w:val="auto"/>
      <w:sz w:val="20"/>
    </w:rPr>
  </w:style>
  <w:style w:type="character" w:customStyle="1" w:styleId="1027">
    <w:name w:val="EmailStyle10281"/>
    <w:uiPriority w:val="0"/>
    <w:rPr>
      <w:rFonts w:ascii="Arial" w:hAnsi="Arial" w:eastAsia="宋体" w:cs="Arial"/>
      <w:color w:val="auto"/>
      <w:sz w:val="20"/>
    </w:rPr>
  </w:style>
  <w:style w:type="character" w:customStyle="1" w:styleId="1028">
    <w:name w:val="EmailStyle10291"/>
    <w:uiPriority w:val="0"/>
    <w:rPr>
      <w:rFonts w:ascii="Arial" w:hAnsi="Arial" w:eastAsia="宋体" w:cs="Arial"/>
      <w:color w:val="auto"/>
      <w:sz w:val="20"/>
    </w:rPr>
  </w:style>
  <w:style w:type="character" w:customStyle="1" w:styleId="1029">
    <w:name w:val="EmailStyle10301"/>
    <w:uiPriority w:val="0"/>
    <w:rPr>
      <w:rFonts w:ascii="Arial" w:hAnsi="Arial" w:eastAsia="宋体" w:cs="Arial"/>
      <w:color w:val="auto"/>
      <w:sz w:val="20"/>
    </w:rPr>
  </w:style>
  <w:style w:type="character" w:customStyle="1" w:styleId="1030">
    <w:name w:val="EmailStyle10311"/>
    <w:uiPriority w:val="0"/>
    <w:rPr>
      <w:rFonts w:ascii="Arial" w:hAnsi="Arial" w:eastAsia="宋体" w:cs="Arial"/>
      <w:color w:val="auto"/>
      <w:sz w:val="20"/>
    </w:rPr>
  </w:style>
  <w:style w:type="character" w:customStyle="1" w:styleId="1031">
    <w:name w:val="EmailStyle10321"/>
    <w:uiPriority w:val="0"/>
    <w:rPr>
      <w:rFonts w:ascii="Arial" w:hAnsi="Arial" w:eastAsia="宋体" w:cs="Arial"/>
      <w:color w:val="auto"/>
      <w:sz w:val="20"/>
    </w:rPr>
  </w:style>
  <w:style w:type="character" w:customStyle="1" w:styleId="1032">
    <w:name w:val="EmailStyle10331"/>
    <w:uiPriority w:val="0"/>
    <w:rPr>
      <w:rFonts w:ascii="Arial" w:hAnsi="Arial" w:eastAsia="宋体" w:cs="Arial"/>
      <w:color w:val="auto"/>
      <w:sz w:val="20"/>
    </w:rPr>
  </w:style>
  <w:style w:type="character" w:customStyle="1" w:styleId="1033">
    <w:name w:val="EmailStyle10341"/>
    <w:uiPriority w:val="0"/>
    <w:rPr>
      <w:rFonts w:ascii="Arial" w:hAnsi="Arial" w:eastAsia="宋体" w:cs="Arial"/>
      <w:color w:val="auto"/>
      <w:sz w:val="20"/>
    </w:rPr>
  </w:style>
  <w:style w:type="character" w:customStyle="1" w:styleId="1034">
    <w:name w:val="EmailStyle10351"/>
    <w:uiPriority w:val="0"/>
    <w:rPr>
      <w:rFonts w:ascii="Arial" w:hAnsi="Arial" w:eastAsia="宋体" w:cs="Arial"/>
      <w:color w:val="auto"/>
      <w:sz w:val="20"/>
    </w:rPr>
  </w:style>
  <w:style w:type="character" w:customStyle="1" w:styleId="1035">
    <w:name w:val="EmailStyle10361"/>
    <w:uiPriority w:val="0"/>
    <w:rPr>
      <w:rFonts w:ascii="Arial" w:hAnsi="Arial" w:eastAsia="宋体" w:cs="Arial"/>
      <w:color w:val="auto"/>
      <w:sz w:val="20"/>
    </w:rPr>
  </w:style>
  <w:style w:type="character" w:customStyle="1" w:styleId="1036">
    <w:name w:val="EmailStyle10371"/>
    <w:uiPriority w:val="0"/>
    <w:rPr>
      <w:rFonts w:ascii="Arial" w:hAnsi="Arial" w:eastAsia="宋体" w:cs="Arial"/>
      <w:color w:val="auto"/>
      <w:sz w:val="20"/>
    </w:rPr>
  </w:style>
  <w:style w:type="character" w:customStyle="1" w:styleId="1037">
    <w:name w:val="EmailStyle10381"/>
    <w:uiPriority w:val="0"/>
    <w:rPr>
      <w:rFonts w:ascii="Arial" w:hAnsi="Arial" w:eastAsia="宋体" w:cs="Arial"/>
      <w:color w:val="auto"/>
      <w:sz w:val="20"/>
    </w:rPr>
  </w:style>
  <w:style w:type="character" w:customStyle="1" w:styleId="1038">
    <w:name w:val="EmailStyle10391"/>
    <w:uiPriority w:val="0"/>
    <w:rPr>
      <w:rFonts w:ascii="Arial" w:hAnsi="Arial" w:eastAsia="宋体" w:cs="Arial"/>
      <w:color w:val="auto"/>
      <w:sz w:val="20"/>
    </w:rPr>
  </w:style>
  <w:style w:type="character" w:customStyle="1" w:styleId="1039">
    <w:name w:val="EmailStyle10401"/>
    <w:uiPriority w:val="0"/>
    <w:rPr>
      <w:rFonts w:ascii="Arial" w:hAnsi="Arial" w:eastAsia="宋体" w:cs="Arial"/>
      <w:color w:val="auto"/>
      <w:sz w:val="20"/>
    </w:rPr>
  </w:style>
  <w:style w:type="character" w:customStyle="1" w:styleId="1040">
    <w:name w:val="EmailStyle10411"/>
    <w:uiPriority w:val="0"/>
    <w:rPr>
      <w:rFonts w:ascii="Arial" w:hAnsi="Arial" w:eastAsia="宋体" w:cs="Arial"/>
      <w:color w:val="auto"/>
      <w:sz w:val="20"/>
    </w:rPr>
  </w:style>
  <w:style w:type="character" w:customStyle="1" w:styleId="1041">
    <w:name w:val="EmailStyle10421"/>
    <w:uiPriority w:val="0"/>
    <w:rPr>
      <w:rFonts w:ascii="Arial" w:hAnsi="Arial" w:eastAsia="宋体" w:cs="Arial"/>
      <w:color w:val="auto"/>
      <w:sz w:val="20"/>
    </w:rPr>
  </w:style>
  <w:style w:type="character" w:customStyle="1" w:styleId="1042">
    <w:name w:val="EmailStyle10431"/>
    <w:uiPriority w:val="0"/>
    <w:rPr>
      <w:rFonts w:ascii="Arial" w:hAnsi="Arial" w:eastAsia="宋体" w:cs="Arial"/>
      <w:color w:val="auto"/>
      <w:sz w:val="20"/>
    </w:rPr>
  </w:style>
  <w:style w:type="character" w:customStyle="1" w:styleId="1043">
    <w:name w:val="EmailStyle10441"/>
    <w:uiPriority w:val="0"/>
    <w:rPr>
      <w:rFonts w:ascii="Arial" w:hAnsi="Arial" w:eastAsia="宋体" w:cs="Arial"/>
      <w:color w:val="auto"/>
      <w:sz w:val="20"/>
    </w:rPr>
  </w:style>
  <w:style w:type="character" w:customStyle="1" w:styleId="1044">
    <w:name w:val="EmailStyle10451"/>
    <w:uiPriority w:val="0"/>
    <w:rPr>
      <w:rFonts w:ascii="Arial" w:hAnsi="Arial" w:eastAsia="宋体" w:cs="Arial"/>
      <w:color w:val="auto"/>
      <w:sz w:val="20"/>
    </w:rPr>
  </w:style>
  <w:style w:type="character" w:customStyle="1" w:styleId="1045">
    <w:name w:val="EmailStyle10461"/>
    <w:uiPriority w:val="0"/>
    <w:rPr>
      <w:rFonts w:ascii="Arial" w:hAnsi="Arial" w:eastAsia="宋体" w:cs="Arial"/>
      <w:color w:val="auto"/>
      <w:sz w:val="20"/>
    </w:rPr>
  </w:style>
  <w:style w:type="character" w:customStyle="1" w:styleId="1046">
    <w:name w:val="EmailStyle10471"/>
    <w:uiPriority w:val="0"/>
    <w:rPr>
      <w:rFonts w:ascii="Arial" w:hAnsi="Arial" w:eastAsia="宋体" w:cs="Arial"/>
      <w:color w:val="auto"/>
      <w:sz w:val="20"/>
    </w:rPr>
  </w:style>
  <w:style w:type="character" w:customStyle="1" w:styleId="1047">
    <w:name w:val="EmailStyle10481"/>
    <w:uiPriority w:val="0"/>
    <w:rPr>
      <w:rFonts w:ascii="Arial" w:hAnsi="Arial" w:eastAsia="宋体" w:cs="Arial"/>
      <w:color w:val="auto"/>
      <w:sz w:val="20"/>
    </w:rPr>
  </w:style>
  <w:style w:type="character" w:customStyle="1" w:styleId="1048">
    <w:name w:val="EmailStyle10491"/>
    <w:uiPriority w:val="0"/>
    <w:rPr>
      <w:rFonts w:ascii="Arial" w:hAnsi="Arial" w:eastAsia="宋体" w:cs="Arial"/>
      <w:color w:val="auto"/>
      <w:sz w:val="20"/>
    </w:rPr>
  </w:style>
  <w:style w:type="character" w:customStyle="1" w:styleId="1049">
    <w:name w:val="EmailStyle10501"/>
    <w:uiPriority w:val="0"/>
    <w:rPr>
      <w:rFonts w:ascii="Arial" w:hAnsi="Arial" w:eastAsia="宋体" w:cs="Arial"/>
      <w:color w:val="auto"/>
      <w:sz w:val="20"/>
    </w:rPr>
  </w:style>
  <w:style w:type="character" w:customStyle="1" w:styleId="1050">
    <w:name w:val="EmailStyle10511"/>
    <w:uiPriority w:val="0"/>
    <w:rPr>
      <w:rFonts w:ascii="Arial" w:hAnsi="Arial" w:eastAsia="宋体" w:cs="Arial"/>
      <w:color w:val="auto"/>
      <w:sz w:val="20"/>
    </w:rPr>
  </w:style>
  <w:style w:type="character" w:customStyle="1" w:styleId="1051">
    <w:name w:val="EmailStyle10521"/>
    <w:uiPriority w:val="0"/>
    <w:rPr>
      <w:rFonts w:ascii="Arial" w:hAnsi="Arial" w:eastAsia="宋体" w:cs="Arial"/>
      <w:color w:val="auto"/>
      <w:sz w:val="20"/>
    </w:rPr>
  </w:style>
  <w:style w:type="character" w:customStyle="1" w:styleId="1052">
    <w:name w:val="EmailStyle10531"/>
    <w:uiPriority w:val="0"/>
    <w:rPr>
      <w:rFonts w:ascii="Arial" w:hAnsi="Arial" w:eastAsia="宋体" w:cs="Arial"/>
      <w:color w:val="auto"/>
      <w:sz w:val="20"/>
    </w:rPr>
  </w:style>
  <w:style w:type="character" w:customStyle="1" w:styleId="1053">
    <w:name w:val="EmailStyle10541"/>
    <w:uiPriority w:val="0"/>
    <w:rPr>
      <w:rFonts w:ascii="Arial" w:hAnsi="Arial" w:eastAsia="宋体" w:cs="Arial"/>
      <w:color w:val="auto"/>
      <w:sz w:val="20"/>
    </w:rPr>
  </w:style>
  <w:style w:type="character" w:customStyle="1" w:styleId="1054">
    <w:name w:val="EmailStyle10551"/>
    <w:uiPriority w:val="0"/>
    <w:rPr>
      <w:rFonts w:ascii="Arial" w:hAnsi="Arial" w:eastAsia="宋体" w:cs="Arial"/>
      <w:color w:val="auto"/>
      <w:sz w:val="20"/>
    </w:rPr>
  </w:style>
  <w:style w:type="character" w:customStyle="1" w:styleId="1055">
    <w:name w:val="EmailStyle10561"/>
    <w:uiPriority w:val="0"/>
    <w:rPr>
      <w:rFonts w:ascii="Arial" w:hAnsi="Arial" w:eastAsia="宋体" w:cs="Arial"/>
      <w:color w:val="auto"/>
      <w:sz w:val="20"/>
    </w:rPr>
  </w:style>
  <w:style w:type="character" w:customStyle="1" w:styleId="1056">
    <w:name w:val="EmailStyle10571"/>
    <w:uiPriority w:val="0"/>
    <w:rPr>
      <w:rFonts w:ascii="Arial" w:hAnsi="Arial" w:eastAsia="宋体" w:cs="Arial"/>
      <w:color w:val="auto"/>
      <w:sz w:val="20"/>
    </w:rPr>
  </w:style>
  <w:style w:type="character" w:customStyle="1" w:styleId="1057">
    <w:name w:val="EmailStyle10581"/>
    <w:uiPriority w:val="0"/>
    <w:rPr>
      <w:rFonts w:ascii="Arial" w:hAnsi="Arial" w:eastAsia="宋体" w:cs="Arial"/>
      <w:color w:val="auto"/>
      <w:sz w:val="20"/>
    </w:rPr>
  </w:style>
  <w:style w:type="character" w:customStyle="1" w:styleId="1058">
    <w:name w:val="EmailStyle10591"/>
    <w:uiPriority w:val="0"/>
    <w:rPr>
      <w:rFonts w:ascii="Arial" w:hAnsi="Arial" w:eastAsia="宋体" w:cs="Arial"/>
      <w:color w:val="auto"/>
      <w:sz w:val="20"/>
    </w:rPr>
  </w:style>
  <w:style w:type="character" w:customStyle="1" w:styleId="1059">
    <w:name w:val="EmailStyle10601"/>
    <w:uiPriority w:val="0"/>
    <w:rPr>
      <w:rFonts w:ascii="Arial" w:hAnsi="Arial" w:eastAsia="宋体" w:cs="Arial"/>
      <w:color w:val="auto"/>
      <w:sz w:val="20"/>
    </w:rPr>
  </w:style>
  <w:style w:type="character" w:customStyle="1" w:styleId="1060">
    <w:name w:val="EmailStyle10611"/>
    <w:uiPriority w:val="0"/>
    <w:rPr>
      <w:rFonts w:ascii="Arial" w:hAnsi="Arial" w:eastAsia="宋体" w:cs="Arial"/>
      <w:color w:val="auto"/>
      <w:sz w:val="20"/>
    </w:rPr>
  </w:style>
  <w:style w:type="character" w:customStyle="1" w:styleId="1061">
    <w:name w:val="EmailStyle10621"/>
    <w:uiPriority w:val="0"/>
    <w:rPr>
      <w:rFonts w:ascii="Arial" w:hAnsi="Arial" w:eastAsia="宋体" w:cs="Arial"/>
      <w:color w:val="auto"/>
      <w:sz w:val="20"/>
    </w:rPr>
  </w:style>
  <w:style w:type="character" w:customStyle="1" w:styleId="1062">
    <w:name w:val="EmailStyle10631"/>
    <w:uiPriority w:val="0"/>
    <w:rPr>
      <w:rFonts w:ascii="Arial" w:hAnsi="Arial" w:eastAsia="宋体" w:cs="Arial"/>
      <w:color w:val="auto"/>
      <w:sz w:val="20"/>
    </w:rPr>
  </w:style>
  <w:style w:type="character" w:customStyle="1" w:styleId="1063">
    <w:name w:val="EmailStyle10641"/>
    <w:uiPriority w:val="0"/>
    <w:rPr>
      <w:rFonts w:ascii="Arial" w:hAnsi="Arial" w:eastAsia="宋体" w:cs="Arial"/>
      <w:color w:val="auto"/>
      <w:sz w:val="20"/>
    </w:rPr>
  </w:style>
  <w:style w:type="character" w:customStyle="1" w:styleId="1064">
    <w:name w:val="EmailStyle10651"/>
    <w:uiPriority w:val="0"/>
    <w:rPr>
      <w:rFonts w:ascii="Arial" w:hAnsi="Arial" w:eastAsia="宋体" w:cs="Arial"/>
      <w:color w:val="auto"/>
      <w:sz w:val="20"/>
    </w:rPr>
  </w:style>
  <w:style w:type="character" w:customStyle="1" w:styleId="1065">
    <w:name w:val="EmailStyle10661"/>
    <w:uiPriority w:val="0"/>
    <w:rPr>
      <w:rFonts w:ascii="Arial" w:hAnsi="Arial" w:eastAsia="宋体" w:cs="Arial"/>
      <w:color w:val="auto"/>
      <w:sz w:val="20"/>
    </w:rPr>
  </w:style>
  <w:style w:type="character" w:customStyle="1" w:styleId="1066">
    <w:name w:val="EmailStyle10671"/>
    <w:uiPriority w:val="0"/>
    <w:rPr>
      <w:rFonts w:ascii="Arial" w:hAnsi="Arial" w:eastAsia="宋体" w:cs="Arial"/>
      <w:color w:val="auto"/>
      <w:sz w:val="20"/>
    </w:rPr>
  </w:style>
  <w:style w:type="character" w:customStyle="1" w:styleId="1067">
    <w:name w:val="EmailStyle10681"/>
    <w:uiPriority w:val="0"/>
    <w:rPr>
      <w:rFonts w:ascii="Arial" w:hAnsi="Arial" w:eastAsia="宋体" w:cs="Arial"/>
      <w:color w:val="auto"/>
      <w:sz w:val="20"/>
    </w:rPr>
  </w:style>
  <w:style w:type="character" w:customStyle="1" w:styleId="1068">
    <w:name w:val="EmailStyle10691"/>
    <w:uiPriority w:val="0"/>
    <w:rPr>
      <w:rFonts w:ascii="Arial" w:hAnsi="Arial" w:eastAsia="宋体" w:cs="Arial"/>
      <w:color w:val="auto"/>
      <w:sz w:val="20"/>
    </w:rPr>
  </w:style>
  <w:style w:type="character" w:customStyle="1" w:styleId="1069">
    <w:name w:val="EmailStyle10701"/>
    <w:uiPriority w:val="0"/>
    <w:rPr>
      <w:rFonts w:ascii="Arial" w:hAnsi="Arial" w:eastAsia="宋体" w:cs="Arial"/>
      <w:color w:val="auto"/>
      <w:sz w:val="20"/>
    </w:rPr>
  </w:style>
  <w:style w:type="character" w:customStyle="1" w:styleId="1070">
    <w:name w:val="EmailStyle10711"/>
    <w:uiPriority w:val="0"/>
    <w:rPr>
      <w:rFonts w:ascii="Arial" w:hAnsi="Arial" w:eastAsia="宋体" w:cs="Arial"/>
      <w:color w:val="auto"/>
      <w:sz w:val="20"/>
    </w:rPr>
  </w:style>
  <w:style w:type="character" w:customStyle="1" w:styleId="1071">
    <w:name w:val="EmailStyle10721"/>
    <w:uiPriority w:val="0"/>
    <w:rPr>
      <w:rFonts w:ascii="Arial" w:hAnsi="Arial" w:eastAsia="宋体" w:cs="Arial"/>
      <w:color w:val="auto"/>
      <w:sz w:val="20"/>
    </w:rPr>
  </w:style>
  <w:style w:type="character" w:customStyle="1" w:styleId="1072">
    <w:name w:val="EmailStyle10731"/>
    <w:uiPriority w:val="0"/>
    <w:rPr>
      <w:rFonts w:ascii="Arial" w:hAnsi="Arial" w:eastAsia="宋体" w:cs="Arial"/>
      <w:color w:val="auto"/>
      <w:sz w:val="20"/>
    </w:rPr>
  </w:style>
  <w:style w:type="character" w:customStyle="1" w:styleId="1073">
    <w:name w:val="EmailStyle10741"/>
    <w:uiPriority w:val="0"/>
    <w:rPr>
      <w:rFonts w:ascii="Arial" w:hAnsi="Arial" w:eastAsia="宋体" w:cs="Arial"/>
      <w:color w:val="auto"/>
      <w:sz w:val="20"/>
    </w:rPr>
  </w:style>
  <w:style w:type="character" w:customStyle="1" w:styleId="1074">
    <w:name w:val="EmailStyle10751"/>
    <w:uiPriority w:val="0"/>
    <w:rPr>
      <w:rFonts w:ascii="Arial" w:hAnsi="Arial" w:eastAsia="宋体" w:cs="Arial"/>
      <w:color w:val="auto"/>
      <w:sz w:val="20"/>
    </w:rPr>
  </w:style>
  <w:style w:type="character" w:customStyle="1" w:styleId="1075">
    <w:name w:val="EmailStyle10761"/>
    <w:uiPriority w:val="0"/>
    <w:rPr>
      <w:rFonts w:ascii="Arial" w:hAnsi="Arial" w:eastAsia="宋体" w:cs="Arial"/>
      <w:color w:val="auto"/>
      <w:sz w:val="20"/>
    </w:rPr>
  </w:style>
  <w:style w:type="character" w:customStyle="1" w:styleId="1076">
    <w:name w:val="EmailStyle10771"/>
    <w:uiPriority w:val="0"/>
    <w:rPr>
      <w:rFonts w:ascii="Arial" w:hAnsi="Arial" w:eastAsia="宋体" w:cs="Arial"/>
      <w:color w:val="auto"/>
      <w:sz w:val="20"/>
    </w:rPr>
  </w:style>
  <w:style w:type="character" w:customStyle="1" w:styleId="1077">
    <w:name w:val="EmailStyle10781"/>
    <w:uiPriority w:val="0"/>
    <w:rPr>
      <w:rFonts w:ascii="Arial" w:hAnsi="Arial" w:eastAsia="宋体" w:cs="Arial"/>
      <w:color w:val="auto"/>
      <w:sz w:val="20"/>
    </w:rPr>
  </w:style>
  <w:style w:type="character" w:customStyle="1" w:styleId="1078">
    <w:name w:val="EmailStyle10791"/>
    <w:uiPriority w:val="0"/>
    <w:rPr>
      <w:rFonts w:ascii="Arial" w:hAnsi="Arial" w:eastAsia="宋体" w:cs="Arial"/>
      <w:color w:val="auto"/>
      <w:sz w:val="20"/>
    </w:rPr>
  </w:style>
  <w:style w:type="character" w:customStyle="1" w:styleId="1079">
    <w:name w:val="EmailStyle10801"/>
    <w:uiPriority w:val="0"/>
    <w:rPr>
      <w:rFonts w:ascii="Arial" w:hAnsi="Arial" w:eastAsia="宋体" w:cs="Arial"/>
      <w:color w:val="auto"/>
      <w:sz w:val="20"/>
    </w:rPr>
  </w:style>
  <w:style w:type="character" w:customStyle="1" w:styleId="1080">
    <w:name w:val="EmailStyle10811"/>
    <w:uiPriority w:val="0"/>
    <w:rPr>
      <w:rFonts w:ascii="Arial" w:hAnsi="Arial" w:eastAsia="宋体" w:cs="Arial"/>
      <w:color w:val="auto"/>
      <w:sz w:val="20"/>
    </w:rPr>
  </w:style>
  <w:style w:type="character" w:customStyle="1" w:styleId="1081">
    <w:name w:val="EmailStyle10821"/>
    <w:uiPriority w:val="0"/>
    <w:rPr>
      <w:rFonts w:ascii="Arial" w:hAnsi="Arial" w:eastAsia="宋体" w:cs="Arial"/>
      <w:color w:val="auto"/>
      <w:sz w:val="20"/>
    </w:rPr>
  </w:style>
  <w:style w:type="character" w:customStyle="1" w:styleId="1082">
    <w:name w:val="EmailStyle10831"/>
    <w:uiPriority w:val="0"/>
    <w:rPr>
      <w:rFonts w:ascii="Arial" w:hAnsi="Arial" w:eastAsia="宋体" w:cs="Arial"/>
      <w:color w:val="auto"/>
      <w:sz w:val="20"/>
    </w:rPr>
  </w:style>
  <w:style w:type="character" w:customStyle="1" w:styleId="1083">
    <w:name w:val="EmailStyle10841"/>
    <w:uiPriority w:val="0"/>
    <w:rPr>
      <w:rFonts w:ascii="Arial" w:hAnsi="Arial" w:eastAsia="宋体" w:cs="Arial"/>
      <w:color w:val="auto"/>
      <w:sz w:val="20"/>
    </w:rPr>
  </w:style>
  <w:style w:type="character" w:customStyle="1" w:styleId="1084">
    <w:name w:val="EmailStyle10851"/>
    <w:uiPriority w:val="0"/>
    <w:rPr>
      <w:rFonts w:ascii="Arial" w:hAnsi="Arial" w:eastAsia="宋体" w:cs="Arial"/>
      <w:color w:val="auto"/>
      <w:sz w:val="20"/>
    </w:rPr>
  </w:style>
  <w:style w:type="character" w:customStyle="1" w:styleId="1085">
    <w:name w:val="EmailStyle10861"/>
    <w:uiPriority w:val="0"/>
    <w:rPr>
      <w:rFonts w:ascii="Arial" w:hAnsi="Arial" w:eastAsia="宋体" w:cs="Arial"/>
      <w:color w:val="auto"/>
      <w:sz w:val="20"/>
    </w:rPr>
  </w:style>
  <w:style w:type="character" w:customStyle="1" w:styleId="1086">
    <w:name w:val="EmailStyle10871"/>
    <w:uiPriority w:val="0"/>
    <w:rPr>
      <w:rFonts w:ascii="Arial" w:hAnsi="Arial" w:eastAsia="宋体" w:cs="Arial"/>
      <w:color w:val="auto"/>
      <w:sz w:val="20"/>
    </w:rPr>
  </w:style>
  <w:style w:type="character" w:customStyle="1" w:styleId="1087">
    <w:name w:val="EmailStyle10881"/>
    <w:uiPriority w:val="0"/>
    <w:rPr>
      <w:rFonts w:ascii="Arial" w:hAnsi="Arial" w:eastAsia="宋体" w:cs="Arial"/>
      <w:color w:val="auto"/>
      <w:sz w:val="20"/>
    </w:rPr>
  </w:style>
  <w:style w:type="character" w:customStyle="1" w:styleId="1088">
    <w:name w:val="EmailStyle10891"/>
    <w:uiPriority w:val="0"/>
    <w:rPr>
      <w:rFonts w:ascii="Arial" w:hAnsi="Arial" w:eastAsia="宋体" w:cs="Arial"/>
      <w:color w:val="auto"/>
      <w:sz w:val="20"/>
    </w:rPr>
  </w:style>
  <w:style w:type="character" w:customStyle="1" w:styleId="1089">
    <w:name w:val="EmailStyle10901"/>
    <w:uiPriority w:val="0"/>
    <w:rPr>
      <w:rFonts w:ascii="Arial" w:hAnsi="Arial" w:eastAsia="宋体" w:cs="Arial"/>
      <w:color w:val="auto"/>
      <w:sz w:val="20"/>
    </w:rPr>
  </w:style>
  <w:style w:type="character" w:customStyle="1" w:styleId="1090">
    <w:name w:val="EmailStyle10911"/>
    <w:uiPriority w:val="0"/>
    <w:rPr>
      <w:rFonts w:ascii="Arial" w:hAnsi="Arial" w:eastAsia="宋体" w:cs="Arial"/>
      <w:color w:val="auto"/>
      <w:sz w:val="20"/>
    </w:rPr>
  </w:style>
  <w:style w:type="character" w:customStyle="1" w:styleId="1091">
    <w:name w:val="EmailStyle10921"/>
    <w:uiPriority w:val="0"/>
    <w:rPr>
      <w:rFonts w:ascii="Arial" w:hAnsi="Arial" w:eastAsia="宋体" w:cs="Arial"/>
      <w:color w:val="auto"/>
      <w:sz w:val="20"/>
    </w:rPr>
  </w:style>
  <w:style w:type="character" w:customStyle="1" w:styleId="1092">
    <w:name w:val="EmailStyle10931"/>
    <w:uiPriority w:val="0"/>
    <w:rPr>
      <w:rFonts w:ascii="Arial" w:hAnsi="Arial" w:eastAsia="宋体" w:cs="Arial"/>
      <w:color w:val="auto"/>
      <w:sz w:val="20"/>
    </w:rPr>
  </w:style>
  <w:style w:type="character" w:customStyle="1" w:styleId="1093">
    <w:name w:val="EmailStyle10941"/>
    <w:uiPriority w:val="0"/>
    <w:rPr>
      <w:rFonts w:ascii="Arial" w:hAnsi="Arial" w:eastAsia="宋体" w:cs="Arial"/>
      <w:color w:val="auto"/>
      <w:sz w:val="20"/>
    </w:rPr>
  </w:style>
  <w:style w:type="character" w:customStyle="1" w:styleId="1094">
    <w:name w:val="EmailStyle10951"/>
    <w:uiPriority w:val="0"/>
    <w:rPr>
      <w:rFonts w:ascii="Arial" w:hAnsi="Arial" w:eastAsia="宋体" w:cs="Arial"/>
      <w:color w:val="auto"/>
      <w:sz w:val="20"/>
    </w:rPr>
  </w:style>
  <w:style w:type="character" w:customStyle="1" w:styleId="1095">
    <w:name w:val="EmailStyle10961"/>
    <w:uiPriority w:val="0"/>
    <w:rPr>
      <w:rFonts w:ascii="Arial" w:hAnsi="Arial" w:eastAsia="宋体" w:cs="Arial"/>
      <w:color w:val="auto"/>
      <w:sz w:val="20"/>
    </w:rPr>
  </w:style>
  <w:style w:type="character" w:customStyle="1" w:styleId="1096">
    <w:name w:val="EmailStyle10971"/>
    <w:uiPriority w:val="0"/>
    <w:rPr>
      <w:rFonts w:ascii="Arial" w:hAnsi="Arial" w:eastAsia="宋体" w:cs="Arial"/>
      <w:color w:val="auto"/>
      <w:sz w:val="20"/>
    </w:rPr>
  </w:style>
  <w:style w:type="character" w:customStyle="1" w:styleId="1097">
    <w:name w:val="EmailStyle10981"/>
    <w:uiPriority w:val="0"/>
    <w:rPr>
      <w:rFonts w:ascii="Arial" w:hAnsi="Arial" w:eastAsia="宋体" w:cs="Arial"/>
      <w:color w:val="auto"/>
      <w:sz w:val="20"/>
    </w:rPr>
  </w:style>
  <w:style w:type="character" w:customStyle="1" w:styleId="1098">
    <w:name w:val="EmailStyle10991"/>
    <w:uiPriority w:val="0"/>
    <w:rPr>
      <w:rFonts w:ascii="Arial" w:hAnsi="Arial" w:eastAsia="宋体" w:cs="Arial"/>
      <w:color w:val="auto"/>
      <w:sz w:val="20"/>
    </w:rPr>
  </w:style>
  <w:style w:type="character" w:customStyle="1" w:styleId="1099">
    <w:name w:val="EmailStyle11001"/>
    <w:uiPriority w:val="0"/>
    <w:rPr>
      <w:rFonts w:ascii="Arial" w:hAnsi="Arial" w:eastAsia="宋体" w:cs="Arial"/>
      <w:color w:val="auto"/>
      <w:sz w:val="20"/>
    </w:rPr>
  </w:style>
  <w:style w:type="character" w:customStyle="1" w:styleId="1100">
    <w:name w:val="EmailStyle11011"/>
    <w:uiPriority w:val="0"/>
    <w:rPr>
      <w:rFonts w:ascii="Arial" w:hAnsi="Arial" w:eastAsia="宋体" w:cs="Arial"/>
      <w:color w:val="auto"/>
      <w:sz w:val="20"/>
    </w:rPr>
  </w:style>
  <w:style w:type="character" w:customStyle="1" w:styleId="1101">
    <w:name w:val="EmailStyle11021"/>
    <w:uiPriority w:val="0"/>
    <w:rPr>
      <w:rFonts w:ascii="Arial" w:hAnsi="Arial" w:eastAsia="宋体" w:cs="Arial"/>
      <w:color w:val="auto"/>
      <w:sz w:val="20"/>
    </w:rPr>
  </w:style>
  <w:style w:type="character" w:customStyle="1" w:styleId="1102">
    <w:name w:val="EmailStyle11031"/>
    <w:uiPriority w:val="0"/>
    <w:rPr>
      <w:rFonts w:ascii="Arial" w:hAnsi="Arial" w:eastAsia="宋体" w:cs="Arial"/>
      <w:color w:val="auto"/>
      <w:sz w:val="20"/>
    </w:rPr>
  </w:style>
  <w:style w:type="character" w:customStyle="1" w:styleId="1103">
    <w:name w:val="EmailStyle11041"/>
    <w:uiPriority w:val="0"/>
    <w:rPr>
      <w:rFonts w:ascii="Arial" w:hAnsi="Arial" w:eastAsia="宋体" w:cs="Arial"/>
      <w:color w:val="auto"/>
      <w:sz w:val="20"/>
    </w:rPr>
  </w:style>
  <w:style w:type="character" w:customStyle="1" w:styleId="1104">
    <w:name w:val="EmailStyle11051"/>
    <w:uiPriority w:val="0"/>
    <w:rPr>
      <w:rFonts w:ascii="Arial" w:hAnsi="Arial" w:eastAsia="宋体" w:cs="Arial"/>
      <w:color w:val="auto"/>
      <w:sz w:val="20"/>
    </w:rPr>
  </w:style>
  <w:style w:type="character" w:customStyle="1" w:styleId="1105">
    <w:name w:val="EmailStyle11061"/>
    <w:uiPriority w:val="0"/>
    <w:rPr>
      <w:rFonts w:ascii="Arial" w:hAnsi="Arial" w:eastAsia="宋体" w:cs="Arial"/>
      <w:color w:val="auto"/>
      <w:sz w:val="20"/>
    </w:rPr>
  </w:style>
  <w:style w:type="character" w:customStyle="1" w:styleId="1106">
    <w:name w:val="EmailStyle11071"/>
    <w:uiPriority w:val="0"/>
    <w:rPr>
      <w:rFonts w:ascii="Arial" w:hAnsi="Arial" w:eastAsia="宋体" w:cs="Arial"/>
      <w:color w:val="auto"/>
      <w:sz w:val="20"/>
    </w:rPr>
  </w:style>
  <w:style w:type="character" w:customStyle="1" w:styleId="1107">
    <w:name w:val="EmailStyle11081"/>
    <w:uiPriority w:val="0"/>
    <w:rPr>
      <w:rFonts w:ascii="Arial" w:hAnsi="Arial" w:eastAsia="宋体" w:cs="Arial"/>
      <w:color w:val="auto"/>
      <w:sz w:val="20"/>
    </w:rPr>
  </w:style>
  <w:style w:type="character" w:customStyle="1" w:styleId="1108">
    <w:name w:val="EmailStyle11091"/>
    <w:uiPriority w:val="0"/>
    <w:rPr>
      <w:rFonts w:ascii="Arial" w:hAnsi="Arial" w:eastAsia="宋体" w:cs="Arial"/>
      <w:color w:val="auto"/>
      <w:sz w:val="20"/>
    </w:rPr>
  </w:style>
  <w:style w:type="character" w:customStyle="1" w:styleId="1109">
    <w:name w:val="EmailStyle11101"/>
    <w:uiPriority w:val="0"/>
    <w:rPr>
      <w:rFonts w:ascii="Arial" w:hAnsi="Arial" w:eastAsia="宋体" w:cs="Arial"/>
      <w:color w:val="auto"/>
      <w:sz w:val="20"/>
    </w:rPr>
  </w:style>
  <w:style w:type="character" w:customStyle="1" w:styleId="1110">
    <w:name w:val="EmailStyle11111"/>
    <w:uiPriority w:val="0"/>
    <w:rPr>
      <w:rFonts w:ascii="Arial" w:hAnsi="Arial" w:eastAsia="宋体" w:cs="Arial"/>
      <w:color w:val="auto"/>
      <w:sz w:val="20"/>
    </w:rPr>
  </w:style>
  <w:style w:type="character" w:customStyle="1" w:styleId="1111">
    <w:name w:val="EmailStyle11121"/>
    <w:uiPriority w:val="0"/>
    <w:rPr>
      <w:rFonts w:ascii="Arial" w:hAnsi="Arial" w:eastAsia="宋体" w:cs="Arial"/>
      <w:color w:val="auto"/>
      <w:sz w:val="20"/>
    </w:rPr>
  </w:style>
  <w:style w:type="character" w:customStyle="1" w:styleId="1112">
    <w:name w:val="EmailStyle11131"/>
    <w:uiPriority w:val="0"/>
    <w:rPr>
      <w:rFonts w:ascii="Arial" w:hAnsi="Arial" w:eastAsia="宋体" w:cs="Arial"/>
      <w:color w:val="auto"/>
      <w:sz w:val="20"/>
    </w:rPr>
  </w:style>
  <w:style w:type="character" w:customStyle="1" w:styleId="1113">
    <w:name w:val="EmailStyle11141"/>
    <w:uiPriority w:val="0"/>
    <w:rPr>
      <w:rFonts w:ascii="Arial" w:hAnsi="Arial" w:eastAsia="宋体" w:cs="Arial"/>
      <w:color w:val="auto"/>
      <w:sz w:val="20"/>
    </w:rPr>
  </w:style>
  <w:style w:type="character" w:customStyle="1" w:styleId="1114">
    <w:name w:val="EmailStyle11151"/>
    <w:uiPriority w:val="0"/>
    <w:rPr>
      <w:rFonts w:ascii="Arial" w:hAnsi="Arial" w:eastAsia="宋体" w:cs="Arial"/>
      <w:color w:val="auto"/>
      <w:sz w:val="20"/>
    </w:rPr>
  </w:style>
  <w:style w:type="character" w:customStyle="1" w:styleId="1115">
    <w:name w:val="EmailStyle11161"/>
    <w:uiPriority w:val="0"/>
    <w:rPr>
      <w:rFonts w:ascii="Arial" w:hAnsi="Arial" w:eastAsia="宋体" w:cs="Arial"/>
      <w:color w:val="auto"/>
      <w:sz w:val="20"/>
    </w:rPr>
  </w:style>
  <w:style w:type="character" w:customStyle="1" w:styleId="1116">
    <w:name w:val="EmailStyle11171"/>
    <w:uiPriority w:val="0"/>
    <w:rPr>
      <w:rFonts w:ascii="Arial" w:hAnsi="Arial" w:eastAsia="宋体" w:cs="Arial"/>
      <w:color w:val="auto"/>
      <w:sz w:val="20"/>
    </w:rPr>
  </w:style>
  <w:style w:type="character" w:customStyle="1" w:styleId="1117">
    <w:name w:val="EmailStyle11181"/>
    <w:uiPriority w:val="0"/>
    <w:rPr>
      <w:rFonts w:ascii="Arial" w:hAnsi="Arial" w:eastAsia="宋体" w:cs="Arial"/>
      <w:color w:val="auto"/>
      <w:sz w:val="20"/>
    </w:rPr>
  </w:style>
  <w:style w:type="character" w:customStyle="1" w:styleId="1118">
    <w:name w:val="EmailStyle11191"/>
    <w:uiPriority w:val="0"/>
    <w:rPr>
      <w:rFonts w:ascii="Arial" w:hAnsi="Arial" w:eastAsia="宋体" w:cs="Arial"/>
      <w:color w:val="auto"/>
      <w:sz w:val="20"/>
    </w:rPr>
  </w:style>
  <w:style w:type="character" w:customStyle="1" w:styleId="1119">
    <w:name w:val="EmailStyle11201"/>
    <w:uiPriority w:val="0"/>
    <w:rPr>
      <w:rFonts w:ascii="Arial" w:hAnsi="Arial" w:eastAsia="宋体" w:cs="Arial"/>
      <w:color w:val="auto"/>
      <w:sz w:val="20"/>
    </w:rPr>
  </w:style>
  <w:style w:type="character" w:customStyle="1" w:styleId="1120">
    <w:name w:val="EmailStyle11211"/>
    <w:uiPriority w:val="0"/>
    <w:rPr>
      <w:rFonts w:ascii="Arial" w:hAnsi="Arial" w:eastAsia="宋体" w:cs="Arial"/>
      <w:color w:val="auto"/>
      <w:sz w:val="20"/>
    </w:rPr>
  </w:style>
  <w:style w:type="character" w:customStyle="1" w:styleId="1121">
    <w:name w:val="EmailStyle11221"/>
    <w:uiPriority w:val="0"/>
    <w:rPr>
      <w:rFonts w:ascii="Arial" w:hAnsi="Arial" w:eastAsia="宋体" w:cs="Arial"/>
      <w:color w:val="auto"/>
      <w:sz w:val="20"/>
    </w:rPr>
  </w:style>
  <w:style w:type="character" w:customStyle="1" w:styleId="1122">
    <w:name w:val="EmailStyle11231"/>
    <w:uiPriority w:val="0"/>
    <w:rPr>
      <w:rFonts w:ascii="Arial" w:hAnsi="Arial" w:eastAsia="宋体" w:cs="Arial"/>
      <w:color w:val="auto"/>
      <w:sz w:val="20"/>
    </w:rPr>
  </w:style>
  <w:style w:type="character" w:customStyle="1" w:styleId="1123">
    <w:name w:val="EmailStyle11241"/>
    <w:uiPriority w:val="0"/>
    <w:rPr>
      <w:rFonts w:ascii="Arial" w:hAnsi="Arial" w:eastAsia="宋体" w:cs="Arial"/>
      <w:color w:val="auto"/>
      <w:sz w:val="20"/>
    </w:rPr>
  </w:style>
  <w:style w:type="character" w:customStyle="1" w:styleId="1124">
    <w:name w:val="EmailStyle11251"/>
    <w:uiPriority w:val="0"/>
    <w:rPr>
      <w:rFonts w:ascii="Arial" w:hAnsi="Arial" w:eastAsia="宋体" w:cs="Arial"/>
      <w:color w:val="auto"/>
      <w:sz w:val="20"/>
    </w:rPr>
  </w:style>
  <w:style w:type="character" w:customStyle="1" w:styleId="1125">
    <w:name w:val="EmailStyle11261"/>
    <w:uiPriority w:val="0"/>
    <w:rPr>
      <w:rFonts w:ascii="Arial" w:hAnsi="Arial" w:eastAsia="宋体" w:cs="Arial"/>
      <w:color w:val="auto"/>
      <w:sz w:val="20"/>
    </w:rPr>
  </w:style>
  <w:style w:type="character" w:customStyle="1" w:styleId="1126">
    <w:name w:val="EmailStyle11271"/>
    <w:uiPriority w:val="0"/>
    <w:rPr>
      <w:rFonts w:ascii="Arial" w:hAnsi="Arial" w:eastAsia="宋体" w:cs="Arial"/>
      <w:color w:val="auto"/>
      <w:sz w:val="20"/>
    </w:rPr>
  </w:style>
  <w:style w:type="character" w:customStyle="1" w:styleId="1127">
    <w:name w:val="EmailStyle11281"/>
    <w:uiPriority w:val="0"/>
    <w:rPr>
      <w:rFonts w:ascii="Arial" w:hAnsi="Arial" w:eastAsia="宋体" w:cs="Arial"/>
      <w:color w:val="auto"/>
      <w:sz w:val="20"/>
    </w:rPr>
  </w:style>
  <w:style w:type="character" w:customStyle="1" w:styleId="1128">
    <w:name w:val="EmailStyle11291"/>
    <w:uiPriority w:val="0"/>
    <w:rPr>
      <w:rFonts w:ascii="Arial" w:hAnsi="Arial" w:eastAsia="宋体" w:cs="Arial"/>
      <w:color w:val="auto"/>
      <w:sz w:val="20"/>
    </w:rPr>
  </w:style>
  <w:style w:type="character" w:customStyle="1" w:styleId="1129">
    <w:name w:val="EmailStyle11301"/>
    <w:uiPriority w:val="0"/>
    <w:rPr>
      <w:rFonts w:ascii="Arial" w:hAnsi="Arial" w:eastAsia="宋体" w:cs="Arial"/>
      <w:color w:val="auto"/>
      <w:sz w:val="20"/>
    </w:rPr>
  </w:style>
  <w:style w:type="character" w:customStyle="1" w:styleId="1130">
    <w:name w:val="EmailStyle11311"/>
    <w:uiPriority w:val="0"/>
    <w:rPr>
      <w:rFonts w:ascii="Arial" w:hAnsi="Arial" w:eastAsia="宋体" w:cs="Arial"/>
      <w:color w:val="auto"/>
      <w:sz w:val="20"/>
    </w:rPr>
  </w:style>
  <w:style w:type="character" w:customStyle="1" w:styleId="1131">
    <w:name w:val="EmailStyle11321"/>
    <w:uiPriority w:val="0"/>
    <w:rPr>
      <w:rFonts w:ascii="Arial" w:hAnsi="Arial" w:eastAsia="宋体" w:cs="Arial"/>
      <w:color w:val="auto"/>
      <w:sz w:val="20"/>
    </w:rPr>
  </w:style>
  <w:style w:type="character" w:customStyle="1" w:styleId="1132">
    <w:name w:val="EmailStyle11331"/>
    <w:uiPriority w:val="0"/>
    <w:rPr>
      <w:rFonts w:ascii="Arial" w:hAnsi="Arial" w:eastAsia="宋体" w:cs="Arial"/>
      <w:color w:val="auto"/>
      <w:sz w:val="20"/>
    </w:rPr>
  </w:style>
  <w:style w:type="character" w:customStyle="1" w:styleId="1133">
    <w:name w:val="EmailStyle11341"/>
    <w:uiPriority w:val="0"/>
    <w:rPr>
      <w:rFonts w:ascii="Arial" w:hAnsi="Arial" w:eastAsia="宋体" w:cs="Arial"/>
      <w:color w:val="auto"/>
      <w:sz w:val="20"/>
    </w:rPr>
  </w:style>
  <w:style w:type="character" w:customStyle="1" w:styleId="1134">
    <w:name w:val="EmailStyle11351"/>
    <w:uiPriority w:val="0"/>
    <w:rPr>
      <w:rFonts w:ascii="Arial" w:hAnsi="Arial" w:eastAsia="宋体" w:cs="Arial"/>
      <w:color w:val="auto"/>
      <w:sz w:val="20"/>
    </w:rPr>
  </w:style>
  <w:style w:type="character" w:customStyle="1" w:styleId="1135">
    <w:name w:val="EmailStyle11361"/>
    <w:uiPriority w:val="0"/>
    <w:rPr>
      <w:rFonts w:ascii="Arial" w:hAnsi="Arial" w:eastAsia="宋体" w:cs="Arial"/>
      <w:color w:val="auto"/>
      <w:sz w:val="20"/>
    </w:rPr>
  </w:style>
  <w:style w:type="character" w:customStyle="1" w:styleId="1136">
    <w:name w:val="EmailStyle11371"/>
    <w:uiPriority w:val="0"/>
    <w:rPr>
      <w:rFonts w:ascii="Arial" w:hAnsi="Arial" w:eastAsia="宋体" w:cs="Arial"/>
      <w:color w:val="auto"/>
      <w:sz w:val="20"/>
    </w:rPr>
  </w:style>
  <w:style w:type="character" w:customStyle="1" w:styleId="1137">
    <w:name w:val="EmailStyle11381"/>
    <w:uiPriority w:val="0"/>
    <w:rPr>
      <w:rFonts w:ascii="Arial" w:hAnsi="Arial" w:eastAsia="宋体" w:cs="Arial"/>
      <w:color w:val="auto"/>
      <w:sz w:val="20"/>
    </w:rPr>
  </w:style>
  <w:style w:type="character" w:customStyle="1" w:styleId="1138">
    <w:name w:val="EmailStyle11391"/>
    <w:uiPriority w:val="0"/>
    <w:rPr>
      <w:rFonts w:ascii="Arial" w:hAnsi="Arial" w:eastAsia="宋体" w:cs="Arial"/>
      <w:color w:val="auto"/>
      <w:sz w:val="20"/>
    </w:rPr>
  </w:style>
  <w:style w:type="character" w:customStyle="1" w:styleId="1139">
    <w:name w:val="EmailStyle11401"/>
    <w:uiPriority w:val="0"/>
    <w:rPr>
      <w:rFonts w:ascii="Arial" w:hAnsi="Arial" w:eastAsia="宋体" w:cs="Arial"/>
      <w:color w:val="auto"/>
      <w:sz w:val="20"/>
    </w:rPr>
  </w:style>
  <w:style w:type="character" w:customStyle="1" w:styleId="1140">
    <w:name w:val="EmailStyle11411"/>
    <w:uiPriority w:val="0"/>
    <w:rPr>
      <w:rFonts w:ascii="Arial" w:hAnsi="Arial" w:eastAsia="宋体" w:cs="Arial"/>
      <w:color w:val="auto"/>
      <w:sz w:val="20"/>
    </w:rPr>
  </w:style>
  <w:style w:type="character" w:customStyle="1" w:styleId="1141">
    <w:name w:val="EmailStyle11421"/>
    <w:uiPriority w:val="0"/>
    <w:rPr>
      <w:rFonts w:ascii="Arial" w:hAnsi="Arial" w:eastAsia="宋体" w:cs="Arial"/>
      <w:color w:val="auto"/>
      <w:sz w:val="20"/>
    </w:rPr>
  </w:style>
  <w:style w:type="character" w:customStyle="1" w:styleId="1142">
    <w:name w:val="EmailStyle11431"/>
    <w:uiPriority w:val="0"/>
    <w:rPr>
      <w:rFonts w:ascii="Arial" w:hAnsi="Arial" w:eastAsia="宋体" w:cs="Arial"/>
      <w:color w:val="auto"/>
      <w:sz w:val="20"/>
    </w:rPr>
  </w:style>
  <w:style w:type="character" w:customStyle="1" w:styleId="1143">
    <w:name w:val="EmailStyle11441"/>
    <w:uiPriority w:val="0"/>
    <w:rPr>
      <w:rFonts w:ascii="Arial" w:hAnsi="Arial" w:eastAsia="宋体" w:cs="Arial"/>
      <w:color w:val="auto"/>
      <w:sz w:val="20"/>
    </w:rPr>
  </w:style>
  <w:style w:type="character" w:customStyle="1" w:styleId="1144">
    <w:name w:val="EmailStyle11451"/>
    <w:uiPriority w:val="0"/>
    <w:rPr>
      <w:rFonts w:ascii="Arial" w:hAnsi="Arial" w:eastAsia="宋体" w:cs="Arial"/>
      <w:color w:val="auto"/>
      <w:sz w:val="20"/>
    </w:rPr>
  </w:style>
  <w:style w:type="character" w:customStyle="1" w:styleId="1145">
    <w:name w:val="EmailStyle11461"/>
    <w:uiPriority w:val="0"/>
    <w:rPr>
      <w:rFonts w:ascii="Arial" w:hAnsi="Arial" w:eastAsia="宋体" w:cs="Arial"/>
      <w:color w:val="auto"/>
      <w:sz w:val="20"/>
    </w:rPr>
  </w:style>
  <w:style w:type="character" w:customStyle="1" w:styleId="1146">
    <w:name w:val="EmailStyle11471"/>
    <w:uiPriority w:val="0"/>
    <w:rPr>
      <w:rFonts w:ascii="Arial" w:hAnsi="Arial" w:eastAsia="宋体" w:cs="Arial"/>
      <w:color w:val="auto"/>
      <w:sz w:val="20"/>
    </w:rPr>
  </w:style>
  <w:style w:type="character" w:customStyle="1" w:styleId="1147">
    <w:name w:val="EmailStyle11481"/>
    <w:uiPriority w:val="0"/>
    <w:rPr>
      <w:rFonts w:ascii="Arial" w:hAnsi="Arial" w:eastAsia="宋体" w:cs="Arial"/>
      <w:color w:val="auto"/>
      <w:sz w:val="20"/>
    </w:rPr>
  </w:style>
  <w:style w:type="character" w:customStyle="1" w:styleId="1148">
    <w:name w:val="EmailStyle11491"/>
    <w:uiPriority w:val="0"/>
    <w:rPr>
      <w:rFonts w:ascii="Arial" w:hAnsi="Arial" w:eastAsia="宋体" w:cs="Arial"/>
      <w:color w:val="auto"/>
      <w:sz w:val="20"/>
    </w:rPr>
  </w:style>
  <w:style w:type="character" w:customStyle="1" w:styleId="1149">
    <w:name w:val="EmailStyle11501"/>
    <w:uiPriority w:val="0"/>
    <w:rPr>
      <w:rFonts w:ascii="Arial" w:hAnsi="Arial" w:eastAsia="宋体" w:cs="Arial"/>
      <w:color w:val="auto"/>
      <w:sz w:val="20"/>
    </w:rPr>
  </w:style>
  <w:style w:type="character" w:customStyle="1" w:styleId="1150">
    <w:name w:val="EmailStyle11511"/>
    <w:uiPriority w:val="0"/>
    <w:rPr>
      <w:rFonts w:ascii="Arial" w:hAnsi="Arial" w:eastAsia="宋体" w:cs="Arial"/>
      <w:color w:val="auto"/>
      <w:sz w:val="20"/>
    </w:rPr>
  </w:style>
  <w:style w:type="character" w:customStyle="1" w:styleId="1151">
    <w:name w:val="EmailStyle11521"/>
    <w:uiPriority w:val="0"/>
    <w:rPr>
      <w:rFonts w:ascii="Arial" w:hAnsi="Arial" w:eastAsia="宋体" w:cs="Arial"/>
      <w:color w:val="auto"/>
      <w:sz w:val="20"/>
    </w:rPr>
  </w:style>
  <w:style w:type="character" w:customStyle="1" w:styleId="1152">
    <w:name w:val="EmailStyle11531"/>
    <w:uiPriority w:val="0"/>
    <w:rPr>
      <w:rFonts w:ascii="Arial" w:hAnsi="Arial" w:eastAsia="宋体" w:cs="Arial"/>
      <w:color w:val="auto"/>
      <w:sz w:val="20"/>
    </w:rPr>
  </w:style>
  <w:style w:type="character" w:customStyle="1" w:styleId="1153">
    <w:name w:val="EmailStyle11541"/>
    <w:uiPriority w:val="0"/>
    <w:rPr>
      <w:rFonts w:ascii="Arial" w:hAnsi="Arial" w:eastAsia="宋体" w:cs="Arial"/>
      <w:color w:val="auto"/>
      <w:sz w:val="20"/>
    </w:rPr>
  </w:style>
  <w:style w:type="character" w:customStyle="1" w:styleId="1154">
    <w:name w:val="EmailStyle11551"/>
    <w:uiPriority w:val="0"/>
    <w:rPr>
      <w:rFonts w:ascii="Arial" w:hAnsi="Arial" w:eastAsia="宋体" w:cs="Arial"/>
      <w:color w:val="auto"/>
      <w:sz w:val="20"/>
    </w:rPr>
  </w:style>
  <w:style w:type="character" w:customStyle="1" w:styleId="1155">
    <w:name w:val="EmailStyle11561"/>
    <w:uiPriority w:val="0"/>
    <w:rPr>
      <w:rFonts w:ascii="Arial" w:hAnsi="Arial" w:eastAsia="宋体" w:cs="Arial"/>
      <w:color w:val="auto"/>
      <w:sz w:val="20"/>
    </w:rPr>
  </w:style>
  <w:style w:type="character" w:customStyle="1" w:styleId="1156">
    <w:name w:val="EmailStyle11571"/>
    <w:uiPriority w:val="0"/>
    <w:rPr>
      <w:rFonts w:ascii="Arial" w:hAnsi="Arial" w:eastAsia="宋体" w:cs="Arial"/>
      <w:color w:val="auto"/>
      <w:sz w:val="20"/>
    </w:rPr>
  </w:style>
  <w:style w:type="character" w:customStyle="1" w:styleId="1157">
    <w:name w:val="EmailStyle11581"/>
    <w:uiPriority w:val="0"/>
    <w:rPr>
      <w:rFonts w:ascii="Arial" w:hAnsi="Arial" w:eastAsia="宋体" w:cs="Arial"/>
      <w:color w:val="auto"/>
      <w:sz w:val="20"/>
    </w:rPr>
  </w:style>
  <w:style w:type="character" w:customStyle="1" w:styleId="1158">
    <w:name w:val="EmailStyle11591"/>
    <w:uiPriority w:val="0"/>
    <w:rPr>
      <w:rFonts w:ascii="Arial" w:hAnsi="Arial" w:eastAsia="宋体" w:cs="Arial"/>
      <w:color w:val="auto"/>
      <w:sz w:val="20"/>
    </w:rPr>
  </w:style>
  <w:style w:type="character" w:customStyle="1" w:styleId="1159">
    <w:name w:val="EmailStyle11601"/>
    <w:uiPriority w:val="0"/>
    <w:rPr>
      <w:rFonts w:ascii="Arial" w:hAnsi="Arial" w:eastAsia="宋体" w:cs="Arial"/>
      <w:color w:val="auto"/>
      <w:sz w:val="20"/>
    </w:rPr>
  </w:style>
  <w:style w:type="character" w:customStyle="1" w:styleId="1160">
    <w:name w:val="EmailStyle11611"/>
    <w:uiPriority w:val="0"/>
    <w:rPr>
      <w:rFonts w:ascii="Arial" w:hAnsi="Arial" w:eastAsia="宋体" w:cs="Arial"/>
      <w:color w:val="auto"/>
      <w:sz w:val="20"/>
    </w:rPr>
  </w:style>
  <w:style w:type="character" w:customStyle="1" w:styleId="1161">
    <w:name w:val="EmailStyle11621"/>
    <w:uiPriority w:val="0"/>
    <w:rPr>
      <w:rFonts w:ascii="Arial" w:hAnsi="Arial" w:eastAsia="宋体" w:cs="Arial"/>
      <w:color w:val="auto"/>
      <w:sz w:val="20"/>
    </w:rPr>
  </w:style>
  <w:style w:type="character" w:customStyle="1" w:styleId="1162">
    <w:name w:val="EmailStyle11631"/>
    <w:uiPriority w:val="0"/>
    <w:rPr>
      <w:rFonts w:ascii="Arial" w:hAnsi="Arial" w:eastAsia="宋体" w:cs="Arial"/>
      <w:color w:val="auto"/>
      <w:sz w:val="20"/>
    </w:rPr>
  </w:style>
  <w:style w:type="character" w:customStyle="1" w:styleId="1163">
    <w:name w:val="EmailStyle11641"/>
    <w:uiPriority w:val="0"/>
    <w:rPr>
      <w:rFonts w:ascii="Arial" w:hAnsi="Arial" w:eastAsia="宋体" w:cs="Arial"/>
      <w:color w:val="auto"/>
      <w:sz w:val="20"/>
    </w:rPr>
  </w:style>
  <w:style w:type="character" w:customStyle="1" w:styleId="1164">
    <w:name w:val="EmailStyle11651"/>
    <w:uiPriority w:val="0"/>
    <w:rPr>
      <w:rFonts w:ascii="Arial" w:hAnsi="Arial" w:eastAsia="宋体" w:cs="Arial"/>
      <w:color w:val="auto"/>
      <w:sz w:val="20"/>
    </w:rPr>
  </w:style>
  <w:style w:type="character" w:customStyle="1" w:styleId="1165">
    <w:name w:val="EmailStyle11661"/>
    <w:uiPriority w:val="0"/>
    <w:rPr>
      <w:rFonts w:ascii="Arial" w:hAnsi="Arial" w:eastAsia="宋体" w:cs="Arial"/>
      <w:color w:val="auto"/>
      <w:sz w:val="20"/>
    </w:rPr>
  </w:style>
  <w:style w:type="character" w:customStyle="1" w:styleId="1166">
    <w:name w:val="EmailStyle11671"/>
    <w:uiPriority w:val="0"/>
    <w:rPr>
      <w:rFonts w:ascii="Arial" w:hAnsi="Arial" w:eastAsia="宋体" w:cs="Arial"/>
      <w:color w:val="auto"/>
      <w:sz w:val="20"/>
    </w:rPr>
  </w:style>
  <w:style w:type="character" w:customStyle="1" w:styleId="1167">
    <w:name w:val="EmailStyle11681"/>
    <w:uiPriority w:val="0"/>
    <w:rPr>
      <w:rFonts w:ascii="Arial" w:hAnsi="Arial" w:eastAsia="宋体" w:cs="Arial"/>
      <w:color w:val="auto"/>
      <w:sz w:val="20"/>
    </w:rPr>
  </w:style>
  <w:style w:type="character" w:customStyle="1" w:styleId="1168">
    <w:name w:val="EmailStyle11691"/>
    <w:uiPriority w:val="0"/>
    <w:rPr>
      <w:rFonts w:ascii="Arial" w:hAnsi="Arial" w:eastAsia="宋体" w:cs="Arial"/>
      <w:color w:val="auto"/>
      <w:sz w:val="20"/>
    </w:rPr>
  </w:style>
  <w:style w:type="character" w:customStyle="1" w:styleId="1169">
    <w:name w:val="EmailStyle11701"/>
    <w:uiPriority w:val="0"/>
    <w:rPr>
      <w:rFonts w:ascii="Arial" w:hAnsi="Arial" w:eastAsia="宋体" w:cs="Arial"/>
      <w:color w:val="auto"/>
      <w:sz w:val="20"/>
    </w:rPr>
  </w:style>
  <w:style w:type="character" w:customStyle="1" w:styleId="1170">
    <w:name w:val="EmailStyle11711"/>
    <w:uiPriority w:val="0"/>
    <w:rPr>
      <w:rFonts w:ascii="Arial" w:hAnsi="Arial" w:eastAsia="宋体" w:cs="Arial"/>
      <w:color w:val="auto"/>
      <w:sz w:val="20"/>
    </w:rPr>
  </w:style>
  <w:style w:type="character" w:customStyle="1" w:styleId="1171">
    <w:name w:val="EmailStyle11721"/>
    <w:uiPriority w:val="0"/>
    <w:rPr>
      <w:rFonts w:ascii="Arial" w:hAnsi="Arial" w:eastAsia="宋体" w:cs="Arial"/>
      <w:color w:val="auto"/>
      <w:sz w:val="20"/>
    </w:rPr>
  </w:style>
  <w:style w:type="character" w:customStyle="1" w:styleId="1172">
    <w:name w:val="EmailStyle11731"/>
    <w:uiPriority w:val="0"/>
    <w:rPr>
      <w:rFonts w:ascii="Arial" w:hAnsi="Arial" w:eastAsia="宋体" w:cs="Arial"/>
      <w:color w:val="auto"/>
      <w:sz w:val="20"/>
    </w:rPr>
  </w:style>
  <w:style w:type="character" w:customStyle="1" w:styleId="1173">
    <w:name w:val="EmailStyle11741"/>
    <w:uiPriority w:val="0"/>
    <w:rPr>
      <w:rFonts w:ascii="Arial" w:hAnsi="Arial" w:eastAsia="宋体" w:cs="Arial"/>
      <w:color w:val="auto"/>
      <w:sz w:val="20"/>
    </w:rPr>
  </w:style>
  <w:style w:type="character" w:customStyle="1" w:styleId="1174">
    <w:name w:val="EmailStyle11751"/>
    <w:uiPriority w:val="0"/>
    <w:rPr>
      <w:rFonts w:ascii="Arial" w:hAnsi="Arial" w:eastAsia="宋体" w:cs="Arial"/>
      <w:color w:val="auto"/>
      <w:sz w:val="20"/>
    </w:rPr>
  </w:style>
  <w:style w:type="character" w:customStyle="1" w:styleId="1175">
    <w:name w:val="EmailStyle11761"/>
    <w:uiPriority w:val="0"/>
    <w:rPr>
      <w:rFonts w:ascii="Arial" w:hAnsi="Arial" w:eastAsia="宋体" w:cs="Arial"/>
      <w:color w:val="auto"/>
      <w:sz w:val="20"/>
    </w:rPr>
  </w:style>
  <w:style w:type="character" w:customStyle="1" w:styleId="1176">
    <w:name w:val="EmailStyle11771"/>
    <w:uiPriority w:val="0"/>
    <w:rPr>
      <w:rFonts w:ascii="Arial" w:hAnsi="Arial" w:eastAsia="宋体" w:cs="Arial"/>
      <w:color w:val="auto"/>
      <w:sz w:val="20"/>
    </w:rPr>
  </w:style>
  <w:style w:type="character" w:customStyle="1" w:styleId="1177">
    <w:name w:val="EmailStyle11781"/>
    <w:uiPriority w:val="0"/>
    <w:rPr>
      <w:rFonts w:ascii="Arial" w:hAnsi="Arial" w:eastAsia="宋体" w:cs="Arial"/>
      <w:color w:val="auto"/>
      <w:sz w:val="20"/>
    </w:rPr>
  </w:style>
  <w:style w:type="character" w:customStyle="1" w:styleId="1178">
    <w:name w:val="EmailStyle11791"/>
    <w:uiPriority w:val="0"/>
    <w:rPr>
      <w:rFonts w:ascii="Arial" w:hAnsi="Arial" w:eastAsia="宋体" w:cs="Arial"/>
      <w:color w:val="auto"/>
      <w:sz w:val="20"/>
    </w:rPr>
  </w:style>
  <w:style w:type="character" w:customStyle="1" w:styleId="1179">
    <w:name w:val="EmailStyle11801"/>
    <w:uiPriority w:val="0"/>
    <w:rPr>
      <w:rFonts w:ascii="Arial" w:hAnsi="Arial" w:eastAsia="宋体" w:cs="Arial"/>
      <w:color w:val="auto"/>
      <w:sz w:val="20"/>
    </w:rPr>
  </w:style>
  <w:style w:type="character" w:customStyle="1" w:styleId="1180">
    <w:name w:val="EmailStyle11811"/>
    <w:uiPriority w:val="0"/>
    <w:rPr>
      <w:rFonts w:ascii="Arial" w:hAnsi="Arial" w:eastAsia="宋体" w:cs="Arial"/>
      <w:color w:val="auto"/>
      <w:sz w:val="20"/>
    </w:rPr>
  </w:style>
  <w:style w:type="character" w:customStyle="1" w:styleId="1181">
    <w:name w:val="EmailStyle11821"/>
    <w:uiPriority w:val="0"/>
    <w:rPr>
      <w:rFonts w:ascii="Arial" w:hAnsi="Arial" w:eastAsia="宋体" w:cs="Arial"/>
      <w:color w:val="auto"/>
      <w:sz w:val="20"/>
    </w:rPr>
  </w:style>
  <w:style w:type="character" w:customStyle="1" w:styleId="1182">
    <w:name w:val="EmailStyle11831"/>
    <w:uiPriority w:val="0"/>
    <w:rPr>
      <w:rFonts w:ascii="Arial" w:hAnsi="Arial" w:eastAsia="宋体" w:cs="Arial"/>
      <w:color w:val="auto"/>
      <w:sz w:val="20"/>
    </w:rPr>
  </w:style>
  <w:style w:type="character" w:customStyle="1" w:styleId="1183">
    <w:name w:val="EmailStyle11841"/>
    <w:uiPriority w:val="0"/>
    <w:rPr>
      <w:rFonts w:ascii="Arial" w:hAnsi="Arial" w:eastAsia="宋体" w:cs="Arial"/>
      <w:color w:val="auto"/>
      <w:sz w:val="20"/>
    </w:rPr>
  </w:style>
  <w:style w:type="character" w:customStyle="1" w:styleId="1184">
    <w:name w:val="EmailStyle11851"/>
    <w:uiPriority w:val="0"/>
    <w:rPr>
      <w:rFonts w:ascii="Arial" w:hAnsi="Arial" w:eastAsia="宋体" w:cs="Arial"/>
      <w:color w:val="auto"/>
      <w:sz w:val="20"/>
    </w:rPr>
  </w:style>
  <w:style w:type="character" w:customStyle="1" w:styleId="1185">
    <w:name w:val="EmailStyle11861"/>
    <w:uiPriority w:val="0"/>
    <w:rPr>
      <w:rFonts w:ascii="Arial" w:hAnsi="Arial" w:eastAsia="宋体" w:cs="Arial"/>
      <w:color w:val="auto"/>
      <w:sz w:val="20"/>
    </w:rPr>
  </w:style>
  <w:style w:type="character" w:customStyle="1" w:styleId="1186">
    <w:name w:val="EmailStyle11871"/>
    <w:uiPriority w:val="0"/>
    <w:rPr>
      <w:rFonts w:ascii="Arial" w:hAnsi="Arial" w:eastAsia="宋体" w:cs="Arial"/>
      <w:color w:val="auto"/>
      <w:sz w:val="20"/>
    </w:rPr>
  </w:style>
  <w:style w:type="character" w:customStyle="1" w:styleId="1187">
    <w:name w:val="EmailStyle11881"/>
    <w:uiPriority w:val="0"/>
    <w:rPr>
      <w:rFonts w:ascii="Arial" w:hAnsi="Arial" w:eastAsia="宋体" w:cs="Arial"/>
      <w:color w:val="auto"/>
      <w:sz w:val="20"/>
    </w:rPr>
  </w:style>
  <w:style w:type="character" w:customStyle="1" w:styleId="1188">
    <w:name w:val="EmailStyle11891"/>
    <w:uiPriority w:val="0"/>
    <w:rPr>
      <w:rFonts w:ascii="Arial" w:hAnsi="Arial" w:eastAsia="宋体" w:cs="Arial"/>
      <w:color w:val="auto"/>
      <w:sz w:val="20"/>
    </w:rPr>
  </w:style>
  <w:style w:type="character" w:customStyle="1" w:styleId="1189">
    <w:name w:val="EmailStyle11901"/>
    <w:uiPriority w:val="0"/>
    <w:rPr>
      <w:rFonts w:ascii="Arial" w:hAnsi="Arial" w:eastAsia="宋体" w:cs="Arial"/>
      <w:color w:val="auto"/>
      <w:sz w:val="20"/>
    </w:rPr>
  </w:style>
  <w:style w:type="character" w:customStyle="1" w:styleId="1190">
    <w:name w:val="EmailStyle11911"/>
    <w:uiPriority w:val="0"/>
    <w:rPr>
      <w:rFonts w:ascii="Arial" w:hAnsi="Arial" w:eastAsia="宋体" w:cs="Arial"/>
      <w:color w:val="auto"/>
      <w:sz w:val="20"/>
    </w:rPr>
  </w:style>
  <w:style w:type="character" w:customStyle="1" w:styleId="1191">
    <w:name w:val="EmailStyle11921"/>
    <w:uiPriority w:val="0"/>
    <w:rPr>
      <w:rFonts w:ascii="Arial" w:hAnsi="Arial" w:eastAsia="宋体" w:cs="Arial"/>
      <w:color w:val="auto"/>
      <w:sz w:val="20"/>
    </w:rPr>
  </w:style>
  <w:style w:type="character" w:customStyle="1" w:styleId="1192">
    <w:name w:val="EmailStyle11931"/>
    <w:uiPriority w:val="0"/>
    <w:rPr>
      <w:rFonts w:ascii="Arial" w:hAnsi="Arial" w:eastAsia="宋体" w:cs="Arial"/>
      <w:color w:val="auto"/>
      <w:sz w:val="20"/>
    </w:rPr>
  </w:style>
  <w:style w:type="character" w:customStyle="1" w:styleId="1193">
    <w:name w:val="EmailStyle11941"/>
    <w:uiPriority w:val="0"/>
    <w:rPr>
      <w:rFonts w:ascii="Arial" w:hAnsi="Arial" w:eastAsia="宋体" w:cs="Arial"/>
      <w:color w:val="auto"/>
      <w:sz w:val="20"/>
    </w:rPr>
  </w:style>
  <w:style w:type="character" w:customStyle="1" w:styleId="1194">
    <w:name w:val="EmailStyle11951"/>
    <w:uiPriority w:val="0"/>
    <w:rPr>
      <w:rFonts w:ascii="Arial" w:hAnsi="Arial" w:eastAsia="宋体" w:cs="Arial"/>
      <w:color w:val="auto"/>
      <w:sz w:val="20"/>
    </w:rPr>
  </w:style>
  <w:style w:type="character" w:customStyle="1" w:styleId="1195">
    <w:name w:val="EmailStyle11961"/>
    <w:uiPriority w:val="0"/>
    <w:rPr>
      <w:rFonts w:ascii="Arial" w:hAnsi="Arial" w:eastAsia="宋体" w:cs="Arial"/>
      <w:color w:val="auto"/>
      <w:sz w:val="20"/>
    </w:rPr>
  </w:style>
  <w:style w:type="character" w:customStyle="1" w:styleId="1196">
    <w:name w:val="EmailStyle11971"/>
    <w:uiPriority w:val="0"/>
    <w:rPr>
      <w:rFonts w:ascii="Arial" w:hAnsi="Arial" w:eastAsia="宋体" w:cs="Arial"/>
      <w:color w:val="auto"/>
      <w:sz w:val="20"/>
    </w:rPr>
  </w:style>
  <w:style w:type="character" w:customStyle="1" w:styleId="1197">
    <w:name w:val="EmailStyle11981"/>
    <w:uiPriority w:val="0"/>
    <w:rPr>
      <w:rFonts w:ascii="Arial" w:hAnsi="Arial" w:eastAsia="宋体" w:cs="Arial"/>
      <w:color w:val="auto"/>
      <w:sz w:val="20"/>
    </w:rPr>
  </w:style>
  <w:style w:type="character" w:customStyle="1" w:styleId="1198">
    <w:name w:val="EmailStyle11991"/>
    <w:uiPriority w:val="0"/>
    <w:rPr>
      <w:rFonts w:ascii="Arial" w:hAnsi="Arial" w:eastAsia="宋体" w:cs="Arial"/>
      <w:color w:val="auto"/>
      <w:sz w:val="20"/>
    </w:rPr>
  </w:style>
  <w:style w:type="character" w:customStyle="1" w:styleId="1199">
    <w:name w:val="EmailStyle12001"/>
    <w:uiPriority w:val="0"/>
    <w:rPr>
      <w:rFonts w:ascii="Arial" w:hAnsi="Arial" w:eastAsia="宋体" w:cs="Arial"/>
      <w:color w:val="auto"/>
      <w:sz w:val="20"/>
    </w:rPr>
  </w:style>
  <w:style w:type="character" w:customStyle="1" w:styleId="1200">
    <w:name w:val="EmailStyle12011"/>
    <w:uiPriority w:val="0"/>
    <w:rPr>
      <w:rFonts w:ascii="Arial" w:hAnsi="Arial" w:eastAsia="宋体" w:cs="Arial"/>
      <w:color w:val="auto"/>
      <w:sz w:val="20"/>
    </w:rPr>
  </w:style>
  <w:style w:type="character" w:customStyle="1" w:styleId="1201">
    <w:name w:val="EmailStyle12021"/>
    <w:uiPriority w:val="0"/>
    <w:rPr>
      <w:rFonts w:ascii="Arial" w:hAnsi="Arial" w:eastAsia="宋体" w:cs="Arial"/>
      <w:color w:val="auto"/>
      <w:sz w:val="20"/>
    </w:rPr>
  </w:style>
  <w:style w:type="character" w:customStyle="1" w:styleId="1202">
    <w:name w:val="EmailStyle12031"/>
    <w:uiPriority w:val="0"/>
    <w:rPr>
      <w:rFonts w:ascii="Arial" w:hAnsi="Arial" w:eastAsia="宋体" w:cs="Arial"/>
      <w:color w:val="auto"/>
      <w:sz w:val="20"/>
    </w:rPr>
  </w:style>
  <w:style w:type="character" w:customStyle="1" w:styleId="1203">
    <w:name w:val="EmailStyle12041"/>
    <w:uiPriority w:val="0"/>
    <w:rPr>
      <w:rFonts w:ascii="Arial" w:hAnsi="Arial" w:eastAsia="宋体" w:cs="Arial"/>
      <w:color w:val="auto"/>
      <w:sz w:val="20"/>
    </w:rPr>
  </w:style>
  <w:style w:type="character" w:customStyle="1" w:styleId="1204">
    <w:name w:val="EmailStyle12051"/>
    <w:uiPriority w:val="0"/>
    <w:rPr>
      <w:rFonts w:ascii="Arial" w:hAnsi="Arial" w:eastAsia="宋体" w:cs="Arial"/>
      <w:color w:val="auto"/>
      <w:sz w:val="20"/>
    </w:rPr>
  </w:style>
  <w:style w:type="character" w:customStyle="1" w:styleId="1205">
    <w:name w:val="EmailStyle12061"/>
    <w:uiPriority w:val="0"/>
    <w:rPr>
      <w:rFonts w:ascii="Arial" w:hAnsi="Arial" w:eastAsia="宋体" w:cs="Arial"/>
      <w:color w:val="auto"/>
      <w:sz w:val="20"/>
    </w:rPr>
  </w:style>
  <w:style w:type="character" w:customStyle="1" w:styleId="1206">
    <w:name w:val="EmailStyle12071"/>
    <w:uiPriority w:val="0"/>
    <w:rPr>
      <w:rFonts w:ascii="Arial" w:hAnsi="Arial" w:eastAsia="宋体" w:cs="Arial"/>
      <w:color w:val="auto"/>
      <w:sz w:val="20"/>
    </w:rPr>
  </w:style>
  <w:style w:type="character" w:customStyle="1" w:styleId="1207">
    <w:name w:val="EmailStyle12081"/>
    <w:uiPriority w:val="0"/>
    <w:rPr>
      <w:rFonts w:ascii="Arial" w:hAnsi="Arial" w:eastAsia="宋体" w:cs="Arial"/>
      <w:color w:val="auto"/>
      <w:sz w:val="20"/>
    </w:rPr>
  </w:style>
  <w:style w:type="character" w:customStyle="1" w:styleId="1208">
    <w:name w:val="EmailStyle12091"/>
    <w:uiPriority w:val="0"/>
    <w:rPr>
      <w:rFonts w:ascii="Arial" w:hAnsi="Arial" w:eastAsia="宋体" w:cs="Arial"/>
      <w:color w:val="auto"/>
      <w:sz w:val="20"/>
    </w:rPr>
  </w:style>
  <w:style w:type="character" w:customStyle="1" w:styleId="1209">
    <w:name w:val="EmailStyle12101"/>
    <w:uiPriority w:val="0"/>
    <w:rPr>
      <w:rFonts w:ascii="Arial" w:hAnsi="Arial" w:eastAsia="宋体" w:cs="Arial"/>
      <w:color w:val="auto"/>
      <w:sz w:val="20"/>
    </w:rPr>
  </w:style>
  <w:style w:type="character" w:customStyle="1" w:styleId="1210">
    <w:name w:val="EmailStyle12111"/>
    <w:uiPriority w:val="0"/>
    <w:rPr>
      <w:rFonts w:ascii="Arial" w:hAnsi="Arial" w:eastAsia="宋体" w:cs="Arial"/>
      <w:color w:val="auto"/>
      <w:sz w:val="20"/>
    </w:rPr>
  </w:style>
  <w:style w:type="character" w:customStyle="1" w:styleId="1211">
    <w:name w:val="EmailStyle12121"/>
    <w:uiPriority w:val="0"/>
    <w:rPr>
      <w:rFonts w:ascii="Arial" w:hAnsi="Arial" w:eastAsia="宋体" w:cs="Arial"/>
      <w:color w:val="auto"/>
      <w:sz w:val="20"/>
    </w:rPr>
  </w:style>
  <w:style w:type="character" w:customStyle="1" w:styleId="1212">
    <w:name w:val="EmailStyle12131"/>
    <w:uiPriority w:val="0"/>
    <w:rPr>
      <w:rFonts w:ascii="Arial" w:hAnsi="Arial" w:eastAsia="宋体" w:cs="Arial"/>
      <w:color w:val="auto"/>
      <w:sz w:val="20"/>
    </w:rPr>
  </w:style>
  <w:style w:type="character" w:customStyle="1" w:styleId="1213">
    <w:name w:val="EmailStyle12141"/>
    <w:uiPriority w:val="0"/>
    <w:rPr>
      <w:rFonts w:ascii="Arial" w:hAnsi="Arial" w:eastAsia="宋体" w:cs="Arial"/>
      <w:color w:val="auto"/>
      <w:sz w:val="20"/>
    </w:rPr>
  </w:style>
  <w:style w:type="character" w:customStyle="1" w:styleId="1214">
    <w:name w:val="EmailStyle12151"/>
    <w:uiPriority w:val="0"/>
    <w:rPr>
      <w:rFonts w:ascii="Arial" w:hAnsi="Arial" w:eastAsia="宋体" w:cs="Arial"/>
      <w:color w:val="auto"/>
      <w:sz w:val="20"/>
    </w:rPr>
  </w:style>
  <w:style w:type="character" w:customStyle="1" w:styleId="1215">
    <w:name w:val="EmailStyle12161"/>
    <w:uiPriority w:val="0"/>
    <w:rPr>
      <w:rFonts w:ascii="Arial" w:hAnsi="Arial" w:eastAsia="宋体" w:cs="Arial"/>
      <w:color w:val="auto"/>
      <w:sz w:val="20"/>
    </w:rPr>
  </w:style>
  <w:style w:type="character" w:customStyle="1" w:styleId="1216">
    <w:name w:val="EmailStyle12171"/>
    <w:uiPriority w:val="0"/>
    <w:rPr>
      <w:rFonts w:ascii="Arial" w:hAnsi="Arial" w:eastAsia="宋体" w:cs="Arial"/>
      <w:color w:val="auto"/>
      <w:sz w:val="20"/>
    </w:rPr>
  </w:style>
  <w:style w:type="character" w:customStyle="1" w:styleId="1217">
    <w:name w:val="EmailStyle12181"/>
    <w:uiPriority w:val="0"/>
    <w:rPr>
      <w:rFonts w:ascii="Arial" w:hAnsi="Arial" w:eastAsia="宋体" w:cs="Arial"/>
      <w:color w:val="auto"/>
      <w:sz w:val="20"/>
    </w:rPr>
  </w:style>
  <w:style w:type="character" w:customStyle="1" w:styleId="1218">
    <w:name w:val="EmailStyle12191"/>
    <w:uiPriority w:val="0"/>
    <w:rPr>
      <w:rFonts w:ascii="Arial" w:hAnsi="Arial" w:eastAsia="宋体" w:cs="Arial"/>
      <w:color w:val="auto"/>
      <w:sz w:val="20"/>
    </w:rPr>
  </w:style>
  <w:style w:type="character" w:customStyle="1" w:styleId="1219">
    <w:name w:val="EmailStyle12201"/>
    <w:uiPriority w:val="0"/>
    <w:rPr>
      <w:rFonts w:ascii="Arial" w:hAnsi="Arial" w:eastAsia="宋体" w:cs="Arial"/>
      <w:color w:val="auto"/>
      <w:sz w:val="20"/>
    </w:rPr>
  </w:style>
  <w:style w:type="character" w:customStyle="1" w:styleId="1220">
    <w:name w:val="EmailStyle12211"/>
    <w:uiPriority w:val="0"/>
    <w:rPr>
      <w:rFonts w:ascii="Arial" w:hAnsi="Arial" w:eastAsia="宋体" w:cs="Arial"/>
      <w:color w:val="auto"/>
      <w:sz w:val="20"/>
    </w:rPr>
  </w:style>
  <w:style w:type="character" w:customStyle="1" w:styleId="1221">
    <w:name w:val="EmailStyle12221"/>
    <w:uiPriority w:val="0"/>
    <w:rPr>
      <w:rFonts w:ascii="Arial" w:hAnsi="Arial" w:eastAsia="宋体" w:cs="Arial"/>
      <w:color w:val="auto"/>
      <w:sz w:val="20"/>
    </w:rPr>
  </w:style>
  <w:style w:type="character" w:customStyle="1" w:styleId="1222">
    <w:name w:val="EmailStyle12231"/>
    <w:uiPriority w:val="0"/>
    <w:rPr>
      <w:rFonts w:ascii="Arial" w:hAnsi="Arial" w:eastAsia="宋体" w:cs="Arial"/>
      <w:color w:val="auto"/>
      <w:sz w:val="20"/>
    </w:rPr>
  </w:style>
  <w:style w:type="character" w:customStyle="1" w:styleId="1223">
    <w:name w:val="EmailStyle12241"/>
    <w:uiPriority w:val="0"/>
    <w:rPr>
      <w:rFonts w:ascii="Arial" w:hAnsi="Arial" w:eastAsia="宋体" w:cs="Arial"/>
      <w:color w:val="auto"/>
      <w:sz w:val="20"/>
    </w:rPr>
  </w:style>
  <w:style w:type="character" w:customStyle="1" w:styleId="1224">
    <w:name w:val="EmailStyle12251"/>
    <w:uiPriority w:val="0"/>
    <w:rPr>
      <w:rFonts w:ascii="Arial" w:hAnsi="Arial" w:eastAsia="宋体" w:cs="Arial"/>
      <w:color w:val="auto"/>
      <w:sz w:val="20"/>
    </w:rPr>
  </w:style>
  <w:style w:type="character" w:customStyle="1" w:styleId="1225">
    <w:name w:val="EmailStyle12261"/>
    <w:uiPriority w:val="0"/>
    <w:rPr>
      <w:rFonts w:ascii="Arial" w:hAnsi="Arial" w:eastAsia="宋体" w:cs="Arial"/>
      <w:color w:val="auto"/>
      <w:sz w:val="20"/>
    </w:rPr>
  </w:style>
  <w:style w:type="character" w:customStyle="1" w:styleId="1226">
    <w:name w:val="EmailStyle12271"/>
    <w:uiPriority w:val="0"/>
    <w:rPr>
      <w:rFonts w:ascii="Arial" w:hAnsi="Arial" w:eastAsia="宋体" w:cs="Arial"/>
      <w:color w:val="auto"/>
      <w:sz w:val="20"/>
    </w:rPr>
  </w:style>
  <w:style w:type="character" w:customStyle="1" w:styleId="1227">
    <w:name w:val="EmailStyle12281"/>
    <w:uiPriority w:val="0"/>
    <w:rPr>
      <w:rFonts w:ascii="Arial" w:hAnsi="Arial" w:eastAsia="宋体" w:cs="Arial"/>
      <w:color w:val="auto"/>
      <w:sz w:val="20"/>
    </w:rPr>
  </w:style>
  <w:style w:type="character" w:customStyle="1" w:styleId="1228">
    <w:name w:val="EmailStyle12291"/>
    <w:uiPriority w:val="0"/>
    <w:rPr>
      <w:rFonts w:ascii="Arial" w:hAnsi="Arial" w:eastAsia="宋体" w:cs="Arial"/>
      <w:color w:val="auto"/>
      <w:sz w:val="20"/>
    </w:rPr>
  </w:style>
  <w:style w:type="character" w:customStyle="1" w:styleId="1229">
    <w:name w:val="EmailStyle12301"/>
    <w:uiPriority w:val="0"/>
    <w:rPr>
      <w:rFonts w:ascii="Arial" w:hAnsi="Arial" w:eastAsia="宋体" w:cs="Arial"/>
      <w:color w:val="auto"/>
      <w:sz w:val="20"/>
    </w:rPr>
  </w:style>
  <w:style w:type="character" w:customStyle="1" w:styleId="1230">
    <w:name w:val="EmailStyle12311"/>
    <w:uiPriority w:val="0"/>
    <w:rPr>
      <w:rFonts w:ascii="Arial" w:hAnsi="Arial" w:eastAsia="宋体" w:cs="Arial"/>
      <w:color w:val="auto"/>
      <w:sz w:val="20"/>
    </w:rPr>
  </w:style>
  <w:style w:type="character" w:customStyle="1" w:styleId="1231">
    <w:name w:val="EmailStyle12321"/>
    <w:uiPriority w:val="0"/>
    <w:rPr>
      <w:rFonts w:ascii="Arial" w:hAnsi="Arial" w:eastAsia="宋体" w:cs="Arial"/>
      <w:color w:val="auto"/>
      <w:sz w:val="20"/>
    </w:rPr>
  </w:style>
  <w:style w:type="character" w:customStyle="1" w:styleId="1232">
    <w:name w:val="EmailStyle12331"/>
    <w:uiPriority w:val="0"/>
    <w:rPr>
      <w:rFonts w:ascii="Arial" w:hAnsi="Arial" w:eastAsia="宋体" w:cs="Arial"/>
      <w:color w:val="auto"/>
      <w:sz w:val="20"/>
    </w:rPr>
  </w:style>
  <w:style w:type="character" w:customStyle="1" w:styleId="1233">
    <w:name w:val="EmailStyle12341"/>
    <w:uiPriority w:val="0"/>
    <w:rPr>
      <w:rFonts w:ascii="Arial" w:hAnsi="Arial" w:eastAsia="宋体" w:cs="Arial"/>
      <w:color w:val="auto"/>
      <w:sz w:val="20"/>
    </w:rPr>
  </w:style>
  <w:style w:type="character" w:customStyle="1" w:styleId="1234">
    <w:name w:val="EmailStyle12351"/>
    <w:uiPriority w:val="0"/>
    <w:rPr>
      <w:rFonts w:ascii="Arial" w:hAnsi="Arial" w:eastAsia="宋体" w:cs="Arial"/>
      <w:color w:val="auto"/>
      <w:sz w:val="20"/>
    </w:rPr>
  </w:style>
  <w:style w:type="character" w:customStyle="1" w:styleId="1235">
    <w:name w:val="EmailStyle12361"/>
    <w:uiPriority w:val="0"/>
    <w:rPr>
      <w:rFonts w:ascii="Arial" w:hAnsi="Arial" w:eastAsia="宋体" w:cs="Arial"/>
      <w:color w:val="auto"/>
      <w:sz w:val="20"/>
    </w:rPr>
  </w:style>
  <w:style w:type="character" w:customStyle="1" w:styleId="1236">
    <w:name w:val="EmailStyle12371"/>
    <w:uiPriority w:val="0"/>
    <w:rPr>
      <w:rFonts w:ascii="Arial" w:hAnsi="Arial" w:eastAsia="宋体" w:cs="Arial"/>
      <w:color w:val="auto"/>
      <w:sz w:val="20"/>
    </w:rPr>
  </w:style>
  <w:style w:type="character" w:customStyle="1" w:styleId="1237">
    <w:name w:val="EmailStyle12381"/>
    <w:uiPriority w:val="0"/>
    <w:rPr>
      <w:rFonts w:ascii="Arial" w:hAnsi="Arial" w:eastAsia="宋体" w:cs="Arial"/>
      <w:color w:val="auto"/>
      <w:sz w:val="20"/>
    </w:rPr>
  </w:style>
  <w:style w:type="character" w:customStyle="1" w:styleId="1238">
    <w:name w:val="EmailStyle12391"/>
    <w:uiPriority w:val="0"/>
    <w:rPr>
      <w:rFonts w:ascii="Arial" w:hAnsi="Arial" w:eastAsia="宋体" w:cs="Arial"/>
      <w:color w:val="auto"/>
      <w:sz w:val="20"/>
    </w:rPr>
  </w:style>
  <w:style w:type="character" w:customStyle="1" w:styleId="1239">
    <w:name w:val="EmailStyle12401"/>
    <w:uiPriority w:val="0"/>
    <w:rPr>
      <w:rFonts w:ascii="Arial" w:hAnsi="Arial" w:eastAsia="宋体" w:cs="Arial"/>
      <w:color w:val="auto"/>
      <w:sz w:val="20"/>
    </w:rPr>
  </w:style>
  <w:style w:type="character" w:customStyle="1" w:styleId="1240">
    <w:name w:val="EmailStyle12411"/>
    <w:uiPriority w:val="0"/>
    <w:rPr>
      <w:rFonts w:ascii="Arial" w:hAnsi="Arial" w:eastAsia="宋体" w:cs="Arial"/>
      <w:color w:val="auto"/>
      <w:sz w:val="20"/>
    </w:rPr>
  </w:style>
  <w:style w:type="character" w:customStyle="1" w:styleId="1241">
    <w:name w:val="EmailStyle12421"/>
    <w:uiPriority w:val="0"/>
    <w:rPr>
      <w:rFonts w:ascii="Arial" w:hAnsi="Arial" w:eastAsia="宋体" w:cs="Arial"/>
      <w:color w:val="auto"/>
      <w:sz w:val="20"/>
    </w:rPr>
  </w:style>
  <w:style w:type="character" w:customStyle="1" w:styleId="1242">
    <w:name w:val="EmailStyle12431"/>
    <w:uiPriority w:val="0"/>
    <w:rPr>
      <w:rFonts w:ascii="Arial" w:hAnsi="Arial" w:eastAsia="宋体" w:cs="Arial"/>
      <w:color w:val="auto"/>
      <w:sz w:val="20"/>
    </w:rPr>
  </w:style>
  <w:style w:type="character" w:customStyle="1" w:styleId="1243">
    <w:name w:val="EmailStyle12441"/>
    <w:uiPriority w:val="0"/>
    <w:rPr>
      <w:rFonts w:ascii="Arial" w:hAnsi="Arial" w:eastAsia="宋体" w:cs="Arial"/>
      <w:color w:val="auto"/>
      <w:sz w:val="20"/>
    </w:rPr>
  </w:style>
  <w:style w:type="character" w:customStyle="1" w:styleId="1244">
    <w:name w:val="EmailStyle12451"/>
    <w:uiPriority w:val="0"/>
    <w:rPr>
      <w:rFonts w:ascii="Arial" w:hAnsi="Arial" w:eastAsia="宋体" w:cs="Arial"/>
      <w:color w:val="auto"/>
      <w:sz w:val="20"/>
    </w:rPr>
  </w:style>
  <w:style w:type="character" w:customStyle="1" w:styleId="1245">
    <w:name w:val="EmailStyle12461"/>
    <w:uiPriority w:val="0"/>
    <w:rPr>
      <w:rFonts w:ascii="Arial" w:hAnsi="Arial" w:eastAsia="宋体" w:cs="Arial"/>
      <w:color w:val="auto"/>
      <w:sz w:val="20"/>
    </w:rPr>
  </w:style>
  <w:style w:type="character" w:customStyle="1" w:styleId="1246">
    <w:name w:val="EmailStyle12471"/>
    <w:uiPriority w:val="0"/>
    <w:rPr>
      <w:rFonts w:ascii="Arial" w:hAnsi="Arial" w:eastAsia="宋体" w:cs="Arial"/>
      <w:color w:val="auto"/>
      <w:sz w:val="20"/>
    </w:rPr>
  </w:style>
  <w:style w:type="character" w:customStyle="1" w:styleId="1247">
    <w:name w:val="EmailStyle12481"/>
    <w:uiPriority w:val="0"/>
    <w:rPr>
      <w:rFonts w:ascii="Arial" w:hAnsi="Arial" w:eastAsia="宋体" w:cs="Arial"/>
      <w:color w:val="auto"/>
      <w:sz w:val="20"/>
    </w:rPr>
  </w:style>
  <w:style w:type="character" w:customStyle="1" w:styleId="1248">
    <w:name w:val="EmailStyle12491"/>
    <w:uiPriority w:val="0"/>
    <w:rPr>
      <w:rFonts w:ascii="Arial" w:hAnsi="Arial" w:eastAsia="宋体" w:cs="Arial"/>
      <w:color w:val="auto"/>
      <w:sz w:val="20"/>
    </w:rPr>
  </w:style>
  <w:style w:type="character" w:customStyle="1" w:styleId="1249">
    <w:name w:val="EmailStyle12501"/>
    <w:uiPriority w:val="0"/>
    <w:rPr>
      <w:rFonts w:ascii="Arial" w:hAnsi="Arial" w:eastAsia="宋体" w:cs="Arial"/>
      <w:color w:val="auto"/>
      <w:sz w:val="20"/>
    </w:rPr>
  </w:style>
  <w:style w:type="character" w:customStyle="1" w:styleId="1250">
    <w:name w:val="EmailStyle12511"/>
    <w:uiPriority w:val="0"/>
    <w:rPr>
      <w:rFonts w:ascii="Arial" w:hAnsi="Arial" w:eastAsia="宋体" w:cs="Arial"/>
      <w:color w:val="auto"/>
      <w:sz w:val="20"/>
    </w:rPr>
  </w:style>
  <w:style w:type="character" w:customStyle="1" w:styleId="1251">
    <w:name w:val="EmailStyle12521"/>
    <w:uiPriority w:val="0"/>
    <w:rPr>
      <w:rFonts w:ascii="Arial" w:hAnsi="Arial" w:eastAsia="宋体" w:cs="Arial"/>
      <w:color w:val="auto"/>
      <w:sz w:val="20"/>
    </w:rPr>
  </w:style>
  <w:style w:type="character" w:customStyle="1" w:styleId="1252">
    <w:name w:val="EmailStyle12531"/>
    <w:uiPriority w:val="0"/>
    <w:rPr>
      <w:rFonts w:ascii="Arial" w:hAnsi="Arial" w:eastAsia="宋体" w:cs="Arial"/>
      <w:color w:val="auto"/>
      <w:sz w:val="20"/>
    </w:rPr>
  </w:style>
  <w:style w:type="character" w:customStyle="1" w:styleId="1253">
    <w:name w:val="EmailStyle12541"/>
    <w:uiPriority w:val="0"/>
    <w:rPr>
      <w:rFonts w:ascii="Arial" w:hAnsi="Arial" w:eastAsia="宋体" w:cs="Arial"/>
      <w:color w:val="auto"/>
      <w:sz w:val="20"/>
    </w:rPr>
  </w:style>
  <w:style w:type="character" w:customStyle="1" w:styleId="1254">
    <w:name w:val="EmailStyle12551"/>
    <w:uiPriority w:val="0"/>
    <w:rPr>
      <w:rFonts w:ascii="Arial" w:hAnsi="Arial" w:eastAsia="宋体" w:cs="Arial"/>
      <w:color w:val="auto"/>
      <w:sz w:val="20"/>
    </w:rPr>
  </w:style>
  <w:style w:type="character" w:customStyle="1" w:styleId="1255">
    <w:name w:val="EmailStyle12561"/>
    <w:uiPriority w:val="0"/>
    <w:rPr>
      <w:rFonts w:ascii="Arial" w:hAnsi="Arial" w:eastAsia="宋体" w:cs="Arial"/>
      <w:color w:val="auto"/>
      <w:sz w:val="20"/>
    </w:rPr>
  </w:style>
  <w:style w:type="character" w:customStyle="1" w:styleId="1256">
    <w:name w:val="EmailStyle12571"/>
    <w:uiPriority w:val="0"/>
    <w:rPr>
      <w:rFonts w:ascii="Arial" w:hAnsi="Arial" w:eastAsia="宋体" w:cs="Arial"/>
      <w:color w:val="auto"/>
      <w:sz w:val="20"/>
    </w:rPr>
  </w:style>
  <w:style w:type="character" w:customStyle="1" w:styleId="1257">
    <w:name w:val="EmailStyle12581"/>
    <w:uiPriority w:val="0"/>
    <w:rPr>
      <w:rFonts w:ascii="Arial" w:hAnsi="Arial" w:eastAsia="宋体" w:cs="Arial"/>
      <w:color w:val="auto"/>
      <w:sz w:val="20"/>
    </w:rPr>
  </w:style>
  <w:style w:type="character" w:customStyle="1" w:styleId="1258">
    <w:name w:val="EmailStyle12591"/>
    <w:uiPriority w:val="0"/>
    <w:rPr>
      <w:rFonts w:ascii="Arial" w:hAnsi="Arial" w:eastAsia="宋体" w:cs="Arial"/>
      <w:color w:val="auto"/>
      <w:sz w:val="20"/>
    </w:rPr>
  </w:style>
  <w:style w:type="character" w:customStyle="1" w:styleId="1259">
    <w:name w:val="EmailStyle12601"/>
    <w:uiPriority w:val="0"/>
    <w:rPr>
      <w:rFonts w:ascii="Arial" w:hAnsi="Arial" w:eastAsia="宋体" w:cs="Arial"/>
      <w:color w:val="auto"/>
      <w:sz w:val="20"/>
    </w:rPr>
  </w:style>
  <w:style w:type="character" w:customStyle="1" w:styleId="1260">
    <w:name w:val="EmailStyle12611"/>
    <w:uiPriority w:val="0"/>
    <w:rPr>
      <w:rFonts w:ascii="Arial" w:hAnsi="Arial" w:eastAsia="宋体" w:cs="Arial"/>
      <w:color w:val="auto"/>
      <w:sz w:val="20"/>
    </w:rPr>
  </w:style>
  <w:style w:type="character" w:customStyle="1" w:styleId="1261">
    <w:name w:val="EmailStyle12621"/>
    <w:uiPriority w:val="0"/>
    <w:rPr>
      <w:rFonts w:ascii="Arial" w:hAnsi="Arial" w:eastAsia="宋体" w:cs="Arial"/>
      <w:color w:val="auto"/>
      <w:sz w:val="20"/>
    </w:rPr>
  </w:style>
  <w:style w:type="character" w:customStyle="1" w:styleId="1262">
    <w:name w:val="EmailStyle12631"/>
    <w:uiPriority w:val="0"/>
    <w:rPr>
      <w:rFonts w:ascii="Arial" w:hAnsi="Arial" w:eastAsia="宋体" w:cs="Arial"/>
      <w:color w:val="auto"/>
      <w:sz w:val="20"/>
    </w:rPr>
  </w:style>
  <w:style w:type="character" w:customStyle="1" w:styleId="1263">
    <w:name w:val="EmailStyle12641"/>
    <w:uiPriority w:val="0"/>
    <w:rPr>
      <w:rFonts w:ascii="Arial" w:hAnsi="Arial" w:eastAsia="宋体" w:cs="Arial"/>
      <w:color w:val="auto"/>
      <w:sz w:val="20"/>
    </w:rPr>
  </w:style>
  <w:style w:type="character" w:customStyle="1" w:styleId="1264">
    <w:name w:val="EmailStyle12651"/>
    <w:uiPriority w:val="0"/>
    <w:rPr>
      <w:rFonts w:ascii="Arial" w:hAnsi="Arial" w:eastAsia="宋体" w:cs="Arial"/>
      <w:color w:val="auto"/>
      <w:sz w:val="20"/>
    </w:rPr>
  </w:style>
  <w:style w:type="character" w:customStyle="1" w:styleId="1265">
    <w:name w:val="EmailStyle12661"/>
    <w:uiPriority w:val="0"/>
    <w:rPr>
      <w:rFonts w:ascii="Arial" w:hAnsi="Arial" w:eastAsia="宋体" w:cs="Arial"/>
      <w:color w:val="auto"/>
      <w:sz w:val="20"/>
    </w:rPr>
  </w:style>
  <w:style w:type="character" w:customStyle="1" w:styleId="1266">
    <w:name w:val="EmailStyle12671"/>
    <w:uiPriority w:val="0"/>
    <w:rPr>
      <w:rFonts w:ascii="Arial" w:hAnsi="Arial" w:eastAsia="宋体" w:cs="Arial"/>
      <w:color w:val="auto"/>
      <w:sz w:val="20"/>
    </w:rPr>
  </w:style>
  <w:style w:type="character" w:customStyle="1" w:styleId="1267">
    <w:name w:val="EmailStyle12681"/>
    <w:uiPriority w:val="0"/>
    <w:rPr>
      <w:rFonts w:ascii="Arial" w:hAnsi="Arial" w:eastAsia="宋体" w:cs="Arial"/>
      <w:color w:val="auto"/>
      <w:sz w:val="20"/>
    </w:rPr>
  </w:style>
  <w:style w:type="character" w:customStyle="1" w:styleId="1268">
    <w:name w:val="EmailStyle12691"/>
    <w:uiPriority w:val="0"/>
    <w:rPr>
      <w:rFonts w:ascii="Arial" w:hAnsi="Arial" w:eastAsia="宋体" w:cs="Arial"/>
      <w:color w:val="auto"/>
      <w:sz w:val="20"/>
    </w:rPr>
  </w:style>
  <w:style w:type="character" w:customStyle="1" w:styleId="1269">
    <w:name w:val="EmailStyle12701"/>
    <w:uiPriority w:val="0"/>
    <w:rPr>
      <w:rFonts w:ascii="Arial" w:hAnsi="Arial" w:eastAsia="宋体" w:cs="Arial"/>
      <w:color w:val="auto"/>
      <w:sz w:val="20"/>
    </w:rPr>
  </w:style>
  <w:style w:type="character" w:customStyle="1" w:styleId="1270">
    <w:name w:val="EmailStyle12711"/>
    <w:uiPriority w:val="0"/>
    <w:rPr>
      <w:rFonts w:ascii="Arial" w:hAnsi="Arial" w:eastAsia="宋体" w:cs="Arial"/>
      <w:color w:val="auto"/>
      <w:sz w:val="20"/>
    </w:rPr>
  </w:style>
  <w:style w:type="character" w:customStyle="1" w:styleId="1271">
    <w:name w:val="EmailStyle12721"/>
    <w:uiPriority w:val="0"/>
    <w:rPr>
      <w:rFonts w:ascii="Arial" w:hAnsi="Arial" w:eastAsia="宋体" w:cs="Arial"/>
      <w:color w:val="auto"/>
      <w:sz w:val="20"/>
    </w:rPr>
  </w:style>
  <w:style w:type="character" w:customStyle="1" w:styleId="1272">
    <w:name w:val="EmailStyle12731"/>
    <w:uiPriority w:val="0"/>
    <w:rPr>
      <w:rFonts w:ascii="Arial" w:hAnsi="Arial" w:eastAsia="宋体" w:cs="Arial"/>
      <w:color w:val="auto"/>
      <w:sz w:val="20"/>
    </w:rPr>
  </w:style>
  <w:style w:type="character" w:customStyle="1" w:styleId="1273">
    <w:name w:val="EmailStyle12741"/>
    <w:uiPriority w:val="0"/>
    <w:rPr>
      <w:rFonts w:ascii="Arial" w:hAnsi="Arial" w:eastAsia="宋体" w:cs="Arial"/>
      <w:color w:val="auto"/>
      <w:sz w:val="20"/>
    </w:rPr>
  </w:style>
  <w:style w:type="character" w:customStyle="1" w:styleId="1274">
    <w:name w:val="EmailStyle12751"/>
    <w:uiPriority w:val="0"/>
    <w:rPr>
      <w:rFonts w:ascii="Arial" w:hAnsi="Arial" w:eastAsia="宋体" w:cs="Arial"/>
      <w:color w:val="auto"/>
      <w:sz w:val="20"/>
    </w:rPr>
  </w:style>
  <w:style w:type="character" w:customStyle="1" w:styleId="1275">
    <w:name w:val="EmailStyle12761"/>
    <w:uiPriority w:val="0"/>
    <w:rPr>
      <w:rFonts w:ascii="Arial" w:hAnsi="Arial" w:eastAsia="宋体" w:cs="Arial"/>
      <w:color w:val="auto"/>
      <w:sz w:val="20"/>
    </w:rPr>
  </w:style>
  <w:style w:type="character" w:customStyle="1" w:styleId="1276">
    <w:name w:val="EmailStyle12771"/>
    <w:uiPriority w:val="0"/>
    <w:rPr>
      <w:rFonts w:ascii="Arial" w:hAnsi="Arial" w:eastAsia="宋体" w:cs="Arial"/>
      <w:color w:val="auto"/>
      <w:sz w:val="20"/>
    </w:rPr>
  </w:style>
  <w:style w:type="character" w:customStyle="1" w:styleId="1277">
    <w:name w:val="EmailStyle12781"/>
    <w:uiPriority w:val="0"/>
    <w:rPr>
      <w:rFonts w:ascii="Arial" w:hAnsi="Arial" w:eastAsia="宋体" w:cs="Arial"/>
      <w:color w:val="auto"/>
      <w:sz w:val="20"/>
    </w:rPr>
  </w:style>
  <w:style w:type="character" w:customStyle="1" w:styleId="1278">
    <w:name w:val="EmailStyle12791"/>
    <w:uiPriority w:val="0"/>
    <w:rPr>
      <w:rFonts w:ascii="Arial" w:hAnsi="Arial" w:eastAsia="宋体" w:cs="Arial"/>
      <w:color w:val="auto"/>
      <w:sz w:val="20"/>
    </w:rPr>
  </w:style>
  <w:style w:type="character" w:customStyle="1" w:styleId="1279">
    <w:name w:val="EmailStyle12801"/>
    <w:uiPriority w:val="0"/>
    <w:rPr>
      <w:rFonts w:ascii="Arial" w:hAnsi="Arial" w:eastAsia="宋体" w:cs="Arial"/>
      <w:color w:val="auto"/>
      <w:sz w:val="20"/>
    </w:rPr>
  </w:style>
  <w:style w:type="character" w:customStyle="1" w:styleId="1280">
    <w:name w:val="EmailStyle12811"/>
    <w:uiPriority w:val="0"/>
    <w:rPr>
      <w:rFonts w:ascii="Arial" w:hAnsi="Arial" w:eastAsia="宋体" w:cs="Arial"/>
      <w:color w:val="auto"/>
      <w:sz w:val="20"/>
    </w:rPr>
  </w:style>
  <w:style w:type="character" w:customStyle="1" w:styleId="1281">
    <w:name w:val="EmailStyle12821"/>
    <w:uiPriority w:val="0"/>
    <w:rPr>
      <w:rFonts w:ascii="Arial" w:hAnsi="Arial" w:eastAsia="宋体" w:cs="Arial"/>
      <w:color w:val="auto"/>
      <w:sz w:val="20"/>
    </w:rPr>
  </w:style>
  <w:style w:type="character" w:customStyle="1" w:styleId="1282">
    <w:name w:val="EmailStyle12831"/>
    <w:uiPriority w:val="0"/>
    <w:rPr>
      <w:rFonts w:ascii="Arial" w:hAnsi="Arial" w:eastAsia="宋体" w:cs="Arial"/>
      <w:color w:val="auto"/>
      <w:sz w:val="20"/>
    </w:rPr>
  </w:style>
  <w:style w:type="character" w:customStyle="1" w:styleId="1283">
    <w:name w:val="EmailStyle12841"/>
    <w:uiPriority w:val="0"/>
    <w:rPr>
      <w:rFonts w:ascii="Arial" w:hAnsi="Arial" w:eastAsia="宋体" w:cs="Arial"/>
      <w:color w:val="auto"/>
      <w:sz w:val="20"/>
    </w:rPr>
  </w:style>
  <w:style w:type="character" w:customStyle="1" w:styleId="1284">
    <w:name w:val="EmailStyle12851"/>
    <w:uiPriority w:val="0"/>
    <w:rPr>
      <w:rFonts w:ascii="Arial" w:hAnsi="Arial" w:eastAsia="宋体" w:cs="Arial"/>
      <w:color w:val="auto"/>
      <w:sz w:val="20"/>
    </w:rPr>
  </w:style>
  <w:style w:type="character" w:customStyle="1" w:styleId="1285">
    <w:name w:val="EmailStyle12861"/>
    <w:uiPriority w:val="0"/>
    <w:rPr>
      <w:rFonts w:ascii="Arial" w:hAnsi="Arial" w:eastAsia="宋体" w:cs="Arial"/>
      <w:color w:val="auto"/>
      <w:sz w:val="20"/>
    </w:rPr>
  </w:style>
  <w:style w:type="character" w:customStyle="1" w:styleId="1286">
    <w:name w:val="EmailStyle12871"/>
    <w:uiPriority w:val="0"/>
    <w:rPr>
      <w:rFonts w:ascii="Arial" w:hAnsi="Arial" w:eastAsia="宋体" w:cs="Arial"/>
      <w:color w:val="auto"/>
      <w:sz w:val="20"/>
    </w:rPr>
  </w:style>
  <w:style w:type="character" w:customStyle="1" w:styleId="1287">
    <w:name w:val="EmailStyle12881"/>
    <w:uiPriority w:val="0"/>
    <w:rPr>
      <w:rFonts w:ascii="Arial" w:hAnsi="Arial" w:eastAsia="宋体" w:cs="Arial"/>
      <w:color w:val="auto"/>
      <w:sz w:val="20"/>
    </w:rPr>
  </w:style>
  <w:style w:type="character" w:customStyle="1" w:styleId="1288">
    <w:name w:val="EmailStyle12891"/>
    <w:uiPriority w:val="0"/>
    <w:rPr>
      <w:rFonts w:ascii="Arial" w:hAnsi="Arial" w:eastAsia="宋体" w:cs="Arial"/>
      <w:color w:val="auto"/>
      <w:sz w:val="20"/>
    </w:rPr>
  </w:style>
  <w:style w:type="character" w:customStyle="1" w:styleId="1289">
    <w:name w:val="EmailStyle12901"/>
    <w:uiPriority w:val="0"/>
    <w:rPr>
      <w:rFonts w:ascii="Arial" w:hAnsi="Arial" w:eastAsia="宋体" w:cs="Arial"/>
      <w:color w:val="auto"/>
      <w:sz w:val="20"/>
    </w:rPr>
  </w:style>
  <w:style w:type="character" w:customStyle="1" w:styleId="1290">
    <w:name w:val="EmailStyle12911"/>
    <w:uiPriority w:val="0"/>
    <w:rPr>
      <w:rFonts w:ascii="Arial" w:hAnsi="Arial" w:eastAsia="宋体" w:cs="Arial"/>
      <w:color w:val="auto"/>
      <w:sz w:val="20"/>
    </w:rPr>
  </w:style>
  <w:style w:type="character" w:customStyle="1" w:styleId="1291">
    <w:name w:val="EmailStyle12921"/>
    <w:uiPriority w:val="0"/>
    <w:rPr>
      <w:rFonts w:ascii="Arial" w:hAnsi="Arial" w:eastAsia="宋体" w:cs="Arial"/>
      <w:color w:val="auto"/>
      <w:sz w:val="20"/>
    </w:rPr>
  </w:style>
  <w:style w:type="character" w:customStyle="1" w:styleId="1292">
    <w:name w:val="EmailStyle12931"/>
    <w:uiPriority w:val="0"/>
    <w:rPr>
      <w:rFonts w:ascii="Arial" w:hAnsi="Arial" w:eastAsia="宋体" w:cs="Arial"/>
      <w:color w:val="auto"/>
      <w:sz w:val="20"/>
    </w:rPr>
  </w:style>
  <w:style w:type="character" w:customStyle="1" w:styleId="1293">
    <w:name w:val="EmailStyle12941"/>
    <w:uiPriority w:val="0"/>
    <w:rPr>
      <w:rFonts w:ascii="Arial" w:hAnsi="Arial" w:eastAsia="宋体" w:cs="Arial"/>
      <w:color w:val="auto"/>
      <w:sz w:val="20"/>
    </w:rPr>
  </w:style>
  <w:style w:type="character" w:customStyle="1" w:styleId="1294">
    <w:name w:val="EmailStyle12951"/>
    <w:uiPriority w:val="0"/>
    <w:rPr>
      <w:rFonts w:ascii="Arial" w:hAnsi="Arial" w:eastAsia="宋体" w:cs="Arial"/>
      <w:color w:val="auto"/>
      <w:sz w:val="20"/>
    </w:rPr>
  </w:style>
  <w:style w:type="character" w:customStyle="1" w:styleId="1295">
    <w:name w:val="EmailStyle12961"/>
    <w:uiPriority w:val="0"/>
    <w:rPr>
      <w:rFonts w:ascii="Arial" w:hAnsi="Arial" w:eastAsia="宋体" w:cs="Arial"/>
      <w:color w:val="auto"/>
      <w:sz w:val="20"/>
    </w:rPr>
  </w:style>
  <w:style w:type="character" w:customStyle="1" w:styleId="1296">
    <w:name w:val="EmailStyle12971"/>
    <w:uiPriority w:val="0"/>
    <w:rPr>
      <w:rFonts w:ascii="Arial" w:hAnsi="Arial" w:eastAsia="宋体" w:cs="Arial"/>
      <w:color w:val="auto"/>
      <w:sz w:val="20"/>
    </w:rPr>
  </w:style>
  <w:style w:type="character" w:customStyle="1" w:styleId="1297">
    <w:name w:val="EmailStyle12981"/>
    <w:uiPriority w:val="0"/>
    <w:rPr>
      <w:rFonts w:ascii="Arial" w:hAnsi="Arial" w:eastAsia="宋体" w:cs="Arial"/>
      <w:color w:val="auto"/>
      <w:sz w:val="20"/>
    </w:rPr>
  </w:style>
  <w:style w:type="character" w:customStyle="1" w:styleId="1298">
    <w:name w:val="EmailStyle12991"/>
    <w:uiPriority w:val="0"/>
    <w:rPr>
      <w:rFonts w:ascii="Arial" w:hAnsi="Arial" w:eastAsia="宋体" w:cs="Arial"/>
      <w:color w:val="auto"/>
      <w:sz w:val="20"/>
    </w:rPr>
  </w:style>
  <w:style w:type="character" w:customStyle="1" w:styleId="1299">
    <w:name w:val="EmailStyle13001"/>
    <w:uiPriority w:val="0"/>
    <w:rPr>
      <w:rFonts w:ascii="Arial" w:hAnsi="Arial" w:eastAsia="宋体" w:cs="Arial"/>
      <w:color w:val="auto"/>
      <w:sz w:val="20"/>
    </w:rPr>
  </w:style>
  <w:style w:type="character" w:customStyle="1" w:styleId="1300">
    <w:name w:val="EmailStyle13011"/>
    <w:uiPriority w:val="0"/>
    <w:rPr>
      <w:rFonts w:ascii="Arial" w:hAnsi="Arial" w:eastAsia="宋体" w:cs="Arial"/>
      <w:color w:val="auto"/>
      <w:sz w:val="20"/>
    </w:rPr>
  </w:style>
  <w:style w:type="character" w:customStyle="1" w:styleId="1301">
    <w:name w:val="EmailStyle13021"/>
    <w:uiPriority w:val="0"/>
    <w:rPr>
      <w:rFonts w:ascii="Arial" w:hAnsi="Arial" w:eastAsia="宋体" w:cs="Arial"/>
      <w:color w:val="auto"/>
      <w:sz w:val="20"/>
    </w:rPr>
  </w:style>
  <w:style w:type="character" w:customStyle="1" w:styleId="1302">
    <w:name w:val="EmailStyle13031"/>
    <w:uiPriority w:val="0"/>
    <w:rPr>
      <w:rFonts w:ascii="Arial" w:hAnsi="Arial" w:eastAsia="宋体" w:cs="Arial"/>
      <w:color w:val="auto"/>
      <w:sz w:val="20"/>
    </w:rPr>
  </w:style>
  <w:style w:type="character" w:customStyle="1" w:styleId="1303">
    <w:name w:val="EmailStyle13041"/>
    <w:uiPriority w:val="0"/>
    <w:rPr>
      <w:rFonts w:ascii="Arial" w:hAnsi="Arial" w:eastAsia="宋体" w:cs="Arial"/>
      <w:color w:val="auto"/>
      <w:sz w:val="20"/>
    </w:rPr>
  </w:style>
  <w:style w:type="character" w:customStyle="1" w:styleId="1304">
    <w:name w:val="EmailStyle13051"/>
    <w:uiPriority w:val="0"/>
    <w:rPr>
      <w:rFonts w:ascii="Arial" w:hAnsi="Arial" w:eastAsia="宋体" w:cs="Arial"/>
      <w:color w:val="auto"/>
      <w:sz w:val="20"/>
    </w:rPr>
  </w:style>
  <w:style w:type="character" w:customStyle="1" w:styleId="1305">
    <w:name w:val="EmailStyle13061"/>
    <w:uiPriority w:val="0"/>
    <w:rPr>
      <w:rFonts w:ascii="Arial" w:hAnsi="Arial" w:eastAsia="宋体" w:cs="Arial"/>
      <w:color w:val="auto"/>
      <w:sz w:val="20"/>
    </w:rPr>
  </w:style>
  <w:style w:type="character" w:customStyle="1" w:styleId="1306">
    <w:name w:val="EmailStyle13071"/>
    <w:uiPriority w:val="0"/>
    <w:rPr>
      <w:rFonts w:ascii="Arial" w:hAnsi="Arial" w:eastAsia="宋体" w:cs="Arial"/>
      <w:color w:val="auto"/>
      <w:sz w:val="20"/>
    </w:rPr>
  </w:style>
  <w:style w:type="character" w:customStyle="1" w:styleId="1307">
    <w:name w:val="EmailStyle13081"/>
    <w:uiPriority w:val="0"/>
    <w:rPr>
      <w:rFonts w:ascii="Arial" w:hAnsi="Arial" w:eastAsia="宋体" w:cs="Arial"/>
      <w:color w:val="auto"/>
      <w:sz w:val="20"/>
    </w:rPr>
  </w:style>
  <w:style w:type="character" w:customStyle="1" w:styleId="1308">
    <w:name w:val="EmailStyle13091"/>
    <w:uiPriority w:val="0"/>
    <w:rPr>
      <w:rFonts w:ascii="Arial" w:hAnsi="Arial" w:eastAsia="宋体" w:cs="Arial"/>
      <w:color w:val="auto"/>
      <w:sz w:val="20"/>
    </w:rPr>
  </w:style>
  <w:style w:type="character" w:customStyle="1" w:styleId="1309">
    <w:name w:val="EmailStyle13101"/>
    <w:uiPriority w:val="0"/>
    <w:rPr>
      <w:rFonts w:ascii="Arial" w:hAnsi="Arial" w:eastAsia="宋体" w:cs="Arial"/>
      <w:color w:val="auto"/>
      <w:sz w:val="20"/>
    </w:rPr>
  </w:style>
  <w:style w:type="character" w:customStyle="1" w:styleId="1310">
    <w:name w:val="EmailStyle13111"/>
    <w:uiPriority w:val="0"/>
    <w:rPr>
      <w:rFonts w:ascii="Arial" w:hAnsi="Arial" w:eastAsia="宋体" w:cs="Arial"/>
      <w:color w:val="auto"/>
      <w:sz w:val="20"/>
    </w:rPr>
  </w:style>
  <w:style w:type="character" w:customStyle="1" w:styleId="1311">
    <w:name w:val="EmailStyle13121"/>
    <w:uiPriority w:val="0"/>
    <w:rPr>
      <w:rFonts w:ascii="Arial" w:hAnsi="Arial" w:eastAsia="宋体" w:cs="Arial"/>
      <w:color w:val="auto"/>
      <w:sz w:val="20"/>
    </w:rPr>
  </w:style>
  <w:style w:type="character" w:customStyle="1" w:styleId="1312">
    <w:name w:val="EmailStyle13131"/>
    <w:uiPriority w:val="0"/>
    <w:rPr>
      <w:rFonts w:ascii="Arial" w:hAnsi="Arial" w:eastAsia="宋体" w:cs="Arial"/>
      <w:color w:val="auto"/>
      <w:sz w:val="20"/>
    </w:rPr>
  </w:style>
  <w:style w:type="character" w:customStyle="1" w:styleId="1313">
    <w:name w:val="EmailStyle13141"/>
    <w:uiPriority w:val="0"/>
    <w:rPr>
      <w:rFonts w:ascii="Arial" w:hAnsi="Arial" w:eastAsia="宋体" w:cs="Arial"/>
      <w:color w:val="auto"/>
      <w:sz w:val="20"/>
    </w:rPr>
  </w:style>
  <w:style w:type="character" w:customStyle="1" w:styleId="1314">
    <w:name w:val="EmailStyle13151"/>
    <w:uiPriority w:val="0"/>
    <w:rPr>
      <w:rFonts w:ascii="Arial" w:hAnsi="Arial" w:eastAsia="宋体" w:cs="Arial"/>
      <w:color w:val="auto"/>
      <w:sz w:val="20"/>
    </w:rPr>
  </w:style>
  <w:style w:type="character" w:customStyle="1" w:styleId="1315">
    <w:name w:val="EmailStyle13161"/>
    <w:uiPriority w:val="0"/>
    <w:rPr>
      <w:rFonts w:ascii="Arial" w:hAnsi="Arial" w:eastAsia="宋体" w:cs="Arial"/>
      <w:color w:val="auto"/>
      <w:sz w:val="20"/>
    </w:rPr>
  </w:style>
  <w:style w:type="character" w:customStyle="1" w:styleId="1316">
    <w:name w:val="EmailStyle13171"/>
    <w:uiPriority w:val="0"/>
    <w:rPr>
      <w:rFonts w:ascii="Arial" w:hAnsi="Arial" w:eastAsia="宋体" w:cs="Arial"/>
      <w:color w:val="auto"/>
      <w:sz w:val="20"/>
    </w:rPr>
  </w:style>
  <w:style w:type="character" w:customStyle="1" w:styleId="1317">
    <w:name w:val="EmailStyle13181"/>
    <w:uiPriority w:val="0"/>
    <w:rPr>
      <w:rFonts w:ascii="Arial" w:hAnsi="Arial" w:eastAsia="宋体" w:cs="Arial"/>
      <w:color w:val="auto"/>
      <w:sz w:val="20"/>
    </w:rPr>
  </w:style>
  <w:style w:type="character" w:customStyle="1" w:styleId="1318">
    <w:name w:val="EmailStyle13191"/>
    <w:uiPriority w:val="0"/>
    <w:rPr>
      <w:rFonts w:ascii="Arial" w:hAnsi="Arial" w:eastAsia="宋体" w:cs="Arial"/>
      <w:color w:val="auto"/>
      <w:sz w:val="20"/>
    </w:rPr>
  </w:style>
  <w:style w:type="character" w:customStyle="1" w:styleId="1319">
    <w:name w:val="EmailStyle13201"/>
    <w:uiPriority w:val="0"/>
    <w:rPr>
      <w:rFonts w:ascii="Arial" w:hAnsi="Arial" w:eastAsia="宋体" w:cs="Arial"/>
      <w:color w:val="auto"/>
      <w:sz w:val="20"/>
    </w:rPr>
  </w:style>
  <w:style w:type="character" w:customStyle="1" w:styleId="1320">
    <w:name w:val="EmailStyle13211"/>
    <w:uiPriority w:val="0"/>
    <w:rPr>
      <w:rFonts w:ascii="Arial" w:hAnsi="Arial" w:eastAsia="宋体" w:cs="Arial"/>
      <w:color w:val="auto"/>
      <w:sz w:val="20"/>
    </w:rPr>
  </w:style>
  <w:style w:type="character" w:customStyle="1" w:styleId="1321">
    <w:name w:val="EmailStyle13221"/>
    <w:uiPriority w:val="0"/>
    <w:rPr>
      <w:rFonts w:ascii="Arial" w:hAnsi="Arial" w:eastAsia="宋体" w:cs="Arial"/>
      <w:color w:val="auto"/>
      <w:sz w:val="20"/>
    </w:rPr>
  </w:style>
  <w:style w:type="character" w:customStyle="1" w:styleId="1322">
    <w:name w:val="EmailStyle13231"/>
    <w:uiPriority w:val="0"/>
    <w:rPr>
      <w:rFonts w:ascii="Arial" w:hAnsi="Arial" w:eastAsia="宋体" w:cs="Arial"/>
      <w:color w:val="auto"/>
      <w:sz w:val="20"/>
    </w:rPr>
  </w:style>
  <w:style w:type="character" w:customStyle="1" w:styleId="1323">
    <w:name w:val="EmailStyle13241"/>
    <w:uiPriority w:val="0"/>
    <w:rPr>
      <w:rFonts w:ascii="Arial" w:hAnsi="Arial" w:eastAsia="宋体" w:cs="Arial"/>
      <w:color w:val="auto"/>
      <w:sz w:val="20"/>
    </w:rPr>
  </w:style>
  <w:style w:type="character" w:customStyle="1" w:styleId="1324">
    <w:name w:val="EmailStyle13251"/>
    <w:uiPriority w:val="0"/>
    <w:rPr>
      <w:rFonts w:ascii="Arial" w:hAnsi="Arial" w:eastAsia="宋体" w:cs="Arial"/>
      <w:color w:val="auto"/>
      <w:sz w:val="20"/>
    </w:rPr>
  </w:style>
  <w:style w:type="character" w:customStyle="1" w:styleId="1325">
    <w:name w:val="EmailStyle13261"/>
    <w:uiPriority w:val="0"/>
    <w:rPr>
      <w:rFonts w:ascii="Arial" w:hAnsi="Arial" w:eastAsia="宋体" w:cs="Arial"/>
      <w:color w:val="auto"/>
      <w:sz w:val="20"/>
    </w:rPr>
  </w:style>
  <w:style w:type="character" w:customStyle="1" w:styleId="1326">
    <w:name w:val="EmailStyle13271"/>
    <w:uiPriority w:val="0"/>
    <w:rPr>
      <w:rFonts w:ascii="Arial" w:hAnsi="Arial" w:eastAsia="宋体" w:cs="Arial"/>
      <w:color w:val="auto"/>
      <w:sz w:val="20"/>
    </w:rPr>
  </w:style>
  <w:style w:type="character" w:customStyle="1" w:styleId="1327">
    <w:name w:val="EmailStyle13281"/>
    <w:uiPriority w:val="0"/>
    <w:rPr>
      <w:rFonts w:ascii="Arial" w:hAnsi="Arial" w:eastAsia="宋体" w:cs="Arial"/>
      <w:color w:val="auto"/>
      <w:sz w:val="20"/>
    </w:rPr>
  </w:style>
  <w:style w:type="character" w:customStyle="1" w:styleId="1328">
    <w:name w:val="EmailStyle13291"/>
    <w:uiPriority w:val="0"/>
    <w:rPr>
      <w:rFonts w:ascii="Arial" w:hAnsi="Arial" w:eastAsia="宋体" w:cs="Arial"/>
      <w:color w:val="auto"/>
      <w:sz w:val="20"/>
    </w:rPr>
  </w:style>
  <w:style w:type="character" w:customStyle="1" w:styleId="1329">
    <w:name w:val="EmailStyle13301"/>
    <w:uiPriority w:val="0"/>
    <w:rPr>
      <w:rFonts w:ascii="Arial" w:hAnsi="Arial" w:eastAsia="宋体" w:cs="Arial"/>
      <w:color w:val="auto"/>
      <w:sz w:val="20"/>
    </w:rPr>
  </w:style>
  <w:style w:type="character" w:customStyle="1" w:styleId="1330">
    <w:name w:val="EmailStyle13311"/>
    <w:uiPriority w:val="0"/>
    <w:rPr>
      <w:rFonts w:ascii="Arial" w:hAnsi="Arial" w:eastAsia="宋体" w:cs="Arial"/>
      <w:color w:val="auto"/>
      <w:sz w:val="20"/>
    </w:rPr>
  </w:style>
  <w:style w:type="character" w:customStyle="1" w:styleId="1331">
    <w:name w:val="EmailStyle13321"/>
    <w:uiPriority w:val="0"/>
    <w:rPr>
      <w:rFonts w:ascii="Arial" w:hAnsi="Arial" w:eastAsia="宋体" w:cs="Arial"/>
      <w:color w:val="auto"/>
      <w:sz w:val="20"/>
    </w:rPr>
  </w:style>
  <w:style w:type="character" w:customStyle="1" w:styleId="1332">
    <w:name w:val="EmailStyle13331"/>
    <w:uiPriority w:val="0"/>
    <w:rPr>
      <w:rFonts w:ascii="Arial" w:hAnsi="Arial" w:eastAsia="宋体" w:cs="Arial"/>
      <w:color w:val="auto"/>
      <w:sz w:val="20"/>
    </w:rPr>
  </w:style>
  <w:style w:type="character" w:customStyle="1" w:styleId="1333">
    <w:name w:val="EmailStyle13341"/>
    <w:uiPriority w:val="0"/>
    <w:rPr>
      <w:rFonts w:ascii="Arial" w:hAnsi="Arial" w:eastAsia="宋体" w:cs="Arial"/>
      <w:color w:val="auto"/>
      <w:sz w:val="20"/>
    </w:rPr>
  </w:style>
  <w:style w:type="character" w:customStyle="1" w:styleId="1334">
    <w:name w:val="EmailStyle13351"/>
    <w:uiPriority w:val="0"/>
    <w:rPr>
      <w:rFonts w:ascii="Arial" w:hAnsi="Arial" w:eastAsia="宋体" w:cs="Arial"/>
      <w:color w:val="auto"/>
      <w:sz w:val="20"/>
    </w:rPr>
  </w:style>
  <w:style w:type="character" w:customStyle="1" w:styleId="1335">
    <w:name w:val="EmailStyle13361"/>
    <w:uiPriority w:val="0"/>
    <w:rPr>
      <w:rFonts w:ascii="Arial" w:hAnsi="Arial" w:eastAsia="宋体" w:cs="Arial"/>
      <w:color w:val="auto"/>
      <w:sz w:val="20"/>
    </w:rPr>
  </w:style>
  <w:style w:type="character" w:customStyle="1" w:styleId="1336">
    <w:name w:val="EmailStyle13371"/>
    <w:uiPriority w:val="0"/>
    <w:rPr>
      <w:rFonts w:ascii="Arial" w:hAnsi="Arial" w:eastAsia="宋体" w:cs="Arial"/>
      <w:color w:val="auto"/>
      <w:sz w:val="20"/>
    </w:rPr>
  </w:style>
  <w:style w:type="character" w:customStyle="1" w:styleId="1337">
    <w:name w:val="EmailStyle13381"/>
    <w:uiPriority w:val="0"/>
    <w:rPr>
      <w:rFonts w:ascii="Arial" w:hAnsi="Arial" w:eastAsia="宋体" w:cs="Arial"/>
      <w:color w:val="auto"/>
      <w:sz w:val="20"/>
    </w:rPr>
  </w:style>
  <w:style w:type="character" w:customStyle="1" w:styleId="1338">
    <w:name w:val="EmailStyle13391"/>
    <w:uiPriority w:val="0"/>
    <w:rPr>
      <w:rFonts w:ascii="Arial" w:hAnsi="Arial" w:eastAsia="宋体" w:cs="Arial"/>
      <w:color w:val="auto"/>
      <w:sz w:val="20"/>
    </w:rPr>
  </w:style>
  <w:style w:type="character" w:customStyle="1" w:styleId="1339">
    <w:name w:val="EmailStyle13401"/>
    <w:uiPriority w:val="0"/>
    <w:rPr>
      <w:rFonts w:ascii="Arial" w:hAnsi="Arial" w:eastAsia="宋体" w:cs="Arial"/>
      <w:color w:val="auto"/>
      <w:sz w:val="20"/>
    </w:rPr>
  </w:style>
  <w:style w:type="character" w:customStyle="1" w:styleId="1340">
    <w:name w:val="EmailStyle13411"/>
    <w:uiPriority w:val="0"/>
    <w:rPr>
      <w:rFonts w:ascii="Arial" w:hAnsi="Arial" w:eastAsia="宋体" w:cs="Arial"/>
      <w:color w:val="auto"/>
      <w:sz w:val="20"/>
    </w:rPr>
  </w:style>
  <w:style w:type="character" w:customStyle="1" w:styleId="1341">
    <w:name w:val="EmailStyle13421"/>
    <w:uiPriority w:val="0"/>
    <w:rPr>
      <w:rFonts w:ascii="Arial" w:hAnsi="Arial" w:eastAsia="宋体" w:cs="Arial"/>
      <w:color w:val="auto"/>
      <w:sz w:val="20"/>
    </w:rPr>
  </w:style>
  <w:style w:type="character" w:customStyle="1" w:styleId="1342">
    <w:name w:val="EmailStyle13431"/>
    <w:uiPriority w:val="0"/>
    <w:rPr>
      <w:rFonts w:ascii="Arial" w:hAnsi="Arial" w:eastAsia="宋体" w:cs="Arial"/>
      <w:color w:val="auto"/>
      <w:sz w:val="20"/>
    </w:rPr>
  </w:style>
  <w:style w:type="character" w:customStyle="1" w:styleId="1343">
    <w:name w:val="EmailStyle13441"/>
    <w:uiPriority w:val="0"/>
    <w:rPr>
      <w:rFonts w:ascii="Arial" w:hAnsi="Arial" w:eastAsia="宋体" w:cs="Arial"/>
      <w:color w:val="auto"/>
      <w:sz w:val="20"/>
    </w:rPr>
  </w:style>
  <w:style w:type="character" w:customStyle="1" w:styleId="1344">
    <w:name w:val="EmailStyle13451"/>
    <w:uiPriority w:val="0"/>
    <w:rPr>
      <w:rFonts w:ascii="Arial" w:hAnsi="Arial" w:eastAsia="宋体" w:cs="Arial"/>
      <w:color w:val="auto"/>
      <w:sz w:val="20"/>
    </w:rPr>
  </w:style>
  <w:style w:type="character" w:customStyle="1" w:styleId="1345">
    <w:name w:val="EmailStyle13461"/>
    <w:uiPriority w:val="0"/>
    <w:rPr>
      <w:rFonts w:ascii="Arial" w:hAnsi="Arial" w:eastAsia="宋体" w:cs="Arial"/>
      <w:color w:val="auto"/>
      <w:sz w:val="20"/>
    </w:rPr>
  </w:style>
  <w:style w:type="character" w:customStyle="1" w:styleId="1346">
    <w:name w:val="EmailStyle13471"/>
    <w:uiPriority w:val="0"/>
    <w:rPr>
      <w:rFonts w:ascii="Arial" w:hAnsi="Arial" w:eastAsia="宋体" w:cs="Arial"/>
      <w:color w:val="auto"/>
      <w:sz w:val="20"/>
    </w:rPr>
  </w:style>
  <w:style w:type="character" w:customStyle="1" w:styleId="1347">
    <w:name w:val="EmailStyle13481"/>
    <w:uiPriority w:val="0"/>
    <w:rPr>
      <w:rFonts w:ascii="Arial" w:hAnsi="Arial" w:eastAsia="宋体" w:cs="Arial"/>
      <w:color w:val="auto"/>
      <w:sz w:val="20"/>
    </w:rPr>
  </w:style>
  <w:style w:type="character" w:customStyle="1" w:styleId="1348">
    <w:name w:val="EmailStyle13491"/>
    <w:uiPriority w:val="0"/>
    <w:rPr>
      <w:rFonts w:ascii="Arial" w:hAnsi="Arial" w:eastAsia="宋体" w:cs="Arial"/>
      <w:color w:val="auto"/>
      <w:sz w:val="20"/>
    </w:rPr>
  </w:style>
  <w:style w:type="character" w:customStyle="1" w:styleId="1349">
    <w:name w:val="EmailStyle13501"/>
    <w:uiPriority w:val="0"/>
    <w:rPr>
      <w:rFonts w:ascii="Arial" w:hAnsi="Arial" w:eastAsia="宋体" w:cs="Arial"/>
      <w:color w:val="auto"/>
      <w:sz w:val="20"/>
    </w:rPr>
  </w:style>
  <w:style w:type="character" w:customStyle="1" w:styleId="1350">
    <w:name w:val="EmailStyle13511"/>
    <w:uiPriority w:val="0"/>
    <w:rPr>
      <w:rFonts w:ascii="Arial" w:hAnsi="Arial" w:eastAsia="宋体" w:cs="Arial"/>
      <w:color w:val="auto"/>
      <w:sz w:val="20"/>
    </w:rPr>
  </w:style>
  <w:style w:type="character" w:customStyle="1" w:styleId="1351">
    <w:name w:val="EmailStyle13521"/>
    <w:uiPriority w:val="0"/>
    <w:rPr>
      <w:rFonts w:ascii="Arial" w:hAnsi="Arial" w:eastAsia="宋体" w:cs="Arial"/>
      <w:color w:val="auto"/>
      <w:sz w:val="20"/>
    </w:rPr>
  </w:style>
  <w:style w:type="character" w:customStyle="1" w:styleId="1352">
    <w:name w:val="EmailStyle13531"/>
    <w:uiPriority w:val="0"/>
    <w:rPr>
      <w:rFonts w:ascii="Arial" w:hAnsi="Arial" w:eastAsia="宋体" w:cs="Arial"/>
      <w:color w:val="auto"/>
      <w:sz w:val="20"/>
    </w:rPr>
  </w:style>
  <w:style w:type="character" w:customStyle="1" w:styleId="1353">
    <w:name w:val="EmailStyle13541"/>
    <w:uiPriority w:val="0"/>
    <w:rPr>
      <w:rFonts w:ascii="Arial" w:hAnsi="Arial" w:eastAsia="宋体" w:cs="Arial"/>
      <w:color w:val="auto"/>
      <w:sz w:val="20"/>
    </w:rPr>
  </w:style>
  <w:style w:type="character" w:customStyle="1" w:styleId="1354">
    <w:name w:val="EmailStyle13551"/>
    <w:uiPriority w:val="0"/>
    <w:rPr>
      <w:rFonts w:ascii="Arial" w:hAnsi="Arial" w:eastAsia="宋体" w:cs="Arial"/>
      <w:color w:val="auto"/>
      <w:sz w:val="20"/>
    </w:rPr>
  </w:style>
  <w:style w:type="character" w:customStyle="1" w:styleId="1355">
    <w:name w:val="EmailStyle13561"/>
    <w:uiPriority w:val="0"/>
    <w:rPr>
      <w:rFonts w:ascii="Arial" w:hAnsi="Arial" w:eastAsia="宋体" w:cs="Arial"/>
      <w:color w:val="auto"/>
      <w:sz w:val="20"/>
    </w:rPr>
  </w:style>
  <w:style w:type="character" w:customStyle="1" w:styleId="1356">
    <w:name w:val="EmailStyle13571"/>
    <w:uiPriority w:val="0"/>
    <w:rPr>
      <w:rFonts w:ascii="Arial" w:hAnsi="Arial" w:eastAsia="宋体" w:cs="Arial"/>
      <w:color w:val="auto"/>
      <w:sz w:val="20"/>
    </w:rPr>
  </w:style>
  <w:style w:type="character" w:customStyle="1" w:styleId="1357">
    <w:name w:val="EmailStyle13581"/>
    <w:uiPriority w:val="0"/>
    <w:rPr>
      <w:rFonts w:ascii="Arial" w:hAnsi="Arial" w:eastAsia="宋体" w:cs="Arial"/>
      <w:color w:val="auto"/>
      <w:sz w:val="20"/>
    </w:rPr>
  </w:style>
  <w:style w:type="character" w:customStyle="1" w:styleId="1358">
    <w:name w:val="EmailStyle13591"/>
    <w:uiPriority w:val="0"/>
    <w:rPr>
      <w:rFonts w:ascii="Arial" w:hAnsi="Arial" w:eastAsia="宋体" w:cs="Arial"/>
      <w:color w:val="auto"/>
      <w:sz w:val="20"/>
    </w:rPr>
  </w:style>
  <w:style w:type="character" w:customStyle="1" w:styleId="1359">
    <w:name w:val="EmailStyle13601"/>
    <w:uiPriority w:val="0"/>
    <w:rPr>
      <w:rFonts w:ascii="Arial" w:hAnsi="Arial" w:eastAsia="宋体" w:cs="Arial"/>
      <w:color w:val="auto"/>
      <w:sz w:val="20"/>
    </w:rPr>
  </w:style>
  <w:style w:type="character" w:customStyle="1" w:styleId="1360">
    <w:name w:val="EmailStyle13611"/>
    <w:uiPriority w:val="0"/>
    <w:rPr>
      <w:rFonts w:ascii="Arial" w:hAnsi="Arial" w:eastAsia="宋体" w:cs="Arial"/>
      <w:color w:val="auto"/>
      <w:sz w:val="20"/>
    </w:rPr>
  </w:style>
  <w:style w:type="character" w:customStyle="1" w:styleId="1361">
    <w:name w:val="EmailStyle13621"/>
    <w:uiPriority w:val="0"/>
    <w:rPr>
      <w:rFonts w:ascii="Arial" w:hAnsi="Arial" w:eastAsia="宋体" w:cs="Arial"/>
      <w:color w:val="auto"/>
      <w:sz w:val="20"/>
    </w:rPr>
  </w:style>
  <w:style w:type="character" w:customStyle="1" w:styleId="1362">
    <w:name w:val="EmailStyle13631"/>
    <w:uiPriority w:val="0"/>
    <w:rPr>
      <w:rFonts w:ascii="Arial" w:hAnsi="Arial" w:eastAsia="宋体" w:cs="Arial"/>
      <w:color w:val="auto"/>
      <w:sz w:val="20"/>
    </w:rPr>
  </w:style>
  <w:style w:type="character" w:customStyle="1" w:styleId="1363">
    <w:name w:val="EmailStyle13641"/>
    <w:uiPriority w:val="0"/>
    <w:rPr>
      <w:rFonts w:ascii="Arial" w:hAnsi="Arial" w:eastAsia="宋体" w:cs="Arial"/>
      <w:color w:val="auto"/>
      <w:sz w:val="20"/>
    </w:rPr>
  </w:style>
  <w:style w:type="character" w:customStyle="1" w:styleId="1364">
    <w:name w:val="EmailStyle13651"/>
    <w:uiPriority w:val="0"/>
    <w:rPr>
      <w:rFonts w:ascii="Arial" w:hAnsi="Arial" w:eastAsia="宋体" w:cs="Arial"/>
      <w:color w:val="auto"/>
      <w:sz w:val="20"/>
    </w:rPr>
  </w:style>
  <w:style w:type="character" w:customStyle="1" w:styleId="1365">
    <w:name w:val="EmailStyle13661"/>
    <w:uiPriority w:val="0"/>
    <w:rPr>
      <w:rFonts w:ascii="Arial" w:hAnsi="Arial" w:eastAsia="宋体" w:cs="Arial"/>
      <w:color w:val="auto"/>
      <w:sz w:val="20"/>
    </w:rPr>
  </w:style>
  <w:style w:type="character" w:customStyle="1" w:styleId="1366">
    <w:name w:val="EmailStyle13671"/>
    <w:uiPriority w:val="0"/>
    <w:rPr>
      <w:rFonts w:ascii="Arial" w:hAnsi="Arial" w:eastAsia="宋体" w:cs="Arial"/>
      <w:color w:val="auto"/>
      <w:sz w:val="20"/>
    </w:rPr>
  </w:style>
  <w:style w:type="character" w:customStyle="1" w:styleId="1367">
    <w:name w:val="EmailStyle13681"/>
    <w:uiPriority w:val="0"/>
    <w:rPr>
      <w:rFonts w:ascii="Arial" w:hAnsi="Arial" w:eastAsia="宋体" w:cs="Arial"/>
      <w:color w:val="auto"/>
      <w:sz w:val="20"/>
    </w:rPr>
  </w:style>
  <w:style w:type="character" w:customStyle="1" w:styleId="1368">
    <w:name w:val="EmailStyle13691"/>
    <w:uiPriority w:val="0"/>
    <w:rPr>
      <w:rFonts w:ascii="Arial" w:hAnsi="Arial" w:eastAsia="宋体" w:cs="Arial"/>
      <w:color w:val="auto"/>
      <w:sz w:val="20"/>
    </w:rPr>
  </w:style>
  <w:style w:type="character" w:customStyle="1" w:styleId="1369">
    <w:name w:val="EmailStyle13701"/>
    <w:uiPriority w:val="0"/>
    <w:rPr>
      <w:rFonts w:ascii="Arial" w:hAnsi="Arial" w:eastAsia="宋体" w:cs="Arial"/>
      <w:color w:val="auto"/>
      <w:sz w:val="20"/>
    </w:rPr>
  </w:style>
  <w:style w:type="character" w:customStyle="1" w:styleId="1370">
    <w:name w:val="EmailStyle13711"/>
    <w:uiPriority w:val="0"/>
    <w:rPr>
      <w:rFonts w:ascii="Arial" w:hAnsi="Arial" w:eastAsia="宋体" w:cs="Arial"/>
      <w:color w:val="auto"/>
      <w:sz w:val="20"/>
    </w:rPr>
  </w:style>
  <w:style w:type="character" w:customStyle="1" w:styleId="1371">
    <w:name w:val="EmailStyle13721"/>
    <w:uiPriority w:val="0"/>
    <w:rPr>
      <w:rFonts w:ascii="Arial" w:hAnsi="Arial" w:eastAsia="宋体" w:cs="Arial"/>
      <w:color w:val="auto"/>
      <w:sz w:val="20"/>
    </w:rPr>
  </w:style>
  <w:style w:type="character" w:customStyle="1" w:styleId="1372">
    <w:name w:val="EmailStyle13731"/>
    <w:uiPriority w:val="0"/>
    <w:rPr>
      <w:rFonts w:ascii="Arial" w:hAnsi="Arial" w:eastAsia="宋体" w:cs="Arial"/>
      <w:color w:val="auto"/>
      <w:sz w:val="20"/>
    </w:rPr>
  </w:style>
  <w:style w:type="character" w:customStyle="1" w:styleId="1373">
    <w:name w:val="EmailStyle13741"/>
    <w:uiPriority w:val="0"/>
    <w:rPr>
      <w:rFonts w:ascii="Arial" w:hAnsi="Arial" w:eastAsia="宋体" w:cs="Arial"/>
      <w:color w:val="auto"/>
      <w:sz w:val="20"/>
    </w:rPr>
  </w:style>
  <w:style w:type="character" w:customStyle="1" w:styleId="1374">
    <w:name w:val="EmailStyle13751"/>
    <w:uiPriority w:val="0"/>
    <w:rPr>
      <w:rFonts w:ascii="Arial" w:hAnsi="Arial" w:eastAsia="宋体" w:cs="Arial"/>
      <w:color w:val="auto"/>
      <w:sz w:val="20"/>
    </w:rPr>
  </w:style>
  <w:style w:type="character" w:customStyle="1" w:styleId="1375">
    <w:name w:val="EmailStyle13761"/>
    <w:uiPriority w:val="0"/>
    <w:rPr>
      <w:rFonts w:ascii="Arial" w:hAnsi="Arial" w:eastAsia="宋体" w:cs="Arial"/>
      <w:color w:val="auto"/>
      <w:sz w:val="20"/>
    </w:rPr>
  </w:style>
  <w:style w:type="character" w:customStyle="1" w:styleId="1376">
    <w:name w:val="EmailStyle13771"/>
    <w:uiPriority w:val="0"/>
    <w:rPr>
      <w:rFonts w:ascii="Arial" w:hAnsi="Arial" w:eastAsia="宋体" w:cs="Arial"/>
      <w:color w:val="auto"/>
      <w:sz w:val="20"/>
    </w:rPr>
  </w:style>
  <w:style w:type="character" w:customStyle="1" w:styleId="1377">
    <w:name w:val="EmailStyle13781"/>
    <w:uiPriority w:val="0"/>
    <w:rPr>
      <w:rFonts w:ascii="Arial" w:hAnsi="Arial" w:eastAsia="宋体" w:cs="Arial"/>
      <w:color w:val="auto"/>
      <w:sz w:val="20"/>
    </w:rPr>
  </w:style>
  <w:style w:type="character" w:customStyle="1" w:styleId="1378">
    <w:name w:val="EmailStyle13791"/>
    <w:uiPriority w:val="0"/>
    <w:rPr>
      <w:rFonts w:ascii="Arial" w:hAnsi="Arial" w:eastAsia="宋体" w:cs="Arial"/>
      <w:color w:val="auto"/>
      <w:sz w:val="20"/>
    </w:rPr>
  </w:style>
  <w:style w:type="character" w:customStyle="1" w:styleId="1379">
    <w:name w:val="EmailStyle13801"/>
    <w:uiPriority w:val="0"/>
    <w:rPr>
      <w:rFonts w:ascii="Arial" w:hAnsi="Arial" w:eastAsia="宋体" w:cs="Arial"/>
      <w:color w:val="auto"/>
      <w:sz w:val="20"/>
    </w:rPr>
  </w:style>
  <w:style w:type="character" w:customStyle="1" w:styleId="1380">
    <w:name w:val="EmailStyle13811"/>
    <w:uiPriority w:val="0"/>
    <w:rPr>
      <w:rFonts w:ascii="Arial" w:hAnsi="Arial" w:eastAsia="宋体" w:cs="Arial"/>
      <w:color w:val="auto"/>
      <w:sz w:val="20"/>
    </w:rPr>
  </w:style>
  <w:style w:type="character" w:customStyle="1" w:styleId="1381">
    <w:name w:val="EmailStyle13821"/>
    <w:uiPriority w:val="0"/>
    <w:rPr>
      <w:rFonts w:ascii="Arial" w:hAnsi="Arial" w:eastAsia="宋体" w:cs="Arial"/>
      <w:color w:val="auto"/>
      <w:sz w:val="20"/>
    </w:rPr>
  </w:style>
  <w:style w:type="character" w:customStyle="1" w:styleId="1382">
    <w:name w:val="EmailStyle13831"/>
    <w:uiPriority w:val="0"/>
    <w:rPr>
      <w:rFonts w:ascii="Arial" w:hAnsi="Arial" w:eastAsia="宋体" w:cs="Arial"/>
      <w:color w:val="auto"/>
      <w:sz w:val="20"/>
    </w:rPr>
  </w:style>
  <w:style w:type="character" w:customStyle="1" w:styleId="1383">
    <w:name w:val="EmailStyle13841"/>
    <w:uiPriority w:val="0"/>
    <w:rPr>
      <w:rFonts w:ascii="Arial" w:hAnsi="Arial" w:eastAsia="宋体" w:cs="Arial"/>
      <w:color w:val="auto"/>
      <w:sz w:val="20"/>
    </w:rPr>
  </w:style>
  <w:style w:type="character" w:customStyle="1" w:styleId="1384">
    <w:name w:val="EmailStyle13851"/>
    <w:uiPriority w:val="0"/>
    <w:rPr>
      <w:rFonts w:ascii="Arial" w:hAnsi="Arial" w:eastAsia="宋体" w:cs="Arial"/>
      <w:color w:val="auto"/>
      <w:sz w:val="20"/>
    </w:rPr>
  </w:style>
  <w:style w:type="character" w:customStyle="1" w:styleId="1385">
    <w:name w:val="EmailStyle13861"/>
    <w:uiPriority w:val="0"/>
    <w:rPr>
      <w:rFonts w:ascii="Arial" w:hAnsi="Arial" w:eastAsia="宋体" w:cs="Arial"/>
      <w:color w:val="auto"/>
      <w:sz w:val="20"/>
    </w:rPr>
  </w:style>
  <w:style w:type="character" w:customStyle="1" w:styleId="1386">
    <w:name w:val="EmailStyle13871"/>
    <w:uiPriority w:val="0"/>
    <w:rPr>
      <w:rFonts w:ascii="Arial" w:hAnsi="Arial" w:eastAsia="宋体" w:cs="Arial"/>
      <w:color w:val="auto"/>
      <w:sz w:val="20"/>
    </w:rPr>
  </w:style>
  <w:style w:type="character" w:customStyle="1" w:styleId="1387">
    <w:name w:val="EmailStyle13881"/>
    <w:uiPriority w:val="0"/>
    <w:rPr>
      <w:rFonts w:ascii="Arial" w:hAnsi="Arial" w:eastAsia="宋体" w:cs="Arial"/>
      <w:color w:val="auto"/>
      <w:sz w:val="20"/>
    </w:rPr>
  </w:style>
  <w:style w:type="character" w:customStyle="1" w:styleId="1388">
    <w:name w:val="EmailStyle13891"/>
    <w:uiPriority w:val="0"/>
    <w:rPr>
      <w:rFonts w:ascii="Arial" w:hAnsi="Arial" w:eastAsia="宋体" w:cs="Arial"/>
      <w:color w:val="auto"/>
      <w:sz w:val="20"/>
    </w:rPr>
  </w:style>
  <w:style w:type="character" w:customStyle="1" w:styleId="1389">
    <w:name w:val="EmailStyle13901"/>
    <w:uiPriority w:val="0"/>
    <w:rPr>
      <w:rFonts w:ascii="Arial" w:hAnsi="Arial" w:eastAsia="宋体" w:cs="Arial"/>
      <w:color w:val="auto"/>
      <w:sz w:val="20"/>
    </w:rPr>
  </w:style>
  <w:style w:type="character" w:customStyle="1" w:styleId="1390">
    <w:name w:val="EmailStyle13911"/>
    <w:uiPriority w:val="0"/>
    <w:rPr>
      <w:rFonts w:ascii="Arial" w:hAnsi="Arial" w:eastAsia="宋体" w:cs="Arial"/>
      <w:color w:val="auto"/>
      <w:sz w:val="20"/>
    </w:rPr>
  </w:style>
  <w:style w:type="character" w:customStyle="1" w:styleId="1391">
    <w:name w:val="EmailStyle13921"/>
    <w:uiPriority w:val="0"/>
    <w:rPr>
      <w:rFonts w:ascii="Arial" w:hAnsi="Arial" w:eastAsia="宋体" w:cs="Arial"/>
      <w:color w:val="auto"/>
      <w:sz w:val="20"/>
    </w:rPr>
  </w:style>
  <w:style w:type="character" w:customStyle="1" w:styleId="1392">
    <w:name w:val="EmailStyle13931"/>
    <w:uiPriority w:val="0"/>
    <w:rPr>
      <w:rFonts w:ascii="Arial" w:hAnsi="Arial" w:eastAsia="宋体" w:cs="Arial"/>
      <w:color w:val="auto"/>
      <w:sz w:val="20"/>
    </w:rPr>
  </w:style>
  <w:style w:type="character" w:customStyle="1" w:styleId="1393">
    <w:name w:val="EmailStyle13941"/>
    <w:uiPriority w:val="0"/>
    <w:rPr>
      <w:rFonts w:ascii="Arial" w:hAnsi="Arial" w:eastAsia="宋体" w:cs="Arial"/>
      <w:color w:val="auto"/>
      <w:sz w:val="20"/>
    </w:rPr>
  </w:style>
  <w:style w:type="character" w:customStyle="1" w:styleId="1394">
    <w:name w:val="EmailStyle13951"/>
    <w:uiPriority w:val="0"/>
    <w:rPr>
      <w:rFonts w:ascii="Arial" w:hAnsi="Arial" w:eastAsia="宋体" w:cs="Arial"/>
      <w:color w:val="auto"/>
      <w:sz w:val="20"/>
    </w:rPr>
  </w:style>
  <w:style w:type="character" w:customStyle="1" w:styleId="1395">
    <w:name w:val="EmailStyle13961"/>
    <w:uiPriority w:val="0"/>
    <w:rPr>
      <w:rFonts w:ascii="Arial" w:hAnsi="Arial" w:eastAsia="宋体" w:cs="Arial"/>
      <w:color w:val="auto"/>
      <w:sz w:val="20"/>
    </w:rPr>
  </w:style>
  <w:style w:type="character" w:customStyle="1" w:styleId="1396">
    <w:name w:val="EmailStyle13971"/>
    <w:uiPriority w:val="0"/>
    <w:rPr>
      <w:rFonts w:ascii="Arial" w:hAnsi="Arial" w:eastAsia="宋体" w:cs="Arial"/>
      <w:color w:val="auto"/>
      <w:sz w:val="20"/>
    </w:rPr>
  </w:style>
  <w:style w:type="character" w:customStyle="1" w:styleId="1397">
    <w:name w:val="EmailStyle13981"/>
    <w:uiPriority w:val="0"/>
    <w:rPr>
      <w:rFonts w:ascii="Arial" w:hAnsi="Arial" w:eastAsia="宋体" w:cs="Arial"/>
      <w:color w:val="auto"/>
      <w:sz w:val="20"/>
    </w:rPr>
  </w:style>
  <w:style w:type="character" w:customStyle="1" w:styleId="1398">
    <w:name w:val="EmailStyle13991"/>
    <w:uiPriority w:val="0"/>
    <w:rPr>
      <w:rFonts w:ascii="Arial" w:hAnsi="Arial" w:eastAsia="宋体" w:cs="Arial"/>
      <w:color w:val="auto"/>
      <w:sz w:val="20"/>
    </w:rPr>
  </w:style>
  <w:style w:type="character" w:customStyle="1" w:styleId="1399">
    <w:name w:val="EmailStyle14001"/>
    <w:uiPriority w:val="0"/>
    <w:rPr>
      <w:rFonts w:ascii="Arial" w:hAnsi="Arial" w:eastAsia="宋体" w:cs="Arial"/>
      <w:color w:val="auto"/>
      <w:sz w:val="20"/>
    </w:rPr>
  </w:style>
  <w:style w:type="character" w:customStyle="1" w:styleId="1400">
    <w:name w:val="EmailStyle14011"/>
    <w:uiPriority w:val="0"/>
    <w:rPr>
      <w:rFonts w:ascii="Arial" w:hAnsi="Arial" w:eastAsia="宋体" w:cs="Arial"/>
      <w:color w:val="auto"/>
      <w:sz w:val="20"/>
    </w:rPr>
  </w:style>
  <w:style w:type="character" w:customStyle="1" w:styleId="1401">
    <w:name w:val="EmailStyle14021"/>
    <w:uiPriority w:val="0"/>
    <w:rPr>
      <w:rFonts w:ascii="Arial" w:hAnsi="Arial" w:eastAsia="宋体" w:cs="Arial"/>
      <w:color w:val="auto"/>
      <w:sz w:val="20"/>
    </w:rPr>
  </w:style>
  <w:style w:type="character" w:customStyle="1" w:styleId="1402">
    <w:name w:val="EmailStyle14031"/>
    <w:uiPriority w:val="0"/>
    <w:rPr>
      <w:rFonts w:ascii="Arial" w:hAnsi="Arial" w:eastAsia="宋体" w:cs="Arial"/>
      <w:color w:val="auto"/>
      <w:sz w:val="20"/>
    </w:rPr>
  </w:style>
  <w:style w:type="character" w:customStyle="1" w:styleId="1403">
    <w:name w:val="EmailStyle14041"/>
    <w:uiPriority w:val="0"/>
    <w:rPr>
      <w:rFonts w:ascii="Arial" w:hAnsi="Arial" w:eastAsia="宋体" w:cs="Arial"/>
      <w:color w:val="auto"/>
      <w:sz w:val="20"/>
    </w:rPr>
  </w:style>
  <w:style w:type="character" w:customStyle="1" w:styleId="1404">
    <w:name w:val="EmailStyle14051"/>
    <w:uiPriority w:val="0"/>
    <w:rPr>
      <w:rFonts w:ascii="Arial" w:hAnsi="Arial" w:eastAsia="宋体" w:cs="Arial"/>
      <w:color w:val="auto"/>
      <w:sz w:val="20"/>
    </w:rPr>
  </w:style>
  <w:style w:type="character" w:customStyle="1" w:styleId="1405">
    <w:name w:val="EmailStyle14061"/>
    <w:uiPriority w:val="0"/>
    <w:rPr>
      <w:rFonts w:ascii="Arial" w:hAnsi="Arial" w:eastAsia="宋体" w:cs="Arial"/>
      <w:color w:val="auto"/>
      <w:sz w:val="20"/>
    </w:rPr>
  </w:style>
  <w:style w:type="character" w:customStyle="1" w:styleId="1406">
    <w:name w:val="EmailStyle14071"/>
    <w:uiPriority w:val="0"/>
    <w:rPr>
      <w:rFonts w:ascii="Arial" w:hAnsi="Arial" w:eastAsia="宋体" w:cs="Arial"/>
      <w:color w:val="auto"/>
      <w:sz w:val="20"/>
    </w:rPr>
  </w:style>
  <w:style w:type="character" w:customStyle="1" w:styleId="1407">
    <w:name w:val="EmailStyle14081"/>
    <w:uiPriority w:val="0"/>
    <w:rPr>
      <w:rFonts w:ascii="Arial" w:hAnsi="Arial" w:eastAsia="宋体" w:cs="Arial"/>
      <w:color w:val="auto"/>
      <w:sz w:val="20"/>
    </w:rPr>
  </w:style>
  <w:style w:type="character" w:customStyle="1" w:styleId="1408">
    <w:name w:val="EmailStyle14091"/>
    <w:uiPriority w:val="0"/>
    <w:rPr>
      <w:rFonts w:ascii="Arial" w:hAnsi="Arial" w:eastAsia="宋体" w:cs="Arial"/>
      <w:color w:val="auto"/>
      <w:sz w:val="20"/>
    </w:rPr>
  </w:style>
  <w:style w:type="character" w:customStyle="1" w:styleId="1409">
    <w:name w:val="EmailStyle14101"/>
    <w:uiPriority w:val="0"/>
    <w:rPr>
      <w:rFonts w:ascii="Arial" w:hAnsi="Arial" w:eastAsia="宋体" w:cs="Arial"/>
      <w:color w:val="auto"/>
      <w:sz w:val="20"/>
    </w:rPr>
  </w:style>
  <w:style w:type="character" w:customStyle="1" w:styleId="1410">
    <w:name w:val="EmailStyle14111"/>
    <w:uiPriority w:val="0"/>
    <w:rPr>
      <w:rFonts w:ascii="Arial" w:hAnsi="Arial" w:eastAsia="宋体" w:cs="Arial"/>
      <w:color w:val="auto"/>
      <w:sz w:val="20"/>
    </w:rPr>
  </w:style>
  <w:style w:type="character" w:customStyle="1" w:styleId="1411">
    <w:name w:val="EmailStyle14121"/>
    <w:uiPriority w:val="0"/>
    <w:rPr>
      <w:rFonts w:ascii="Arial" w:hAnsi="Arial" w:eastAsia="宋体" w:cs="Arial"/>
      <w:color w:val="auto"/>
      <w:sz w:val="20"/>
    </w:rPr>
  </w:style>
  <w:style w:type="character" w:customStyle="1" w:styleId="1412">
    <w:name w:val="EmailStyle14131"/>
    <w:uiPriority w:val="0"/>
    <w:rPr>
      <w:rFonts w:ascii="Arial" w:hAnsi="Arial" w:eastAsia="宋体" w:cs="Arial"/>
      <w:color w:val="auto"/>
      <w:sz w:val="20"/>
    </w:rPr>
  </w:style>
  <w:style w:type="character" w:customStyle="1" w:styleId="1413">
    <w:name w:val="EmailStyle14141"/>
    <w:uiPriority w:val="0"/>
    <w:rPr>
      <w:rFonts w:ascii="Arial" w:hAnsi="Arial" w:eastAsia="宋体" w:cs="Arial"/>
      <w:color w:val="auto"/>
      <w:sz w:val="20"/>
    </w:rPr>
  </w:style>
  <w:style w:type="character" w:customStyle="1" w:styleId="1414">
    <w:name w:val="EmailStyle14151"/>
    <w:uiPriority w:val="0"/>
    <w:rPr>
      <w:rFonts w:ascii="Arial" w:hAnsi="Arial" w:eastAsia="宋体" w:cs="Arial"/>
      <w:color w:val="auto"/>
      <w:sz w:val="20"/>
    </w:rPr>
  </w:style>
  <w:style w:type="character" w:customStyle="1" w:styleId="1415">
    <w:name w:val="EmailStyle14161"/>
    <w:uiPriority w:val="0"/>
    <w:rPr>
      <w:rFonts w:ascii="Arial" w:hAnsi="Arial" w:eastAsia="宋体" w:cs="Arial"/>
      <w:color w:val="auto"/>
      <w:sz w:val="20"/>
    </w:rPr>
  </w:style>
  <w:style w:type="character" w:customStyle="1" w:styleId="1416">
    <w:name w:val="EmailStyle14171"/>
    <w:uiPriority w:val="0"/>
    <w:rPr>
      <w:rFonts w:ascii="Arial" w:hAnsi="Arial" w:eastAsia="宋体" w:cs="Arial"/>
      <w:color w:val="auto"/>
      <w:sz w:val="20"/>
    </w:rPr>
  </w:style>
  <w:style w:type="character" w:customStyle="1" w:styleId="1417">
    <w:name w:val="EmailStyle14181"/>
    <w:uiPriority w:val="0"/>
    <w:rPr>
      <w:rFonts w:ascii="Arial" w:hAnsi="Arial" w:eastAsia="宋体" w:cs="Arial"/>
      <w:color w:val="auto"/>
      <w:sz w:val="20"/>
    </w:rPr>
  </w:style>
  <w:style w:type="character" w:customStyle="1" w:styleId="1418">
    <w:name w:val="EmailStyle14191"/>
    <w:uiPriority w:val="0"/>
    <w:rPr>
      <w:rFonts w:ascii="Arial" w:hAnsi="Arial" w:eastAsia="宋体" w:cs="Arial"/>
      <w:color w:val="auto"/>
      <w:sz w:val="20"/>
    </w:rPr>
  </w:style>
  <w:style w:type="character" w:customStyle="1" w:styleId="1419">
    <w:name w:val="EmailStyle14201"/>
    <w:uiPriority w:val="0"/>
    <w:rPr>
      <w:rFonts w:ascii="Arial" w:hAnsi="Arial" w:eastAsia="宋体" w:cs="Arial"/>
      <w:color w:val="auto"/>
      <w:sz w:val="20"/>
    </w:rPr>
  </w:style>
  <w:style w:type="character" w:customStyle="1" w:styleId="1420">
    <w:name w:val="EmailStyle14211"/>
    <w:uiPriority w:val="0"/>
    <w:rPr>
      <w:rFonts w:ascii="Arial" w:hAnsi="Arial" w:eastAsia="宋体" w:cs="Arial"/>
      <w:color w:val="auto"/>
      <w:sz w:val="20"/>
    </w:rPr>
  </w:style>
  <w:style w:type="character" w:customStyle="1" w:styleId="1421">
    <w:name w:val="EmailStyle14221"/>
    <w:uiPriority w:val="0"/>
    <w:rPr>
      <w:rFonts w:ascii="Arial" w:hAnsi="Arial" w:eastAsia="宋体" w:cs="Arial"/>
      <w:color w:val="auto"/>
      <w:sz w:val="20"/>
    </w:rPr>
  </w:style>
  <w:style w:type="character" w:customStyle="1" w:styleId="1422">
    <w:name w:val="EmailStyle14231"/>
    <w:uiPriority w:val="0"/>
    <w:rPr>
      <w:rFonts w:ascii="Arial" w:hAnsi="Arial" w:eastAsia="宋体" w:cs="Arial"/>
      <w:color w:val="auto"/>
      <w:sz w:val="20"/>
    </w:rPr>
  </w:style>
  <w:style w:type="character" w:customStyle="1" w:styleId="1423">
    <w:name w:val="EmailStyle14241"/>
    <w:uiPriority w:val="0"/>
    <w:rPr>
      <w:rFonts w:ascii="Arial" w:hAnsi="Arial" w:eastAsia="宋体" w:cs="Arial"/>
      <w:color w:val="auto"/>
      <w:sz w:val="20"/>
    </w:rPr>
  </w:style>
  <w:style w:type="character" w:customStyle="1" w:styleId="1424">
    <w:name w:val="EmailStyle14251"/>
    <w:uiPriority w:val="0"/>
    <w:rPr>
      <w:rFonts w:ascii="Arial" w:hAnsi="Arial" w:eastAsia="宋体" w:cs="Arial"/>
      <w:color w:val="auto"/>
      <w:sz w:val="20"/>
    </w:rPr>
  </w:style>
  <w:style w:type="character" w:customStyle="1" w:styleId="1425">
    <w:name w:val="EmailStyle14261"/>
    <w:uiPriority w:val="0"/>
    <w:rPr>
      <w:rFonts w:ascii="Arial" w:hAnsi="Arial" w:eastAsia="宋体" w:cs="Arial"/>
      <w:color w:val="auto"/>
      <w:sz w:val="20"/>
    </w:rPr>
  </w:style>
  <w:style w:type="character" w:customStyle="1" w:styleId="1426">
    <w:name w:val="EmailStyle14271"/>
    <w:uiPriority w:val="0"/>
    <w:rPr>
      <w:rFonts w:ascii="Arial" w:hAnsi="Arial" w:eastAsia="宋体" w:cs="Arial"/>
      <w:color w:val="auto"/>
      <w:sz w:val="20"/>
    </w:rPr>
  </w:style>
  <w:style w:type="character" w:customStyle="1" w:styleId="1427">
    <w:name w:val="EmailStyle14281"/>
    <w:uiPriority w:val="0"/>
    <w:rPr>
      <w:rFonts w:ascii="Arial" w:hAnsi="Arial" w:eastAsia="宋体" w:cs="Arial"/>
      <w:color w:val="auto"/>
      <w:sz w:val="20"/>
    </w:rPr>
  </w:style>
  <w:style w:type="character" w:customStyle="1" w:styleId="1428">
    <w:name w:val="EmailStyle14291"/>
    <w:uiPriority w:val="0"/>
    <w:rPr>
      <w:rFonts w:ascii="Arial" w:hAnsi="Arial" w:eastAsia="宋体" w:cs="Arial"/>
      <w:color w:val="auto"/>
      <w:sz w:val="20"/>
    </w:rPr>
  </w:style>
  <w:style w:type="character" w:customStyle="1" w:styleId="1429">
    <w:name w:val="EmailStyle14301"/>
    <w:uiPriority w:val="0"/>
    <w:rPr>
      <w:rFonts w:ascii="Arial" w:hAnsi="Arial" w:eastAsia="宋体" w:cs="Arial"/>
      <w:color w:val="auto"/>
      <w:sz w:val="20"/>
    </w:rPr>
  </w:style>
  <w:style w:type="character" w:customStyle="1" w:styleId="1430">
    <w:name w:val="EmailStyle14311"/>
    <w:uiPriority w:val="0"/>
    <w:rPr>
      <w:rFonts w:ascii="Arial" w:hAnsi="Arial" w:eastAsia="宋体" w:cs="Arial"/>
      <w:color w:val="auto"/>
      <w:sz w:val="20"/>
    </w:rPr>
  </w:style>
  <w:style w:type="character" w:customStyle="1" w:styleId="1431">
    <w:name w:val="EmailStyle14321"/>
    <w:uiPriority w:val="0"/>
    <w:rPr>
      <w:rFonts w:ascii="Arial" w:hAnsi="Arial" w:eastAsia="宋体" w:cs="Arial"/>
      <w:color w:val="auto"/>
      <w:sz w:val="20"/>
    </w:rPr>
  </w:style>
  <w:style w:type="character" w:customStyle="1" w:styleId="1432">
    <w:name w:val="EmailStyle14331"/>
    <w:uiPriority w:val="0"/>
    <w:rPr>
      <w:rFonts w:ascii="Arial" w:hAnsi="Arial" w:eastAsia="宋体" w:cs="Arial"/>
      <w:color w:val="auto"/>
      <w:sz w:val="20"/>
    </w:rPr>
  </w:style>
  <w:style w:type="character" w:customStyle="1" w:styleId="1433">
    <w:name w:val="EmailStyle14341"/>
    <w:uiPriority w:val="0"/>
    <w:rPr>
      <w:rFonts w:ascii="Arial" w:hAnsi="Arial" w:eastAsia="宋体" w:cs="Arial"/>
      <w:color w:val="auto"/>
      <w:sz w:val="20"/>
    </w:rPr>
  </w:style>
  <w:style w:type="character" w:customStyle="1" w:styleId="1434">
    <w:name w:val="EmailStyle14351"/>
    <w:uiPriority w:val="0"/>
    <w:rPr>
      <w:rFonts w:ascii="Arial" w:hAnsi="Arial" w:eastAsia="宋体" w:cs="Arial"/>
      <w:color w:val="auto"/>
      <w:sz w:val="20"/>
    </w:rPr>
  </w:style>
  <w:style w:type="character" w:customStyle="1" w:styleId="1435">
    <w:name w:val="EmailStyle14361"/>
    <w:uiPriority w:val="0"/>
    <w:rPr>
      <w:rFonts w:ascii="Arial" w:hAnsi="Arial" w:eastAsia="宋体" w:cs="Arial"/>
      <w:color w:val="auto"/>
      <w:sz w:val="20"/>
    </w:rPr>
  </w:style>
  <w:style w:type="character" w:customStyle="1" w:styleId="1436">
    <w:name w:val="EmailStyle14371"/>
    <w:uiPriority w:val="0"/>
    <w:rPr>
      <w:rFonts w:ascii="Arial" w:hAnsi="Arial" w:eastAsia="宋体" w:cs="Arial"/>
      <w:color w:val="auto"/>
      <w:sz w:val="20"/>
    </w:rPr>
  </w:style>
  <w:style w:type="character" w:customStyle="1" w:styleId="1437">
    <w:name w:val="EmailStyle14381"/>
    <w:uiPriority w:val="0"/>
    <w:rPr>
      <w:rFonts w:ascii="Arial" w:hAnsi="Arial" w:eastAsia="宋体" w:cs="Arial"/>
      <w:color w:val="auto"/>
      <w:sz w:val="20"/>
    </w:rPr>
  </w:style>
  <w:style w:type="character" w:customStyle="1" w:styleId="1438">
    <w:name w:val="EmailStyle14391"/>
    <w:uiPriority w:val="0"/>
    <w:rPr>
      <w:rFonts w:ascii="Arial" w:hAnsi="Arial" w:eastAsia="宋体" w:cs="Arial"/>
      <w:color w:val="auto"/>
      <w:sz w:val="20"/>
    </w:rPr>
  </w:style>
  <w:style w:type="character" w:customStyle="1" w:styleId="1439">
    <w:name w:val="EmailStyle14401"/>
    <w:uiPriority w:val="0"/>
    <w:rPr>
      <w:rFonts w:ascii="Arial" w:hAnsi="Arial" w:eastAsia="宋体" w:cs="Arial"/>
      <w:color w:val="auto"/>
      <w:sz w:val="20"/>
    </w:rPr>
  </w:style>
  <w:style w:type="character" w:customStyle="1" w:styleId="1440">
    <w:name w:val="EmailStyle14411"/>
    <w:uiPriority w:val="0"/>
    <w:rPr>
      <w:rFonts w:ascii="Arial" w:hAnsi="Arial" w:eastAsia="宋体" w:cs="Arial"/>
      <w:color w:val="auto"/>
      <w:sz w:val="20"/>
    </w:rPr>
  </w:style>
  <w:style w:type="character" w:customStyle="1" w:styleId="1441">
    <w:name w:val="EmailStyle14421"/>
    <w:uiPriority w:val="0"/>
    <w:rPr>
      <w:rFonts w:ascii="Arial" w:hAnsi="Arial" w:eastAsia="宋体" w:cs="Arial"/>
      <w:color w:val="auto"/>
      <w:sz w:val="20"/>
    </w:rPr>
  </w:style>
  <w:style w:type="character" w:customStyle="1" w:styleId="1442">
    <w:name w:val="EmailStyle14431"/>
    <w:uiPriority w:val="0"/>
    <w:rPr>
      <w:rFonts w:ascii="Arial" w:hAnsi="Arial" w:eastAsia="宋体" w:cs="Arial"/>
      <w:color w:val="auto"/>
      <w:sz w:val="20"/>
    </w:rPr>
  </w:style>
  <w:style w:type="character" w:customStyle="1" w:styleId="1443">
    <w:name w:val="EmailStyle14441"/>
    <w:uiPriority w:val="0"/>
    <w:rPr>
      <w:rFonts w:ascii="Arial" w:hAnsi="Arial" w:eastAsia="宋体" w:cs="Arial"/>
      <w:color w:val="auto"/>
      <w:sz w:val="20"/>
    </w:rPr>
  </w:style>
  <w:style w:type="character" w:customStyle="1" w:styleId="1444">
    <w:name w:val="EmailStyle14451"/>
    <w:uiPriority w:val="0"/>
    <w:rPr>
      <w:rFonts w:ascii="Arial" w:hAnsi="Arial" w:eastAsia="宋体" w:cs="Arial"/>
      <w:color w:val="auto"/>
      <w:sz w:val="20"/>
    </w:rPr>
  </w:style>
  <w:style w:type="character" w:customStyle="1" w:styleId="1445">
    <w:name w:val="EmailStyle14461"/>
    <w:uiPriority w:val="0"/>
    <w:rPr>
      <w:rFonts w:ascii="Arial" w:hAnsi="Arial" w:eastAsia="宋体" w:cs="Arial"/>
      <w:color w:val="auto"/>
      <w:sz w:val="20"/>
    </w:rPr>
  </w:style>
  <w:style w:type="character" w:customStyle="1" w:styleId="1446">
    <w:name w:val="EmailStyle14471"/>
    <w:uiPriority w:val="0"/>
    <w:rPr>
      <w:rFonts w:ascii="Arial" w:hAnsi="Arial" w:eastAsia="宋体" w:cs="Arial"/>
      <w:color w:val="auto"/>
      <w:sz w:val="20"/>
    </w:rPr>
  </w:style>
  <w:style w:type="character" w:customStyle="1" w:styleId="1447">
    <w:name w:val="EmailStyle14481"/>
    <w:uiPriority w:val="0"/>
    <w:rPr>
      <w:rFonts w:ascii="Arial" w:hAnsi="Arial" w:eastAsia="宋体" w:cs="Arial"/>
      <w:color w:val="auto"/>
      <w:sz w:val="20"/>
    </w:rPr>
  </w:style>
  <w:style w:type="character" w:customStyle="1" w:styleId="1448">
    <w:name w:val="EmailStyle14491"/>
    <w:uiPriority w:val="0"/>
    <w:rPr>
      <w:rFonts w:ascii="Arial" w:hAnsi="Arial" w:eastAsia="宋体" w:cs="Arial"/>
      <w:color w:val="auto"/>
      <w:sz w:val="20"/>
    </w:rPr>
  </w:style>
  <w:style w:type="character" w:customStyle="1" w:styleId="1449">
    <w:name w:val="EmailStyle14501"/>
    <w:uiPriority w:val="0"/>
    <w:rPr>
      <w:rFonts w:ascii="Arial" w:hAnsi="Arial" w:eastAsia="宋体" w:cs="Arial"/>
      <w:color w:val="auto"/>
      <w:sz w:val="20"/>
    </w:rPr>
  </w:style>
  <w:style w:type="character" w:customStyle="1" w:styleId="1450">
    <w:name w:val="EmailStyle14511"/>
    <w:uiPriority w:val="0"/>
    <w:rPr>
      <w:rFonts w:ascii="Arial" w:hAnsi="Arial" w:eastAsia="宋体" w:cs="Arial"/>
      <w:color w:val="auto"/>
      <w:sz w:val="20"/>
    </w:rPr>
  </w:style>
  <w:style w:type="character" w:customStyle="1" w:styleId="1451">
    <w:name w:val="EmailStyle14521"/>
    <w:uiPriority w:val="0"/>
    <w:rPr>
      <w:rFonts w:ascii="Arial" w:hAnsi="Arial" w:eastAsia="宋体" w:cs="Arial"/>
      <w:color w:val="auto"/>
      <w:sz w:val="20"/>
    </w:rPr>
  </w:style>
  <w:style w:type="character" w:customStyle="1" w:styleId="1452">
    <w:name w:val="EmailStyle14531"/>
    <w:uiPriority w:val="0"/>
    <w:rPr>
      <w:rFonts w:ascii="Arial" w:hAnsi="Arial" w:eastAsia="宋体" w:cs="Arial"/>
      <w:color w:val="auto"/>
      <w:sz w:val="20"/>
    </w:rPr>
  </w:style>
  <w:style w:type="character" w:customStyle="1" w:styleId="1453">
    <w:name w:val="EmailStyle14541"/>
    <w:uiPriority w:val="0"/>
    <w:rPr>
      <w:rFonts w:ascii="Arial" w:hAnsi="Arial" w:eastAsia="宋体" w:cs="Arial"/>
      <w:color w:val="auto"/>
      <w:sz w:val="20"/>
    </w:rPr>
  </w:style>
  <w:style w:type="character" w:customStyle="1" w:styleId="1454">
    <w:name w:val="EmailStyle14551"/>
    <w:uiPriority w:val="0"/>
    <w:rPr>
      <w:rFonts w:ascii="Arial" w:hAnsi="Arial" w:eastAsia="宋体" w:cs="Arial"/>
      <w:color w:val="auto"/>
      <w:sz w:val="20"/>
    </w:rPr>
  </w:style>
  <w:style w:type="character" w:customStyle="1" w:styleId="1455">
    <w:name w:val="EmailStyle14561"/>
    <w:uiPriority w:val="0"/>
    <w:rPr>
      <w:rFonts w:ascii="Arial" w:hAnsi="Arial" w:eastAsia="宋体" w:cs="Arial"/>
      <w:color w:val="auto"/>
      <w:sz w:val="20"/>
    </w:rPr>
  </w:style>
  <w:style w:type="character" w:customStyle="1" w:styleId="1456">
    <w:name w:val="EmailStyle14571"/>
    <w:uiPriority w:val="0"/>
    <w:rPr>
      <w:rFonts w:ascii="Arial" w:hAnsi="Arial" w:eastAsia="宋体" w:cs="Arial"/>
      <w:color w:val="auto"/>
      <w:sz w:val="20"/>
    </w:rPr>
  </w:style>
  <w:style w:type="character" w:customStyle="1" w:styleId="1457">
    <w:name w:val="EmailStyle14581"/>
    <w:uiPriority w:val="0"/>
    <w:rPr>
      <w:rFonts w:ascii="Arial" w:hAnsi="Arial" w:eastAsia="宋体" w:cs="Arial"/>
      <w:color w:val="auto"/>
      <w:sz w:val="20"/>
    </w:rPr>
  </w:style>
  <w:style w:type="character" w:customStyle="1" w:styleId="1458">
    <w:name w:val="EmailStyle14591"/>
    <w:uiPriority w:val="0"/>
    <w:rPr>
      <w:rFonts w:ascii="Arial" w:hAnsi="Arial" w:eastAsia="宋体" w:cs="Arial"/>
      <w:color w:val="auto"/>
      <w:sz w:val="20"/>
    </w:rPr>
  </w:style>
  <w:style w:type="character" w:customStyle="1" w:styleId="1459">
    <w:name w:val="EmailStyle14601"/>
    <w:uiPriority w:val="0"/>
    <w:rPr>
      <w:rFonts w:ascii="Arial" w:hAnsi="Arial" w:eastAsia="宋体" w:cs="Arial"/>
      <w:color w:val="auto"/>
      <w:sz w:val="20"/>
    </w:rPr>
  </w:style>
  <w:style w:type="character" w:customStyle="1" w:styleId="1460">
    <w:name w:val="EmailStyle14611"/>
    <w:uiPriority w:val="0"/>
    <w:rPr>
      <w:rFonts w:ascii="Arial" w:hAnsi="Arial" w:eastAsia="宋体" w:cs="Arial"/>
      <w:color w:val="auto"/>
      <w:sz w:val="20"/>
    </w:rPr>
  </w:style>
  <w:style w:type="character" w:customStyle="1" w:styleId="1461">
    <w:name w:val="EmailStyle14621"/>
    <w:uiPriority w:val="0"/>
    <w:rPr>
      <w:rFonts w:ascii="Arial" w:hAnsi="Arial" w:eastAsia="宋体" w:cs="Arial"/>
      <w:color w:val="auto"/>
      <w:sz w:val="20"/>
    </w:rPr>
  </w:style>
  <w:style w:type="character" w:customStyle="1" w:styleId="1462">
    <w:name w:val="EmailStyle14631"/>
    <w:uiPriority w:val="0"/>
    <w:rPr>
      <w:rFonts w:ascii="Arial" w:hAnsi="Arial" w:eastAsia="宋体" w:cs="Arial"/>
      <w:color w:val="auto"/>
      <w:sz w:val="20"/>
    </w:rPr>
  </w:style>
  <w:style w:type="character" w:customStyle="1" w:styleId="1463">
    <w:name w:val="EmailStyle14641"/>
    <w:uiPriority w:val="0"/>
    <w:rPr>
      <w:rFonts w:ascii="Arial" w:hAnsi="Arial" w:eastAsia="宋体" w:cs="Arial"/>
      <w:color w:val="auto"/>
      <w:sz w:val="20"/>
    </w:rPr>
  </w:style>
  <w:style w:type="character" w:customStyle="1" w:styleId="1464">
    <w:name w:val="EmailStyle14651"/>
    <w:uiPriority w:val="0"/>
    <w:rPr>
      <w:rFonts w:ascii="Arial" w:hAnsi="Arial" w:eastAsia="宋体" w:cs="Arial"/>
      <w:color w:val="auto"/>
      <w:sz w:val="20"/>
    </w:rPr>
  </w:style>
  <w:style w:type="character" w:customStyle="1" w:styleId="1465">
    <w:name w:val="EmailStyle14661"/>
    <w:uiPriority w:val="0"/>
    <w:rPr>
      <w:rFonts w:ascii="Arial" w:hAnsi="Arial" w:eastAsia="宋体" w:cs="Arial"/>
      <w:color w:val="auto"/>
      <w:sz w:val="20"/>
    </w:rPr>
  </w:style>
  <w:style w:type="character" w:customStyle="1" w:styleId="1466">
    <w:name w:val="EmailStyle14671"/>
    <w:uiPriority w:val="0"/>
    <w:rPr>
      <w:rFonts w:ascii="Arial" w:hAnsi="Arial" w:eastAsia="宋体" w:cs="Arial"/>
      <w:color w:val="auto"/>
      <w:sz w:val="20"/>
    </w:rPr>
  </w:style>
  <w:style w:type="character" w:customStyle="1" w:styleId="1467">
    <w:name w:val="EmailStyle14681"/>
    <w:uiPriority w:val="0"/>
    <w:rPr>
      <w:rFonts w:ascii="Arial" w:hAnsi="Arial" w:eastAsia="宋体" w:cs="Arial"/>
      <w:color w:val="auto"/>
      <w:sz w:val="20"/>
    </w:rPr>
  </w:style>
  <w:style w:type="character" w:customStyle="1" w:styleId="1468">
    <w:name w:val="EmailStyle14691"/>
    <w:uiPriority w:val="0"/>
    <w:rPr>
      <w:rFonts w:ascii="Arial" w:hAnsi="Arial" w:eastAsia="宋体" w:cs="Arial"/>
      <w:color w:val="auto"/>
      <w:sz w:val="20"/>
    </w:rPr>
  </w:style>
  <w:style w:type="character" w:customStyle="1" w:styleId="1469">
    <w:name w:val="EmailStyle14701"/>
    <w:uiPriority w:val="0"/>
    <w:rPr>
      <w:rFonts w:ascii="Arial" w:hAnsi="Arial" w:eastAsia="宋体" w:cs="Arial"/>
      <w:color w:val="auto"/>
      <w:sz w:val="20"/>
    </w:rPr>
  </w:style>
  <w:style w:type="character" w:customStyle="1" w:styleId="1470">
    <w:name w:val="EmailStyle14711"/>
    <w:uiPriority w:val="0"/>
    <w:rPr>
      <w:rFonts w:ascii="Arial" w:hAnsi="Arial" w:eastAsia="宋体" w:cs="Arial"/>
      <w:color w:val="auto"/>
      <w:sz w:val="20"/>
    </w:rPr>
  </w:style>
  <w:style w:type="character" w:customStyle="1" w:styleId="1471">
    <w:name w:val="EmailStyle14721"/>
    <w:uiPriority w:val="0"/>
    <w:rPr>
      <w:rFonts w:ascii="Arial" w:hAnsi="Arial" w:eastAsia="宋体" w:cs="Arial"/>
      <w:color w:val="auto"/>
      <w:sz w:val="20"/>
    </w:rPr>
  </w:style>
  <w:style w:type="character" w:customStyle="1" w:styleId="1472">
    <w:name w:val="EmailStyle14731"/>
    <w:uiPriority w:val="0"/>
    <w:rPr>
      <w:rFonts w:ascii="Arial" w:hAnsi="Arial" w:eastAsia="宋体" w:cs="Arial"/>
      <w:color w:val="auto"/>
      <w:sz w:val="20"/>
    </w:rPr>
  </w:style>
  <w:style w:type="character" w:customStyle="1" w:styleId="1473">
    <w:name w:val="EmailStyle14741"/>
    <w:uiPriority w:val="0"/>
    <w:rPr>
      <w:rFonts w:ascii="Arial" w:hAnsi="Arial" w:eastAsia="宋体" w:cs="Arial"/>
      <w:color w:val="auto"/>
      <w:sz w:val="20"/>
    </w:rPr>
  </w:style>
  <w:style w:type="character" w:customStyle="1" w:styleId="1474">
    <w:name w:val="EmailStyle14751"/>
    <w:uiPriority w:val="0"/>
    <w:rPr>
      <w:rFonts w:ascii="Arial" w:hAnsi="Arial" w:eastAsia="宋体" w:cs="Arial"/>
      <w:color w:val="auto"/>
      <w:sz w:val="20"/>
    </w:rPr>
  </w:style>
  <w:style w:type="character" w:customStyle="1" w:styleId="1475">
    <w:name w:val="EmailStyle14761"/>
    <w:uiPriority w:val="0"/>
    <w:rPr>
      <w:rFonts w:ascii="Arial" w:hAnsi="Arial" w:eastAsia="宋体" w:cs="Arial"/>
      <w:color w:val="auto"/>
      <w:sz w:val="20"/>
    </w:rPr>
  </w:style>
  <w:style w:type="character" w:customStyle="1" w:styleId="1476">
    <w:name w:val="EmailStyle14771"/>
    <w:uiPriority w:val="0"/>
    <w:rPr>
      <w:rFonts w:ascii="Arial" w:hAnsi="Arial" w:eastAsia="宋体" w:cs="Arial"/>
      <w:color w:val="auto"/>
      <w:sz w:val="20"/>
    </w:rPr>
  </w:style>
  <w:style w:type="character" w:customStyle="1" w:styleId="1477">
    <w:name w:val="EmailStyle14781"/>
    <w:uiPriority w:val="0"/>
    <w:rPr>
      <w:rFonts w:ascii="Arial" w:hAnsi="Arial" w:eastAsia="宋体" w:cs="Arial"/>
      <w:color w:val="auto"/>
      <w:sz w:val="20"/>
    </w:rPr>
  </w:style>
  <w:style w:type="character" w:customStyle="1" w:styleId="1478">
    <w:name w:val="EmailStyle14791"/>
    <w:uiPriority w:val="0"/>
    <w:rPr>
      <w:rFonts w:ascii="Arial" w:hAnsi="Arial" w:eastAsia="宋体" w:cs="Arial"/>
      <w:color w:val="auto"/>
      <w:sz w:val="20"/>
    </w:rPr>
  </w:style>
  <w:style w:type="character" w:customStyle="1" w:styleId="1479">
    <w:name w:val="EmailStyle14801"/>
    <w:uiPriority w:val="0"/>
    <w:rPr>
      <w:rFonts w:ascii="Arial" w:hAnsi="Arial" w:eastAsia="宋体" w:cs="Arial"/>
      <w:color w:val="auto"/>
      <w:sz w:val="20"/>
    </w:rPr>
  </w:style>
  <w:style w:type="character" w:customStyle="1" w:styleId="1480">
    <w:name w:val="EmailStyle14811"/>
    <w:uiPriority w:val="0"/>
    <w:rPr>
      <w:rFonts w:ascii="Arial" w:hAnsi="Arial" w:eastAsia="宋体" w:cs="Arial"/>
      <w:color w:val="auto"/>
      <w:sz w:val="20"/>
    </w:rPr>
  </w:style>
  <w:style w:type="character" w:customStyle="1" w:styleId="1481">
    <w:name w:val="EmailStyle14821"/>
    <w:uiPriority w:val="0"/>
    <w:rPr>
      <w:rFonts w:ascii="Arial" w:hAnsi="Arial" w:eastAsia="宋体" w:cs="Arial"/>
      <w:color w:val="auto"/>
      <w:sz w:val="20"/>
    </w:rPr>
  </w:style>
  <w:style w:type="character" w:customStyle="1" w:styleId="1482">
    <w:name w:val="EmailStyle14831"/>
    <w:uiPriority w:val="0"/>
    <w:rPr>
      <w:rFonts w:ascii="Arial" w:hAnsi="Arial" w:eastAsia="宋体" w:cs="Arial"/>
      <w:color w:val="auto"/>
      <w:sz w:val="20"/>
    </w:rPr>
  </w:style>
  <w:style w:type="character" w:customStyle="1" w:styleId="1483">
    <w:name w:val="EmailStyle14841"/>
    <w:uiPriority w:val="0"/>
    <w:rPr>
      <w:rFonts w:ascii="Arial" w:hAnsi="Arial" w:eastAsia="宋体" w:cs="Arial"/>
      <w:color w:val="auto"/>
      <w:sz w:val="20"/>
    </w:rPr>
  </w:style>
  <w:style w:type="character" w:customStyle="1" w:styleId="1484">
    <w:name w:val="EmailStyle14851"/>
    <w:uiPriority w:val="0"/>
    <w:rPr>
      <w:rFonts w:ascii="Arial" w:hAnsi="Arial" w:eastAsia="宋体" w:cs="Arial"/>
      <w:color w:val="auto"/>
      <w:sz w:val="20"/>
    </w:rPr>
  </w:style>
  <w:style w:type="character" w:customStyle="1" w:styleId="1485">
    <w:name w:val="EmailStyle14861"/>
    <w:uiPriority w:val="0"/>
    <w:rPr>
      <w:rFonts w:ascii="Arial" w:hAnsi="Arial" w:eastAsia="宋体" w:cs="Arial"/>
      <w:color w:val="auto"/>
      <w:sz w:val="20"/>
    </w:rPr>
  </w:style>
  <w:style w:type="character" w:customStyle="1" w:styleId="1486">
    <w:name w:val="EmailStyle14871"/>
    <w:uiPriority w:val="0"/>
    <w:rPr>
      <w:rFonts w:ascii="Arial" w:hAnsi="Arial" w:eastAsia="宋体" w:cs="Arial"/>
      <w:color w:val="auto"/>
      <w:sz w:val="20"/>
    </w:rPr>
  </w:style>
  <w:style w:type="character" w:customStyle="1" w:styleId="1487">
    <w:name w:val="EmailStyle14881"/>
    <w:uiPriority w:val="0"/>
    <w:rPr>
      <w:rFonts w:ascii="Arial" w:hAnsi="Arial" w:eastAsia="宋体" w:cs="Arial"/>
      <w:color w:val="auto"/>
      <w:sz w:val="20"/>
    </w:rPr>
  </w:style>
  <w:style w:type="character" w:customStyle="1" w:styleId="1488">
    <w:name w:val="EmailStyle14891"/>
    <w:uiPriority w:val="0"/>
    <w:rPr>
      <w:rFonts w:ascii="Arial" w:hAnsi="Arial" w:eastAsia="宋体" w:cs="Arial"/>
      <w:color w:val="auto"/>
      <w:sz w:val="20"/>
    </w:rPr>
  </w:style>
  <w:style w:type="character" w:customStyle="1" w:styleId="1489">
    <w:name w:val="EmailStyle14901"/>
    <w:uiPriority w:val="0"/>
    <w:rPr>
      <w:rFonts w:ascii="Arial" w:hAnsi="Arial" w:eastAsia="宋体" w:cs="Arial"/>
      <w:color w:val="auto"/>
      <w:sz w:val="20"/>
    </w:rPr>
  </w:style>
  <w:style w:type="character" w:customStyle="1" w:styleId="1490">
    <w:name w:val="EmailStyle14911"/>
    <w:uiPriority w:val="0"/>
    <w:rPr>
      <w:rFonts w:ascii="Arial" w:hAnsi="Arial" w:eastAsia="宋体" w:cs="Arial"/>
      <w:color w:val="auto"/>
      <w:sz w:val="20"/>
    </w:rPr>
  </w:style>
  <w:style w:type="character" w:customStyle="1" w:styleId="1491">
    <w:name w:val="EmailStyle14921"/>
    <w:uiPriority w:val="0"/>
    <w:rPr>
      <w:rFonts w:ascii="Arial" w:hAnsi="Arial" w:eastAsia="宋体" w:cs="Arial"/>
      <w:color w:val="auto"/>
      <w:sz w:val="20"/>
    </w:rPr>
  </w:style>
  <w:style w:type="character" w:customStyle="1" w:styleId="1492">
    <w:name w:val="EmailStyle14931"/>
    <w:uiPriority w:val="0"/>
    <w:rPr>
      <w:rFonts w:ascii="Arial" w:hAnsi="Arial" w:eastAsia="宋体" w:cs="Arial"/>
      <w:color w:val="auto"/>
      <w:sz w:val="20"/>
    </w:rPr>
  </w:style>
  <w:style w:type="character" w:customStyle="1" w:styleId="1493">
    <w:name w:val="EmailStyle14941"/>
    <w:uiPriority w:val="0"/>
    <w:rPr>
      <w:rFonts w:ascii="Arial" w:hAnsi="Arial" w:eastAsia="宋体" w:cs="Arial"/>
      <w:color w:val="auto"/>
      <w:sz w:val="20"/>
    </w:rPr>
  </w:style>
  <w:style w:type="character" w:customStyle="1" w:styleId="1494">
    <w:name w:val="EmailStyle14951"/>
    <w:uiPriority w:val="0"/>
    <w:rPr>
      <w:rFonts w:ascii="Arial" w:hAnsi="Arial" w:eastAsia="宋体" w:cs="Arial"/>
      <w:color w:val="auto"/>
      <w:sz w:val="20"/>
    </w:rPr>
  </w:style>
  <w:style w:type="character" w:customStyle="1" w:styleId="1495">
    <w:name w:val="EmailStyle14961"/>
    <w:uiPriority w:val="0"/>
    <w:rPr>
      <w:rFonts w:ascii="Arial" w:hAnsi="Arial" w:eastAsia="宋体" w:cs="Arial"/>
      <w:color w:val="auto"/>
      <w:sz w:val="20"/>
    </w:rPr>
  </w:style>
  <w:style w:type="character" w:customStyle="1" w:styleId="1496">
    <w:name w:val="EmailStyle14971"/>
    <w:uiPriority w:val="0"/>
    <w:rPr>
      <w:rFonts w:ascii="Arial" w:hAnsi="Arial" w:eastAsia="宋体" w:cs="Arial"/>
      <w:color w:val="auto"/>
      <w:sz w:val="20"/>
    </w:rPr>
  </w:style>
  <w:style w:type="character" w:customStyle="1" w:styleId="1497">
    <w:name w:val="EmailStyle14981"/>
    <w:uiPriority w:val="0"/>
    <w:rPr>
      <w:rFonts w:ascii="Arial" w:hAnsi="Arial" w:eastAsia="宋体" w:cs="Arial"/>
      <w:color w:val="auto"/>
      <w:sz w:val="20"/>
    </w:rPr>
  </w:style>
  <w:style w:type="character" w:customStyle="1" w:styleId="1498">
    <w:name w:val="EmailStyle14991"/>
    <w:uiPriority w:val="0"/>
    <w:rPr>
      <w:rFonts w:ascii="Arial" w:hAnsi="Arial" w:eastAsia="宋体" w:cs="Arial"/>
      <w:color w:val="auto"/>
      <w:sz w:val="20"/>
    </w:rPr>
  </w:style>
  <w:style w:type="character" w:customStyle="1" w:styleId="1499">
    <w:name w:val="EmailStyle15001"/>
    <w:uiPriority w:val="0"/>
    <w:rPr>
      <w:rFonts w:ascii="Arial" w:hAnsi="Arial" w:eastAsia="宋体" w:cs="Arial"/>
      <w:color w:val="auto"/>
      <w:sz w:val="20"/>
    </w:rPr>
  </w:style>
  <w:style w:type="character" w:customStyle="1" w:styleId="1500">
    <w:name w:val="EmailStyle15011"/>
    <w:uiPriority w:val="0"/>
    <w:rPr>
      <w:rFonts w:ascii="Arial" w:hAnsi="Arial" w:eastAsia="宋体" w:cs="Arial"/>
      <w:color w:val="auto"/>
      <w:sz w:val="20"/>
    </w:rPr>
  </w:style>
  <w:style w:type="character" w:customStyle="1" w:styleId="1501">
    <w:name w:val="EmailStyle15021"/>
    <w:uiPriority w:val="0"/>
    <w:rPr>
      <w:rFonts w:ascii="Arial" w:hAnsi="Arial" w:eastAsia="宋体" w:cs="Arial"/>
      <w:color w:val="auto"/>
      <w:sz w:val="20"/>
    </w:rPr>
  </w:style>
  <w:style w:type="character" w:customStyle="1" w:styleId="1502">
    <w:name w:val="EmailStyle15031"/>
    <w:uiPriority w:val="0"/>
    <w:rPr>
      <w:rFonts w:ascii="Arial" w:hAnsi="Arial" w:eastAsia="宋体" w:cs="Arial"/>
      <w:color w:val="auto"/>
      <w:sz w:val="20"/>
    </w:rPr>
  </w:style>
  <w:style w:type="character" w:customStyle="1" w:styleId="1503">
    <w:name w:val="EmailStyle15041"/>
    <w:uiPriority w:val="0"/>
    <w:rPr>
      <w:rFonts w:ascii="Arial" w:hAnsi="Arial" w:eastAsia="宋体" w:cs="Arial"/>
      <w:color w:val="auto"/>
      <w:sz w:val="20"/>
    </w:rPr>
  </w:style>
  <w:style w:type="character" w:customStyle="1" w:styleId="1504">
    <w:name w:val="EmailStyle15051"/>
    <w:uiPriority w:val="0"/>
    <w:rPr>
      <w:rFonts w:ascii="Arial" w:hAnsi="Arial" w:eastAsia="宋体" w:cs="Arial"/>
      <w:color w:val="auto"/>
      <w:sz w:val="20"/>
    </w:rPr>
  </w:style>
  <w:style w:type="character" w:customStyle="1" w:styleId="1505">
    <w:name w:val="EmailStyle15061"/>
    <w:uiPriority w:val="0"/>
    <w:rPr>
      <w:rFonts w:ascii="Arial" w:hAnsi="Arial" w:eastAsia="宋体" w:cs="Arial"/>
      <w:color w:val="auto"/>
      <w:sz w:val="20"/>
    </w:rPr>
  </w:style>
  <w:style w:type="character" w:customStyle="1" w:styleId="1506">
    <w:name w:val="EmailStyle15071"/>
    <w:uiPriority w:val="0"/>
    <w:rPr>
      <w:rFonts w:ascii="Arial" w:hAnsi="Arial" w:eastAsia="宋体" w:cs="Arial"/>
      <w:color w:val="auto"/>
      <w:sz w:val="20"/>
    </w:rPr>
  </w:style>
  <w:style w:type="character" w:customStyle="1" w:styleId="1507">
    <w:name w:val="EmailStyle15081"/>
    <w:uiPriority w:val="0"/>
    <w:rPr>
      <w:rFonts w:ascii="Arial" w:hAnsi="Arial" w:eastAsia="宋体" w:cs="Arial"/>
      <w:color w:val="auto"/>
      <w:sz w:val="20"/>
    </w:rPr>
  </w:style>
  <w:style w:type="character" w:customStyle="1" w:styleId="1508">
    <w:name w:val="EmailStyle15091"/>
    <w:uiPriority w:val="0"/>
    <w:rPr>
      <w:rFonts w:ascii="Arial" w:hAnsi="Arial" w:eastAsia="宋体" w:cs="Arial"/>
      <w:color w:val="auto"/>
      <w:sz w:val="20"/>
    </w:rPr>
  </w:style>
  <w:style w:type="character" w:customStyle="1" w:styleId="1509">
    <w:name w:val="EmailStyle15101"/>
    <w:uiPriority w:val="0"/>
    <w:rPr>
      <w:rFonts w:ascii="Arial" w:hAnsi="Arial" w:eastAsia="宋体" w:cs="Arial"/>
      <w:color w:val="auto"/>
      <w:sz w:val="20"/>
    </w:rPr>
  </w:style>
  <w:style w:type="character" w:customStyle="1" w:styleId="1510">
    <w:name w:val="EmailStyle15111"/>
    <w:uiPriority w:val="0"/>
    <w:rPr>
      <w:rFonts w:ascii="Arial" w:hAnsi="Arial" w:eastAsia="宋体" w:cs="Arial"/>
      <w:color w:val="auto"/>
      <w:sz w:val="20"/>
    </w:rPr>
  </w:style>
  <w:style w:type="character" w:customStyle="1" w:styleId="1511">
    <w:name w:val="EmailStyle15121"/>
    <w:uiPriority w:val="0"/>
    <w:rPr>
      <w:rFonts w:ascii="Arial" w:hAnsi="Arial" w:eastAsia="宋体" w:cs="Arial"/>
      <w:color w:val="auto"/>
      <w:sz w:val="20"/>
    </w:rPr>
  </w:style>
  <w:style w:type="character" w:customStyle="1" w:styleId="1512">
    <w:name w:val="EmailStyle15131"/>
    <w:uiPriority w:val="0"/>
    <w:rPr>
      <w:rFonts w:ascii="Arial" w:hAnsi="Arial" w:eastAsia="宋体" w:cs="Arial"/>
      <w:color w:val="auto"/>
      <w:sz w:val="20"/>
    </w:rPr>
  </w:style>
  <w:style w:type="character" w:customStyle="1" w:styleId="1513">
    <w:name w:val="EmailStyle15141"/>
    <w:uiPriority w:val="0"/>
    <w:rPr>
      <w:rFonts w:ascii="Arial" w:hAnsi="Arial" w:eastAsia="宋体" w:cs="Arial"/>
      <w:color w:val="auto"/>
      <w:sz w:val="20"/>
    </w:rPr>
  </w:style>
  <w:style w:type="character" w:customStyle="1" w:styleId="1514">
    <w:name w:val="EmailStyle15151"/>
    <w:uiPriority w:val="0"/>
    <w:rPr>
      <w:rFonts w:ascii="Arial" w:hAnsi="Arial" w:eastAsia="宋体" w:cs="Arial"/>
      <w:color w:val="auto"/>
      <w:sz w:val="20"/>
    </w:rPr>
  </w:style>
  <w:style w:type="character" w:customStyle="1" w:styleId="1515">
    <w:name w:val="EmailStyle15161"/>
    <w:uiPriority w:val="0"/>
    <w:rPr>
      <w:rFonts w:ascii="Arial" w:hAnsi="Arial" w:eastAsia="宋体" w:cs="Arial"/>
      <w:color w:val="auto"/>
      <w:sz w:val="20"/>
    </w:rPr>
  </w:style>
  <w:style w:type="character" w:customStyle="1" w:styleId="1516">
    <w:name w:val="EmailStyle15171"/>
    <w:uiPriority w:val="0"/>
    <w:rPr>
      <w:rFonts w:ascii="Arial" w:hAnsi="Arial" w:eastAsia="宋体" w:cs="Arial"/>
      <w:color w:val="auto"/>
      <w:sz w:val="20"/>
    </w:rPr>
  </w:style>
  <w:style w:type="character" w:customStyle="1" w:styleId="1517">
    <w:name w:val="EmailStyle15181"/>
    <w:uiPriority w:val="0"/>
    <w:rPr>
      <w:rFonts w:ascii="Arial" w:hAnsi="Arial" w:eastAsia="宋体" w:cs="Arial"/>
      <w:color w:val="auto"/>
      <w:sz w:val="20"/>
    </w:rPr>
  </w:style>
  <w:style w:type="character" w:customStyle="1" w:styleId="1518">
    <w:name w:val="EmailStyle15191"/>
    <w:uiPriority w:val="0"/>
    <w:rPr>
      <w:rFonts w:ascii="Arial" w:hAnsi="Arial" w:eastAsia="宋体" w:cs="Arial"/>
      <w:color w:val="auto"/>
      <w:sz w:val="20"/>
    </w:rPr>
  </w:style>
  <w:style w:type="character" w:customStyle="1" w:styleId="1519">
    <w:name w:val="EmailStyle15201"/>
    <w:uiPriority w:val="0"/>
    <w:rPr>
      <w:rFonts w:ascii="Arial" w:hAnsi="Arial" w:eastAsia="宋体" w:cs="Arial"/>
      <w:color w:val="auto"/>
      <w:sz w:val="20"/>
    </w:rPr>
  </w:style>
  <w:style w:type="character" w:customStyle="1" w:styleId="1520">
    <w:name w:val="EmailStyle15211"/>
    <w:uiPriority w:val="0"/>
    <w:rPr>
      <w:rFonts w:ascii="Arial" w:hAnsi="Arial" w:eastAsia="宋体" w:cs="Arial"/>
      <w:color w:val="auto"/>
      <w:sz w:val="20"/>
    </w:rPr>
  </w:style>
  <w:style w:type="character" w:customStyle="1" w:styleId="1521">
    <w:name w:val="EmailStyle15221"/>
    <w:uiPriority w:val="0"/>
    <w:rPr>
      <w:rFonts w:ascii="Arial" w:hAnsi="Arial" w:eastAsia="宋体" w:cs="Arial"/>
      <w:color w:val="auto"/>
      <w:sz w:val="20"/>
    </w:rPr>
  </w:style>
  <w:style w:type="paragraph" w:customStyle="1" w:styleId="1522">
    <w:name w:val="Char Char Char Char Char Char Char1"/>
    <w:basedOn w:val="1"/>
    <w:uiPriority w:val="0"/>
    <w:pPr>
      <w:widowControl/>
      <w:tabs>
        <w:tab w:val="center" w:pos="4201"/>
        <w:tab w:val="right" w:leader="dot" w:pos="9298"/>
      </w:tabs>
      <w:autoSpaceDE w:val="0"/>
      <w:autoSpaceDN w:val="0"/>
      <w:spacing w:line="360" w:lineRule="auto"/>
      <w:ind w:firstLine="200" w:firstLineChars="200"/>
    </w:pPr>
    <w:rPr>
      <w:rFonts w:ascii="宋体"/>
      <w:kern w:val="0"/>
      <w:szCs w:val="20"/>
      <w:lang/>
    </w:rPr>
  </w:style>
  <w:style w:type="character" w:customStyle="1" w:styleId="1523">
    <w:name w:val="EmailStyle15241"/>
    <w:uiPriority w:val="0"/>
    <w:rPr>
      <w:rFonts w:ascii="Arial" w:hAnsi="Arial" w:eastAsia="宋体" w:cs="Arial"/>
      <w:color w:val="auto"/>
      <w:sz w:val="20"/>
    </w:rPr>
  </w:style>
  <w:style w:type="character" w:customStyle="1" w:styleId="1524">
    <w:name w:val="EmailStyle15251"/>
    <w:uiPriority w:val="0"/>
    <w:rPr>
      <w:rFonts w:ascii="Arial" w:hAnsi="Arial" w:eastAsia="宋体" w:cs="Arial"/>
      <w:color w:val="auto"/>
      <w:sz w:val="20"/>
    </w:rPr>
  </w:style>
  <w:style w:type="character" w:customStyle="1" w:styleId="1525">
    <w:name w:val="EmailStyle15261"/>
    <w:uiPriority w:val="0"/>
    <w:rPr>
      <w:rFonts w:ascii="Arial" w:hAnsi="Arial" w:eastAsia="宋体" w:cs="Arial"/>
      <w:color w:val="auto"/>
      <w:sz w:val="20"/>
    </w:rPr>
  </w:style>
  <w:style w:type="character" w:customStyle="1" w:styleId="1526">
    <w:name w:val="EmailStyle15271"/>
    <w:uiPriority w:val="0"/>
    <w:rPr>
      <w:rFonts w:ascii="Arial" w:hAnsi="Arial" w:eastAsia="宋体" w:cs="Arial"/>
      <w:color w:val="auto"/>
      <w:sz w:val="20"/>
    </w:rPr>
  </w:style>
  <w:style w:type="character" w:customStyle="1" w:styleId="1527">
    <w:name w:val="EmailStyle15281"/>
    <w:uiPriority w:val="0"/>
    <w:rPr>
      <w:rFonts w:ascii="Arial" w:hAnsi="Arial" w:eastAsia="宋体" w:cs="Arial"/>
      <w:color w:val="auto"/>
      <w:sz w:val="20"/>
    </w:rPr>
  </w:style>
  <w:style w:type="character" w:customStyle="1" w:styleId="1528">
    <w:name w:val="EmailStyle15291"/>
    <w:uiPriority w:val="0"/>
    <w:rPr>
      <w:rFonts w:ascii="Arial" w:hAnsi="Arial" w:eastAsia="宋体" w:cs="Arial"/>
      <w:color w:val="auto"/>
      <w:sz w:val="20"/>
    </w:rPr>
  </w:style>
  <w:style w:type="character" w:customStyle="1" w:styleId="1529">
    <w:name w:val="EmailStyle15301"/>
    <w:uiPriority w:val="0"/>
    <w:rPr>
      <w:rFonts w:ascii="Arial" w:hAnsi="Arial" w:eastAsia="宋体" w:cs="Arial"/>
      <w:color w:val="auto"/>
      <w:sz w:val="20"/>
    </w:rPr>
  </w:style>
  <w:style w:type="character" w:customStyle="1" w:styleId="1530">
    <w:name w:val="EmailStyle15311"/>
    <w:uiPriority w:val="0"/>
    <w:rPr>
      <w:rFonts w:ascii="Arial" w:hAnsi="Arial" w:eastAsia="宋体" w:cs="Arial"/>
      <w:color w:val="auto"/>
      <w:sz w:val="20"/>
    </w:rPr>
  </w:style>
  <w:style w:type="character" w:customStyle="1" w:styleId="1531">
    <w:name w:val="EmailStyle15321"/>
    <w:uiPriority w:val="0"/>
    <w:rPr>
      <w:rFonts w:ascii="Arial" w:hAnsi="Arial" w:eastAsia="宋体" w:cs="Arial"/>
      <w:color w:val="auto"/>
      <w:sz w:val="20"/>
    </w:rPr>
  </w:style>
  <w:style w:type="character" w:customStyle="1" w:styleId="1532">
    <w:name w:val="EmailStyle15331"/>
    <w:uiPriority w:val="0"/>
    <w:rPr>
      <w:rFonts w:ascii="Arial" w:hAnsi="Arial" w:eastAsia="宋体" w:cs="Arial"/>
      <w:color w:val="auto"/>
      <w:sz w:val="20"/>
    </w:rPr>
  </w:style>
  <w:style w:type="character" w:customStyle="1" w:styleId="1533">
    <w:name w:val="EmailStyle15341"/>
    <w:uiPriority w:val="0"/>
    <w:rPr>
      <w:rFonts w:ascii="Arial" w:hAnsi="Arial" w:eastAsia="宋体" w:cs="Arial"/>
      <w:color w:val="auto"/>
      <w:sz w:val="20"/>
    </w:rPr>
  </w:style>
  <w:style w:type="character" w:customStyle="1" w:styleId="1534">
    <w:name w:val="EmailStyle15351"/>
    <w:uiPriority w:val="0"/>
    <w:rPr>
      <w:rFonts w:ascii="Arial" w:hAnsi="Arial" w:eastAsia="宋体" w:cs="Arial"/>
      <w:color w:val="auto"/>
      <w:sz w:val="20"/>
    </w:rPr>
  </w:style>
  <w:style w:type="character" w:customStyle="1" w:styleId="1535">
    <w:name w:val="EmailStyle15361"/>
    <w:uiPriority w:val="0"/>
    <w:rPr>
      <w:rFonts w:ascii="Arial" w:hAnsi="Arial" w:eastAsia="宋体" w:cs="Arial"/>
      <w:color w:val="auto"/>
      <w:sz w:val="20"/>
    </w:rPr>
  </w:style>
  <w:style w:type="character" w:customStyle="1" w:styleId="1536">
    <w:name w:val="EmailStyle15371"/>
    <w:uiPriority w:val="0"/>
    <w:rPr>
      <w:rFonts w:ascii="Arial" w:hAnsi="Arial" w:eastAsia="宋体" w:cs="Arial"/>
      <w:color w:val="auto"/>
      <w:sz w:val="20"/>
    </w:rPr>
  </w:style>
  <w:style w:type="character" w:customStyle="1" w:styleId="1537">
    <w:name w:val="EmailStyle15381"/>
    <w:uiPriority w:val="0"/>
    <w:rPr>
      <w:rFonts w:ascii="Arial" w:hAnsi="Arial" w:eastAsia="宋体" w:cs="Arial"/>
      <w:color w:val="auto"/>
      <w:sz w:val="20"/>
    </w:rPr>
  </w:style>
  <w:style w:type="character" w:customStyle="1" w:styleId="1538">
    <w:name w:val="EmailStyle15391"/>
    <w:uiPriority w:val="0"/>
    <w:rPr>
      <w:rFonts w:ascii="Arial" w:hAnsi="Arial" w:eastAsia="宋体" w:cs="Arial"/>
      <w:color w:val="auto"/>
      <w:sz w:val="20"/>
    </w:rPr>
  </w:style>
  <w:style w:type="character" w:customStyle="1" w:styleId="1539">
    <w:name w:val="EmailStyle15401"/>
    <w:uiPriority w:val="0"/>
    <w:rPr>
      <w:rFonts w:ascii="Arial" w:hAnsi="Arial" w:eastAsia="宋体" w:cs="Arial"/>
      <w:color w:val="auto"/>
      <w:sz w:val="20"/>
    </w:rPr>
  </w:style>
  <w:style w:type="character" w:customStyle="1" w:styleId="1540">
    <w:name w:val="EmailStyle15411"/>
    <w:uiPriority w:val="0"/>
    <w:rPr>
      <w:rFonts w:ascii="Arial" w:hAnsi="Arial" w:eastAsia="宋体" w:cs="Arial"/>
      <w:color w:val="auto"/>
      <w:sz w:val="20"/>
    </w:rPr>
  </w:style>
  <w:style w:type="character" w:customStyle="1" w:styleId="1541">
    <w:name w:val="EmailStyle15421"/>
    <w:uiPriority w:val="0"/>
    <w:rPr>
      <w:rFonts w:ascii="Arial" w:hAnsi="Arial" w:eastAsia="宋体" w:cs="Arial"/>
      <w:color w:val="auto"/>
      <w:sz w:val="20"/>
    </w:rPr>
  </w:style>
  <w:style w:type="character" w:customStyle="1" w:styleId="1542">
    <w:name w:val="EmailStyle15431"/>
    <w:uiPriority w:val="0"/>
    <w:rPr>
      <w:rFonts w:ascii="Arial" w:hAnsi="Arial" w:eastAsia="宋体" w:cs="Arial"/>
      <w:color w:val="auto"/>
      <w:sz w:val="20"/>
    </w:rPr>
  </w:style>
  <w:style w:type="character" w:customStyle="1" w:styleId="1543">
    <w:name w:val="EmailStyle15441"/>
    <w:uiPriority w:val="0"/>
    <w:rPr>
      <w:rFonts w:ascii="Arial" w:hAnsi="Arial" w:eastAsia="宋体" w:cs="Arial"/>
      <w:color w:val="auto"/>
      <w:sz w:val="20"/>
    </w:rPr>
  </w:style>
  <w:style w:type="character" w:customStyle="1" w:styleId="1544">
    <w:name w:val="EmailStyle15451"/>
    <w:uiPriority w:val="0"/>
    <w:rPr>
      <w:rFonts w:ascii="Arial" w:hAnsi="Arial" w:eastAsia="宋体" w:cs="Arial"/>
      <w:color w:val="auto"/>
      <w:sz w:val="20"/>
    </w:rPr>
  </w:style>
  <w:style w:type="character" w:customStyle="1" w:styleId="1545">
    <w:name w:val="EmailStyle15461"/>
    <w:uiPriority w:val="0"/>
    <w:rPr>
      <w:rFonts w:ascii="Arial" w:hAnsi="Arial" w:eastAsia="宋体" w:cs="Arial"/>
      <w:color w:val="auto"/>
      <w:sz w:val="20"/>
    </w:rPr>
  </w:style>
  <w:style w:type="character" w:customStyle="1" w:styleId="1546">
    <w:name w:val="EmailStyle15471"/>
    <w:uiPriority w:val="0"/>
    <w:rPr>
      <w:rFonts w:ascii="Arial" w:hAnsi="Arial" w:eastAsia="宋体" w:cs="Arial"/>
      <w:color w:val="auto"/>
      <w:sz w:val="20"/>
    </w:rPr>
  </w:style>
  <w:style w:type="character" w:customStyle="1" w:styleId="1547">
    <w:name w:val="EmailStyle15481"/>
    <w:uiPriority w:val="0"/>
    <w:rPr>
      <w:rFonts w:ascii="Arial" w:hAnsi="Arial" w:eastAsia="宋体" w:cs="Arial"/>
      <w:color w:val="auto"/>
      <w:sz w:val="20"/>
    </w:rPr>
  </w:style>
  <w:style w:type="character" w:customStyle="1" w:styleId="1548">
    <w:name w:val="EmailStyle15491"/>
    <w:uiPriority w:val="0"/>
    <w:rPr>
      <w:rFonts w:ascii="Arial" w:hAnsi="Arial" w:eastAsia="宋体" w:cs="Arial"/>
      <w:color w:val="auto"/>
      <w:sz w:val="20"/>
    </w:rPr>
  </w:style>
  <w:style w:type="character" w:customStyle="1" w:styleId="1549">
    <w:name w:val="EmailStyle15501"/>
    <w:uiPriority w:val="0"/>
    <w:rPr>
      <w:rFonts w:ascii="Arial" w:hAnsi="Arial" w:eastAsia="宋体" w:cs="Arial"/>
      <w:color w:val="auto"/>
      <w:sz w:val="20"/>
    </w:rPr>
  </w:style>
  <w:style w:type="character" w:customStyle="1" w:styleId="1550">
    <w:name w:val="EmailStyle15511"/>
    <w:uiPriority w:val="0"/>
    <w:rPr>
      <w:rFonts w:ascii="Arial" w:hAnsi="Arial" w:eastAsia="宋体" w:cs="Arial"/>
      <w:color w:val="auto"/>
      <w:sz w:val="20"/>
    </w:rPr>
  </w:style>
  <w:style w:type="character" w:customStyle="1" w:styleId="1551">
    <w:name w:val="EmailStyle15521"/>
    <w:uiPriority w:val="0"/>
    <w:rPr>
      <w:rFonts w:ascii="Arial" w:hAnsi="Arial" w:eastAsia="宋体" w:cs="Arial"/>
      <w:color w:val="auto"/>
      <w:sz w:val="20"/>
    </w:rPr>
  </w:style>
  <w:style w:type="character" w:customStyle="1" w:styleId="1552">
    <w:name w:val="EmailStyle15531"/>
    <w:uiPriority w:val="0"/>
    <w:rPr>
      <w:rFonts w:ascii="Arial" w:hAnsi="Arial" w:eastAsia="宋体" w:cs="Arial"/>
      <w:color w:val="auto"/>
      <w:sz w:val="20"/>
    </w:rPr>
  </w:style>
  <w:style w:type="character" w:customStyle="1" w:styleId="1553">
    <w:name w:val="EmailStyle15541"/>
    <w:uiPriority w:val="0"/>
    <w:rPr>
      <w:rFonts w:ascii="Arial" w:hAnsi="Arial" w:eastAsia="宋体" w:cs="Arial"/>
      <w:color w:val="auto"/>
      <w:sz w:val="20"/>
    </w:rPr>
  </w:style>
  <w:style w:type="character" w:customStyle="1" w:styleId="1554">
    <w:name w:val="EmailStyle15551"/>
    <w:uiPriority w:val="0"/>
    <w:rPr>
      <w:rFonts w:ascii="Arial" w:hAnsi="Arial" w:eastAsia="宋体" w:cs="Arial"/>
      <w:color w:val="auto"/>
      <w:sz w:val="20"/>
    </w:rPr>
  </w:style>
  <w:style w:type="character" w:customStyle="1" w:styleId="1555">
    <w:name w:val="EmailStyle15561"/>
    <w:uiPriority w:val="0"/>
    <w:rPr>
      <w:rFonts w:ascii="Arial" w:hAnsi="Arial" w:eastAsia="宋体" w:cs="Arial"/>
      <w:color w:val="auto"/>
      <w:sz w:val="20"/>
    </w:rPr>
  </w:style>
  <w:style w:type="character" w:customStyle="1" w:styleId="1556">
    <w:name w:val="EmailStyle15571"/>
    <w:uiPriority w:val="0"/>
    <w:rPr>
      <w:rFonts w:ascii="Arial" w:hAnsi="Arial" w:eastAsia="宋体" w:cs="Arial"/>
      <w:color w:val="auto"/>
      <w:sz w:val="20"/>
    </w:rPr>
  </w:style>
  <w:style w:type="character" w:customStyle="1" w:styleId="1557">
    <w:name w:val="EmailStyle15581"/>
    <w:uiPriority w:val="0"/>
    <w:rPr>
      <w:rFonts w:ascii="Arial" w:hAnsi="Arial" w:eastAsia="宋体" w:cs="Arial"/>
      <w:color w:val="auto"/>
      <w:sz w:val="20"/>
    </w:rPr>
  </w:style>
  <w:style w:type="character" w:customStyle="1" w:styleId="1558">
    <w:name w:val="EmailStyle15591"/>
    <w:uiPriority w:val="0"/>
    <w:rPr>
      <w:rFonts w:ascii="Arial" w:hAnsi="Arial" w:eastAsia="宋体" w:cs="Arial"/>
      <w:color w:val="auto"/>
      <w:sz w:val="20"/>
    </w:rPr>
  </w:style>
  <w:style w:type="character" w:customStyle="1" w:styleId="1559">
    <w:name w:val="EmailStyle15601"/>
    <w:uiPriority w:val="0"/>
    <w:rPr>
      <w:rFonts w:ascii="Arial" w:hAnsi="Arial" w:eastAsia="宋体" w:cs="Arial"/>
      <w:color w:val="auto"/>
      <w:sz w:val="20"/>
    </w:rPr>
  </w:style>
  <w:style w:type="character" w:customStyle="1" w:styleId="1560">
    <w:name w:val="EmailStyle15611"/>
    <w:uiPriority w:val="0"/>
    <w:rPr>
      <w:rFonts w:ascii="Arial" w:hAnsi="Arial" w:eastAsia="宋体" w:cs="Arial"/>
      <w:color w:val="auto"/>
      <w:sz w:val="20"/>
    </w:rPr>
  </w:style>
  <w:style w:type="character" w:customStyle="1" w:styleId="1561">
    <w:name w:val="EmailStyle15621"/>
    <w:uiPriority w:val="0"/>
    <w:rPr>
      <w:rFonts w:ascii="Arial" w:hAnsi="Arial" w:eastAsia="宋体" w:cs="Arial"/>
      <w:color w:val="auto"/>
      <w:sz w:val="20"/>
    </w:rPr>
  </w:style>
  <w:style w:type="character" w:customStyle="1" w:styleId="1562">
    <w:name w:val="EmailStyle15631"/>
    <w:uiPriority w:val="0"/>
    <w:rPr>
      <w:rFonts w:ascii="Arial" w:hAnsi="Arial" w:eastAsia="宋体" w:cs="Arial"/>
      <w:color w:val="auto"/>
      <w:sz w:val="20"/>
    </w:rPr>
  </w:style>
  <w:style w:type="character" w:customStyle="1" w:styleId="1563">
    <w:name w:val="EmailStyle15641"/>
    <w:uiPriority w:val="0"/>
    <w:rPr>
      <w:rFonts w:ascii="Arial" w:hAnsi="Arial" w:eastAsia="宋体" w:cs="Arial"/>
      <w:color w:val="auto"/>
      <w:sz w:val="20"/>
    </w:rPr>
  </w:style>
  <w:style w:type="character" w:customStyle="1" w:styleId="1564">
    <w:name w:val="EmailStyle15651"/>
    <w:uiPriority w:val="0"/>
    <w:rPr>
      <w:rFonts w:ascii="Arial" w:hAnsi="Arial" w:eastAsia="宋体" w:cs="Arial"/>
      <w:color w:val="auto"/>
      <w:sz w:val="20"/>
    </w:rPr>
  </w:style>
  <w:style w:type="character" w:customStyle="1" w:styleId="1565">
    <w:name w:val="EmailStyle15661"/>
    <w:uiPriority w:val="0"/>
    <w:rPr>
      <w:rFonts w:ascii="Arial" w:hAnsi="Arial" w:eastAsia="宋体" w:cs="Arial"/>
      <w:color w:val="auto"/>
      <w:sz w:val="20"/>
    </w:rPr>
  </w:style>
  <w:style w:type="character" w:customStyle="1" w:styleId="1566">
    <w:name w:val="EmailStyle15671"/>
    <w:uiPriority w:val="0"/>
    <w:rPr>
      <w:rFonts w:ascii="Arial" w:hAnsi="Arial" w:eastAsia="宋体" w:cs="Arial"/>
      <w:color w:val="auto"/>
      <w:sz w:val="20"/>
    </w:rPr>
  </w:style>
  <w:style w:type="character" w:customStyle="1" w:styleId="1567">
    <w:name w:val="EmailStyle15681"/>
    <w:uiPriority w:val="0"/>
    <w:rPr>
      <w:rFonts w:ascii="Arial" w:hAnsi="Arial" w:eastAsia="宋体" w:cs="Arial"/>
      <w:color w:val="auto"/>
      <w:sz w:val="20"/>
    </w:rPr>
  </w:style>
  <w:style w:type="character" w:customStyle="1" w:styleId="1568">
    <w:name w:val="EmailStyle15691"/>
    <w:uiPriority w:val="0"/>
    <w:rPr>
      <w:rFonts w:ascii="Arial" w:hAnsi="Arial" w:eastAsia="宋体" w:cs="Arial"/>
      <w:color w:val="auto"/>
      <w:sz w:val="20"/>
    </w:rPr>
  </w:style>
  <w:style w:type="character" w:customStyle="1" w:styleId="1569">
    <w:name w:val="EmailStyle15701"/>
    <w:uiPriority w:val="0"/>
    <w:rPr>
      <w:rFonts w:ascii="Arial" w:hAnsi="Arial" w:eastAsia="宋体" w:cs="Arial"/>
      <w:color w:val="auto"/>
      <w:sz w:val="20"/>
    </w:rPr>
  </w:style>
  <w:style w:type="character" w:customStyle="1" w:styleId="1570">
    <w:name w:val="EmailStyle15711"/>
    <w:uiPriority w:val="0"/>
    <w:rPr>
      <w:rFonts w:ascii="Arial" w:hAnsi="Arial" w:eastAsia="宋体" w:cs="Arial"/>
      <w:color w:val="auto"/>
      <w:sz w:val="20"/>
    </w:rPr>
  </w:style>
  <w:style w:type="character" w:customStyle="1" w:styleId="1571">
    <w:name w:val="EmailStyle15721"/>
    <w:uiPriority w:val="0"/>
    <w:rPr>
      <w:rFonts w:ascii="Arial" w:hAnsi="Arial" w:eastAsia="宋体" w:cs="Arial"/>
      <w:color w:val="auto"/>
      <w:sz w:val="20"/>
    </w:rPr>
  </w:style>
  <w:style w:type="character" w:customStyle="1" w:styleId="1572">
    <w:name w:val="EmailStyle15731"/>
    <w:uiPriority w:val="0"/>
    <w:rPr>
      <w:rFonts w:ascii="Arial" w:hAnsi="Arial" w:eastAsia="宋体" w:cs="Arial"/>
      <w:color w:val="auto"/>
      <w:sz w:val="20"/>
    </w:rPr>
  </w:style>
  <w:style w:type="character" w:customStyle="1" w:styleId="1573">
    <w:name w:val="EmailStyle15741"/>
    <w:uiPriority w:val="0"/>
    <w:rPr>
      <w:rFonts w:ascii="Arial" w:hAnsi="Arial" w:eastAsia="宋体" w:cs="Arial"/>
      <w:color w:val="auto"/>
      <w:sz w:val="20"/>
    </w:rPr>
  </w:style>
  <w:style w:type="character" w:customStyle="1" w:styleId="1574">
    <w:name w:val="EmailStyle15751"/>
    <w:uiPriority w:val="0"/>
    <w:rPr>
      <w:rFonts w:ascii="Arial" w:hAnsi="Arial" w:eastAsia="宋体" w:cs="Arial"/>
      <w:color w:val="auto"/>
      <w:sz w:val="20"/>
    </w:rPr>
  </w:style>
  <w:style w:type="character" w:customStyle="1" w:styleId="1575">
    <w:name w:val="EmailStyle15761"/>
    <w:uiPriority w:val="0"/>
    <w:rPr>
      <w:rFonts w:ascii="Arial" w:hAnsi="Arial" w:eastAsia="宋体" w:cs="Arial"/>
      <w:color w:val="auto"/>
      <w:sz w:val="20"/>
    </w:rPr>
  </w:style>
  <w:style w:type="character" w:customStyle="1" w:styleId="1576">
    <w:name w:val="EmailStyle15771"/>
    <w:uiPriority w:val="0"/>
    <w:rPr>
      <w:rFonts w:ascii="Arial" w:hAnsi="Arial" w:eastAsia="宋体" w:cs="Arial"/>
      <w:color w:val="auto"/>
      <w:sz w:val="20"/>
    </w:rPr>
  </w:style>
  <w:style w:type="character" w:customStyle="1" w:styleId="1577">
    <w:name w:val="EmailStyle15781"/>
    <w:uiPriority w:val="0"/>
    <w:rPr>
      <w:rFonts w:ascii="Arial" w:hAnsi="Arial" w:eastAsia="宋体" w:cs="Arial"/>
      <w:color w:val="auto"/>
      <w:sz w:val="20"/>
    </w:rPr>
  </w:style>
  <w:style w:type="character" w:customStyle="1" w:styleId="1578">
    <w:name w:val="EmailStyle15791"/>
    <w:uiPriority w:val="0"/>
    <w:rPr>
      <w:rFonts w:ascii="Arial" w:hAnsi="Arial" w:eastAsia="宋体" w:cs="Arial"/>
      <w:color w:val="auto"/>
      <w:sz w:val="20"/>
    </w:rPr>
  </w:style>
  <w:style w:type="character" w:customStyle="1" w:styleId="1579">
    <w:name w:val="EmailStyle15801"/>
    <w:uiPriority w:val="0"/>
    <w:rPr>
      <w:rFonts w:ascii="Arial" w:hAnsi="Arial" w:eastAsia="宋体" w:cs="Arial"/>
      <w:color w:val="auto"/>
      <w:sz w:val="20"/>
    </w:rPr>
  </w:style>
  <w:style w:type="character" w:customStyle="1" w:styleId="1580">
    <w:name w:val="EmailStyle15811"/>
    <w:uiPriority w:val="0"/>
    <w:rPr>
      <w:rFonts w:ascii="Arial" w:hAnsi="Arial" w:eastAsia="宋体" w:cs="Arial"/>
      <w:color w:val="auto"/>
      <w:sz w:val="20"/>
    </w:rPr>
  </w:style>
  <w:style w:type="character" w:customStyle="1" w:styleId="1581">
    <w:name w:val="EmailStyle15821"/>
    <w:uiPriority w:val="0"/>
    <w:rPr>
      <w:rFonts w:ascii="Arial" w:hAnsi="Arial" w:eastAsia="宋体" w:cs="Arial"/>
      <w:color w:val="auto"/>
      <w:sz w:val="20"/>
    </w:rPr>
  </w:style>
  <w:style w:type="character" w:customStyle="1" w:styleId="1582">
    <w:name w:val="EmailStyle15831"/>
    <w:uiPriority w:val="0"/>
    <w:rPr>
      <w:rFonts w:ascii="Arial" w:hAnsi="Arial" w:eastAsia="宋体" w:cs="Arial"/>
      <w:color w:val="auto"/>
      <w:sz w:val="20"/>
    </w:rPr>
  </w:style>
  <w:style w:type="character" w:customStyle="1" w:styleId="1583">
    <w:name w:val="EmailStyle15841"/>
    <w:uiPriority w:val="0"/>
    <w:rPr>
      <w:rFonts w:ascii="Arial" w:hAnsi="Arial" w:eastAsia="宋体" w:cs="Arial"/>
      <w:color w:val="auto"/>
      <w:sz w:val="20"/>
    </w:rPr>
  </w:style>
  <w:style w:type="character" w:customStyle="1" w:styleId="1584">
    <w:name w:val="EmailStyle15851"/>
    <w:uiPriority w:val="0"/>
    <w:rPr>
      <w:rFonts w:ascii="Arial" w:hAnsi="Arial" w:eastAsia="宋体" w:cs="Arial"/>
      <w:color w:val="auto"/>
      <w:sz w:val="20"/>
    </w:rPr>
  </w:style>
  <w:style w:type="character" w:customStyle="1" w:styleId="1585">
    <w:name w:val="EmailStyle15861"/>
    <w:uiPriority w:val="0"/>
    <w:rPr>
      <w:rFonts w:ascii="Arial" w:hAnsi="Arial" w:eastAsia="宋体" w:cs="Arial"/>
      <w:color w:val="auto"/>
      <w:sz w:val="20"/>
    </w:rPr>
  </w:style>
  <w:style w:type="character" w:customStyle="1" w:styleId="1586">
    <w:name w:val="EmailStyle15871"/>
    <w:uiPriority w:val="0"/>
    <w:rPr>
      <w:rFonts w:ascii="Arial" w:hAnsi="Arial" w:eastAsia="宋体" w:cs="Arial"/>
      <w:color w:val="auto"/>
      <w:sz w:val="20"/>
    </w:rPr>
  </w:style>
  <w:style w:type="character" w:customStyle="1" w:styleId="1587">
    <w:name w:val="EmailStyle15881"/>
    <w:uiPriority w:val="0"/>
    <w:rPr>
      <w:rFonts w:ascii="Arial" w:hAnsi="Arial" w:eastAsia="宋体" w:cs="Arial"/>
      <w:color w:val="auto"/>
      <w:sz w:val="20"/>
    </w:rPr>
  </w:style>
  <w:style w:type="character" w:customStyle="1" w:styleId="1588">
    <w:name w:val="EmailStyle15891"/>
    <w:uiPriority w:val="0"/>
    <w:rPr>
      <w:rFonts w:ascii="Arial" w:hAnsi="Arial" w:eastAsia="宋体" w:cs="Arial"/>
      <w:color w:val="auto"/>
      <w:sz w:val="20"/>
    </w:rPr>
  </w:style>
  <w:style w:type="character" w:customStyle="1" w:styleId="1589">
    <w:name w:val="EmailStyle15901"/>
    <w:uiPriority w:val="0"/>
    <w:rPr>
      <w:rFonts w:ascii="Arial" w:hAnsi="Arial" w:eastAsia="宋体" w:cs="Arial"/>
      <w:color w:val="auto"/>
      <w:sz w:val="20"/>
    </w:rPr>
  </w:style>
  <w:style w:type="character" w:customStyle="1" w:styleId="1590">
    <w:name w:val="EmailStyle15911"/>
    <w:uiPriority w:val="0"/>
    <w:rPr>
      <w:rFonts w:ascii="Arial" w:hAnsi="Arial" w:eastAsia="宋体" w:cs="Arial"/>
      <w:color w:val="auto"/>
      <w:sz w:val="20"/>
    </w:rPr>
  </w:style>
  <w:style w:type="character" w:customStyle="1" w:styleId="1591">
    <w:name w:val="EmailStyle15921"/>
    <w:uiPriority w:val="0"/>
    <w:rPr>
      <w:rFonts w:ascii="Arial" w:hAnsi="Arial" w:eastAsia="宋体" w:cs="Arial"/>
      <w:color w:val="auto"/>
      <w:sz w:val="20"/>
    </w:rPr>
  </w:style>
  <w:style w:type="character" w:customStyle="1" w:styleId="1592">
    <w:name w:val="EmailStyle15931"/>
    <w:uiPriority w:val="0"/>
    <w:rPr>
      <w:rFonts w:ascii="Arial" w:hAnsi="Arial" w:eastAsia="宋体" w:cs="Arial"/>
      <w:color w:val="auto"/>
      <w:sz w:val="20"/>
    </w:rPr>
  </w:style>
  <w:style w:type="character" w:customStyle="1" w:styleId="1593">
    <w:name w:val="EmailStyle15941"/>
    <w:uiPriority w:val="0"/>
    <w:rPr>
      <w:rFonts w:ascii="Arial" w:hAnsi="Arial" w:eastAsia="宋体" w:cs="Arial"/>
      <w:color w:val="auto"/>
      <w:sz w:val="20"/>
    </w:rPr>
  </w:style>
  <w:style w:type="character" w:customStyle="1" w:styleId="1594">
    <w:name w:val="EmailStyle15951"/>
    <w:uiPriority w:val="0"/>
    <w:rPr>
      <w:rFonts w:ascii="Arial" w:hAnsi="Arial" w:eastAsia="宋体" w:cs="Arial"/>
      <w:color w:val="auto"/>
      <w:sz w:val="20"/>
    </w:rPr>
  </w:style>
  <w:style w:type="character" w:customStyle="1" w:styleId="1595">
    <w:name w:val="EmailStyle15961"/>
    <w:uiPriority w:val="0"/>
    <w:rPr>
      <w:rFonts w:ascii="Arial" w:hAnsi="Arial" w:eastAsia="宋体" w:cs="Arial"/>
      <w:color w:val="auto"/>
      <w:sz w:val="20"/>
    </w:rPr>
  </w:style>
  <w:style w:type="character" w:customStyle="1" w:styleId="1596">
    <w:name w:val="EmailStyle15971"/>
    <w:uiPriority w:val="0"/>
    <w:rPr>
      <w:rFonts w:ascii="Arial" w:hAnsi="Arial" w:eastAsia="宋体" w:cs="Arial"/>
      <w:color w:val="auto"/>
      <w:sz w:val="20"/>
    </w:rPr>
  </w:style>
  <w:style w:type="character" w:customStyle="1" w:styleId="1597">
    <w:name w:val="EmailStyle15981"/>
    <w:uiPriority w:val="0"/>
    <w:rPr>
      <w:rFonts w:ascii="Arial" w:hAnsi="Arial" w:eastAsia="宋体" w:cs="Arial"/>
      <w:color w:val="auto"/>
      <w:sz w:val="20"/>
    </w:rPr>
  </w:style>
  <w:style w:type="character" w:customStyle="1" w:styleId="1598">
    <w:name w:val="EmailStyle15991"/>
    <w:uiPriority w:val="0"/>
    <w:rPr>
      <w:rFonts w:ascii="Arial" w:hAnsi="Arial" w:eastAsia="宋体" w:cs="Arial"/>
      <w:color w:val="auto"/>
      <w:sz w:val="20"/>
    </w:rPr>
  </w:style>
  <w:style w:type="character" w:customStyle="1" w:styleId="1599">
    <w:name w:val="EmailStyle16001"/>
    <w:uiPriority w:val="0"/>
    <w:rPr>
      <w:rFonts w:ascii="Arial" w:hAnsi="Arial" w:eastAsia="宋体" w:cs="Arial"/>
      <w:color w:val="auto"/>
      <w:sz w:val="20"/>
    </w:rPr>
  </w:style>
  <w:style w:type="character" w:customStyle="1" w:styleId="1600">
    <w:name w:val="EmailStyle16011"/>
    <w:uiPriority w:val="0"/>
    <w:rPr>
      <w:rFonts w:ascii="Arial" w:hAnsi="Arial" w:eastAsia="宋体" w:cs="Arial"/>
      <w:color w:val="auto"/>
      <w:sz w:val="20"/>
    </w:rPr>
  </w:style>
  <w:style w:type="character" w:customStyle="1" w:styleId="1601">
    <w:name w:val="EmailStyle16021"/>
    <w:uiPriority w:val="0"/>
    <w:rPr>
      <w:rFonts w:ascii="Arial" w:hAnsi="Arial" w:eastAsia="宋体" w:cs="Arial"/>
      <w:color w:val="auto"/>
      <w:sz w:val="20"/>
    </w:rPr>
  </w:style>
  <w:style w:type="character" w:customStyle="1" w:styleId="1602">
    <w:name w:val="EmailStyle16031"/>
    <w:uiPriority w:val="0"/>
    <w:rPr>
      <w:rFonts w:ascii="Arial" w:hAnsi="Arial" w:eastAsia="宋体" w:cs="Arial"/>
      <w:color w:val="auto"/>
      <w:sz w:val="20"/>
    </w:rPr>
  </w:style>
  <w:style w:type="character" w:customStyle="1" w:styleId="1603">
    <w:name w:val="EmailStyle16041"/>
    <w:uiPriority w:val="0"/>
    <w:rPr>
      <w:rFonts w:ascii="Arial" w:hAnsi="Arial" w:eastAsia="宋体" w:cs="Arial"/>
      <w:color w:val="auto"/>
      <w:sz w:val="20"/>
    </w:rPr>
  </w:style>
  <w:style w:type="character" w:customStyle="1" w:styleId="1604">
    <w:name w:val="EmailStyle16051"/>
    <w:uiPriority w:val="0"/>
    <w:rPr>
      <w:rFonts w:ascii="Arial" w:hAnsi="Arial" w:eastAsia="宋体" w:cs="Arial"/>
      <w:color w:val="auto"/>
      <w:sz w:val="20"/>
    </w:rPr>
  </w:style>
  <w:style w:type="character" w:customStyle="1" w:styleId="1605">
    <w:name w:val="EmailStyle16061"/>
    <w:uiPriority w:val="0"/>
    <w:rPr>
      <w:rFonts w:ascii="Arial" w:hAnsi="Arial" w:eastAsia="宋体" w:cs="Arial"/>
      <w:color w:val="auto"/>
      <w:sz w:val="20"/>
    </w:rPr>
  </w:style>
  <w:style w:type="character" w:customStyle="1" w:styleId="1606">
    <w:name w:val="EmailStyle16071"/>
    <w:uiPriority w:val="0"/>
    <w:rPr>
      <w:rFonts w:ascii="Arial" w:hAnsi="Arial" w:eastAsia="宋体" w:cs="Arial"/>
      <w:color w:val="auto"/>
      <w:sz w:val="20"/>
    </w:rPr>
  </w:style>
  <w:style w:type="character" w:customStyle="1" w:styleId="1607">
    <w:name w:val="EmailStyle16081"/>
    <w:uiPriority w:val="0"/>
    <w:rPr>
      <w:rFonts w:ascii="Arial" w:hAnsi="Arial" w:eastAsia="宋体" w:cs="Arial"/>
      <w:color w:val="auto"/>
      <w:sz w:val="20"/>
    </w:rPr>
  </w:style>
  <w:style w:type="character" w:customStyle="1" w:styleId="1608">
    <w:name w:val="EmailStyle16091"/>
    <w:uiPriority w:val="0"/>
    <w:rPr>
      <w:rFonts w:ascii="Arial" w:hAnsi="Arial" w:eastAsia="宋体" w:cs="Arial"/>
      <w:color w:val="auto"/>
      <w:sz w:val="20"/>
    </w:rPr>
  </w:style>
  <w:style w:type="character" w:customStyle="1" w:styleId="1609">
    <w:name w:val="EmailStyle16101"/>
    <w:uiPriority w:val="0"/>
    <w:rPr>
      <w:rFonts w:ascii="Arial" w:hAnsi="Arial" w:eastAsia="宋体" w:cs="Arial"/>
      <w:color w:val="auto"/>
      <w:sz w:val="20"/>
    </w:rPr>
  </w:style>
  <w:style w:type="character" w:customStyle="1" w:styleId="1610">
    <w:name w:val="EmailStyle16111"/>
    <w:uiPriority w:val="0"/>
    <w:rPr>
      <w:rFonts w:ascii="Arial" w:hAnsi="Arial" w:eastAsia="宋体" w:cs="Arial"/>
      <w:color w:val="auto"/>
      <w:sz w:val="20"/>
    </w:rPr>
  </w:style>
  <w:style w:type="character" w:customStyle="1" w:styleId="1611">
    <w:name w:val="EmailStyle16121"/>
    <w:uiPriority w:val="0"/>
    <w:rPr>
      <w:rFonts w:ascii="Arial" w:hAnsi="Arial" w:eastAsia="宋体" w:cs="Arial"/>
      <w:color w:val="auto"/>
      <w:sz w:val="20"/>
    </w:rPr>
  </w:style>
  <w:style w:type="character" w:customStyle="1" w:styleId="1612">
    <w:name w:val="EmailStyle16131"/>
    <w:uiPriority w:val="0"/>
    <w:rPr>
      <w:rFonts w:ascii="Arial" w:hAnsi="Arial" w:eastAsia="宋体" w:cs="Arial"/>
      <w:color w:val="auto"/>
      <w:sz w:val="20"/>
    </w:rPr>
  </w:style>
  <w:style w:type="character" w:customStyle="1" w:styleId="1613">
    <w:name w:val="EmailStyle16141"/>
    <w:uiPriority w:val="0"/>
    <w:rPr>
      <w:rFonts w:ascii="Arial" w:hAnsi="Arial" w:eastAsia="宋体" w:cs="Arial"/>
      <w:color w:val="auto"/>
      <w:sz w:val="20"/>
    </w:rPr>
  </w:style>
  <w:style w:type="character" w:customStyle="1" w:styleId="1614">
    <w:name w:val="EmailStyle16151"/>
    <w:uiPriority w:val="0"/>
    <w:rPr>
      <w:rFonts w:ascii="Arial" w:hAnsi="Arial" w:eastAsia="宋体" w:cs="Arial"/>
      <w:color w:val="auto"/>
      <w:sz w:val="20"/>
    </w:rPr>
  </w:style>
  <w:style w:type="character" w:customStyle="1" w:styleId="1615">
    <w:name w:val="EmailStyle16161"/>
    <w:uiPriority w:val="0"/>
    <w:rPr>
      <w:rFonts w:ascii="Arial" w:hAnsi="Arial" w:eastAsia="宋体" w:cs="Arial"/>
      <w:color w:val="auto"/>
      <w:sz w:val="20"/>
    </w:rPr>
  </w:style>
  <w:style w:type="character" w:customStyle="1" w:styleId="1616">
    <w:name w:val="EmailStyle16171"/>
    <w:uiPriority w:val="0"/>
    <w:rPr>
      <w:rFonts w:ascii="Arial" w:hAnsi="Arial" w:eastAsia="宋体" w:cs="Arial"/>
      <w:color w:val="auto"/>
      <w:sz w:val="20"/>
    </w:rPr>
  </w:style>
  <w:style w:type="character" w:customStyle="1" w:styleId="1617">
    <w:name w:val="EmailStyle16181"/>
    <w:uiPriority w:val="0"/>
    <w:rPr>
      <w:rFonts w:ascii="Arial" w:hAnsi="Arial" w:eastAsia="宋体" w:cs="Arial"/>
      <w:color w:val="auto"/>
      <w:sz w:val="20"/>
    </w:rPr>
  </w:style>
  <w:style w:type="character" w:customStyle="1" w:styleId="1618">
    <w:name w:val="EmailStyle16191"/>
    <w:uiPriority w:val="0"/>
    <w:rPr>
      <w:rFonts w:ascii="Arial" w:hAnsi="Arial" w:eastAsia="宋体" w:cs="Arial"/>
      <w:color w:val="auto"/>
      <w:sz w:val="20"/>
    </w:rPr>
  </w:style>
  <w:style w:type="character" w:customStyle="1" w:styleId="1619">
    <w:name w:val="EmailStyle16201"/>
    <w:uiPriority w:val="0"/>
    <w:rPr>
      <w:rFonts w:ascii="Arial" w:hAnsi="Arial" w:eastAsia="宋体" w:cs="Arial"/>
      <w:color w:val="auto"/>
      <w:sz w:val="20"/>
    </w:rPr>
  </w:style>
  <w:style w:type="character" w:customStyle="1" w:styleId="1620">
    <w:name w:val="EmailStyle16211"/>
    <w:uiPriority w:val="0"/>
    <w:rPr>
      <w:rFonts w:ascii="Arial" w:hAnsi="Arial" w:eastAsia="宋体" w:cs="Arial"/>
      <w:color w:val="auto"/>
      <w:sz w:val="20"/>
    </w:rPr>
  </w:style>
  <w:style w:type="character" w:customStyle="1" w:styleId="1621">
    <w:name w:val="EmailStyle16221"/>
    <w:uiPriority w:val="0"/>
    <w:rPr>
      <w:rFonts w:ascii="Arial" w:hAnsi="Arial" w:eastAsia="宋体" w:cs="Arial"/>
      <w:color w:val="auto"/>
      <w:sz w:val="20"/>
    </w:rPr>
  </w:style>
  <w:style w:type="character" w:customStyle="1" w:styleId="1622">
    <w:name w:val="EmailStyle16231"/>
    <w:uiPriority w:val="0"/>
    <w:rPr>
      <w:rFonts w:ascii="Arial" w:hAnsi="Arial" w:eastAsia="宋体" w:cs="Arial"/>
      <w:color w:val="auto"/>
      <w:sz w:val="20"/>
    </w:rPr>
  </w:style>
  <w:style w:type="character" w:customStyle="1" w:styleId="1623">
    <w:name w:val="EmailStyle16241"/>
    <w:uiPriority w:val="0"/>
    <w:rPr>
      <w:rFonts w:ascii="Arial" w:hAnsi="Arial" w:eastAsia="宋体" w:cs="Arial"/>
      <w:color w:val="auto"/>
      <w:sz w:val="20"/>
    </w:rPr>
  </w:style>
  <w:style w:type="character" w:customStyle="1" w:styleId="1624">
    <w:name w:val="EmailStyle16251"/>
    <w:uiPriority w:val="0"/>
    <w:rPr>
      <w:rFonts w:ascii="Arial" w:hAnsi="Arial" w:eastAsia="宋体" w:cs="Arial"/>
      <w:color w:val="auto"/>
      <w:sz w:val="20"/>
    </w:rPr>
  </w:style>
  <w:style w:type="character" w:customStyle="1" w:styleId="1625">
    <w:name w:val="EmailStyle16261"/>
    <w:uiPriority w:val="0"/>
    <w:rPr>
      <w:rFonts w:ascii="Arial" w:hAnsi="Arial" w:eastAsia="宋体" w:cs="Arial"/>
      <w:color w:val="auto"/>
      <w:sz w:val="20"/>
    </w:rPr>
  </w:style>
  <w:style w:type="character" w:customStyle="1" w:styleId="1626">
    <w:name w:val="EmailStyle16271"/>
    <w:uiPriority w:val="0"/>
    <w:rPr>
      <w:rFonts w:ascii="Arial" w:hAnsi="Arial" w:eastAsia="宋体" w:cs="Arial"/>
      <w:color w:val="auto"/>
      <w:sz w:val="20"/>
    </w:rPr>
  </w:style>
  <w:style w:type="character" w:customStyle="1" w:styleId="1627">
    <w:name w:val="EmailStyle16281"/>
    <w:uiPriority w:val="0"/>
    <w:rPr>
      <w:rFonts w:ascii="Arial" w:hAnsi="Arial" w:eastAsia="宋体" w:cs="Arial"/>
      <w:color w:val="auto"/>
      <w:sz w:val="20"/>
    </w:rPr>
  </w:style>
  <w:style w:type="character" w:customStyle="1" w:styleId="1628">
    <w:name w:val="EmailStyle16291"/>
    <w:uiPriority w:val="0"/>
    <w:rPr>
      <w:rFonts w:ascii="Arial" w:hAnsi="Arial" w:eastAsia="宋体" w:cs="Arial"/>
      <w:color w:val="auto"/>
      <w:sz w:val="20"/>
    </w:rPr>
  </w:style>
  <w:style w:type="character" w:customStyle="1" w:styleId="1629">
    <w:name w:val="EmailStyle16301"/>
    <w:uiPriority w:val="0"/>
    <w:rPr>
      <w:rFonts w:ascii="Arial" w:hAnsi="Arial" w:eastAsia="宋体" w:cs="Arial"/>
      <w:color w:val="auto"/>
      <w:sz w:val="20"/>
    </w:rPr>
  </w:style>
  <w:style w:type="character" w:customStyle="1" w:styleId="1630">
    <w:name w:val="EmailStyle16311"/>
    <w:uiPriority w:val="0"/>
    <w:rPr>
      <w:rFonts w:ascii="Arial" w:hAnsi="Arial" w:eastAsia="宋体" w:cs="Arial"/>
      <w:color w:val="auto"/>
      <w:sz w:val="20"/>
    </w:rPr>
  </w:style>
  <w:style w:type="character" w:customStyle="1" w:styleId="1631">
    <w:name w:val="EmailStyle16321"/>
    <w:uiPriority w:val="0"/>
    <w:rPr>
      <w:rFonts w:ascii="Arial" w:hAnsi="Arial" w:eastAsia="宋体" w:cs="Arial"/>
      <w:color w:val="auto"/>
      <w:sz w:val="20"/>
    </w:rPr>
  </w:style>
  <w:style w:type="character" w:customStyle="1" w:styleId="1632">
    <w:name w:val="EmailStyle16331"/>
    <w:uiPriority w:val="0"/>
    <w:rPr>
      <w:rFonts w:ascii="Arial" w:hAnsi="Arial" w:eastAsia="宋体" w:cs="Arial"/>
      <w:color w:val="auto"/>
      <w:sz w:val="20"/>
    </w:rPr>
  </w:style>
  <w:style w:type="character" w:customStyle="1" w:styleId="1633">
    <w:name w:val="EmailStyle16341"/>
    <w:uiPriority w:val="0"/>
    <w:rPr>
      <w:rFonts w:ascii="Arial" w:hAnsi="Arial" w:eastAsia="宋体" w:cs="Arial"/>
      <w:color w:val="auto"/>
      <w:sz w:val="20"/>
    </w:rPr>
  </w:style>
  <w:style w:type="character" w:customStyle="1" w:styleId="1634">
    <w:name w:val="EmailStyle16351"/>
    <w:uiPriority w:val="0"/>
    <w:rPr>
      <w:rFonts w:ascii="Arial" w:hAnsi="Arial" w:eastAsia="宋体" w:cs="Arial"/>
      <w:color w:val="auto"/>
      <w:sz w:val="20"/>
    </w:rPr>
  </w:style>
  <w:style w:type="character" w:customStyle="1" w:styleId="1635">
    <w:name w:val="EmailStyle16361"/>
    <w:uiPriority w:val="0"/>
    <w:rPr>
      <w:rFonts w:ascii="Arial" w:hAnsi="Arial" w:eastAsia="宋体" w:cs="Arial"/>
      <w:color w:val="auto"/>
      <w:sz w:val="20"/>
    </w:rPr>
  </w:style>
  <w:style w:type="character" w:customStyle="1" w:styleId="1636">
    <w:name w:val="EmailStyle16371"/>
    <w:uiPriority w:val="0"/>
    <w:rPr>
      <w:rFonts w:ascii="Arial" w:hAnsi="Arial" w:eastAsia="宋体" w:cs="Arial"/>
      <w:color w:val="auto"/>
      <w:sz w:val="20"/>
    </w:rPr>
  </w:style>
  <w:style w:type="character" w:customStyle="1" w:styleId="1637">
    <w:name w:val="EmailStyle16381"/>
    <w:uiPriority w:val="0"/>
    <w:rPr>
      <w:rFonts w:ascii="Arial" w:hAnsi="Arial" w:eastAsia="宋体" w:cs="Arial"/>
      <w:color w:val="auto"/>
      <w:sz w:val="20"/>
    </w:rPr>
  </w:style>
  <w:style w:type="character" w:customStyle="1" w:styleId="1638">
    <w:name w:val="EmailStyle16391"/>
    <w:uiPriority w:val="0"/>
    <w:rPr>
      <w:rFonts w:ascii="Arial" w:hAnsi="Arial" w:eastAsia="宋体" w:cs="Arial"/>
      <w:color w:val="auto"/>
      <w:sz w:val="20"/>
    </w:rPr>
  </w:style>
  <w:style w:type="character" w:customStyle="1" w:styleId="1639">
    <w:name w:val="EmailStyle16401"/>
    <w:uiPriority w:val="0"/>
    <w:rPr>
      <w:rFonts w:ascii="Arial" w:hAnsi="Arial" w:eastAsia="宋体" w:cs="Arial"/>
      <w:color w:val="auto"/>
      <w:sz w:val="20"/>
    </w:rPr>
  </w:style>
  <w:style w:type="character" w:customStyle="1" w:styleId="1640">
    <w:name w:val="EmailStyle16411"/>
    <w:uiPriority w:val="0"/>
    <w:rPr>
      <w:rFonts w:ascii="Arial" w:hAnsi="Arial" w:eastAsia="宋体" w:cs="Arial"/>
      <w:color w:val="auto"/>
      <w:sz w:val="20"/>
    </w:rPr>
  </w:style>
  <w:style w:type="character" w:customStyle="1" w:styleId="1641">
    <w:name w:val="EmailStyle16421"/>
    <w:uiPriority w:val="0"/>
    <w:rPr>
      <w:rFonts w:ascii="Arial" w:hAnsi="Arial" w:eastAsia="宋体" w:cs="Arial"/>
      <w:color w:val="auto"/>
      <w:sz w:val="20"/>
    </w:rPr>
  </w:style>
  <w:style w:type="character" w:customStyle="1" w:styleId="1642">
    <w:name w:val="EmailStyle16431"/>
    <w:uiPriority w:val="0"/>
    <w:rPr>
      <w:rFonts w:ascii="Arial" w:hAnsi="Arial" w:eastAsia="宋体" w:cs="Arial"/>
      <w:color w:val="auto"/>
      <w:sz w:val="20"/>
    </w:rPr>
  </w:style>
  <w:style w:type="character" w:customStyle="1" w:styleId="1643">
    <w:name w:val="EmailStyle16441"/>
    <w:uiPriority w:val="0"/>
    <w:rPr>
      <w:rFonts w:ascii="Arial" w:hAnsi="Arial" w:eastAsia="宋体" w:cs="Arial"/>
      <w:color w:val="auto"/>
      <w:sz w:val="20"/>
    </w:rPr>
  </w:style>
  <w:style w:type="character" w:customStyle="1" w:styleId="1644">
    <w:name w:val="EmailStyle16451"/>
    <w:uiPriority w:val="0"/>
    <w:rPr>
      <w:rFonts w:ascii="Arial" w:hAnsi="Arial" w:eastAsia="宋体" w:cs="Arial"/>
      <w:color w:val="auto"/>
      <w:sz w:val="20"/>
    </w:rPr>
  </w:style>
  <w:style w:type="character" w:customStyle="1" w:styleId="1645">
    <w:name w:val="EmailStyle16461"/>
    <w:uiPriority w:val="0"/>
    <w:rPr>
      <w:rFonts w:ascii="Arial" w:hAnsi="Arial" w:eastAsia="宋体" w:cs="Arial"/>
      <w:color w:val="auto"/>
      <w:sz w:val="20"/>
    </w:rPr>
  </w:style>
  <w:style w:type="character" w:customStyle="1" w:styleId="1646">
    <w:name w:val="EmailStyle16471"/>
    <w:uiPriority w:val="0"/>
    <w:rPr>
      <w:rFonts w:ascii="Arial" w:hAnsi="Arial" w:eastAsia="宋体" w:cs="Arial"/>
      <w:color w:val="auto"/>
      <w:sz w:val="20"/>
    </w:rPr>
  </w:style>
  <w:style w:type="character" w:customStyle="1" w:styleId="1647">
    <w:name w:val="EmailStyle16481"/>
    <w:uiPriority w:val="0"/>
    <w:rPr>
      <w:rFonts w:ascii="Arial" w:hAnsi="Arial" w:eastAsia="宋体" w:cs="Arial"/>
      <w:color w:val="auto"/>
      <w:sz w:val="20"/>
    </w:rPr>
  </w:style>
  <w:style w:type="character" w:customStyle="1" w:styleId="1648">
    <w:name w:val="EmailStyle16491"/>
    <w:uiPriority w:val="0"/>
    <w:rPr>
      <w:rFonts w:ascii="Arial" w:hAnsi="Arial" w:eastAsia="宋体" w:cs="Arial"/>
      <w:color w:val="auto"/>
      <w:sz w:val="20"/>
    </w:rPr>
  </w:style>
  <w:style w:type="character" w:customStyle="1" w:styleId="1649">
    <w:name w:val="EmailStyle16501"/>
    <w:uiPriority w:val="0"/>
    <w:rPr>
      <w:rFonts w:ascii="Arial" w:hAnsi="Arial" w:eastAsia="宋体" w:cs="Arial"/>
      <w:color w:val="auto"/>
      <w:sz w:val="20"/>
    </w:rPr>
  </w:style>
  <w:style w:type="character" w:customStyle="1" w:styleId="1650">
    <w:name w:val="EmailStyle16511"/>
    <w:uiPriority w:val="0"/>
    <w:rPr>
      <w:rFonts w:ascii="Arial" w:hAnsi="Arial" w:eastAsia="宋体" w:cs="Arial"/>
      <w:color w:val="auto"/>
      <w:sz w:val="20"/>
    </w:rPr>
  </w:style>
  <w:style w:type="character" w:customStyle="1" w:styleId="1651">
    <w:name w:val="EmailStyle16521"/>
    <w:uiPriority w:val="0"/>
    <w:rPr>
      <w:rFonts w:ascii="Arial" w:hAnsi="Arial" w:eastAsia="宋体" w:cs="Arial"/>
      <w:color w:val="auto"/>
      <w:sz w:val="20"/>
    </w:rPr>
  </w:style>
  <w:style w:type="character" w:customStyle="1" w:styleId="1652">
    <w:name w:val="EmailStyle16531"/>
    <w:uiPriority w:val="0"/>
    <w:rPr>
      <w:rFonts w:ascii="Arial" w:hAnsi="Arial" w:eastAsia="宋体" w:cs="Arial"/>
      <w:color w:val="auto"/>
      <w:sz w:val="20"/>
    </w:rPr>
  </w:style>
  <w:style w:type="character" w:customStyle="1" w:styleId="1653">
    <w:name w:val="EmailStyle16541"/>
    <w:uiPriority w:val="0"/>
    <w:rPr>
      <w:rFonts w:ascii="Arial" w:hAnsi="Arial" w:eastAsia="宋体" w:cs="Arial"/>
      <w:color w:val="auto"/>
      <w:sz w:val="20"/>
    </w:rPr>
  </w:style>
  <w:style w:type="character" w:customStyle="1" w:styleId="1654">
    <w:name w:val="EmailStyle16551"/>
    <w:uiPriority w:val="0"/>
    <w:rPr>
      <w:rFonts w:ascii="Arial" w:hAnsi="Arial" w:eastAsia="宋体" w:cs="Arial"/>
      <w:color w:val="auto"/>
      <w:sz w:val="20"/>
    </w:rPr>
  </w:style>
  <w:style w:type="character" w:customStyle="1" w:styleId="1655">
    <w:name w:val="EmailStyle16561"/>
    <w:uiPriority w:val="0"/>
    <w:rPr>
      <w:rFonts w:ascii="Arial" w:hAnsi="Arial" w:eastAsia="宋体" w:cs="Arial"/>
      <w:color w:val="auto"/>
      <w:sz w:val="20"/>
    </w:rPr>
  </w:style>
  <w:style w:type="character" w:customStyle="1" w:styleId="1656">
    <w:name w:val="EmailStyle16571"/>
    <w:uiPriority w:val="0"/>
    <w:rPr>
      <w:rFonts w:ascii="Arial" w:hAnsi="Arial" w:eastAsia="宋体" w:cs="Arial"/>
      <w:color w:val="auto"/>
      <w:sz w:val="20"/>
    </w:rPr>
  </w:style>
  <w:style w:type="character" w:customStyle="1" w:styleId="1657">
    <w:name w:val="EmailStyle16581"/>
    <w:uiPriority w:val="0"/>
    <w:rPr>
      <w:rFonts w:ascii="Arial" w:hAnsi="Arial" w:eastAsia="宋体" w:cs="Arial"/>
      <w:color w:val="auto"/>
      <w:sz w:val="20"/>
    </w:rPr>
  </w:style>
  <w:style w:type="character" w:customStyle="1" w:styleId="1658">
    <w:name w:val="EmailStyle16591"/>
    <w:uiPriority w:val="0"/>
    <w:rPr>
      <w:rFonts w:ascii="Arial" w:hAnsi="Arial" w:eastAsia="宋体" w:cs="Arial"/>
      <w:color w:val="auto"/>
      <w:sz w:val="20"/>
    </w:rPr>
  </w:style>
  <w:style w:type="character" w:customStyle="1" w:styleId="1659">
    <w:name w:val="EmailStyle16601"/>
    <w:uiPriority w:val="0"/>
    <w:rPr>
      <w:rFonts w:ascii="Arial" w:hAnsi="Arial" w:eastAsia="宋体" w:cs="Arial"/>
      <w:color w:val="auto"/>
      <w:sz w:val="20"/>
    </w:rPr>
  </w:style>
  <w:style w:type="character" w:customStyle="1" w:styleId="1660">
    <w:name w:val="EmailStyle16611"/>
    <w:uiPriority w:val="0"/>
    <w:rPr>
      <w:rFonts w:ascii="Arial" w:hAnsi="Arial" w:eastAsia="宋体" w:cs="Arial"/>
      <w:color w:val="auto"/>
      <w:sz w:val="20"/>
    </w:rPr>
  </w:style>
  <w:style w:type="character" w:customStyle="1" w:styleId="1661">
    <w:name w:val="EmailStyle16621"/>
    <w:uiPriority w:val="0"/>
    <w:rPr>
      <w:rFonts w:ascii="Arial" w:hAnsi="Arial" w:eastAsia="宋体" w:cs="Arial"/>
      <w:color w:val="auto"/>
      <w:sz w:val="20"/>
    </w:rPr>
  </w:style>
  <w:style w:type="character" w:customStyle="1" w:styleId="1662">
    <w:name w:val="EmailStyle16631"/>
    <w:uiPriority w:val="0"/>
    <w:rPr>
      <w:rFonts w:ascii="Arial" w:hAnsi="Arial" w:eastAsia="宋体" w:cs="Arial"/>
      <w:color w:val="auto"/>
      <w:sz w:val="20"/>
    </w:rPr>
  </w:style>
  <w:style w:type="character" w:customStyle="1" w:styleId="1663">
    <w:name w:val="EmailStyle16641"/>
    <w:uiPriority w:val="0"/>
    <w:rPr>
      <w:rFonts w:ascii="Arial" w:hAnsi="Arial" w:eastAsia="宋体" w:cs="Arial"/>
      <w:color w:val="auto"/>
      <w:sz w:val="20"/>
    </w:rPr>
  </w:style>
  <w:style w:type="character" w:customStyle="1" w:styleId="1664">
    <w:name w:val="EmailStyle16651"/>
    <w:uiPriority w:val="0"/>
    <w:rPr>
      <w:rFonts w:ascii="Arial" w:hAnsi="Arial" w:eastAsia="宋体" w:cs="Arial"/>
      <w:color w:val="auto"/>
      <w:sz w:val="20"/>
    </w:rPr>
  </w:style>
  <w:style w:type="character" w:customStyle="1" w:styleId="1665">
    <w:name w:val="EmailStyle16661"/>
    <w:uiPriority w:val="0"/>
    <w:rPr>
      <w:rFonts w:ascii="Arial" w:hAnsi="Arial" w:eastAsia="宋体" w:cs="Arial"/>
      <w:color w:val="auto"/>
      <w:sz w:val="20"/>
    </w:rPr>
  </w:style>
  <w:style w:type="character" w:customStyle="1" w:styleId="1666">
    <w:name w:val="EmailStyle16671"/>
    <w:uiPriority w:val="0"/>
    <w:rPr>
      <w:rFonts w:ascii="Arial" w:hAnsi="Arial" w:eastAsia="宋体" w:cs="Arial"/>
      <w:color w:val="auto"/>
      <w:sz w:val="20"/>
    </w:rPr>
  </w:style>
  <w:style w:type="character" w:customStyle="1" w:styleId="1667">
    <w:name w:val="EmailStyle16681"/>
    <w:uiPriority w:val="0"/>
    <w:rPr>
      <w:rFonts w:ascii="Arial" w:hAnsi="Arial" w:eastAsia="宋体" w:cs="Arial"/>
      <w:color w:val="auto"/>
      <w:sz w:val="20"/>
    </w:rPr>
  </w:style>
  <w:style w:type="character" w:customStyle="1" w:styleId="1668">
    <w:name w:val="EmailStyle16691"/>
    <w:uiPriority w:val="0"/>
    <w:rPr>
      <w:rFonts w:ascii="Arial" w:hAnsi="Arial" w:eastAsia="宋体" w:cs="Arial"/>
      <w:color w:val="auto"/>
      <w:sz w:val="20"/>
    </w:rPr>
  </w:style>
  <w:style w:type="character" w:customStyle="1" w:styleId="1669">
    <w:name w:val="EmailStyle16701"/>
    <w:uiPriority w:val="0"/>
    <w:rPr>
      <w:rFonts w:ascii="Arial" w:hAnsi="Arial" w:eastAsia="宋体" w:cs="Arial"/>
      <w:color w:val="auto"/>
      <w:sz w:val="20"/>
    </w:rPr>
  </w:style>
  <w:style w:type="character" w:customStyle="1" w:styleId="1670">
    <w:name w:val="EmailStyle16711"/>
    <w:uiPriority w:val="0"/>
    <w:rPr>
      <w:rFonts w:ascii="Arial" w:hAnsi="Arial" w:eastAsia="宋体" w:cs="Arial"/>
      <w:color w:val="auto"/>
      <w:sz w:val="20"/>
    </w:rPr>
  </w:style>
  <w:style w:type="character" w:customStyle="1" w:styleId="1671">
    <w:name w:val="EmailStyle16721"/>
    <w:uiPriority w:val="0"/>
    <w:rPr>
      <w:rFonts w:ascii="Arial" w:hAnsi="Arial" w:eastAsia="宋体" w:cs="Arial"/>
      <w:color w:val="auto"/>
      <w:sz w:val="20"/>
    </w:rPr>
  </w:style>
  <w:style w:type="character" w:customStyle="1" w:styleId="1672">
    <w:name w:val="EmailStyle16731"/>
    <w:uiPriority w:val="0"/>
    <w:rPr>
      <w:rFonts w:ascii="Arial" w:hAnsi="Arial" w:eastAsia="宋体" w:cs="Arial"/>
      <w:color w:val="auto"/>
      <w:sz w:val="20"/>
    </w:rPr>
  </w:style>
  <w:style w:type="character" w:customStyle="1" w:styleId="1673">
    <w:name w:val="EmailStyle16741"/>
    <w:uiPriority w:val="0"/>
    <w:rPr>
      <w:rFonts w:ascii="Arial" w:hAnsi="Arial" w:eastAsia="宋体" w:cs="Arial"/>
      <w:color w:val="auto"/>
      <w:sz w:val="20"/>
    </w:rPr>
  </w:style>
  <w:style w:type="character" w:customStyle="1" w:styleId="1674">
    <w:name w:val="EmailStyle16751"/>
    <w:uiPriority w:val="0"/>
    <w:rPr>
      <w:rFonts w:ascii="Arial" w:hAnsi="Arial" w:eastAsia="宋体" w:cs="Arial"/>
      <w:color w:val="auto"/>
      <w:sz w:val="20"/>
    </w:rPr>
  </w:style>
  <w:style w:type="character" w:customStyle="1" w:styleId="1675">
    <w:name w:val="EmailStyle16761"/>
    <w:uiPriority w:val="0"/>
    <w:rPr>
      <w:rFonts w:ascii="Arial" w:hAnsi="Arial" w:eastAsia="宋体" w:cs="Arial"/>
      <w:color w:val="auto"/>
      <w:sz w:val="20"/>
    </w:rPr>
  </w:style>
  <w:style w:type="character" w:customStyle="1" w:styleId="1676">
    <w:name w:val="EmailStyle16771"/>
    <w:uiPriority w:val="0"/>
    <w:rPr>
      <w:rFonts w:ascii="Arial" w:hAnsi="Arial" w:eastAsia="宋体" w:cs="Arial"/>
      <w:color w:val="auto"/>
      <w:sz w:val="20"/>
    </w:rPr>
  </w:style>
  <w:style w:type="character" w:customStyle="1" w:styleId="1677">
    <w:name w:val="EmailStyle16781"/>
    <w:uiPriority w:val="0"/>
    <w:rPr>
      <w:rFonts w:ascii="Arial" w:hAnsi="Arial" w:eastAsia="宋体" w:cs="Arial"/>
      <w:color w:val="auto"/>
      <w:sz w:val="20"/>
    </w:rPr>
  </w:style>
  <w:style w:type="character" w:customStyle="1" w:styleId="1678">
    <w:name w:val="EmailStyle16791"/>
    <w:uiPriority w:val="0"/>
    <w:rPr>
      <w:rFonts w:ascii="Arial" w:hAnsi="Arial" w:eastAsia="宋体" w:cs="Arial"/>
      <w:color w:val="auto"/>
      <w:sz w:val="20"/>
    </w:rPr>
  </w:style>
  <w:style w:type="character" w:customStyle="1" w:styleId="1679">
    <w:name w:val="EmailStyle16801"/>
    <w:uiPriority w:val="0"/>
    <w:rPr>
      <w:rFonts w:ascii="Arial" w:hAnsi="Arial" w:eastAsia="宋体" w:cs="Arial"/>
      <w:color w:val="auto"/>
      <w:sz w:val="20"/>
    </w:rPr>
  </w:style>
  <w:style w:type="character" w:customStyle="1" w:styleId="1680">
    <w:name w:val="EmailStyle16811"/>
    <w:uiPriority w:val="0"/>
    <w:rPr>
      <w:rFonts w:ascii="Arial" w:hAnsi="Arial" w:eastAsia="宋体" w:cs="Arial"/>
      <w:color w:val="auto"/>
      <w:sz w:val="20"/>
    </w:rPr>
  </w:style>
  <w:style w:type="character" w:customStyle="1" w:styleId="1681">
    <w:name w:val="EmailStyle16821"/>
    <w:uiPriority w:val="0"/>
    <w:rPr>
      <w:rFonts w:ascii="Arial" w:hAnsi="Arial" w:eastAsia="宋体" w:cs="Arial"/>
      <w:color w:val="auto"/>
      <w:sz w:val="20"/>
    </w:rPr>
  </w:style>
  <w:style w:type="character" w:customStyle="1" w:styleId="1682">
    <w:name w:val="EmailStyle16831"/>
    <w:uiPriority w:val="0"/>
    <w:rPr>
      <w:rFonts w:ascii="Arial" w:hAnsi="Arial" w:eastAsia="宋体" w:cs="Arial"/>
      <w:color w:val="auto"/>
      <w:sz w:val="20"/>
    </w:rPr>
  </w:style>
  <w:style w:type="character" w:customStyle="1" w:styleId="1683">
    <w:name w:val="EmailStyle16841"/>
    <w:uiPriority w:val="0"/>
    <w:rPr>
      <w:rFonts w:ascii="Arial" w:hAnsi="Arial" w:eastAsia="宋体" w:cs="Arial"/>
      <w:color w:val="auto"/>
      <w:sz w:val="20"/>
    </w:rPr>
  </w:style>
  <w:style w:type="character" w:customStyle="1" w:styleId="1684">
    <w:name w:val="EmailStyle16851"/>
    <w:uiPriority w:val="0"/>
    <w:rPr>
      <w:rFonts w:ascii="Arial" w:hAnsi="Arial" w:eastAsia="宋体" w:cs="Arial"/>
      <w:color w:val="auto"/>
      <w:sz w:val="20"/>
    </w:rPr>
  </w:style>
  <w:style w:type="character" w:customStyle="1" w:styleId="1685">
    <w:name w:val="EmailStyle16861"/>
    <w:uiPriority w:val="0"/>
    <w:rPr>
      <w:rFonts w:ascii="Arial" w:hAnsi="Arial" w:eastAsia="宋体" w:cs="Arial"/>
      <w:color w:val="auto"/>
      <w:sz w:val="20"/>
    </w:rPr>
  </w:style>
  <w:style w:type="character" w:customStyle="1" w:styleId="1686">
    <w:name w:val="EmailStyle16871"/>
    <w:uiPriority w:val="0"/>
    <w:rPr>
      <w:rFonts w:ascii="Arial" w:hAnsi="Arial" w:eastAsia="宋体" w:cs="Arial"/>
      <w:color w:val="auto"/>
      <w:sz w:val="20"/>
    </w:rPr>
  </w:style>
  <w:style w:type="character" w:customStyle="1" w:styleId="1687">
    <w:name w:val="EmailStyle16881"/>
    <w:uiPriority w:val="0"/>
    <w:rPr>
      <w:rFonts w:ascii="Arial" w:hAnsi="Arial" w:eastAsia="宋体" w:cs="Arial"/>
      <w:color w:val="auto"/>
      <w:sz w:val="20"/>
    </w:rPr>
  </w:style>
  <w:style w:type="character" w:customStyle="1" w:styleId="1688">
    <w:name w:val="EmailStyle16891"/>
    <w:uiPriority w:val="0"/>
    <w:rPr>
      <w:rFonts w:ascii="Arial" w:hAnsi="Arial" w:eastAsia="宋体" w:cs="Arial"/>
      <w:color w:val="auto"/>
      <w:sz w:val="20"/>
    </w:rPr>
  </w:style>
  <w:style w:type="character" w:customStyle="1" w:styleId="1689">
    <w:name w:val="EmailStyle16901"/>
    <w:uiPriority w:val="0"/>
    <w:rPr>
      <w:rFonts w:ascii="Arial" w:hAnsi="Arial" w:eastAsia="宋体" w:cs="Arial"/>
      <w:color w:val="auto"/>
      <w:sz w:val="20"/>
    </w:rPr>
  </w:style>
  <w:style w:type="character" w:customStyle="1" w:styleId="1690">
    <w:name w:val="EmailStyle16911"/>
    <w:uiPriority w:val="0"/>
    <w:rPr>
      <w:rFonts w:ascii="Arial" w:hAnsi="Arial" w:eastAsia="宋体" w:cs="Arial"/>
      <w:color w:val="auto"/>
      <w:sz w:val="20"/>
    </w:rPr>
  </w:style>
  <w:style w:type="character" w:customStyle="1" w:styleId="1691">
    <w:name w:val="EmailStyle16921"/>
    <w:uiPriority w:val="0"/>
    <w:rPr>
      <w:rFonts w:ascii="Arial" w:hAnsi="Arial" w:eastAsia="宋体" w:cs="Arial"/>
      <w:color w:val="auto"/>
      <w:sz w:val="20"/>
    </w:rPr>
  </w:style>
  <w:style w:type="character" w:customStyle="1" w:styleId="1692">
    <w:name w:val="EmailStyle16931"/>
    <w:uiPriority w:val="0"/>
    <w:rPr>
      <w:rFonts w:ascii="Arial" w:hAnsi="Arial" w:eastAsia="宋体" w:cs="Arial"/>
      <w:color w:val="auto"/>
      <w:sz w:val="20"/>
    </w:rPr>
  </w:style>
  <w:style w:type="character" w:customStyle="1" w:styleId="1693">
    <w:name w:val="EmailStyle16941"/>
    <w:uiPriority w:val="0"/>
    <w:rPr>
      <w:rFonts w:ascii="Arial" w:hAnsi="Arial" w:eastAsia="宋体" w:cs="Arial"/>
      <w:color w:val="auto"/>
      <w:sz w:val="20"/>
    </w:rPr>
  </w:style>
  <w:style w:type="character" w:customStyle="1" w:styleId="1694">
    <w:name w:val="EmailStyle16951"/>
    <w:uiPriority w:val="0"/>
    <w:rPr>
      <w:rFonts w:ascii="Arial" w:hAnsi="Arial" w:eastAsia="宋体" w:cs="Arial"/>
      <w:color w:val="auto"/>
      <w:sz w:val="20"/>
    </w:rPr>
  </w:style>
  <w:style w:type="character" w:customStyle="1" w:styleId="1695">
    <w:name w:val="EmailStyle16961"/>
    <w:uiPriority w:val="0"/>
    <w:rPr>
      <w:rFonts w:ascii="Arial" w:hAnsi="Arial" w:eastAsia="宋体" w:cs="Arial"/>
      <w:color w:val="auto"/>
      <w:sz w:val="20"/>
    </w:rPr>
  </w:style>
  <w:style w:type="character" w:customStyle="1" w:styleId="1696">
    <w:name w:val="EmailStyle16971"/>
    <w:uiPriority w:val="0"/>
    <w:rPr>
      <w:rFonts w:ascii="Arial" w:hAnsi="Arial" w:eastAsia="宋体" w:cs="Arial"/>
      <w:color w:val="auto"/>
      <w:sz w:val="20"/>
    </w:rPr>
  </w:style>
  <w:style w:type="character" w:customStyle="1" w:styleId="1697">
    <w:name w:val="EmailStyle16981"/>
    <w:uiPriority w:val="0"/>
    <w:rPr>
      <w:rFonts w:ascii="Arial" w:hAnsi="Arial" w:eastAsia="宋体" w:cs="Arial"/>
      <w:color w:val="auto"/>
      <w:sz w:val="20"/>
    </w:rPr>
  </w:style>
  <w:style w:type="character" w:customStyle="1" w:styleId="1698">
    <w:name w:val="EmailStyle16991"/>
    <w:uiPriority w:val="0"/>
    <w:rPr>
      <w:rFonts w:ascii="Arial" w:hAnsi="Arial" w:eastAsia="宋体" w:cs="Arial"/>
      <w:color w:val="auto"/>
      <w:sz w:val="20"/>
    </w:rPr>
  </w:style>
  <w:style w:type="character" w:customStyle="1" w:styleId="1699">
    <w:name w:val="EmailStyle17001"/>
    <w:uiPriority w:val="0"/>
    <w:rPr>
      <w:rFonts w:ascii="Arial" w:hAnsi="Arial" w:eastAsia="宋体" w:cs="Arial"/>
      <w:color w:val="auto"/>
      <w:sz w:val="20"/>
    </w:rPr>
  </w:style>
  <w:style w:type="character" w:customStyle="1" w:styleId="1700">
    <w:name w:val="EmailStyle17011"/>
    <w:uiPriority w:val="0"/>
    <w:rPr>
      <w:rFonts w:ascii="Arial" w:hAnsi="Arial" w:eastAsia="宋体" w:cs="Arial"/>
      <w:color w:val="auto"/>
      <w:sz w:val="20"/>
    </w:rPr>
  </w:style>
  <w:style w:type="character" w:customStyle="1" w:styleId="1701">
    <w:name w:val="EmailStyle17021"/>
    <w:uiPriority w:val="0"/>
    <w:rPr>
      <w:rFonts w:ascii="Arial" w:hAnsi="Arial" w:eastAsia="宋体" w:cs="Arial"/>
      <w:color w:val="auto"/>
      <w:sz w:val="20"/>
    </w:rPr>
  </w:style>
  <w:style w:type="character" w:customStyle="1" w:styleId="1702">
    <w:name w:val="EmailStyle17031"/>
    <w:uiPriority w:val="0"/>
    <w:rPr>
      <w:rFonts w:ascii="Arial" w:hAnsi="Arial" w:eastAsia="宋体" w:cs="Arial"/>
      <w:color w:val="auto"/>
      <w:sz w:val="20"/>
    </w:rPr>
  </w:style>
  <w:style w:type="character" w:customStyle="1" w:styleId="1703">
    <w:name w:val="EmailStyle17041"/>
    <w:uiPriority w:val="0"/>
    <w:rPr>
      <w:rFonts w:ascii="Arial" w:hAnsi="Arial" w:eastAsia="宋体" w:cs="Arial"/>
      <w:color w:val="auto"/>
      <w:sz w:val="20"/>
    </w:rPr>
  </w:style>
  <w:style w:type="character" w:customStyle="1" w:styleId="1704">
    <w:name w:val="EmailStyle17051"/>
    <w:uiPriority w:val="0"/>
    <w:rPr>
      <w:rFonts w:ascii="Arial" w:hAnsi="Arial" w:eastAsia="宋体" w:cs="Arial"/>
      <w:color w:val="auto"/>
      <w:sz w:val="20"/>
    </w:rPr>
  </w:style>
  <w:style w:type="character" w:customStyle="1" w:styleId="1705">
    <w:name w:val="EmailStyle17061"/>
    <w:uiPriority w:val="0"/>
    <w:rPr>
      <w:rFonts w:ascii="Arial" w:hAnsi="Arial" w:eastAsia="宋体" w:cs="Arial"/>
      <w:color w:val="auto"/>
      <w:sz w:val="20"/>
    </w:rPr>
  </w:style>
  <w:style w:type="character" w:customStyle="1" w:styleId="1706">
    <w:name w:val="EmailStyle17071"/>
    <w:uiPriority w:val="0"/>
    <w:rPr>
      <w:rFonts w:ascii="Arial" w:hAnsi="Arial" w:eastAsia="宋体" w:cs="Arial"/>
      <w:color w:val="auto"/>
      <w:sz w:val="20"/>
    </w:rPr>
  </w:style>
  <w:style w:type="character" w:customStyle="1" w:styleId="1707">
    <w:name w:val="EmailStyle17081"/>
    <w:uiPriority w:val="0"/>
    <w:rPr>
      <w:rFonts w:ascii="Arial" w:hAnsi="Arial" w:eastAsia="宋体" w:cs="Arial"/>
      <w:color w:val="auto"/>
      <w:sz w:val="20"/>
    </w:rPr>
  </w:style>
  <w:style w:type="character" w:customStyle="1" w:styleId="1708">
    <w:name w:val="EmailStyle17091"/>
    <w:uiPriority w:val="0"/>
    <w:rPr>
      <w:rFonts w:ascii="Arial" w:hAnsi="Arial" w:eastAsia="宋体" w:cs="Arial"/>
      <w:color w:val="auto"/>
      <w:sz w:val="20"/>
    </w:rPr>
  </w:style>
  <w:style w:type="character" w:customStyle="1" w:styleId="1709">
    <w:name w:val="EmailStyle17101"/>
    <w:uiPriority w:val="0"/>
    <w:rPr>
      <w:rFonts w:ascii="Arial" w:hAnsi="Arial" w:eastAsia="宋体" w:cs="Arial"/>
      <w:color w:val="auto"/>
      <w:sz w:val="20"/>
    </w:rPr>
  </w:style>
  <w:style w:type="character" w:customStyle="1" w:styleId="1710">
    <w:name w:val="EmailStyle17111"/>
    <w:uiPriority w:val="0"/>
    <w:rPr>
      <w:rFonts w:ascii="Arial" w:hAnsi="Arial" w:eastAsia="宋体" w:cs="Arial"/>
      <w:color w:val="auto"/>
      <w:sz w:val="20"/>
    </w:rPr>
  </w:style>
  <w:style w:type="character" w:customStyle="1" w:styleId="1711">
    <w:name w:val="EmailStyle17121"/>
    <w:uiPriority w:val="0"/>
    <w:rPr>
      <w:rFonts w:ascii="Arial" w:hAnsi="Arial" w:eastAsia="宋体" w:cs="Arial"/>
      <w:color w:val="auto"/>
      <w:sz w:val="20"/>
    </w:rPr>
  </w:style>
  <w:style w:type="character" w:customStyle="1" w:styleId="1712">
    <w:name w:val="EmailStyle17131"/>
    <w:uiPriority w:val="0"/>
    <w:rPr>
      <w:rFonts w:ascii="Arial" w:hAnsi="Arial" w:eastAsia="宋体" w:cs="Arial"/>
      <w:color w:val="auto"/>
      <w:sz w:val="20"/>
    </w:rPr>
  </w:style>
  <w:style w:type="character" w:customStyle="1" w:styleId="1713">
    <w:name w:val="EmailStyle17141"/>
    <w:uiPriority w:val="0"/>
    <w:rPr>
      <w:rFonts w:ascii="Arial" w:hAnsi="Arial" w:eastAsia="宋体" w:cs="Arial"/>
      <w:color w:val="auto"/>
      <w:sz w:val="20"/>
    </w:rPr>
  </w:style>
  <w:style w:type="character" w:customStyle="1" w:styleId="1714">
    <w:name w:val="EmailStyle17151"/>
    <w:uiPriority w:val="0"/>
    <w:rPr>
      <w:rFonts w:ascii="Arial" w:hAnsi="Arial" w:eastAsia="宋体" w:cs="Arial"/>
      <w:color w:val="auto"/>
      <w:sz w:val="20"/>
    </w:rPr>
  </w:style>
  <w:style w:type="character" w:customStyle="1" w:styleId="1715">
    <w:name w:val="EmailStyle17161"/>
    <w:uiPriority w:val="0"/>
    <w:rPr>
      <w:rFonts w:ascii="Arial" w:hAnsi="Arial" w:eastAsia="宋体" w:cs="Arial"/>
      <w:color w:val="auto"/>
      <w:sz w:val="20"/>
    </w:rPr>
  </w:style>
  <w:style w:type="character" w:customStyle="1" w:styleId="1716">
    <w:name w:val="EmailStyle17171"/>
    <w:uiPriority w:val="0"/>
    <w:rPr>
      <w:rFonts w:ascii="Arial" w:hAnsi="Arial" w:eastAsia="宋体" w:cs="Arial"/>
      <w:color w:val="auto"/>
      <w:sz w:val="20"/>
    </w:rPr>
  </w:style>
  <w:style w:type="character" w:customStyle="1" w:styleId="1717">
    <w:name w:val="EmailStyle17181"/>
    <w:uiPriority w:val="0"/>
    <w:rPr>
      <w:rFonts w:ascii="Arial" w:hAnsi="Arial" w:eastAsia="宋体" w:cs="Arial"/>
      <w:color w:val="auto"/>
      <w:sz w:val="20"/>
    </w:rPr>
  </w:style>
  <w:style w:type="character" w:customStyle="1" w:styleId="1718">
    <w:name w:val="EmailStyle17191"/>
    <w:uiPriority w:val="0"/>
    <w:rPr>
      <w:rFonts w:ascii="Arial" w:hAnsi="Arial" w:eastAsia="宋体" w:cs="Arial"/>
      <w:color w:val="auto"/>
      <w:sz w:val="20"/>
    </w:rPr>
  </w:style>
  <w:style w:type="character" w:customStyle="1" w:styleId="1719">
    <w:name w:val="EmailStyle17201"/>
    <w:uiPriority w:val="0"/>
    <w:rPr>
      <w:rFonts w:ascii="Arial" w:hAnsi="Arial" w:eastAsia="宋体" w:cs="Arial"/>
      <w:color w:val="auto"/>
      <w:sz w:val="20"/>
    </w:rPr>
  </w:style>
  <w:style w:type="character" w:customStyle="1" w:styleId="1720">
    <w:name w:val="EmailStyle17211"/>
    <w:uiPriority w:val="0"/>
    <w:rPr>
      <w:rFonts w:ascii="Arial" w:hAnsi="Arial" w:eastAsia="宋体" w:cs="Arial"/>
      <w:color w:val="auto"/>
      <w:sz w:val="20"/>
    </w:rPr>
  </w:style>
  <w:style w:type="character" w:customStyle="1" w:styleId="1721">
    <w:name w:val="EmailStyle17221"/>
    <w:uiPriority w:val="0"/>
    <w:rPr>
      <w:rFonts w:ascii="Arial" w:hAnsi="Arial" w:eastAsia="宋体" w:cs="Arial"/>
      <w:color w:val="auto"/>
      <w:sz w:val="20"/>
    </w:rPr>
  </w:style>
  <w:style w:type="character" w:customStyle="1" w:styleId="1722">
    <w:name w:val="EmailStyle17231"/>
    <w:uiPriority w:val="0"/>
    <w:rPr>
      <w:rFonts w:ascii="Arial" w:hAnsi="Arial" w:eastAsia="宋体" w:cs="Arial"/>
      <w:color w:val="auto"/>
      <w:sz w:val="20"/>
    </w:rPr>
  </w:style>
  <w:style w:type="character" w:customStyle="1" w:styleId="1723">
    <w:name w:val="EmailStyle17241"/>
    <w:uiPriority w:val="0"/>
    <w:rPr>
      <w:rFonts w:ascii="Arial" w:hAnsi="Arial" w:eastAsia="宋体" w:cs="Arial"/>
      <w:color w:val="auto"/>
      <w:sz w:val="20"/>
    </w:rPr>
  </w:style>
  <w:style w:type="character" w:customStyle="1" w:styleId="1724">
    <w:name w:val="EmailStyle17251"/>
    <w:uiPriority w:val="0"/>
    <w:rPr>
      <w:rFonts w:ascii="Arial" w:hAnsi="Arial" w:eastAsia="宋体" w:cs="Arial"/>
      <w:color w:val="auto"/>
      <w:sz w:val="20"/>
    </w:rPr>
  </w:style>
  <w:style w:type="character" w:customStyle="1" w:styleId="1725">
    <w:name w:val="EmailStyle17261"/>
    <w:uiPriority w:val="0"/>
    <w:rPr>
      <w:rFonts w:ascii="Arial" w:hAnsi="Arial" w:eastAsia="宋体" w:cs="Arial"/>
      <w:color w:val="auto"/>
      <w:sz w:val="20"/>
    </w:rPr>
  </w:style>
  <w:style w:type="character" w:customStyle="1" w:styleId="1726">
    <w:name w:val="EmailStyle17271"/>
    <w:uiPriority w:val="0"/>
    <w:rPr>
      <w:rFonts w:ascii="Arial" w:hAnsi="Arial" w:eastAsia="宋体" w:cs="Arial"/>
      <w:color w:val="auto"/>
      <w:sz w:val="20"/>
    </w:rPr>
  </w:style>
  <w:style w:type="character" w:customStyle="1" w:styleId="1727">
    <w:name w:val="EmailStyle17281"/>
    <w:uiPriority w:val="0"/>
    <w:rPr>
      <w:rFonts w:ascii="Arial" w:hAnsi="Arial" w:eastAsia="宋体" w:cs="Arial"/>
      <w:color w:val="auto"/>
      <w:sz w:val="20"/>
    </w:rPr>
  </w:style>
  <w:style w:type="character" w:customStyle="1" w:styleId="1728">
    <w:name w:val="EmailStyle17291"/>
    <w:uiPriority w:val="0"/>
    <w:rPr>
      <w:rFonts w:ascii="Arial" w:hAnsi="Arial" w:eastAsia="宋体" w:cs="Arial"/>
      <w:color w:val="auto"/>
      <w:sz w:val="20"/>
    </w:rPr>
  </w:style>
  <w:style w:type="character" w:customStyle="1" w:styleId="1729">
    <w:name w:val="EmailStyle17301"/>
    <w:uiPriority w:val="0"/>
    <w:rPr>
      <w:rFonts w:ascii="Arial" w:hAnsi="Arial" w:eastAsia="宋体" w:cs="Arial"/>
      <w:color w:val="auto"/>
      <w:sz w:val="20"/>
    </w:rPr>
  </w:style>
  <w:style w:type="character" w:customStyle="1" w:styleId="1730">
    <w:name w:val="EmailStyle17311"/>
    <w:uiPriority w:val="0"/>
    <w:rPr>
      <w:rFonts w:ascii="Arial" w:hAnsi="Arial" w:eastAsia="宋体" w:cs="Arial"/>
      <w:color w:val="auto"/>
      <w:sz w:val="20"/>
    </w:rPr>
  </w:style>
  <w:style w:type="character" w:customStyle="1" w:styleId="1731">
    <w:name w:val="EmailStyle17321"/>
    <w:uiPriority w:val="0"/>
    <w:rPr>
      <w:rFonts w:ascii="Arial" w:hAnsi="Arial" w:eastAsia="宋体" w:cs="Arial"/>
      <w:color w:val="auto"/>
      <w:sz w:val="20"/>
    </w:rPr>
  </w:style>
  <w:style w:type="character" w:customStyle="1" w:styleId="1732">
    <w:name w:val="EmailStyle17331"/>
    <w:uiPriority w:val="0"/>
    <w:rPr>
      <w:rFonts w:ascii="Arial" w:hAnsi="Arial" w:eastAsia="宋体" w:cs="Arial"/>
      <w:color w:val="auto"/>
      <w:sz w:val="20"/>
    </w:rPr>
  </w:style>
  <w:style w:type="character" w:customStyle="1" w:styleId="1733">
    <w:name w:val="EmailStyle17341"/>
    <w:uiPriority w:val="0"/>
    <w:rPr>
      <w:rFonts w:ascii="Arial" w:hAnsi="Arial" w:eastAsia="宋体" w:cs="Arial"/>
      <w:color w:val="auto"/>
      <w:sz w:val="20"/>
    </w:rPr>
  </w:style>
  <w:style w:type="character" w:customStyle="1" w:styleId="1734">
    <w:name w:val="EmailStyle17351"/>
    <w:uiPriority w:val="0"/>
    <w:rPr>
      <w:rFonts w:ascii="Arial" w:hAnsi="Arial" w:eastAsia="宋体" w:cs="Arial"/>
      <w:color w:val="auto"/>
      <w:sz w:val="20"/>
    </w:rPr>
  </w:style>
  <w:style w:type="character" w:customStyle="1" w:styleId="1735">
    <w:name w:val="EmailStyle17361"/>
    <w:uiPriority w:val="0"/>
    <w:rPr>
      <w:rFonts w:ascii="Arial" w:hAnsi="Arial" w:eastAsia="宋体" w:cs="Arial"/>
      <w:color w:val="auto"/>
      <w:sz w:val="20"/>
    </w:rPr>
  </w:style>
  <w:style w:type="character" w:customStyle="1" w:styleId="1736">
    <w:name w:val="EmailStyle17371"/>
    <w:uiPriority w:val="0"/>
    <w:rPr>
      <w:rFonts w:ascii="Arial" w:hAnsi="Arial" w:eastAsia="宋体" w:cs="Arial"/>
      <w:color w:val="auto"/>
      <w:sz w:val="20"/>
    </w:rPr>
  </w:style>
  <w:style w:type="character" w:customStyle="1" w:styleId="1737">
    <w:name w:val="EmailStyle17381"/>
    <w:uiPriority w:val="0"/>
    <w:rPr>
      <w:rFonts w:ascii="Arial" w:hAnsi="Arial" w:eastAsia="宋体" w:cs="Arial"/>
      <w:color w:val="auto"/>
      <w:sz w:val="20"/>
    </w:rPr>
  </w:style>
  <w:style w:type="character" w:customStyle="1" w:styleId="1738">
    <w:name w:val="EmailStyle17391"/>
    <w:uiPriority w:val="0"/>
    <w:rPr>
      <w:rFonts w:ascii="Arial" w:hAnsi="Arial" w:eastAsia="宋体" w:cs="Arial"/>
      <w:color w:val="auto"/>
      <w:sz w:val="20"/>
    </w:rPr>
  </w:style>
  <w:style w:type="character" w:customStyle="1" w:styleId="1739">
    <w:name w:val="EmailStyle17401"/>
    <w:uiPriority w:val="0"/>
    <w:rPr>
      <w:rFonts w:ascii="Arial" w:hAnsi="Arial" w:eastAsia="宋体" w:cs="Arial"/>
      <w:color w:val="auto"/>
      <w:sz w:val="20"/>
    </w:rPr>
  </w:style>
  <w:style w:type="character" w:customStyle="1" w:styleId="1740">
    <w:name w:val="EmailStyle17411"/>
    <w:uiPriority w:val="0"/>
    <w:rPr>
      <w:rFonts w:ascii="Arial" w:hAnsi="Arial" w:eastAsia="宋体" w:cs="Arial"/>
      <w:color w:val="auto"/>
      <w:sz w:val="20"/>
    </w:rPr>
  </w:style>
  <w:style w:type="character" w:customStyle="1" w:styleId="1741">
    <w:name w:val="EmailStyle17421"/>
    <w:uiPriority w:val="0"/>
    <w:rPr>
      <w:rFonts w:ascii="Arial" w:hAnsi="Arial" w:eastAsia="宋体" w:cs="Arial"/>
      <w:color w:val="auto"/>
      <w:sz w:val="20"/>
    </w:rPr>
  </w:style>
  <w:style w:type="character" w:customStyle="1" w:styleId="1742">
    <w:name w:val="EmailStyle17431"/>
    <w:uiPriority w:val="0"/>
    <w:rPr>
      <w:rFonts w:ascii="Arial" w:hAnsi="Arial" w:eastAsia="宋体" w:cs="Arial"/>
      <w:color w:val="auto"/>
      <w:sz w:val="20"/>
    </w:rPr>
  </w:style>
  <w:style w:type="character" w:customStyle="1" w:styleId="1743">
    <w:name w:val="EmailStyle17441"/>
    <w:uiPriority w:val="0"/>
    <w:rPr>
      <w:rFonts w:ascii="Arial" w:hAnsi="Arial" w:eastAsia="宋体" w:cs="Arial"/>
      <w:color w:val="auto"/>
      <w:sz w:val="20"/>
    </w:rPr>
  </w:style>
  <w:style w:type="character" w:customStyle="1" w:styleId="1744">
    <w:name w:val="EmailStyle17451"/>
    <w:uiPriority w:val="0"/>
    <w:rPr>
      <w:rFonts w:ascii="Arial" w:hAnsi="Arial" w:eastAsia="宋体" w:cs="Arial"/>
      <w:color w:val="auto"/>
      <w:sz w:val="20"/>
    </w:rPr>
  </w:style>
  <w:style w:type="character" w:customStyle="1" w:styleId="1745">
    <w:name w:val="EmailStyle17461"/>
    <w:uiPriority w:val="0"/>
    <w:rPr>
      <w:rFonts w:ascii="Arial" w:hAnsi="Arial" w:eastAsia="宋体" w:cs="Arial"/>
      <w:color w:val="auto"/>
      <w:sz w:val="20"/>
    </w:rPr>
  </w:style>
  <w:style w:type="character" w:customStyle="1" w:styleId="1746">
    <w:name w:val="EmailStyle17471"/>
    <w:uiPriority w:val="0"/>
    <w:rPr>
      <w:rFonts w:ascii="Arial" w:hAnsi="Arial" w:eastAsia="宋体" w:cs="Arial"/>
      <w:color w:val="auto"/>
      <w:sz w:val="20"/>
    </w:rPr>
  </w:style>
  <w:style w:type="character" w:customStyle="1" w:styleId="1747">
    <w:name w:val="EmailStyle17481"/>
    <w:uiPriority w:val="0"/>
    <w:rPr>
      <w:rFonts w:ascii="Arial" w:hAnsi="Arial" w:eastAsia="宋体" w:cs="Arial"/>
      <w:color w:val="auto"/>
      <w:sz w:val="20"/>
    </w:rPr>
  </w:style>
  <w:style w:type="character" w:customStyle="1" w:styleId="1748">
    <w:name w:val="EmailStyle17491"/>
    <w:uiPriority w:val="0"/>
    <w:rPr>
      <w:rFonts w:ascii="Arial" w:hAnsi="Arial" w:eastAsia="宋体" w:cs="Arial"/>
      <w:color w:val="auto"/>
      <w:sz w:val="20"/>
    </w:rPr>
  </w:style>
  <w:style w:type="character" w:customStyle="1" w:styleId="1749">
    <w:name w:val="EmailStyle17501"/>
    <w:uiPriority w:val="0"/>
    <w:rPr>
      <w:rFonts w:ascii="Arial" w:hAnsi="Arial" w:eastAsia="宋体" w:cs="Arial"/>
      <w:color w:val="auto"/>
      <w:sz w:val="20"/>
    </w:rPr>
  </w:style>
  <w:style w:type="character" w:customStyle="1" w:styleId="1750">
    <w:name w:val="EmailStyle17511"/>
    <w:uiPriority w:val="0"/>
    <w:rPr>
      <w:rFonts w:ascii="Arial" w:hAnsi="Arial" w:eastAsia="宋体" w:cs="Arial"/>
      <w:color w:val="auto"/>
      <w:sz w:val="20"/>
    </w:rPr>
  </w:style>
  <w:style w:type="character" w:customStyle="1" w:styleId="1751">
    <w:name w:val="EmailStyle17521"/>
    <w:uiPriority w:val="0"/>
    <w:rPr>
      <w:rFonts w:ascii="Arial" w:hAnsi="Arial" w:eastAsia="宋体" w:cs="Arial"/>
      <w:color w:val="auto"/>
      <w:sz w:val="20"/>
    </w:rPr>
  </w:style>
  <w:style w:type="character" w:customStyle="1" w:styleId="1752">
    <w:name w:val="EmailStyle17531"/>
    <w:uiPriority w:val="0"/>
    <w:rPr>
      <w:rFonts w:ascii="Arial" w:hAnsi="Arial" w:eastAsia="宋体" w:cs="Arial"/>
      <w:color w:val="auto"/>
      <w:sz w:val="20"/>
    </w:rPr>
  </w:style>
  <w:style w:type="character" w:customStyle="1" w:styleId="1753">
    <w:name w:val="EmailStyle17541"/>
    <w:uiPriority w:val="0"/>
    <w:rPr>
      <w:rFonts w:ascii="Arial" w:hAnsi="Arial" w:eastAsia="宋体" w:cs="Arial"/>
      <w:color w:val="auto"/>
      <w:sz w:val="20"/>
    </w:rPr>
  </w:style>
  <w:style w:type="character" w:customStyle="1" w:styleId="1754">
    <w:name w:val="EmailStyle17551"/>
    <w:uiPriority w:val="0"/>
    <w:rPr>
      <w:rFonts w:ascii="Arial" w:hAnsi="Arial" w:eastAsia="宋体" w:cs="Arial"/>
      <w:color w:val="auto"/>
      <w:sz w:val="20"/>
    </w:rPr>
  </w:style>
  <w:style w:type="character" w:customStyle="1" w:styleId="1755">
    <w:name w:val="EmailStyle17561"/>
    <w:uiPriority w:val="0"/>
    <w:rPr>
      <w:rFonts w:ascii="Arial" w:hAnsi="Arial" w:eastAsia="宋体" w:cs="Arial"/>
      <w:color w:val="auto"/>
      <w:sz w:val="20"/>
    </w:rPr>
  </w:style>
  <w:style w:type="character" w:customStyle="1" w:styleId="1756">
    <w:name w:val="EmailStyle17571"/>
    <w:uiPriority w:val="0"/>
    <w:rPr>
      <w:rFonts w:ascii="Arial" w:hAnsi="Arial" w:eastAsia="宋体" w:cs="Arial"/>
      <w:color w:val="auto"/>
      <w:sz w:val="20"/>
    </w:rPr>
  </w:style>
  <w:style w:type="character" w:customStyle="1" w:styleId="1757">
    <w:name w:val="EmailStyle17581"/>
    <w:uiPriority w:val="0"/>
    <w:rPr>
      <w:rFonts w:ascii="Arial" w:hAnsi="Arial" w:eastAsia="宋体" w:cs="Arial"/>
      <w:color w:val="auto"/>
      <w:sz w:val="20"/>
    </w:rPr>
  </w:style>
  <w:style w:type="character" w:customStyle="1" w:styleId="1758">
    <w:name w:val="EmailStyle17591"/>
    <w:uiPriority w:val="0"/>
    <w:rPr>
      <w:rFonts w:ascii="Arial" w:hAnsi="Arial" w:eastAsia="宋体" w:cs="Arial"/>
      <w:color w:val="auto"/>
      <w:sz w:val="20"/>
    </w:rPr>
  </w:style>
  <w:style w:type="character" w:customStyle="1" w:styleId="1759">
    <w:name w:val="EmailStyle17601"/>
    <w:uiPriority w:val="0"/>
    <w:rPr>
      <w:rFonts w:ascii="Arial" w:hAnsi="Arial" w:eastAsia="宋体" w:cs="Arial"/>
      <w:color w:val="auto"/>
      <w:sz w:val="20"/>
    </w:rPr>
  </w:style>
  <w:style w:type="character" w:customStyle="1" w:styleId="1760">
    <w:name w:val="EmailStyle17611"/>
    <w:uiPriority w:val="0"/>
    <w:rPr>
      <w:rFonts w:ascii="Arial" w:hAnsi="Arial" w:eastAsia="宋体" w:cs="Arial"/>
      <w:color w:val="auto"/>
      <w:sz w:val="20"/>
    </w:rPr>
  </w:style>
  <w:style w:type="character" w:customStyle="1" w:styleId="1761">
    <w:name w:val="EmailStyle17621"/>
    <w:uiPriority w:val="0"/>
    <w:rPr>
      <w:rFonts w:ascii="Arial" w:hAnsi="Arial" w:eastAsia="宋体" w:cs="Arial"/>
      <w:color w:val="auto"/>
      <w:sz w:val="20"/>
    </w:rPr>
  </w:style>
  <w:style w:type="character" w:customStyle="1" w:styleId="1762">
    <w:name w:val="EmailStyle17631"/>
    <w:uiPriority w:val="0"/>
    <w:rPr>
      <w:rFonts w:ascii="Arial" w:hAnsi="Arial" w:eastAsia="宋体" w:cs="Arial"/>
      <w:color w:val="auto"/>
      <w:sz w:val="20"/>
    </w:rPr>
  </w:style>
  <w:style w:type="character" w:customStyle="1" w:styleId="1763">
    <w:name w:val="EmailStyle17641"/>
    <w:uiPriority w:val="0"/>
    <w:rPr>
      <w:rFonts w:ascii="Arial" w:hAnsi="Arial" w:eastAsia="宋体" w:cs="Arial"/>
      <w:color w:val="auto"/>
      <w:sz w:val="20"/>
    </w:rPr>
  </w:style>
  <w:style w:type="character" w:customStyle="1" w:styleId="1764">
    <w:name w:val="EmailStyle17651"/>
    <w:uiPriority w:val="0"/>
    <w:rPr>
      <w:rFonts w:ascii="Arial" w:hAnsi="Arial" w:eastAsia="宋体" w:cs="Arial"/>
      <w:color w:val="auto"/>
      <w:sz w:val="20"/>
    </w:rPr>
  </w:style>
  <w:style w:type="character" w:customStyle="1" w:styleId="1765">
    <w:name w:val="EmailStyle17661"/>
    <w:uiPriority w:val="0"/>
    <w:rPr>
      <w:rFonts w:ascii="Arial" w:hAnsi="Arial" w:eastAsia="宋体" w:cs="Arial"/>
      <w:color w:val="auto"/>
      <w:sz w:val="20"/>
    </w:rPr>
  </w:style>
  <w:style w:type="character" w:customStyle="1" w:styleId="1766">
    <w:name w:val="EmailStyle17671"/>
    <w:uiPriority w:val="0"/>
    <w:rPr>
      <w:rFonts w:ascii="Arial" w:hAnsi="Arial" w:eastAsia="宋体" w:cs="Arial"/>
      <w:color w:val="auto"/>
      <w:sz w:val="20"/>
    </w:rPr>
  </w:style>
  <w:style w:type="character" w:customStyle="1" w:styleId="1767">
    <w:name w:val="EmailStyle17681"/>
    <w:uiPriority w:val="0"/>
    <w:rPr>
      <w:rFonts w:ascii="Arial" w:hAnsi="Arial" w:eastAsia="宋体" w:cs="Arial"/>
      <w:color w:val="auto"/>
      <w:sz w:val="20"/>
    </w:rPr>
  </w:style>
  <w:style w:type="character" w:customStyle="1" w:styleId="1768">
    <w:name w:val="EmailStyle17691"/>
    <w:uiPriority w:val="0"/>
    <w:rPr>
      <w:rFonts w:ascii="Arial" w:hAnsi="Arial" w:eastAsia="宋体" w:cs="Arial"/>
      <w:color w:val="auto"/>
      <w:sz w:val="20"/>
    </w:rPr>
  </w:style>
  <w:style w:type="character" w:customStyle="1" w:styleId="1769">
    <w:name w:val="EmailStyle17701"/>
    <w:uiPriority w:val="0"/>
    <w:rPr>
      <w:rFonts w:ascii="Arial" w:hAnsi="Arial" w:eastAsia="宋体" w:cs="Arial"/>
      <w:color w:val="auto"/>
      <w:sz w:val="20"/>
    </w:rPr>
  </w:style>
  <w:style w:type="character" w:customStyle="1" w:styleId="1770">
    <w:name w:val="EmailStyle17711"/>
    <w:uiPriority w:val="0"/>
    <w:rPr>
      <w:rFonts w:ascii="Arial" w:hAnsi="Arial" w:eastAsia="宋体" w:cs="Arial"/>
      <w:color w:val="auto"/>
      <w:sz w:val="20"/>
    </w:rPr>
  </w:style>
  <w:style w:type="character" w:customStyle="1" w:styleId="1771">
    <w:name w:val="EmailStyle17721"/>
    <w:uiPriority w:val="0"/>
    <w:rPr>
      <w:rFonts w:ascii="Arial" w:hAnsi="Arial" w:eastAsia="宋体" w:cs="Arial"/>
      <w:color w:val="auto"/>
      <w:sz w:val="20"/>
    </w:rPr>
  </w:style>
  <w:style w:type="character" w:customStyle="1" w:styleId="1772">
    <w:name w:val="EmailStyle17731"/>
    <w:uiPriority w:val="0"/>
    <w:rPr>
      <w:rFonts w:ascii="Arial" w:hAnsi="Arial" w:eastAsia="宋体" w:cs="Arial"/>
      <w:color w:val="auto"/>
      <w:sz w:val="20"/>
    </w:rPr>
  </w:style>
  <w:style w:type="character" w:customStyle="1" w:styleId="1773">
    <w:name w:val="EmailStyle17741"/>
    <w:uiPriority w:val="0"/>
    <w:rPr>
      <w:rFonts w:ascii="Arial" w:hAnsi="Arial" w:eastAsia="宋体" w:cs="Arial"/>
      <w:color w:val="auto"/>
      <w:sz w:val="20"/>
    </w:rPr>
  </w:style>
  <w:style w:type="character" w:customStyle="1" w:styleId="1774">
    <w:name w:val="EmailStyle17751"/>
    <w:uiPriority w:val="0"/>
    <w:rPr>
      <w:rFonts w:ascii="Arial" w:hAnsi="Arial" w:eastAsia="宋体" w:cs="Arial"/>
      <w:color w:val="auto"/>
      <w:sz w:val="20"/>
    </w:rPr>
  </w:style>
  <w:style w:type="character" w:customStyle="1" w:styleId="1775">
    <w:name w:val="EmailStyle17761"/>
    <w:uiPriority w:val="0"/>
    <w:rPr>
      <w:rFonts w:ascii="Arial" w:hAnsi="Arial" w:eastAsia="宋体" w:cs="Arial"/>
      <w:color w:val="auto"/>
      <w:sz w:val="20"/>
    </w:rPr>
  </w:style>
  <w:style w:type="character" w:customStyle="1" w:styleId="1776">
    <w:name w:val="EmailStyle17771"/>
    <w:uiPriority w:val="0"/>
    <w:rPr>
      <w:rFonts w:ascii="Arial" w:hAnsi="Arial" w:eastAsia="宋体" w:cs="Arial"/>
      <w:color w:val="auto"/>
      <w:sz w:val="20"/>
    </w:rPr>
  </w:style>
  <w:style w:type="character" w:customStyle="1" w:styleId="1777">
    <w:name w:val="EmailStyle17781"/>
    <w:uiPriority w:val="0"/>
    <w:rPr>
      <w:rFonts w:ascii="Arial" w:hAnsi="Arial" w:eastAsia="宋体" w:cs="Arial"/>
      <w:color w:val="auto"/>
      <w:sz w:val="20"/>
    </w:rPr>
  </w:style>
  <w:style w:type="character" w:customStyle="1" w:styleId="1778">
    <w:name w:val="EmailStyle17791"/>
    <w:uiPriority w:val="0"/>
    <w:rPr>
      <w:rFonts w:ascii="Arial" w:hAnsi="Arial" w:eastAsia="宋体" w:cs="Arial"/>
      <w:color w:val="auto"/>
      <w:sz w:val="20"/>
    </w:rPr>
  </w:style>
  <w:style w:type="character" w:customStyle="1" w:styleId="1779">
    <w:name w:val="EmailStyle17801"/>
    <w:uiPriority w:val="0"/>
    <w:rPr>
      <w:rFonts w:ascii="Arial" w:hAnsi="Arial" w:eastAsia="宋体" w:cs="Arial"/>
      <w:color w:val="auto"/>
      <w:sz w:val="20"/>
    </w:rPr>
  </w:style>
  <w:style w:type="character" w:customStyle="1" w:styleId="1780">
    <w:name w:val="EmailStyle17811"/>
    <w:uiPriority w:val="0"/>
    <w:rPr>
      <w:rFonts w:ascii="Arial" w:hAnsi="Arial" w:eastAsia="宋体" w:cs="Arial"/>
      <w:color w:val="auto"/>
      <w:sz w:val="20"/>
    </w:rPr>
  </w:style>
  <w:style w:type="character" w:customStyle="1" w:styleId="1781">
    <w:name w:val="EmailStyle17821"/>
    <w:uiPriority w:val="0"/>
    <w:rPr>
      <w:rFonts w:ascii="Arial" w:hAnsi="Arial" w:eastAsia="宋体" w:cs="Arial"/>
      <w:color w:val="auto"/>
      <w:sz w:val="20"/>
    </w:rPr>
  </w:style>
  <w:style w:type="character" w:customStyle="1" w:styleId="1782">
    <w:name w:val="EmailStyle17831"/>
    <w:uiPriority w:val="0"/>
    <w:rPr>
      <w:rFonts w:ascii="Arial" w:hAnsi="Arial" w:eastAsia="宋体" w:cs="Arial"/>
      <w:color w:val="auto"/>
      <w:sz w:val="20"/>
    </w:rPr>
  </w:style>
  <w:style w:type="character" w:customStyle="1" w:styleId="1783">
    <w:name w:val="EmailStyle17841"/>
    <w:uiPriority w:val="0"/>
    <w:rPr>
      <w:rFonts w:ascii="Arial" w:hAnsi="Arial" w:eastAsia="宋体" w:cs="Arial"/>
      <w:color w:val="auto"/>
      <w:sz w:val="20"/>
    </w:rPr>
  </w:style>
  <w:style w:type="character" w:customStyle="1" w:styleId="1784">
    <w:name w:val="EmailStyle17851"/>
    <w:uiPriority w:val="0"/>
    <w:rPr>
      <w:rFonts w:ascii="Arial" w:hAnsi="Arial" w:eastAsia="宋体" w:cs="Arial"/>
      <w:color w:val="auto"/>
      <w:sz w:val="20"/>
    </w:rPr>
  </w:style>
  <w:style w:type="character" w:customStyle="1" w:styleId="1785">
    <w:name w:val="EmailStyle17861"/>
    <w:uiPriority w:val="0"/>
    <w:rPr>
      <w:rFonts w:ascii="Arial" w:hAnsi="Arial" w:eastAsia="宋体" w:cs="Arial"/>
      <w:color w:val="auto"/>
      <w:sz w:val="20"/>
    </w:rPr>
  </w:style>
  <w:style w:type="character" w:customStyle="1" w:styleId="1786">
    <w:name w:val="EmailStyle17871"/>
    <w:uiPriority w:val="0"/>
    <w:rPr>
      <w:rFonts w:ascii="Arial" w:hAnsi="Arial" w:eastAsia="宋体" w:cs="Arial"/>
      <w:color w:val="auto"/>
      <w:sz w:val="20"/>
    </w:rPr>
  </w:style>
  <w:style w:type="character" w:customStyle="1" w:styleId="1787">
    <w:name w:val="EmailStyle17881"/>
    <w:uiPriority w:val="0"/>
    <w:rPr>
      <w:rFonts w:ascii="Arial" w:hAnsi="Arial" w:eastAsia="宋体" w:cs="Arial"/>
      <w:color w:val="auto"/>
      <w:sz w:val="20"/>
    </w:rPr>
  </w:style>
  <w:style w:type="character" w:customStyle="1" w:styleId="1788">
    <w:name w:val="EmailStyle17891"/>
    <w:uiPriority w:val="0"/>
    <w:rPr>
      <w:rFonts w:ascii="Arial" w:hAnsi="Arial" w:eastAsia="宋体" w:cs="Arial"/>
      <w:color w:val="auto"/>
      <w:sz w:val="20"/>
    </w:rPr>
  </w:style>
  <w:style w:type="character" w:customStyle="1" w:styleId="1789">
    <w:name w:val="EmailStyle17901"/>
    <w:uiPriority w:val="0"/>
    <w:rPr>
      <w:rFonts w:ascii="Arial" w:hAnsi="Arial" w:eastAsia="宋体" w:cs="Arial"/>
      <w:color w:val="auto"/>
      <w:sz w:val="20"/>
    </w:rPr>
  </w:style>
  <w:style w:type="character" w:customStyle="1" w:styleId="1790">
    <w:name w:val="EmailStyle17911"/>
    <w:uiPriority w:val="0"/>
    <w:rPr>
      <w:rFonts w:ascii="Arial" w:hAnsi="Arial" w:eastAsia="宋体" w:cs="Arial"/>
      <w:color w:val="auto"/>
      <w:sz w:val="20"/>
    </w:rPr>
  </w:style>
  <w:style w:type="character" w:customStyle="1" w:styleId="1791">
    <w:name w:val="EmailStyle17921"/>
    <w:uiPriority w:val="0"/>
    <w:rPr>
      <w:rFonts w:ascii="Arial" w:hAnsi="Arial" w:eastAsia="宋体" w:cs="Arial"/>
      <w:color w:val="auto"/>
      <w:sz w:val="20"/>
    </w:rPr>
  </w:style>
  <w:style w:type="character" w:customStyle="1" w:styleId="1792">
    <w:name w:val="EmailStyle17931"/>
    <w:uiPriority w:val="0"/>
    <w:rPr>
      <w:rFonts w:ascii="Arial" w:hAnsi="Arial" w:eastAsia="宋体" w:cs="Arial"/>
      <w:color w:val="auto"/>
      <w:sz w:val="20"/>
    </w:rPr>
  </w:style>
  <w:style w:type="character" w:customStyle="1" w:styleId="1793">
    <w:name w:val="EmailStyle17941"/>
    <w:uiPriority w:val="0"/>
    <w:rPr>
      <w:rFonts w:ascii="Arial" w:hAnsi="Arial" w:eastAsia="宋体" w:cs="Arial"/>
      <w:color w:val="auto"/>
      <w:sz w:val="20"/>
    </w:rPr>
  </w:style>
  <w:style w:type="character" w:customStyle="1" w:styleId="1794">
    <w:name w:val="EmailStyle17951"/>
    <w:uiPriority w:val="0"/>
    <w:rPr>
      <w:rFonts w:ascii="Arial" w:hAnsi="Arial" w:eastAsia="宋体" w:cs="Arial"/>
      <w:color w:val="auto"/>
      <w:sz w:val="20"/>
    </w:rPr>
  </w:style>
  <w:style w:type="character" w:customStyle="1" w:styleId="1795">
    <w:name w:val="EmailStyle17961"/>
    <w:uiPriority w:val="0"/>
    <w:rPr>
      <w:rFonts w:ascii="Arial" w:hAnsi="Arial" w:eastAsia="宋体" w:cs="Arial"/>
      <w:color w:val="auto"/>
      <w:sz w:val="20"/>
    </w:rPr>
  </w:style>
  <w:style w:type="character" w:customStyle="1" w:styleId="1796">
    <w:name w:val="EmailStyle17971"/>
    <w:uiPriority w:val="0"/>
    <w:rPr>
      <w:rFonts w:ascii="Arial" w:hAnsi="Arial" w:eastAsia="宋体" w:cs="Arial"/>
      <w:color w:val="auto"/>
      <w:sz w:val="20"/>
    </w:rPr>
  </w:style>
  <w:style w:type="character" w:customStyle="1" w:styleId="1797">
    <w:name w:val="EmailStyle17981"/>
    <w:uiPriority w:val="0"/>
    <w:rPr>
      <w:rFonts w:ascii="Arial" w:hAnsi="Arial" w:eastAsia="宋体" w:cs="Arial"/>
      <w:color w:val="auto"/>
      <w:sz w:val="20"/>
    </w:rPr>
  </w:style>
  <w:style w:type="character" w:customStyle="1" w:styleId="1798">
    <w:name w:val="EmailStyle17991"/>
    <w:uiPriority w:val="0"/>
    <w:rPr>
      <w:rFonts w:ascii="Arial" w:hAnsi="Arial" w:eastAsia="宋体" w:cs="Arial"/>
      <w:color w:val="auto"/>
      <w:sz w:val="20"/>
    </w:rPr>
  </w:style>
  <w:style w:type="character" w:customStyle="1" w:styleId="1799">
    <w:name w:val="EmailStyle18001"/>
    <w:uiPriority w:val="0"/>
    <w:rPr>
      <w:rFonts w:ascii="Arial" w:hAnsi="Arial" w:eastAsia="宋体" w:cs="Arial"/>
      <w:color w:val="auto"/>
      <w:sz w:val="20"/>
    </w:rPr>
  </w:style>
  <w:style w:type="character" w:customStyle="1" w:styleId="1800">
    <w:name w:val="EmailStyle18011"/>
    <w:uiPriority w:val="0"/>
    <w:rPr>
      <w:rFonts w:ascii="Arial" w:hAnsi="Arial" w:eastAsia="宋体" w:cs="Arial"/>
      <w:color w:val="auto"/>
      <w:sz w:val="20"/>
    </w:rPr>
  </w:style>
  <w:style w:type="character" w:customStyle="1" w:styleId="1801">
    <w:name w:val="EmailStyle18021"/>
    <w:uiPriority w:val="0"/>
    <w:rPr>
      <w:rFonts w:ascii="Arial" w:hAnsi="Arial" w:eastAsia="宋体" w:cs="Arial"/>
      <w:color w:val="auto"/>
      <w:sz w:val="20"/>
    </w:rPr>
  </w:style>
  <w:style w:type="character" w:customStyle="1" w:styleId="1802">
    <w:name w:val="EmailStyle18031"/>
    <w:uiPriority w:val="0"/>
    <w:rPr>
      <w:rFonts w:ascii="Arial" w:hAnsi="Arial" w:eastAsia="宋体" w:cs="Arial"/>
      <w:color w:val="auto"/>
      <w:sz w:val="20"/>
    </w:rPr>
  </w:style>
  <w:style w:type="character" w:customStyle="1" w:styleId="1803">
    <w:name w:val="EmailStyle18041"/>
    <w:uiPriority w:val="0"/>
    <w:rPr>
      <w:rFonts w:ascii="Arial" w:hAnsi="Arial" w:eastAsia="宋体" w:cs="Arial"/>
      <w:color w:val="auto"/>
      <w:sz w:val="20"/>
    </w:rPr>
  </w:style>
  <w:style w:type="character" w:customStyle="1" w:styleId="1804">
    <w:name w:val="EmailStyle18051"/>
    <w:uiPriority w:val="0"/>
    <w:rPr>
      <w:rFonts w:ascii="Arial" w:hAnsi="Arial" w:eastAsia="宋体" w:cs="Arial"/>
      <w:color w:val="auto"/>
      <w:sz w:val="20"/>
    </w:rPr>
  </w:style>
  <w:style w:type="character" w:customStyle="1" w:styleId="1805">
    <w:name w:val="EmailStyle18061"/>
    <w:uiPriority w:val="0"/>
    <w:rPr>
      <w:rFonts w:ascii="Arial" w:hAnsi="Arial" w:eastAsia="宋体" w:cs="Arial"/>
      <w:color w:val="auto"/>
      <w:sz w:val="20"/>
    </w:rPr>
  </w:style>
  <w:style w:type="character" w:customStyle="1" w:styleId="1806">
    <w:name w:val="EmailStyle18071"/>
    <w:uiPriority w:val="0"/>
    <w:rPr>
      <w:rFonts w:ascii="Arial" w:hAnsi="Arial" w:eastAsia="宋体" w:cs="Arial"/>
      <w:color w:val="auto"/>
      <w:sz w:val="20"/>
    </w:rPr>
  </w:style>
  <w:style w:type="character" w:customStyle="1" w:styleId="1807">
    <w:name w:val="EmailStyle18081"/>
    <w:uiPriority w:val="0"/>
    <w:rPr>
      <w:rFonts w:ascii="Arial" w:hAnsi="Arial" w:eastAsia="宋体" w:cs="Arial"/>
      <w:color w:val="auto"/>
      <w:sz w:val="20"/>
    </w:rPr>
  </w:style>
  <w:style w:type="character" w:customStyle="1" w:styleId="1808">
    <w:name w:val="EmailStyle18091"/>
    <w:uiPriority w:val="0"/>
    <w:rPr>
      <w:rFonts w:ascii="Arial" w:hAnsi="Arial" w:eastAsia="宋体" w:cs="Arial"/>
      <w:color w:val="auto"/>
      <w:sz w:val="20"/>
    </w:rPr>
  </w:style>
  <w:style w:type="character" w:customStyle="1" w:styleId="1809">
    <w:name w:val="EmailStyle18101"/>
    <w:uiPriority w:val="0"/>
    <w:rPr>
      <w:rFonts w:ascii="Arial" w:hAnsi="Arial" w:eastAsia="宋体" w:cs="Arial"/>
      <w:color w:val="auto"/>
      <w:sz w:val="20"/>
    </w:rPr>
  </w:style>
  <w:style w:type="character" w:customStyle="1" w:styleId="1810">
    <w:name w:val="EmailStyle18111"/>
    <w:uiPriority w:val="0"/>
    <w:rPr>
      <w:rFonts w:ascii="Arial" w:hAnsi="Arial" w:eastAsia="宋体" w:cs="Arial"/>
      <w:color w:val="auto"/>
      <w:sz w:val="20"/>
    </w:rPr>
  </w:style>
  <w:style w:type="character" w:customStyle="1" w:styleId="1811">
    <w:name w:val="EmailStyle18121"/>
    <w:uiPriority w:val="0"/>
    <w:rPr>
      <w:rFonts w:ascii="Arial" w:hAnsi="Arial" w:eastAsia="宋体" w:cs="Arial"/>
      <w:color w:val="auto"/>
      <w:sz w:val="20"/>
    </w:rPr>
  </w:style>
  <w:style w:type="character" w:customStyle="1" w:styleId="1812">
    <w:name w:val="EmailStyle18131"/>
    <w:uiPriority w:val="0"/>
    <w:rPr>
      <w:rFonts w:ascii="Arial" w:hAnsi="Arial" w:eastAsia="宋体" w:cs="Arial"/>
      <w:color w:val="auto"/>
      <w:sz w:val="20"/>
    </w:rPr>
  </w:style>
  <w:style w:type="character" w:customStyle="1" w:styleId="1813">
    <w:name w:val="EmailStyle18141"/>
    <w:uiPriority w:val="0"/>
    <w:rPr>
      <w:rFonts w:ascii="Arial" w:hAnsi="Arial" w:eastAsia="宋体" w:cs="Arial"/>
      <w:color w:val="auto"/>
      <w:sz w:val="20"/>
    </w:rPr>
  </w:style>
  <w:style w:type="character" w:customStyle="1" w:styleId="1814">
    <w:name w:val="EmailStyle18151"/>
    <w:uiPriority w:val="0"/>
    <w:rPr>
      <w:rFonts w:ascii="Arial" w:hAnsi="Arial" w:eastAsia="宋体" w:cs="Arial"/>
      <w:color w:val="auto"/>
      <w:sz w:val="20"/>
    </w:rPr>
  </w:style>
  <w:style w:type="character" w:customStyle="1" w:styleId="1815">
    <w:name w:val="EmailStyle18161"/>
    <w:uiPriority w:val="0"/>
    <w:rPr>
      <w:rFonts w:ascii="Arial" w:hAnsi="Arial" w:eastAsia="宋体" w:cs="Arial"/>
      <w:color w:val="auto"/>
      <w:sz w:val="20"/>
    </w:rPr>
  </w:style>
  <w:style w:type="character" w:customStyle="1" w:styleId="1816">
    <w:name w:val="EmailStyle18171"/>
    <w:uiPriority w:val="0"/>
    <w:rPr>
      <w:rFonts w:ascii="Arial" w:hAnsi="Arial" w:eastAsia="宋体" w:cs="Arial"/>
      <w:color w:val="auto"/>
      <w:sz w:val="20"/>
    </w:rPr>
  </w:style>
  <w:style w:type="character" w:customStyle="1" w:styleId="1817">
    <w:name w:val="EmailStyle18181"/>
    <w:uiPriority w:val="0"/>
    <w:rPr>
      <w:rFonts w:ascii="Arial" w:hAnsi="Arial" w:eastAsia="宋体" w:cs="Arial"/>
      <w:color w:val="auto"/>
      <w:sz w:val="20"/>
    </w:rPr>
  </w:style>
  <w:style w:type="character" w:customStyle="1" w:styleId="1818">
    <w:name w:val="EmailStyle18191"/>
    <w:uiPriority w:val="0"/>
    <w:rPr>
      <w:rFonts w:ascii="Arial" w:hAnsi="Arial" w:eastAsia="宋体" w:cs="Arial"/>
      <w:color w:val="auto"/>
      <w:sz w:val="20"/>
    </w:rPr>
  </w:style>
  <w:style w:type="character" w:customStyle="1" w:styleId="1819">
    <w:name w:val="EmailStyle18201"/>
    <w:uiPriority w:val="0"/>
    <w:rPr>
      <w:rFonts w:ascii="Arial" w:hAnsi="Arial" w:eastAsia="宋体" w:cs="Arial"/>
      <w:color w:val="auto"/>
      <w:sz w:val="20"/>
    </w:rPr>
  </w:style>
  <w:style w:type="character" w:customStyle="1" w:styleId="1820">
    <w:name w:val="EmailStyle18211"/>
    <w:uiPriority w:val="0"/>
    <w:rPr>
      <w:rFonts w:ascii="Arial" w:hAnsi="Arial" w:eastAsia="宋体" w:cs="Arial"/>
      <w:color w:val="auto"/>
      <w:sz w:val="20"/>
    </w:rPr>
  </w:style>
  <w:style w:type="character" w:customStyle="1" w:styleId="1821">
    <w:name w:val="EmailStyle18221"/>
    <w:uiPriority w:val="0"/>
    <w:rPr>
      <w:rFonts w:ascii="Arial" w:hAnsi="Arial" w:eastAsia="宋体" w:cs="Arial"/>
      <w:color w:val="auto"/>
      <w:sz w:val="20"/>
    </w:rPr>
  </w:style>
  <w:style w:type="character" w:customStyle="1" w:styleId="1822">
    <w:name w:val="EmailStyle18231"/>
    <w:uiPriority w:val="0"/>
    <w:rPr>
      <w:rFonts w:ascii="Arial" w:hAnsi="Arial" w:eastAsia="宋体" w:cs="Arial"/>
      <w:color w:val="auto"/>
      <w:sz w:val="20"/>
    </w:rPr>
  </w:style>
  <w:style w:type="character" w:customStyle="1" w:styleId="1823">
    <w:name w:val="EmailStyle18241"/>
    <w:uiPriority w:val="0"/>
    <w:rPr>
      <w:rFonts w:ascii="Arial" w:hAnsi="Arial" w:eastAsia="宋体" w:cs="Arial"/>
      <w:color w:val="auto"/>
      <w:sz w:val="20"/>
    </w:rPr>
  </w:style>
  <w:style w:type="character" w:customStyle="1" w:styleId="1824">
    <w:name w:val="EmailStyle18251"/>
    <w:uiPriority w:val="0"/>
    <w:rPr>
      <w:rFonts w:ascii="Arial" w:hAnsi="Arial" w:eastAsia="宋体" w:cs="Arial"/>
      <w:color w:val="auto"/>
      <w:sz w:val="20"/>
    </w:rPr>
  </w:style>
  <w:style w:type="character" w:customStyle="1" w:styleId="1825">
    <w:name w:val="EmailStyle18261"/>
    <w:uiPriority w:val="0"/>
    <w:rPr>
      <w:rFonts w:ascii="Arial" w:hAnsi="Arial" w:eastAsia="宋体" w:cs="Arial"/>
      <w:color w:val="auto"/>
      <w:sz w:val="20"/>
    </w:rPr>
  </w:style>
  <w:style w:type="character" w:customStyle="1" w:styleId="1826">
    <w:name w:val="EmailStyle18271"/>
    <w:uiPriority w:val="0"/>
    <w:rPr>
      <w:rFonts w:ascii="Arial" w:hAnsi="Arial" w:eastAsia="宋体" w:cs="Arial"/>
      <w:color w:val="auto"/>
      <w:sz w:val="20"/>
    </w:rPr>
  </w:style>
  <w:style w:type="character" w:customStyle="1" w:styleId="1827">
    <w:name w:val="EmailStyle18281"/>
    <w:uiPriority w:val="0"/>
    <w:rPr>
      <w:rFonts w:ascii="Arial" w:hAnsi="Arial" w:eastAsia="宋体" w:cs="Arial"/>
      <w:color w:val="auto"/>
      <w:sz w:val="20"/>
    </w:rPr>
  </w:style>
  <w:style w:type="character" w:customStyle="1" w:styleId="1828">
    <w:name w:val="EmailStyle18291"/>
    <w:uiPriority w:val="0"/>
    <w:rPr>
      <w:rFonts w:ascii="Arial" w:hAnsi="Arial" w:eastAsia="宋体" w:cs="Arial"/>
      <w:color w:val="auto"/>
      <w:sz w:val="20"/>
    </w:rPr>
  </w:style>
  <w:style w:type="character" w:customStyle="1" w:styleId="1829">
    <w:name w:val="EmailStyle18301"/>
    <w:uiPriority w:val="0"/>
    <w:rPr>
      <w:rFonts w:ascii="Arial" w:hAnsi="Arial" w:eastAsia="宋体" w:cs="Arial"/>
      <w:color w:val="auto"/>
      <w:sz w:val="20"/>
    </w:rPr>
  </w:style>
  <w:style w:type="character" w:customStyle="1" w:styleId="1830">
    <w:name w:val="EmailStyle18311"/>
    <w:uiPriority w:val="0"/>
    <w:rPr>
      <w:rFonts w:ascii="Arial" w:hAnsi="Arial" w:eastAsia="宋体" w:cs="Arial"/>
      <w:color w:val="auto"/>
      <w:sz w:val="20"/>
    </w:rPr>
  </w:style>
  <w:style w:type="character" w:customStyle="1" w:styleId="1831">
    <w:name w:val="EmailStyle18321"/>
    <w:uiPriority w:val="0"/>
    <w:rPr>
      <w:rFonts w:ascii="Arial" w:hAnsi="Arial" w:eastAsia="宋体" w:cs="Arial"/>
      <w:color w:val="auto"/>
      <w:sz w:val="20"/>
    </w:rPr>
  </w:style>
  <w:style w:type="character" w:customStyle="1" w:styleId="1832">
    <w:name w:val="EmailStyle18331"/>
    <w:uiPriority w:val="0"/>
    <w:rPr>
      <w:rFonts w:ascii="Arial" w:hAnsi="Arial" w:eastAsia="宋体" w:cs="Arial"/>
      <w:color w:val="auto"/>
      <w:sz w:val="20"/>
    </w:rPr>
  </w:style>
  <w:style w:type="character" w:customStyle="1" w:styleId="1833">
    <w:name w:val="EmailStyle18341"/>
    <w:uiPriority w:val="0"/>
    <w:rPr>
      <w:rFonts w:ascii="Arial" w:hAnsi="Arial" w:eastAsia="宋体" w:cs="Arial"/>
      <w:color w:val="auto"/>
      <w:sz w:val="20"/>
    </w:rPr>
  </w:style>
  <w:style w:type="character" w:customStyle="1" w:styleId="1834">
    <w:name w:val="EmailStyle18351"/>
    <w:uiPriority w:val="0"/>
    <w:rPr>
      <w:rFonts w:ascii="Arial" w:hAnsi="Arial" w:eastAsia="宋体" w:cs="Arial"/>
      <w:color w:val="auto"/>
      <w:sz w:val="20"/>
    </w:rPr>
  </w:style>
  <w:style w:type="character" w:customStyle="1" w:styleId="1835">
    <w:name w:val="EmailStyle18361"/>
    <w:uiPriority w:val="0"/>
    <w:rPr>
      <w:rFonts w:ascii="Arial" w:hAnsi="Arial" w:eastAsia="宋体" w:cs="Arial"/>
      <w:color w:val="auto"/>
      <w:sz w:val="20"/>
    </w:rPr>
  </w:style>
  <w:style w:type="character" w:customStyle="1" w:styleId="1836">
    <w:name w:val="EmailStyle18371"/>
    <w:uiPriority w:val="0"/>
    <w:rPr>
      <w:rFonts w:ascii="Arial" w:hAnsi="Arial" w:eastAsia="宋体" w:cs="Arial"/>
      <w:color w:val="auto"/>
      <w:sz w:val="20"/>
    </w:rPr>
  </w:style>
  <w:style w:type="character" w:customStyle="1" w:styleId="1837">
    <w:name w:val="EmailStyle18381"/>
    <w:uiPriority w:val="0"/>
    <w:rPr>
      <w:rFonts w:ascii="Arial" w:hAnsi="Arial" w:eastAsia="宋体" w:cs="Arial"/>
      <w:color w:val="auto"/>
      <w:sz w:val="20"/>
    </w:rPr>
  </w:style>
  <w:style w:type="character" w:customStyle="1" w:styleId="1838">
    <w:name w:val="EmailStyle18391"/>
    <w:uiPriority w:val="0"/>
    <w:rPr>
      <w:rFonts w:ascii="Arial" w:hAnsi="Arial" w:eastAsia="宋体" w:cs="Arial"/>
      <w:color w:val="auto"/>
      <w:sz w:val="20"/>
    </w:rPr>
  </w:style>
  <w:style w:type="character" w:customStyle="1" w:styleId="1839">
    <w:name w:val="EmailStyle18401"/>
    <w:uiPriority w:val="0"/>
    <w:rPr>
      <w:rFonts w:ascii="Arial" w:hAnsi="Arial" w:eastAsia="宋体" w:cs="Arial"/>
      <w:color w:val="auto"/>
      <w:sz w:val="20"/>
    </w:rPr>
  </w:style>
  <w:style w:type="character" w:customStyle="1" w:styleId="1840">
    <w:name w:val="EmailStyle18411"/>
    <w:uiPriority w:val="0"/>
    <w:rPr>
      <w:rFonts w:ascii="Arial" w:hAnsi="Arial" w:eastAsia="宋体" w:cs="Arial"/>
      <w:color w:val="auto"/>
      <w:sz w:val="20"/>
    </w:rPr>
  </w:style>
  <w:style w:type="character" w:customStyle="1" w:styleId="1841">
    <w:name w:val="EmailStyle18421"/>
    <w:uiPriority w:val="0"/>
    <w:rPr>
      <w:rFonts w:ascii="Arial" w:hAnsi="Arial" w:eastAsia="宋体" w:cs="Arial"/>
      <w:color w:val="auto"/>
      <w:sz w:val="20"/>
    </w:rPr>
  </w:style>
  <w:style w:type="character" w:customStyle="1" w:styleId="1842">
    <w:name w:val="EmailStyle18431"/>
    <w:uiPriority w:val="0"/>
    <w:rPr>
      <w:rFonts w:ascii="Arial" w:hAnsi="Arial" w:eastAsia="宋体" w:cs="Arial"/>
      <w:color w:val="auto"/>
      <w:sz w:val="20"/>
    </w:rPr>
  </w:style>
  <w:style w:type="character" w:customStyle="1" w:styleId="1843">
    <w:name w:val="EmailStyle18441"/>
    <w:uiPriority w:val="0"/>
    <w:rPr>
      <w:rFonts w:ascii="Arial" w:hAnsi="Arial" w:eastAsia="宋体" w:cs="Arial"/>
      <w:color w:val="auto"/>
      <w:sz w:val="20"/>
    </w:rPr>
  </w:style>
  <w:style w:type="character" w:customStyle="1" w:styleId="1844">
    <w:name w:val="EmailStyle18451"/>
    <w:uiPriority w:val="0"/>
    <w:rPr>
      <w:rFonts w:ascii="Arial" w:hAnsi="Arial" w:eastAsia="宋体" w:cs="Arial"/>
      <w:color w:val="auto"/>
      <w:sz w:val="20"/>
    </w:rPr>
  </w:style>
  <w:style w:type="character" w:customStyle="1" w:styleId="1845">
    <w:name w:val="EmailStyle18461"/>
    <w:uiPriority w:val="0"/>
    <w:rPr>
      <w:rFonts w:ascii="Arial" w:hAnsi="Arial" w:eastAsia="宋体" w:cs="Arial"/>
      <w:color w:val="auto"/>
      <w:sz w:val="20"/>
    </w:rPr>
  </w:style>
  <w:style w:type="character" w:customStyle="1" w:styleId="1846">
    <w:name w:val="EmailStyle18471"/>
    <w:uiPriority w:val="0"/>
    <w:rPr>
      <w:rFonts w:ascii="Arial" w:hAnsi="Arial" w:eastAsia="宋体" w:cs="Arial"/>
      <w:color w:val="auto"/>
      <w:sz w:val="20"/>
    </w:rPr>
  </w:style>
  <w:style w:type="character" w:customStyle="1" w:styleId="1847">
    <w:name w:val="EmailStyle18481"/>
    <w:uiPriority w:val="0"/>
    <w:rPr>
      <w:rFonts w:ascii="Arial" w:hAnsi="Arial" w:eastAsia="宋体" w:cs="Arial"/>
      <w:color w:val="auto"/>
      <w:sz w:val="20"/>
    </w:rPr>
  </w:style>
  <w:style w:type="character" w:customStyle="1" w:styleId="1848">
    <w:name w:val="EmailStyle18491"/>
    <w:uiPriority w:val="0"/>
    <w:rPr>
      <w:rFonts w:ascii="Arial" w:hAnsi="Arial" w:eastAsia="宋体" w:cs="Arial"/>
      <w:color w:val="auto"/>
      <w:sz w:val="20"/>
    </w:rPr>
  </w:style>
  <w:style w:type="character" w:customStyle="1" w:styleId="1849">
    <w:name w:val="EmailStyle18501"/>
    <w:uiPriority w:val="0"/>
    <w:rPr>
      <w:rFonts w:ascii="Arial" w:hAnsi="Arial" w:eastAsia="宋体" w:cs="Arial"/>
      <w:color w:val="auto"/>
      <w:sz w:val="20"/>
    </w:rPr>
  </w:style>
  <w:style w:type="character" w:customStyle="1" w:styleId="1850">
    <w:name w:val="EmailStyle18511"/>
    <w:uiPriority w:val="0"/>
    <w:rPr>
      <w:rFonts w:ascii="Arial" w:hAnsi="Arial" w:eastAsia="宋体" w:cs="Arial"/>
      <w:color w:val="auto"/>
      <w:sz w:val="20"/>
    </w:rPr>
  </w:style>
  <w:style w:type="character" w:customStyle="1" w:styleId="1851">
    <w:name w:val="EmailStyle18521"/>
    <w:uiPriority w:val="0"/>
    <w:rPr>
      <w:rFonts w:ascii="Arial" w:hAnsi="Arial" w:eastAsia="宋体" w:cs="Arial"/>
      <w:color w:val="auto"/>
      <w:sz w:val="20"/>
    </w:rPr>
  </w:style>
  <w:style w:type="character" w:customStyle="1" w:styleId="1852">
    <w:name w:val="EmailStyle18531"/>
    <w:uiPriority w:val="0"/>
    <w:rPr>
      <w:rFonts w:ascii="Arial" w:hAnsi="Arial" w:eastAsia="宋体" w:cs="Arial"/>
      <w:color w:val="auto"/>
      <w:sz w:val="20"/>
    </w:rPr>
  </w:style>
  <w:style w:type="character" w:customStyle="1" w:styleId="1853">
    <w:name w:val="EmailStyle18541"/>
    <w:uiPriority w:val="0"/>
    <w:rPr>
      <w:rFonts w:ascii="Arial" w:hAnsi="Arial" w:eastAsia="宋体" w:cs="Arial"/>
      <w:color w:val="auto"/>
      <w:sz w:val="20"/>
    </w:rPr>
  </w:style>
  <w:style w:type="character" w:customStyle="1" w:styleId="1854">
    <w:name w:val="EmailStyle18551"/>
    <w:uiPriority w:val="0"/>
    <w:rPr>
      <w:rFonts w:ascii="Arial" w:hAnsi="Arial" w:eastAsia="宋体" w:cs="Arial"/>
      <w:color w:val="auto"/>
      <w:sz w:val="20"/>
    </w:rPr>
  </w:style>
  <w:style w:type="character" w:customStyle="1" w:styleId="1855">
    <w:name w:val="EmailStyle18561"/>
    <w:uiPriority w:val="0"/>
    <w:rPr>
      <w:rFonts w:ascii="Arial" w:hAnsi="Arial" w:eastAsia="宋体" w:cs="Arial"/>
      <w:color w:val="auto"/>
      <w:sz w:val="20"/>
    </w:rPr>
  </w:style>
  <w:style w:type="character" w:customStyle="1" w:styleId="1856">
    <w:name w:val="EmailStyle18571"/>
    <w:uiPriority w:val="0"/>
    <w:rPr>
      <w:rFonts w:ascii="Arial" w:hAnsi="Arial" w:eastAsia="宋体" w:cs="Arial"/>
      <w:color w:val="auto"/>
      <w:sz w:val="20"/>
    </w:rPr>
  </w:style>
  <w:style w:type="character" w:customStyle="1" w:styleId="1857">
    <w:name w:val="EmailStyle18581"/>
    <w:uiPriority w:val="0"/>
    <w:rPr>
      <w:rFonts w:ascii="Arial" w:hAnsi="Arial" w:eastAsia="宋体" w:cs="Arial"/>
      <w:color w:val="auto"/>
      <w:sz w:val="20"/>
    </w:rPr>
  </w:style>
  <w:style w:type="character" w:customStyle="1" w:styleId="1858">
    <w:name w:val="EmailStyle18591"/>
    <w:uiPriority w:val="0"/>
    <w:rPr>
      <w:rFonts w:ascii="Arial" w:hAnsi="Arial" w:eastAsia="宋体" w:cs="Arial"/>
      <w:color w:val="auto"/>
      <w:sz w:val="20"/>
    </w:rPr>
  </w:style>
  <w:style w:type="character" w:customStyle="1" w:styleId="1859">
    <w:name w:val="EmailStyle18601"/>
    <w:uiPriority w:val="0"/>
    <w:rPr>
      <w:rFonts w:ascii="Arial" w:hAnsi="Arial" w:eastAsia="宋体" w:cs="Arial"/>
      <w:color w:val="auto"/>
      <w:sz w:val="20"/>
    </w:rPr>
  </w:style>
  <w:style w:type="character" w:customStyle="1" w:styleId="1860">
    <w:name w:val="EmailStyle18611"/>
    <w:uiPriority w:val="0"/>
    <w:rPr>
      <w:rFonts w:ascii="Arial" w:hAnsi="Arial" w:eastAsia="宋体" w:cs="Arial"/>
      <w:color w:val="auto"/>
      <w:sz w:val="20"/>
    </w:rPr>
  </w:style>
  <w:style w:type="character" w:customStyle="1" w:styleId="1861">
    <w:name w:val="EmailStyle18621"/>
    <w:uiPriority w:val="0"/>
    <w:rPr>
      <w:rFonts w:ascii="Arial" w:hAnsi="Arial" w:eastAsia="宋体" w:cs="Arial"/>
      <w:color w:val="auto"/>
      <w:sz w:val="20"/>
    </w:rPr>
  </w:style>
  <w:style w:type="character" w:customStyle="1" w:styleId="1862">
    <w:name w:val="EmailStyle18631"/>
    <w:uiPriority w:val="0"/>
    <w:rPr>
      <w:rFonts w:ascii="Arial" w:hAnsi="Arial" w:eastAsia="宋体" w:cs="Arial"/>
      <w:color w:val="auto"/>
      <w:sz w:val="20"/>
    </w:rPr>
  </w:style>
  <w:style w:type="character" w:customStyle="1" w:styleId="1863">
    <w:name w:val="EmailStyle18641"/>
    <w:uiPriority w:val="0"/>
    <w:rPr>
      <w:rFonts w:ascii="Arial" w:hAnsi="Arial" w:eastAsia="宋体" w:cs="Arial"/>
      <w:color w:val="auto"/>
      <w:sz w:val="20"/>
    </w:rPr>
  </w:style>
  <w:style w:type="character" w:customStyle="1" w:styleId="1864">
    <w:name w:val="EmailStyle18651"/>
    <w:uiPriority w:val="0"/>
    <w:rPr>
      <w:rFonts w:ascii="Arial" w:hAnsi="Arial" w:eastAsia="宋体" w:cs="Arial"/>
      <w:color w:val="auto"/>
      <w:sz w:val="20"/>
    </w:rPr>
  </w:style>
  <w:style w:type="character" w:customStyle="1" w:styleId="1865">
    <w:name w:val="EmailStyle18661"/>
    <w:uiPriority w:val="0"/>
    <w:rPr>
      <w:rFonts w:ascii="Arial" w:hAnsi="Arial" w:eastAsia="宋体" w:cs="Arial"/>
      <w:color w:val="auto"/>
      <w:sz w:val="20"/>
    </w:rPr>
  </w:style>
  <w:style w:type="character" w:customStyle="1" w:styleId="1866">
    <w:name w:val="EmailStyle18671"/>
    <w:uiPriority w:val="0"/>
    <w:rPr>
      <w:rFonts w:ascii="Arial" w:hAnsi="Arial" w:eastAsia="宋体" w:cs="Arial"/>
      <w:color w:val="auto"/>
      <w:sz w:val="20"/>
    </w:rPr>
  </w:style>
  <w:style w:type="character" w:customStyle="1" w:styleId="1867">
    <w:name w:val="EmailStyle18681"/>
    <w:uiPriority w:val="0"/>
    <w:rPr>
      <w:rFonts w:ascii="Arial" w:hAnsi="Arial" w:eastAsia="宋体" w:cs="Arial"/>
      <w:color w:val="auto"/>
      <w:sz w:val="20"/>
    </w:rPr>
  </w:style>
  <w:style w:type="character" w:customStyle="1" w:styleId="1868">
    <w:name w:val="EmailStyle18691"/>
    <w:uiPriority w:val="0"/>
    <w:rPr>
      <w:rFonts w:ascii="Arial" w:hAnsi="Arial" w:eastAsia="宋体" w:cs="Arial"/>
      <w:color w:val="auto"/>
      <w:sz w:val="20"/>
    </w:rPr>
  </w:style>
  <w:style w:type="character" w:customStyle="1" w:styleId="1869">
    <w:name w:val="EmailStyle18701"/>
    <w:uiPriority w:val="0"/>
    <w:rPr>
      <w:rFonts w:ascii="Arial" w:hAnsi="Arial" w:eastAsia="宋体" w:cs="Arial"/>
      <w:color w:val="auto"/>
      <w:sz w:val="20"/>
    </w:rPr>
  </w:style>
  <w:style w:type="character" w:customStyle="1" w:styleId="1870">
    <w:name w:val="EmailStyle18711"/>
    <w:uiPriority w:val="0"/>
    <w:rPr>
      <w:rFonts w:ascii="Arial" w:hAnsi="Arial" w:eastAsia="宋体" w:cs="Arial"/>
      <w:color w:val="auto"/>
      <w:sz w:val="20"/>
    </w:rPr>
  </w:style>
  <w:style w:type="character" w:customStyle="1" w:styleId="1871">
    <w:name w:val="EmailStyle18721"/>
    <w:uiPriority w:val="0"/>
    <w:rPr>
      <w:rFonts w:ascii="Arial" w:hAnsi="Arial" w:eastAsia="宋体" w:cs="Arial"/>
      <w:color w:val="auto"/>
      <w:sz w:val="20"/>
    </w:rPr>
  </w:style>
  <w:style w:type="character" w:customStyle="1" w:styleId="1872">
    <w:name w:val="EmailStyle18731"/>
    <w:uiPriority w:val="0"/>
    <w:rPr>
      <w:rFonts w:ascii="Arial" w:hAnsi="Arial" w:eastAsia="宋体" w:cs="Arial"/>
      <w:color w:val="auto"/>
      <w:sz w:val="20"/>
    </w:rPr>
  </w:style>
  <w:style w:type="character" w:customStyle="1" w:styleId="1873">
    <w:name w:val="EmailStyle18741"/>
    <w:uiPriority w:val="0"/>
    <w:rPr>
      <w:rFonts w:ascii="Arial" w:hAnsi="Arial" w:eastAsia="宋体" w:cs="Arial"/>
      <w:color w:val="auto"/>
      <w:sz w:val="20"/>
    </w:rPr>
  </w:style>
  <w:style w:type="character" w:customStyle="1" w:styleId="1874">
    <w:name w:val="EmailStyle18751"/>
    <w:uiPriority w:val="0"/>
    <w:rPr>
      <w:rFonts w:ascii="Arial" w:hAnsi="Arial" w:eastAsia="宋体" w:cs="Arial"/>
      <w:color w:val="auto"/>
      <w:sz w:val="20"/>
    </w:rPr>
  </w:style>
  <w:style w:type="character" w:customStyle="1" w:styleId="1875">
    <w:name w:val="EmailStyle18761"/>
    <w:uiPriority w:val="0"/>
    <w:rPr>
      <w:rFonts w:ascii="Arial" w:hAnsi="Arial" w:eastAsia="宋体" w:cs="Arial"/>
      <w:color w:val="auto"/>
      <w:sz w:val="20"/>
    </w:rPr>
  </w:style>
  <w:style w:type="character" w:customStyle="1" w:styleId="1876">
    <w:name w:val="EmailStyle18771"/>
    <w:uiPriority w:val="0"/>
    <w:rPr>
      <w:rFonts w:ascii="Arial" w:hAnsi="Arial" w:eastAsia="宋体" w:cs="Arial"/>
      <w:color w:val="auto"/>
      <w:sz w:val="20"/>
    </w:rPr>
  </w:style>
  <w:style w:type="character" w:customStyle="1" w:styleId="1877">
    <w:name w:val="EmailStyle18781"/>
    <w:uiPriority w:val="0"/>
    <w:rPr>
      <w:rFonts w:ascii="Arial" w:hAnsi="Arial" w:eastAsia="宋体" w:cs="Arial"/>
      <w:color w:val="auto"/>
      <w:sz w:val="20"/>
    </w:rPr>
  </w:style>
  <w:style w:type="character" w:customStyle="1" w:styleId="1878">
    <w:name w:val="EmailStyle18791"/>
    <w:uiPriority w:val="0"/>
    <w:rPr>
      <w:rFonts w:ascii="Arial" w:hAnsi="Arial" w:eastAsia="宋体" w:cs="Arial"/>
      <w:color w:val="auto"/>
      <w:sz w:val="20"/>
    </w:rPr>
  </w:style>
  <w:style w:type="character" w:customStyle="1" w:styleId="1879">
    <w:name w:val="EmailStyle18801"/>
    <w:uiPriority w:val="0"/>
    <w:rPr>
      <w:rFonts w:ascii="Arial" w:hAnsi="Arial" w:eastAsia="宋体" w:cs="Arial"/>
      <w:color w:val="auto"/>
      <w:sz w:val="20"/>
    </w:rPr>
  </w:style>
  <w:style w:type="character" w:customStyle="1" w:styleId="1880">
    <w:name w:val="EmailStyle18811"/>
    <w:uiPriority w:val="0"/>
    <w:rPr>
      <w:rFonts w:ascii="Arial" w:hAnsi="Arial" w:eastAsia="宋体" w:cs="Arial"/>
      <w:color w:val="auto"/>
      <w:sz w:val="20"/>
    </w:rPr>
  </w:style>
  <w:style w:type="character" w:customStyle="1" w:styleId="1881">
    <w:name w:val="EmailStyle18821"/>
    <w:uiPriority w:val="0"/>
    <w:rPr>
      <w:rFonts w:ascii="Arial" w:hAnsi="Arial" w:eastAsia="宋体" w:cs="Arial"/>
      <w:color w:val="auto"/>
      <w:sz w:val="20"/>
    </w:rPr>
  </w:style>
  <w:style w:type="character" w:customStyle="1" w:styleId="1882">
    <w:name w:val="EmailStyle18831"/>
    <w:uiPriority w:val="0"/>
    <w:rPr>
      <w:rFonts w:ascii="Arial" w:hAnsi="Arial" w:eastAsia="宋体" w:cs="Arial"/>
      <w:color w:val="auto"/>
      <w:sz w:val="20"/>
    </w:rPr>
  </w:style>
  <w:style w:type="character" w:customStyle="1" w:styleId="1883">
    <w:name w:val="EmailStyle18841"/>
    <w:uiPriority w:val="0"/>
    <w:rPr>
      <w:rFonts w:ascii="Arial" w:hAnsi="Arial" w:eastAsia="宋体" w:cs="Arial"/>
      <w:color w:val="auto"/>
      <w:sz w:val="20"/>
    </w:rPr>
  </w:style>
  <w:style w:type="character" w:customStyle="1" w:styleId="1884">
    <w:name w:val="EmailStyle18851"/>
    <w:uiPriority w:val="0"/>
    <w:rPr>
      <w:rFonts w:ascii="Arial" w:hAnsi="Arial" w:eastAsia="宋体" w:cs="Arial"/>
      <w:color w:val="auto"/>
      <w:sz w:val="20"/>
    </w:rPr>
  </w:style>
  <w:style w:type="character" w:customStyle="1" w:styleId="1885">
    <w:name w:val="EmailStyle18861"/>
    <w:uiPriority w:val="0"/>
    <w:rPr>
      <w:rFonts w:ascii="Arial" w:hAnsi="Arial" w:eastAsia="宋体" w:cs="Arial"/>
      <w:color w:val="auto"/>
      <w:sz w:val="20"/>
    </w:rPr>
  </w:style>
  <w:style w:type="character" w:customStyle="1" w:styleId="1886">
    <w:name w:val="EmailStyle18871"/>
    <w:uiPriority w:val="0"/>
    <w:rPr>
      <w:rFonts w:ascii="Arial" w:hAnsi="Arial" w:eastAsia="宋体" w:cs="Arial"/>
      <w:color w:val="auto"/>
      <w:sz w:val="20"/>
    </w:rPr>
  </w:style>
  <w:style w:type="character" w:customStyle="1" w:styleId="1887">
    <w:name w:val="EmailStyle18881"/>
    <w:uiPriority w:val="0"/>
    <w:rPr>
      <w:rFonts w:ascii="Arial" w:hAnsi="Arial" w:eastAsia="宋体" w:cs="Arial"/>
      <w:color w:val="auto"/>
      <w:sz w:val="20"/>
    </w:rPr>
  </w:style>
  <w:style w:type="character" w:customStyle="1" w:styleId="1888">
    <w:name w:val="EmailStyle18891"/>
    <w:uiPriority w:val="0"/>
    <w:rPr>
      <w:rFonts w:ascii="Arial" w:hAnsi="Arial" w:eastAsia="宋体" w:cs="Arial"/>
      <w:color w:val="auto"/>
      <w:sz w:val="20"/>
    </w:rPr>
  </w:style>
  <w:style w:type="character" w:customStyle="1" w:styleId="1889">
    <w:name w:val="EmailStyle18901"/>
    <w:uiPriority w:val="0"/>
    <w:rPr>
      <w:rFonts w:ascii="Arial" w:hAnsi="Arial" w:eastAsia="宋体" w:cs="Arial"/>
      <w:color w:val="auto"/>
      <w:sz w:val="20"/>
    </w:rPr>
  </w:style>
  <w:style w:type="character" w:customStyle="1" w:styleId="1890">
    <w:name w:val="EmailStyle18911"/>
    <w:uiPriority w:val="0"/>
    <w:rPr>
      <w:rFonts w:ascii="Arial" w:hAnsi="Arial" w:eastAsia="宋体" w:cs="Arial"/>
      <w:color w:val="auto"/>
      <w:sz w:val="20"/>
    </w:rPr>
  </w:style>
  <w:style w:type="character" w:customStyle="1" w:styleId="1891">
    <w:name w:val="EmailStyle18921"/>
    <w:uiPriority w:val="0"/>
    <w:rPr>
      <w:rFonts w:ascii="Arial" w:hAnsi="Arial" w:eastAsia="宋体" w:cs="Arial"/>
      <w:color w:val="auto"/>
      <w:sz w:val="20"/>
    </w:rPr>
  </w:style>
  <w:style w:type="character" w:customStyle="1" w:styleId="1892">
    <w:name w:val="EmailStyle18931"/>
    <w:uiPriority w:val="0"/>
    <w:rPr>
      <w:rFonts w:ascii="Arial" w:hAnsi="Arial" w:eastAsia="宋体" w:cs="Arial"/>
      <w:color w:val="auto"/>
      <w:sz w:val="20"/>
    </w:rPr>
  </w:style>
  <w:style w:type="character" w:customStyle="1" w:styleId="1893">
    <w:name w:val="EmailStyle18941"/>
    <w:uiPriority w:val="0"/>
    <w:rPr>
      <w:rFonts w:ascii="Arial" w:hAnsi="Arial" w:eastAsia="宋体" w:cs="Arial"/>
      <w:color w:val="auto"/>
      <w:sz w:val="20"/>
    </w:rPr>
  </w:style>
  <w:style w:type="character" w:customStyle="1" w:styleId="1894">
    <w:name w:val="EmailStyle18951"/>
    <w:uiPriority w:val="0"/>
    <w:rPr>
      <w:rFonts w:ascii="Arial" w:hAnsi="Arial" w:eastAsia="宋体" w:cs="Arial"/>
      <w:color w:val="auto"/>
      <w:sz w:val="20"/>
    </w:rPr>
  </w:style>
  <w:style w:type="character" w:customStyle="1" w:styleId="1895">
    <w:name w:val="EmailStyle18961"/>
    <w:uiPriority w:val="0"/>
    <w:rPr>
      <w:rFonts w:ascii="Arial" w:hAnsi="Arial" w:eastAsia="宋体" w:cs="Arial"/>
      <w:color w:val="auto"/>
      <w:sz w:val="20"/>
    </w:rPr>
  </w:style>
  <w:style w:type="character" w:customStyle="1" w:styleId="1896">
    <w:name w:val="EmailStyle18971"/>
    <w:uiPriority w:val="0"/>
    <w:rPr>
      <w:rFonts w:ascii="Arial" w:hAnsi="Arial" w:eastAsia="宋体" w:cs="Arial"/>
      <w:color w:val="auto"/>
      <w:sz w:val="20"/>
    </w:rPr>
  </w:style>
  <w:style w:type="character" w:customStyle="1" w:styleId="1897">
    <w:name w:val="EmailStyle18981"/>
    <w:uiPriority w:val="0"/>
    <w:rPr>
      <w:rFonts w:ascii="Arial" w:hAnsi="Arial" w:eastAsia="宋体" w:cs="Arial"/>
      <w:color w:val="auto"/>
      <w:sz w:val="20"/>
    </w:rPr>
  </w:style>
  <w:style w:type="character" w:customStyle="1" w:styleId="1898">
    <w:name w:val="EmailStyle18991"/>
    <w:uiPriority w:val="0"/>
    <w:rPr>
      <w:rFonts w:ascii="Arial" w:hAnsi="Arial" w:eastAsia="宋体" w:cs="Arial"/>
      <w:color w:val="auto"/>
      <w:sz w:val="20"/>
    </w:rPr>
  </w:style>
  <w:style w:type="character" w:customStyle="1" w:styleId="1899">
    <w:name w:val="EmailStyle19001"/>
    <w:uiPriority w:val="0"/>
    <w:rPr>
      <w:rFonts w:ascii="Arial" w:hAnsi="Arial" w:eastAsia="宋体" w:cs="Arial"/>
      <w:color w:val="auto"/>
      <w:sz w:val="20"/>
    </w:rPr>
  </w:style>
  <w:style w:type="character" w:customStyle="1" w:styleId="1900">
    <w:name w:val="EmailStyle19011"/>
    <w:uiPriority w:val="0"/>
    <w:rPr>
      <w:rFonts w:ascii="Arial" w:hAnsi="Arial" w:eastAsia="宋体" w:cs="Arial"/>
      <w:color w:val="auto"/>
      <w:sz w:val="20"/>
    </w:rPr>
  </w:style>
  <w:style w:type="character" w:customStyle="1" w:styleId="1901">
    <w:name w:val="EmailStyle19021"/>
    <w:uiPriority w:val="0"/>
    <w:rPr>
      <w:rFonts w:ascii="Arial" w:hAnsi="Arial" w:eastAsia="宋体" w:cs="Arial"/>
      <w:color w:val="auto"/>
      <w:sz w:val="20"/>
    </w:rPr>
  </w:style>
  <w:style w:type="character" w:customStyle="1" w:styleId="1902">
    <w:name w:val="EmailStyle19031"/>
    <w:uiPriority w:val="0"/>
    <w:rPr>
      <w:rFonts w:ascii="Arial" w:hAnsi="Arial" w:eastAsia="宋体" w:cs="Arial"/>
      <w:color w:val="auto"/>
      <w:sz w:val="20"/>
    </w:rPr>
  </w:style>
  <w:style w:type="character" w:customStyle="1" w:styleId="1903">
    <w:name w:val="EmailStyle19041"/>
    <w:uiPriority w:val="0"/>
    <w:rPr>
      <w:rFonts w:ascii="Arial" w:hAnsi="Arial" w:eastAsia="宋体" w:cs="Arial"/>
      <w:color w:val="auto"/>
      <w:sz w:val="20"/>
    </w:rPr>
  </w:style>
  <w:style w:type="character" w:customStyle="1" w:styleId="1904">
    <w:name w:val="EmailStyle19051"/>
    <w:uiPriority w:val="0"/>
    <w:rPr>
      <w:rFonts w:ascii="Arial" w:hAnsi="Arial" w:eastAsia="宋体" w:cs="Arial"/>
      <w:color w:val="auto"/>
      <w:sz w:val="20"/>
    </w:rPr>
  </w:style>
  <w:style w:type="character" w:customStyle="1" w:styleId="1905">
    <w:name w:val="EmailStyle19061"/>
    <w:uiPriority w:val="0"/>
    <w:rPr>
      <w:rFonts w:ascii="Arial" w:hAnsi="Arial" w:eastAsia="宋体" w:cs="Arial"/>
      <w:color w:val="auto"/>
      <w:sz w:val="20"/>
    </w:rPr>
  </w:style>
  <w:style w:type="character" w:customStyle="1" w:styleId="1906">
    <w:name w:val="EmailStyle19071"/>
    <w:uiPriority w:val="0"/>
    <w:rPr>
      <w:rFonts w:ascii="Arial" w:hAnsi="Arial" w:eastAsia="宋体" w:cs="Arial"/>
      <w:color w:val="auto"/>
      <w:sz w:val="20"/>
    </w:rPr>
  </w:style>
  <w:style w:type="character" w:customStyle="1" w:styleId="1907">
    <w:name w:val="EmailStyle19081"/>
    <w:uiPriority w:val="0"/>
    <w:rPr>
      <w:rFonts w:ascii="Arial" w:hAnsi="Arial" w:eastAsia="宋体" w:cs="Arial"/>
      <w:color w:val="auto"/>
      <w:sz w:val="20"/>
    </w:rPr>
  </w:style>
  <w:style w:type="character" w:customStyle="1" w:styleId="1908">
    <w:name w:val="EmailStyle19091"/>
    <w:uiPriority w:val="0"/>
    <w:rPr>
      <w:rFonts w:ascii="Arial" w:hAnsi="Arial" w:eastAsia="宋体" w:cs="Arial"/>
      <w:color w:val="auto"/>
      <w:sz w:val="20"/>
    </w:rPr>
  </w:style>
  <w:style w:type="character" w:customStyle="1" w:styleId="1909">
    <w:name w:val="EmailStyle19101"/>
    <w:uiPriority w:val="0"/>
    <w:rPr>
      <w:rFonts w:ascii="Arial" w:hAnsi="Arial" w:eastAsia="宋体" w:cs="Arial"/>
      <w:color w:val="auto"/>
      <w:sz w:val="20"/>
    </w:rPr>
  </w:style>
  <w:style w:type="character" w:customStyle="1" w:styleId="1910">
    <w:name w:val="EmailStyle19111"/>
    <w:uiPriority w:val="0"/>
    <w:rPr>
      <w:rFonts w:ascii="Arial" w:hAnsi="Arial" w:eastAsia="宋体" w:cs="Arial"/>
      <w:color w:val="auto"/>
      <w:sz w:val="20"/>
    </w:rPr>
  </w:style>
  <w:style w:type="character" w:customStyle="1" w:styleId="1911">
    <w:name w:val="EmailStyle19121"/>
    <w:uiPriority w:val="0"/>
    <w:rPr>
      <w:rFonts w:ascii="Arial" w:hAnsi="Arial" w:eastAsia="宋体" w:cs="Arial"/>
      <w:color w:val="auto"/>
      <w:sz w:val="20"/>
    </w:rPr>
  </w:style>
  <w:style w:type="character" w:customStyle="1" w:styleId="1912">
    <w:name w:val="EmailStyle19131"/>
    <w:uiPriority w:val="0"/>
    <w:rPr>
      <w:rFonts w:ascii="Arial" w:hAnsi="Arial" w:eastAsia="宋体" w:cs="Arial"/>
      <w:color w:val="auto"/>
      <w:sz w:val="20"/>
    </w:rPr>
  </w:style>
  <w:style w:type="character" w:customStyle="1" w:styleId="1913">
    <w:name w:val="EmailStyle19141"/>
    <w:uiPriority w:val="0"/>
    <w:rPr>
      <w:rFonts w:ascii="Arial" w:hAnsi="Arial" w:eastAsia="宋体" w:cs="Arial"/>
      <w:color w:val="auto"/>
      <w:sz w:val="20"/>
    </w:rPr>
  </w:style>
  <w:style w:type="character" w:customStyle="1" w:styleId="1914">
    <w:name w:val="EmailStyle19151"/>
    <w:uiPriority w:val="0"/>
    <w:rPr>
      <w:rFonts w:ascii="Arial" w:hAnsi="Arial" w:eastAsia="宋体" w:cs="Arial"/>
      <w:color w:val="auto"/>
      <w:sz w:val="20"/>
    </w:rPr>
  </w:style>
  <w:style w:type="character" w:customStyle="1" w:styleId="1915">
    <w:name w:val="EmailStyle19161"/>
    <w:uiPriority w:val="0"/>
    <w:rPr>
      <w:rFonts w:ascii="Arial" w:hAnsi="Arial" w:eastAsia="宋体" w:cs="Arial"/>
      <w:color w:val="auto"/>
      <w:sz w:val="20"/>
    </w:rPr>
  </w:style>
  <w:style w:type="character" w:customStyle="1" w:styleId="1916">
    <w:name w:val="EmailStyle19171"/>
    <w:uiPriority w:val="0"/>
    <w:rPr>
      <w:rFonts w:ascii="Arial" w:hAnsi="Arial" w:eastAsia="宋体" w:cs="Arial"/>
      <w:color w:val="auto"/>
      <w:sz w:val="20"/>
    </w:rPr>
  </w:style>
  <w:style w:type="character" w:customStyle="1" w:styleId="1917">
    <w:name w:val="EmailStyle19181"/>
    <w:uiPriority w:val="0"/>
    <w:rPr>
      <w:rFonts w:ascii="Arial" w:hAnsi="Arial" w:eastAsia="宋体" w:cs="Arial"/>
      <w:color w:val="auto"/>
      <w:sz w:val="20"/>
    </w:rPr>
  </w:style>
  <w:style w:type="character" w:customStyle="1" w:styleId="1918">
    <w:name w:val="EmailStyle19191"/>
    <w:uiPriority w:val="0"/>
    <w:rPr>
      <w:rFonts w:ascii="Arial" w:hAnsi="Arial" w:eastAsia="宋体" w:cs="Arial"/>
      <w:color w:val="auto"/>
      <w:sz w:val="20"/>
    </w:rPr>
  </w:style>
  <w:style w:type="character" w:customStyle="1" w:styleId="1919">
    <w:name w:val="EmailStyle19201"/>
    <w:uiPriority w:val="0"/>
    <w:rPr>
      <w:rFonts w:ascii="Arial" w:hAnsi="Arial" w:eastAsia="宋体" w:cs="Arial"/>
      <w:color w:val="auto"/>
      <w:sz w:val="20"/>
    </w:rPr>
  </w:style>
  <w:style w:type="character" w:customStyle="1" w:styleId="1920">
    <w:name w:val="EmailStyle19211"/>
    <w:uiPriority w:val="0"/>
    <w:rPr>
      <w:rFonts w:ascii="Arial" w:hAnsi="Arial" w:eastAsia="宋体" w:cs="Arial"/>
      <w:color w:val="auto"/>
      <w:sz w:val="20"/>
    </w:rPr>
  </w:style>
  <w:style w:type="character" w:customStyle="1" w:styleId="1921">
    <w:name w:val="EmailStyle19221"/>
    <w:uiPriority w:val="0"/>
    <w:rPr>
      <w:rFonts w:ascii="Arial" w:hAnsi="Arial" w:eastAsia="宋体" w:cs="Arial"/>
      <w:color w:val="auto"/>
      <w:sz w:val="20"/>
    </w:rPr>
  </w:style>
  <w:style w:type="character" w:customStyle="1" w:styleId="1922">
    <w:name w:val="EmailStyle19231"/>
    <w:uiPriority w:val="0"/>
    <w:rPr>
      <w:rFonts w:ascii="Arial" w:hAnsi="Arial" w:eastAsia="宋体" w:cs="Arial"/>
      <w:color w:val="auto"/>
      <w:sz w:val="20"/>
    </w:rPr>
  </w:style>
  <w:style w:type="character" w:customStyle="1" w:styleId="1923">
    <w:name w:val="EmailStyle19241"/>
    <w:uiPriority w:val="0"/>
    <w:rPr>
      <w:rFonts w:ascii="Arial" w:hAnsi="Arial" w:eastAsia="宋体" w:cs="Arial"/>
      <w:color w:val="auto"/>
      <w:sz w:val="20"/>
    </w:rPr>
  </w:style>
  <w:style w:type="character" w:customStyle="1" w:styleId="1924">
    <w:name w:val="EmailStyle19251"/>
    <w:uiPriority w:val="0"/>
    <w:rPr>
      <w:rFonts w:ascii="Arial" w:hAnsi="Arial" w:eastAsia="宋体" w:cs="Arial"/>
      <w:color w:val="auto"/>
      <w:sz w:val="20"/>
    </w:rPr>
  </w:style>
  <w:style w:type="character" w:customStyle="1" w:styleId="1925">
    <w:name w:val="EmailStyle19261"/>
    <w:uiPriority w:val="0"/>
    <w:rPr>
      <w:rFonts w:ascii="Arial" w:hAnsi="Arial" w:eastAsia="宋体" w:cs="Arial"/>
      <w:color w:val="auto"/>
      <w:sz w:val="20"/>
    </w:rPr>
  </w:style>
  <w:style w:type="character" w:customStyle="1" w:styleId="1926">
    <w:name w:val="EmailStyle19271"/>
    <w:uiPriority w:val="0"/>
    <w:rPr>
      <w:rFonts w:ascii="Arial" w:hAnsi="Arial" w:eastAsia="宋体" w:cs="Arial"/>
      <w:color w:val="auto"/>
      <w:sz w:val="20"/>
    </w:rPr>
  </w:style>
  <w:style w:type="character" w:customStyle="1" w:styleId="1927">
    <w:name w:val="EmailStyle19281"/>
    <w:uiPriority w:val="0"/>
    <w:rPr>
      <w:rFonts w:ascii="Arial" w:hAnsi="Arial" w:eastAsia="宋体" w:cs="Arial"/>
      <w:color w:val="auto"/>
      <w:sz w:val="20"/>
    </w:rPr>
  </w:style>
  <w:style w:type="character" w:customStyle="1" w:styleId="1928">
    <w:name w:val="EmailStyle19291"/>
    <w:uiPriority w:val="0"/>
    <w:rPr>
      <w:rFonts w:ascii="Arial" w:hAnsi="Arial" w:eastAsia="宋体" w:cs="Arial"/>
      <w:color w:val="auto"/>
      <w:sz w:val="20"/>
    </w:rPr>
  </w:style>
  <w:style w:type="character" w:customStyle="1" w:styleId="1929">
    <w:name w:val="EmailStyle19301"/>
    <w:uiPriority w:val="0"/>
    <w:rPr>
      <w:rFonts w:ascii="Arial" w:hAnsi="Arial" w:eastAsia="宋体" w:cs="Arial"/>
      <w:color w:val="auto"/>
      <w:sz w:val="20"/>
    </w:rPr>
  </w:style>
  <w:style w:type="character" w:customStyle="1" w:styleId="1930">
    <w:name w:val="EmailStyle19311"/>
    <w:uiPriority w:val="0"/>
    <w:rPr>
      <w:rFonts w:ascii="Arial" w:hAnsi="Arial" w:eastAsia="宋体" w:cs="Arial"/>
      <w:color w:val="auto"/>
      <w:sz w:val="20"/>
    </w:rPr>
  </w:style>
  <w:style w:type="paragraph" w:customStyle="1" w:styleId="1931">
    <w:name w:val="CellBody"/>
    <w:basedOn w:val="1"/>
    <w:link w:val="1932"/>
    <w:uiPriority w:val="0"/>
    <w:pPr>
      <w:keepLines/>
      <w:widowControl/>
      <w:tabs>
        <w:tab w:val="center" w:pos="4201"/>
        <w:tab w:val="right" w:leader="dot" w:pos="9298"/>
      </w:tabs>
      <w:autoSpaceDE w:val="0"/>
      <w:autoSpaceDN w:val="0"/>
      <w:spacing w:before="80" w:after="80" w:line="200" w:lineRule="exact"/>
      <w:ind w:firstLine="420" w:firstLineChars="200"/>
      <w:jc w:val="left"/>
    </w:pPr>
    <w:rPr>
      <w:rFonts w:ascii="Arial Narrow" w:hAnsi="Arial Narrow" w:eastAsia="Times New Roman"/>
      <w:kern w:val="0"/>
      <w:sz w:val="18"/>
      <w:szCs w:val="20"/>
      <w:lang w:eastAsia="en-US"/>
    </w:rPr>
  </w:style>
  <w:style w:type="character" w:customStyle="1" w:styleId="1932">
    <w:name w:val="CellBody Char"/>
    <w:link w:val="1931"/>
    <w:uiPriority w:val="0"/>
    <w:rPr>
      <w:rFonts w:ascii="Arial Narrow" w:hAnsi="Arial Narrow" w:eastAsia="Times New Roman"/>
      <w:sz w:val="18"/>
      <w:lang w:eastAsia="en-US"/>
    </w:rPr>
  </w:style>
  <w:style w:type="paragraph" w:customStyle="1" w:styleId="1933">
    <w:name w:val="CellHeading"/>
    <w:basedOn w:val="1931"/>
    <w:uiPriority w:val="0"/>
    <w:pPr>
      <w:spacing w:line="220" w:lineRule="exact"/>
      <w:jc w:val="center"/>
    </w:pPr>
    <w:rPr>
      <w:b/>
    </w:rPr>
  </w:style>
  <w:style w:type="character" w:customStyle="1" w:styleId="1934">
    <w:name w:val="ScreenTypeLarge"/>
    <w:uiPriority w:val="0"/>
    <w:rPr>
      <w:rFonts w:ascii="Helvetica" w:hAnsi="Helvetica"/>
      <w:b/>
      <w:sz w:val="18"/>
      <w:szCs w:val="18"/>
    </w:rPr>
  </w:style>
  <w:style w:type="paragraph" w:customStyle="1" w:styleId="1935">
    <w:name w:val="_Style 1937"/>
    <w:uiPriority w:val="0"/>
    <w:pPr>
      <w:widowControl w:val="0"/>
      <w:jc w:val="both"/>
    </w:pPr>
    <w:rPr>
      <w:kern w:val="2"/>
      <w:sz w:val="21"/>
      <w:szCs w:val="24"/>
      <w:lang w:val="en-US" w:eastAsia="zh-CN" w:bidi="ar-SA"/>
    </w:rPr>
  </w:style>
  <w:style w:type="character" w:customStyle="1" w:styleId="1936">
    <w:name w:val="日期 Char"/>
    <w:link w:val="29"/>
    <w:uiPriority w:val="99"/>
    <w:rPr>
      <w:rFonts w:ascii="Calibri" w:hAnsi="Calibri"/>
      <w:kern w:val="2"/>
      <w:sz w:val="21"/>
      <w:szCs w:val="21"/>
    </w:rPr>
  </w:style>
  <w:style w:type="character" w:customStyle="1" w:styleId="1937">
    <w:name w:val="EmailStyle1512"/>
    <w:uiPriority w:val="0"/>
    <w:rPr>
      <w:rFonts w:ascii="Arial" w:hAnsi="Arial" w:eastAsia="宋体" w:cs="Arial"/>
      <w:color w:val="auto"/>
      <w:sz w:val="20"/>
    </w:rPr>
  </w:style>
  <w:style w:type="character" w:customStyle="1" w:styleId="1938">
    <w:name w:val="fontstyle01"/>
    <w:uiPriority w:val="0"/>
    <w:rPr>
      <w:rFonts w:hint="eastAsia" w:ascii="宋体" w:hAnsi="宋体" w:eastAsia="宋体"/>
      <w:color w:val="000000"/>
      <w:sz w:val="24"/>
      <w:szCs w:val="24"/>
    </w:rPr>
  </w:style>
  <w:style w:type="character" w:customStyle="1" w:styleId="1939">
    <w:name w:val="fontstyle21"/>
    <w:uiPriority w:val="0"/>
    <w:rPr>
      <w:rFonts w:hint="default" w:ascii="TimesNewRomanPSMT" w:hAnsi="TimesNewRomanPSMT"/>
      <w:color w:val="000000"/>
      <w:sz w:val="24"/>
      <w:szCs w:val="24"/>
    </w:rPr>
  </w:style>
  <w:style w:type="character" w:customStyle="1" w:styleId="1940">
    <w:name w:val="表格文本 Char"/>
    <w:link w:val="214"/>
    <w:qFormat/>
    <w:uiPriority w:val="0"/>
    <w:rPr>
      <w:rFonts w:ascii="宋体" w:hAnsi="宋体"/>
      <w:sz w:val="21"/>
      <w:szCs w:val="21"/>
      <w:lang w:bidi="ar-SA"/>
    </w:rPr>
  </w:style>
  <w:style w:type="character" w:customStyle="1" w:styleId="1941">
    <w:name w:val="页脚 字符"/>
    <w:uiPriority w:val="99"/>
  </w:style>
  <w:style w:type="character" w:customStyle="1" w:styleId="1942">
    <w:name w:val="标题 1 字符"/>
    <w:uiPriority w:val="9"/>
    <w:rPr>
      <w:rFonts w:ascii="Arial" w:hAnsi="Arial" w:eastAsia="黑体"/>
      <w:b/>
      <w:sz w:val="32"/>
      <w:szCs w:val="32"/>
    </w:rPr>
  </w:style>
  <w:style w:type="character" w:customStyle="1" w:styleId="1943">
    <w:name w:val="标题 2 字符"/>
    <w:uiPriority w:val="9"/>
    <w:rPr>
      <w:rFonts w:ascii="Arial" w:hAnsi="Arial" w:eastAsia="黑体"/>
      <w:sz w:val="24"/>
      <w:szCs w:val="24"/>
    </w:rPr>
  </w:style>
  <w:style w:type="character" w:customStyle="1" w:styleId="1944">
    <w:name w:val="标题 3 字符"/>
    <w:uiPriority w:val="9"/>
    <w:rPr>
      <w:rFonts w:eastAsia="黑体"/>
      <w:bCs/>
      <w:snapToGrid/>
      <w:kern w:val="2"/>
      <w:sz w:val="24"/>
      <w:szCs w:val="32"/>
    </w:rPr>
  </w:style>
  <w:style w:type="character" w:customStyle="1" w:styleId="1945">
    <w:name w:val="标题 4 字符"/>
    <w:uiPriority w:val="9"/>
    <w:rPr>
      <w:rFonts w:ascii="Book Antiqua" w:hAnsi="Book Antiqua" w:eastAsia="黑体"/>
      <w:bCs/>
      <w:kern w:val="2"/>
      <w:sz w:val="28"/>
      <w:szCs w:val="28"/>
    </w:rPr>
  </w:style>
  <w:style w:type="character" w:customStyle="1" w:styleId="1946">
    <w:name w:val="标题 5 字符"/>
    <w:uiPriority w:val="0"/>
    <w:rPr>
      <w:rFonts w:ascii="宋体"/>
      <w:b/>
      <w:bCs/>
      <w:sz w:val="28"/>
      <w:szCs w:val="28"/>
      <w:lang/>
    </w:rPr>
  </w:style>
  <w:style w:type="character" w:customStyle="1" w:styleId="1947">
    <w:name w:val="标题 6 字符"/>
    <w:uiPriority w:val="9"/>
    <w:rPr>
      <w:rFonts w:ascii="Cambria" w:hAnsi="Cambria"/>
      <w:b/>
      <w:bCs/>
      <w:sz w:val="24"/>
      <w:lang/>
    </w:rPr>
  </w:style>
  <w:style w:type="character" w:customStyle="1" w:styleId="1948">
    <w:name w:val="标题 7 字符"/>
    <w:uiPriority w:val="9"/>
    <w:rPr>
      <w:rFonts w:ascii="宋体"/>
      <w:b/>
      <w:bCs/>
      <w:sz w:val="24"/>
      <w:lang/>
    </w:rPr>
  </w:style>
  <w:style w:type="character" w:customStyle="1" w:styleId="1949">
    <w:name w:val="标题 8 字符"/>
    <w:uiPriority w:val="9"/>
    <w:rPr>
      <w:rFonts w:ascii="Cambria" w:hAnsi="Cambria"/>
      <w:sz w:val="24"/>
      <w:lang/>
    </w:rPr>
  </w:style>
  <w:style w:type="character" w:customStyle="1" w:styleId="1950">
    <w:name w:val="标题 9 字符"/>
    <w:uiPriority w:val="9"/>
    <w:rPr>
      <w:rFonts w:ascii="Cambria" w:hAnsi="Cambria"/>
      <w:sz w:val="21"/>
      <w:szCs w:val="21"/>
      <w:lang/>
    </w:rPr>
  </w:style>
  <w:style w:type="character" w:customStyle="1" w:styleId="1951">
    <w:name w:val="文档结构图 字符"/>
    <w:uiPriority w:val="99"/>
    <w:rPr>
      <w:kern w:val="2"/>
      <w:sz w:val="21"/>
      <w:szCs w:val="24"/>
      <w:shd w:val="clear" w:color="auto" w:fill="000080"/>
    </w:rPr>
  </w:style>
  <w:style w:type="character" w:customStyle="1" w:styleId="1952">
    <w:name w:val="批注文字 字符"/>
    <w:uiPriority w:val="0"/>
    <w:rPr>
      <w:kern w:val="2"/>
      <w:sz w:val="21"/>
      <w:szCs w:val="24"/>
    </w:rPr>
  </w:style>
  <w:style w:type="character" w:customStyle="1" w:styleId="1953">
    <w:name w:val="正文文本 字符"/>
    <w:uiPriority w:val="99"/>
    <w:rPr>
      <w:rFonts w:ascii="宋体"/>
      <w:sz w:val="21"/>
      <w:lang/>
    </w:rPr>
  </w:style>
  <w:style w:type="character" w:customStyle="1" w:styleId="1954">
    <w:name w:val="正文文本缩进 字符"/>
    <w:uiPriority w:val="0"/>
    <w:rPr>
      <w:rFonts w:ascii="宋体"/>
      <w:sz w:val="21"/>
      <w:lang/>
    </w:rPr>
  </w:style>
  <w:style w:type="character" w:customStyle="1" w:styleId="1955">
    <w:name w:val="HTML 地址 字符"/>
    <w:uiPriority w:val="0"/>
    <w:rPr>
      <w:rFonts w:ascii="宋体"/>
      <w:i/>
      <w:iCs/>
      <w:sz w:val="21"/>
      <w:lang/>
    </w:rPr>
  </w:style>
  <w:style w:type="character" w:customStyle="1" w:styleId="1956">
    <w:name w:val="纯文本 字符"/>
    <w:uiPriority w:val="0"/>
    <w:rPr>
      <w:rFonts w:ascii="宋体" w:hAnsi="Courier New"/>
      <w:sz w:val="21"/>
      <w:szCs w:val="21"/>
      <w:lang/>
    </w:rPr>
  </w:style>
  <w:style w:type="character" w:customStyle="1" w:styleId="1957">
    <w:name w:val="日期 字符"/>
    <w:uiPriority w:val="99"/>
    <w:rPr>
      <w:rFonts w:ascii="Calibri" w:hAnsi="Calibri"/>
      <w:kern w:val="2"/>
      <w:sz w:val="21"/>
      <w:szCs w:val="21"/>
    </w:rPr>
  </w:style>
  <w:style w:type="character" w:customStyle="1" w:styleId="1958">
    <w:name w:val="尾注文本 字符"/>
    <w:uiPriority w:val="0"/>
    <w:rPr>
      <w:kern w:val="2"/>
      <w:sz w:val="21"/>
      <w:szCs w:val="24"/>
    </w:rPr>
  </w:style>
  <w:style w:type="character" w:customStyle="1" w:styleId="1959">
    <w:name w:val="批注框文本 字符"/>
    <w:uiPriority w:val="99"/>
    <w:rPr>
      <w:kern w:val="2"/>
      <w:sz w:val="18"/>
      <w:szCs w:val="18"/>
    </w:rPr>
  </w:style>
  <w:style w:type="character" w:customStyle="1" w:styleId="1960">
    <w:name w:val="页脚 字符1"/>
    <w:uiPriority w:val="99"/>
    <w:rPr>
      <w:kern w:val="2"/>
      <w:sz w:val="18"/>
      <w:szCs w:val="18"/>
    </w:rPr>
  </w:style>
  <w:style w:type="character" w:customStyle="1" w:styleId="1961">
    <w:name w:val="页眉 字符"/>
    <w:uiPriority w:val="99"/>
    <w:rPr>
      <w:kern w:val="2"/>
      <w:sz w:val="18"/>
      <w:szCs w:val="18"/>
    </w:rPr>
  </w:style>
  <w:style w:type="character" w:customStyle="1" w:styleId="1962">
    <w:name w:val="脚注文本 字符"/>
    <w:uiPriority w:val="0"/>
    <w:rPr>
      <w:rFonts w:ascii="宋体"/>
      <w:kern w:val="2"/>
      <w:sz w:val="18"/>
      <w:szCs w:val="18"/>
    </w:rPr>
  </w:style>
  <w:style w:type="character" w:customStyle="1" w:styleId="1963">
    <w:name w:val="正文文本 2 字符"/>
    <w:link w:val="46"/>
    <w:uiPriority w:val="99"/>
    <w:rPr>
      <w:kern w:val="2"/>
      <w:sz w:val="21"/>
      <w:szCs w:val="24"/>
    </w:rPr>
  </w:style>
  <w:style w:type="character" w:customStyle="1" w:styleId="1964">
    <w:name w:val="HTML 预设格式 字符"/>
    <w:uiPriority w:val="0"/>
    <w:rPr>
      <w:rFonts w:ascii="Courier New" w:hAnsi="Courier New" w:cs="Courier New"/>
      <w:lang/>
    </w:rPr>
  </w:style>
  <w:style w:type="character" w:customStyle="1" w:styleId="1965">
    <w:name w:val="标题 字符"/>
    <w:uiPriority w:val="10"/>
    <w:rPr>
      <w:rFonts w:ascii="Calibri Light" w:hAnsi="Calibri Light"/>
      <w:b/>
      <w:bCs/>
      <w:sz w:val="32"/>
      <w:szCs w:val="32"/>
      <w:lang/>
    </w:rPr>
  </w:style>
  <w:style w:type="character" w:customStyle="1" w:styleId="1966">
    <w:name w:val="批注主题 字符"/>
    <w:uiPriority w:val="99"/>
    <w:rPr>
      <w:b/>
      <w:bCs/>
      <w:kern w:val="2"/>
      <w:sz w:val="21"/>
      <w:szCs w:val="24"/>
    </w:rPr>
  </w:style>
  <w:style w:type="character" w:customStyle="1" w:styleId="1967">
    <w:name w:val="正文文本首行缩进 字符"/>
    <w:uiPriority w:val="0"/>
    <w:rPr>
      <w:rFonts w:ascii="Arial" w:hAnsi="Arial"/>
      <w:sz w:val="21"/>
      <w:szCs w:val="21"/>
      <w:lang/>
    </w:rPr>
  </w:style>
  <w:style w:type="character" w:customStyle="1" w:styleId="1968">
    <w:name w:val="列表段落 字符"/>
    <w:uiPriority w:val="34"/>
    <w:rPr>
      <w:kern w:val="2"/>
      <w:sz w:val="21"/>
      <w:szCs w:val="24"/>
    </w:rPr>
  </w:style>
  <w:style w:type="character" w:customStyle="1" w:styleId="1969">
    <w:name w:val="引用 字符"/>
    <w:uiPriority w:val="29"/>
    <w:rPr>
      <w:rFonts w:ascii="宋体"/>
      <w:i/>
      <w:iCs/>
      <w:snapToGrid w:val="0"/>
      <w:color w:val="000000"/>
      <w:sz w:val="21"/>
      <w:szCs w:val="21"/>
      <w:lang/>
    </w:rPr>
  </w:style>
  <w:style w:type="paragraph" w:customStyle="1" w:styleId="1970">
    <w:name w:val="_Style 19371"/>
    <w:uiPriority w:val="0"/>
    <w:pPr>
      <w:widowControl w:val="0"/>
      <w:jc w:val="both"/>
    </w:pPr>
    <w:rPr>
      <w:kern w:val="2"/>
      <w:sz w:val="21"/>
      <w:szCs w:val="24"/>
      <w:lang w:val="en-US" w:eastAsia="zh-CN" w:bidi="ar-SA"/>
    </w:rPr>
  </w:style>
  <w:style w:type="paragraph" w:customStyle="1" w:styleId="1971">
    <w:name w:val="表格内文字"/>
    <w:basedOn w:val="1"/>
    <w:qFormat/>
    <w:uiPriority w:val="0"/>
    <w:pPr>
      <w:widowControl/>
      <w:spacing w:beforeLines="10" w:afterLines="10"/>
      <w:jc w:val="left"/>
    </w:pPr>
    <w:rPr>
      <w:rFonts w:ascii="Calibri" w:hAnsi="Calibri"/>
      <w:sz w:val="18"/>
      <w:szCs w:val="21"/>
    </w:rPr>
  </w:style>
  <w:style w:type="paragraph" w:customStyle="1" w:styleId="1972">
    <w:name w:val="列出段落1"/>
    <w:basedOn w:val="1"/>
    <w:qFormat/>
    <w:uiPriority w:val="34"/>
    <w:pPr>
      <w:ind w:firstLine="420" w:firstLineChars="200"/>
    </w:pPr>
  </w:style>
  <w:style w:type="character" w:customStyle="1" w:styleId="1973">
    <w:name w:val="批注文字 字符1"/>
    <w:uiPriority w:val="0"/>
    <w:rPr>
      <w:kern w:val="2"/>
      <w:sz w:val="21"/>
      <w:szCs w:val="24"/>
    </w:rPr>
  </w:style>
  <w:style w:type="character" w:customStyle="1" w:styleId="1974">
    <w:name w:val="批注主题 字符1"/>
    <w:uiPriority w:val="99"/>
    <w:rPr>
      <w:b/>
      <w:bCs/>
      <w:kern w:val="2"/>
      <w:sz w:val="21"/>
      <w:szCs w:val="24"/>
    </w:rPr>
  </w:style>
  <w:style w:type="character" w:customStyle="1" w:styleId="1975">
    <w:name w:val="标题 1 字符1"/>
    <w:aliases w:val="章标题 1 字符,h1 字符,1st level 字符,Section Head 字符,l1 字符,featurehead 字符,标题yjm1 字符,-*+ 字符,b1 字符"/>
    <w:uiPriority w:val="9"/>
    <w:rPr>
      <w:rFonts w:ascii="Arial" w:hAnsi="Arial" w:eastAsia="黑体"/>
      <w:b/>
      <w:sz w:val="32"/>
      <w:szCs w:val="32"/>
    </w:rPr>
  </w:style>
  <w:style w:type="character" w:customStyle="1" w:styleId="1976">
    <w:name w:val="标题 2 字符1"/>
    <w:aliases w:val="h2 字符,l2 字符,2nd level 字符,Titre2 字符,2 字符,Header 2 字符,节标题 1.1 字符"/>
    <w:uiPriority w:val="9"/>
    <w:rPr>
      <w:rFonts w:ascii="Arial" w:hAnsi="Arial" w:eastAsia="黑体"/>
      <w:sz w:val="24"/>
      <w:szCs w:val="24"/>
    </w:rPr>
  </w:style>
  <w:style w:type="character" w:customStyle="1" w:styleId="1977">
    <w:name w:val="标题 3 字符1"/>
    <w:uiPriority w:val="9"/>
    <w:rPr>
      <w:rFonts w:eastAsia="黑体"/>
      <w:bCs/>
      <w:snapToGrid/>
      <w:kern w:val="2"/>
      <w:sz w:val="24"/>
      <w:szCs w:val="32"/>
    </w:rPr>
  </w:style>
  <w:style w:type="character" w:customStyle="1" w:styleId="1978">
    <w:name w:val="标题 4 字符1"/>
    <w:uiPriority w:val="9"/>
    <w:rPr>
      <w:rFonts w:ascii="Book Antiqua" w:hAnsi="Book Antiqua" w:eastAsia="黑体"/>
      <w:bCs/>
      <w:kern w:val="2"/>
      <w:sz w:val="28"/>
      <w:szCs w:val="28"/>
    </w:rPr>
  </w:style>
  <w:style w:type="character" w:customStyle="1" w:styleId="1979">
    <w:name w:val="批注框文本 字符1"/>
    <w:uiPriority w:val="99"/>
    <w:rPr>
      <w:kern w:val="2"/>
      <w:sz w:val="18"/>
      <w:szCs w:val="18"/>
    </w:rPr>
  </w:style>
  <w:style w:type="character" w:customStyle="1" w:styleId="1980">
    <w:name w:val="页脚 字符2"/>
    <w:aliases w:val="f 字符"/>
    <w:uiPriority w:val="99"/>
    <w:rPr>
      <w:kern w:val="2"/>
      <w:sz w:val="18"/>
      <w:szCs w:val="18"/>
    </w:rPr>
  </w:style>
  <w:style w:type="character" w:customStyle="1" w:styleId="1981">
    <w:name w:val="页眉 字符1"/>
    <w:uiPriority w:val="99"/>
    <w:rPr>
      <w:kern w:val="2"/>
      <w:sz w:val="18"/>
      <w:szCs w:val="18"/>
    </w:rPr>
  </w:style>
  <w:style w:type="character" w:customStyle="1" w:styleId="1982">
    <w:name w:val="标题 5 字符1"/>
    <w:uiPriority w:val="0"/>
    <w:rPr>
      <w:rFonts w:ascii="宋体"/>
      <w:b/>
      <w:bCs/>
      <w:sz w:val="28"/>
      <w:szCs w:val="28"/>
      <w:lang/>
    </w:rPr>
  </w:style>
  <w:style w:type="character" w:customStyle="1" w:styleId="1983">
    <w:name w:val="标题 6 字符1"/>
    <w:uiPriority w:val="9"/>
    <w:rPr>
      <w:rFonts w:ascii="Cambria" w:hAnsi="Cambria"/>
      <w:b/>
      <w:bCs/>
      <w:sz w:val="24"/>
      <w:lang/>
    </w:rPr>
  </w:style>
  <w:style w:type="character" w:customStyle="1" w:styleId="1984">
    <w:name w:val="标题 7 字符1"/>
    <w:uiPriority w:val="9"/>
    <w:rPr>
      <w:rFonts w:ascii="宋体"/>
      <w:b/>
      <w:bCs/>
      <w:sz w:val="24"/>
      <w:lang/>
    </w:rPr>
  </w:style>
  <w:style w:type="character" w:customStyle="1" w:styleId="1985">
    <w:name w:val="标题 8 字符1"/>
    <w:uiPriority w:val="9"/>
    <w:rPr>
      <w:rFonts w:ascii="Cambria" w:hAnsi="Cambria"/>
      <w:sz w:val="24"/>
      <w:lang/>
    </w:rPr>
  </w:style>
  <w:style w:type="character" w:customStyle="1" w:styleId="1986">
    <w:name w:val="标题 9 字符1"/>
    <w:uiPriority w:val="9"/>
    <w:rPr>
      <w:rFonts w:ascii="Cambria" w:hAnsi="Cambria"/>
      <w:sz w:val="21"/>
      <w:szCs w:val="21"/>
      <w:lang/>
    </w:rPr>
  </w:style>
  <w:style w:type="character" w:customStyle="1" w:styleId="1987">
    <w:name w:val="脚注文本 字符1"/>
    <w:uiPriority w:val="0"/>
    <w:rPr>
      <w:rFonts w:ascii="宋体"/>
      <w:kern w:val="2"/>
      <w:sz w:val="18"/>
      <w:szCs w:val="18"/>
    </w:rPr>
  </w:style>
  <w:style w:type="character" w:customStyle="1" w:styleId="1988">
    <w:name w:val="尾注文本 字符1"/>
    <w:uiPriority w:val="0"/>
    <w:rPr>
      <w:kern w:val="2"/>
      <w:sz w:val="21"/>
      <w:szCs w:val="24"/>
    </w:rPr>
  </w:style>
  <w:style w:type="character" w:customStyle="1" w:styleId="1989">
    <w:name w:val="文档结构图 字符1"/>
    <w:uiPriority w:val="99"/>
    <w:rPr>
      <w:kern w:val="2"/>
      <w:sz w:val="21"/>
      <w:szCs w:val="24"/>
      <w:shd w:val="clear" w:color="auto" w:fill="000080"/>
    </w:rPr>
  </w:style>
  <w:style w:type="character" w:customStyle="1" w:styleId="1990">
    <w:name w:val="正文文本缩进 字符1"/>
    <w:uiPriority w:val="0"/>
    <w:rPr>
      <w:rFonts w:ascii="宋体"/>
      <w:sz w:val="21"/>
      <w:lang/>
    </w:rPr>
  </w:style>
  <w:style w:type="character" w:customStyle="1" w:styleId="1991">
    <w:name w:val="标题 字符1"/>
    <w:uiPriority w:val="10"/>
    <w:rPr>
      <w:rFonts w:ascii="Calibri Light" w:hAnsi="Calibri Light"/>
      <w:b/>
      <w:bCs/>
      <w:sz w:val="32"/>
      <w:szCs w:val="32"/>
      <w:lang/>
    </w:rPr>
  </w:style>
  <w:style w:type="character" w:customStyle="1" w:styleId="1992">
    <w:name w:val="纯文本 字符1"/>
    <w:uiPriority w:val="0"/>
    <w:rPr>
      <w:rFonts w:ascii="宋体" w:hAnsi="Courier New"/>
      <w:sz w:val="21"/>
      <w:szCs w:val="21"/>
      <w:lang/>
    </w:rPr>
  </w:style>
  <w:style w:type="character" w:customStyle="1" w:styleId="1993">
    <w:name w:val="HTML 地址 字符1"/>
    <w:uiPriority w:val="0"/>
    <w:rPr>
      <w:rFonts w:ascii="宋体"/>
      <w:i/>
      <w:iCs/>
      <w:sz w:val="21"/>
      <w:lang/>
    </w:rPr>
  </w:style>
  <w:style w:type="character" w:customStyle="1" w:styleId="1994">
    <w:name w:val="HTML 预设格式 字符1"/>
    <w:uiPriority w:val="0"/>
    <w:rPr>
      <w:rFonts w:ascii="Courier New" w:hAnsi="Courier New" w:cs="Courier New"/>
      <w:lang/>
    </w:rPr>
  </w:style>
  <w:style w:type="character" w:customStyle="1" w:styleId="1995">
    <w:name w:val="正文文本 字符1"/>
    <w:uiPriority w:val="99"/>
    <w:rPr>
      <w:rFonts w:ascii="宋体"/>
      <w:sz w:val="21"/>
      <w:lang/>
    </w:rPr>
  </w:style>
  <w:style w:type="character" w:customStyle="1" w:styleId="1996">
    <w:name w:val="引用 字符1"/>
    <w:uiPriority w:val="29"/>
    <w:rPr>
      <w:rFonts w:ascii="宋体"/>
      <w:i/>
      <w:iCs/>
      <w:snapToGrid/>
      <w:color w:val="000000"/>
      <w:sz w:val="21"/>
      <w:szCs w:val="21"/>
      <w:lang/>
    </w:rPr>
  </w:style>
  <w:style w:type="character" w:customStyle="1" w:styleId="1997">
    <w:name w:val="日期 字符1"/>
    <w:uiPriority w:val="99"/>
    <w:rPr>
      <w:rFonts w:ascii="Calibri" w:hAnsi="Calibri"/>
      <w:kern w:val="2"/>
      <w:sz w:val="21"/>
      <w:szCs w:val="21"/>
    </w:rPr>
  </w:style>
  <w:style w:type="character" w:customStyle="1" w:styleId="1998">
    <w:name w:val="列出段落 字符"/>
    <w:uiPriority w:val="34"/>
    <w:rPr>
      <w:kern w:val="2"/>
      <w:sz w:val="21"/>
      <w:szCs w:val="24"/>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9" Type="http://schemas.openxmlformats.org/officeDocument/2006/relationships/image" Target="media/image44.emf"/><Relationship Id="rId98" Type="http://schemas.openxmlformats.org/officeDocument/2006/relationships/oleObject" Target="embeddings/oleObject44.bin"/><Relationship Id="rId97" Type="http://schemas.openxmlformats.org/officeDocument/2006/relationships/image" Target="media/image43.emf"/><Relationship Id="rId96" Type="http://schemas.openxmlformats.org/officeDocument/2006/relationships/oleObject" Target="embeddings/oleObject43.bin"/><Relationship Id="rId95" Type="http://schemas.openxmlformats.org/officeDocument/2006/relationships/image" Target="media/image42.emf"/><Relationship Id="rId94" Type="http://schemas.openxmlformats.org/officeDocument/2006/relationships/oleObject" Target="embeddings/oleObject42.bin"/><Relationship Id="rId93" Type="http://schemas.openxmlformats.org/officeDocument/2006/relationships/image" Target="media/image41.emf"/><Relationship Id="rId92" Type="http://schemas.openxmlformats.org/officeDocument/2006/relationships/oleObject" Target="embeddings/oleObject41.bin"/><Relationship Id="rId91" Type="http://schemas.openxmlformats.org/officeDocument/2006/relationships/image" Target="media/image40.emf"/><Relationship Id="rId90" Type="http://schemas.openxmlformats.org/officeDocument/2006/relationships/oleObject" Target="embeddings/oleObject40.bin"/><Relationship Id="rId9" Type="http://schemas.openxmlformats.org/officeDocument/2006/relationships/header" Target="header3.xml"/><Relationship Id="rId89" Type="http://schemas.openxmlformats.org/officeDocument/2006/relationships/image" Target="media/image39.emf"/><Relationship Id="rId88" Type="http://schemas.openxmlformats.org/officeDocument/2006/relationships/oleObject" Target="embeddings/oleObject39.bin"/><Relationship Id="rId87" Type="http://schemas.openxmlformats.org/officeDocument/2006/relationships/image" Target="media/image38.emf"/><Relationship Id="rId86" Type="http://schemas.openxmlformats.org/officeDocument/2006/relationships/oleObject" Target="embeddings/oleObject38.bin"/><Relationship Id="rId85" Type="http://schemas.openxmlformats.org/officeDocument/2006/relationships/image" Target="media/image37.emf"/><Relationship Id="rId84" Type="http://schemas.openxmlformats.org/officeDocument/2006/relationships/oleObject" Target="embeddings/oleObject37.bin"/><Relationship Id="rId83" Type="http://schemas.openxmlformats.org/officeDocument/2006/relationships/image" Target="media/image36.emf"/><Relationship Id="rId82" Type="http://schemas.openxmlformats.org/officeDocument/2006/relationships/oleObject" Target="embeddings/oleObject36.bin"/><Relationship Id="rId81" Type="http://schemas.openxmlformats.org/officeDocument/2006/relationships/image" Target="media/image35.emf"/><Relationship Id="rId80" Type="http://schemas.openxmlformats.org/officeDocument/2006/relationships/oleObject" Target="embeddings/oleObject35.bin"/><Relationship Id="rId8" Type="http://schemas.openxmlformats.org/officeDocument/2006/relationships/footer" Target="footer2.xml"/><Relationship Id="rId79" Type="http://schemas.openxmlformats.org/officeDocument/2006/relationships/image" Target="media/image34.emf"/><Relationship Id="rId78" Type="http://schemas.openxmlformats.org/officeDocument/2006/relationships/oleObject" Target="embeddings/oleObject34.bin"/><Relationship Id="rId77" Type="http://schemas.openxmlformats.org/officeDocument/2006/relationships/image" Target="media/image33.emf"/><Relationship Id="rId76" Type="http://schemas.openxmlformats.org/officeDocument/2006/relationships/oleObject" Target="embeddings/oleObject33.bin"/><Relationship Id="rId75" Type="http://schemas.openxmlformats.org/officeDocument/2006/relationships/image" Target="media/image32.emf"/><Relationship Id="rId74" Type="http://schemas.openxmlformats.org/officeDocument/2006/relationships/oleObject" Target="embeddings/oleObject32.bin"/><Relationship Id="rId73" Type="http://schemas.openxmlformats.org/officeDocument/2006/relationships/image" Target="media/image31.emf"/><Relationship Id="rId72" Type="http://schemas.openxmlformats.org/officeDocument/2006/relationships/oleObject" Target="embeddings/oleObject31.bin"/><Relationship Id="rId71" Type="http://schemas.openxmlformats.org/officeDocument/2006/relationships/image" Target="media/image30.emf"/><Relationship Id="rId70" Type="http://schemas.openxmlformats.org/officeDocument/2006/relationships/oleObject" Target="embeddings/oleObject30.bin"/><Relationship Id="rId7" Type="http://schemas.openxmlformats.org/officeDocument/2006/relationships/header" Target="header2.xml"/><Relationship Id="rId69" Type="http://schemas.openxmlformats.org/officeDocument/2006/relationships/image" Target="media/image29.emf"/><Relationship Id="rId68" Type="http://schemas.openxmlformats.org/officeDocument/2006/relationships/oleObject" Target="embeddings/oleObject29.bin"/><Relationship Id="rId67" Type="http://schemas.openxmlformats.org/officeDocument/2006/relationships/image" Target="media/image28.emf"/><Relationship Id="rId66" Type="http://schemas.openxmlformats.org/officeDocument/2006/relationships/oleObject" Target="embeddings/oleObject28.bin"/><Relationship Id="rId65" Type="http://schemas.openxmlformats.org/officeDocument/2006/relationships/image" Target="media/image27.emf"/><Relationship Id="rId64" Type="http://schemas.openxmlformats.org/officeDocument/2006/relationships/oleObject" Target="embeddings/oleObject27.bin"/><Relationship Id="rId63" Type="http://schemas.openxmlformats.org/officeDocument/2006/relationships/image" Target="media/image26.emf"/><Relationship Id="rId62" Type="http://schemas.openxmlformats.org/officeDocument/2006/relationships/oleObject" Target="embeddings/oleObject26.bin"/><Relationship Id="rId61" Type="http://schemas.openxmlformats.org/officeDocument/2006/relationships/image" Target="media/image25.e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image" Target="media/image24.emf"/><Relationship Id="rId58" Type="http://schemas.openxmlformats.org/officeDocument/2006/relationships/oleObject" Target="embeddings/oleObject24.bin"/><Relationship Id="rId57" Type="http://schemas.openxmlformats.org/officeDocument/2006/relationships/image" Target="media/image23.emf"/><Relationship Id="rId56" Type="http://schemas.openxmlformats.org/officeDocument/2006/relationships/oleObject" Target="embeddings/oleObject23.bin"/><Relationship Id="rId55" Type="http://schemas.openxmlformats.org/officeDocument/2006/relationships/image" Target="media/image22.emf"/><Relationship Id="rId54" Type="http://schemas.openxmlformats.org/officeDocument/2006/relationships/oleObject" Target="embeddings/oleObject22.bin"/><Relationship Id="rId53" Type="http://schemas.openxmlformats.org/officeDocument/2006/relationships/image" Target="media/image21.emf"/><Relationship Id="rId52" Type="http://schemas.openxmlformats.org/officeDocument/2006/relationships/oleObject" Target="embeddings/oleObject21.bin"/><Relationship Id="rId51" Type="http://schemas.openxmlformats.org/officeDocument/2006/relationships/image" Target="media/image20.emf"/><Relationship Id="rId50" Type="http://schemas.openxmlformats.org/officeDocument/2006/relationships/oleObject" Target="embeddings/oleObject20.bin"/><Relationship Id="rId5" Type="http://schemas.openxmlformats.org/officeDocument/2006/relationships/header" Target="header1.xml"/><Relationship Id="rId49" Type="http://schemas.openxmlformats.org/officeDocument/2006/relationships/image" Target="media/image19.emf"/><Relationship Id="rId48" Type="http://schemas.openxmlformats.org/officeDocument/2006/relationships/oleObject" Target="embeddings/oleObject19.bin"/><Relationship Id="rId47" Type="http://schemas.openxmlformats.org/officeDocument/2006/relationships/image" Target="media/image18.emf"/><Relationship Id="rId46" Type="http://schemas.openxmlformats.org/officeDocument/2006/relationships/oleObject" Target="embeddings/oleObject18.bin"/><Relationship Id="rId45" Type="http://schemas.openxmlformats.org/officeDocument/2006/relationships/image" Target="media/image17.emf"/><Relationship Id="rId44" Type="http://schemas.openxmlformats.org/officeDocument/2006/relationships/oleObject" Target="embeddings/oleObject17.bin"/><Relationship Id="rId43" Type="http://schemas.openxmlformats.org/officeDocument/2006/relationships/image" Target="media/image16.emf"/><Relationship Id="rId42" Type="http://schemas.openxmlformats.org/officeDocument/2006/relationships/oleObject" Target="embeddings/oleObject16.bin"/><Relationship Id="rId41" Type="http://schemas.openxmlformats.org/officeDocument/2006/relationships/image" Target="media/image15.emf"/><Relationship Id="rId40" Type="http://schemas.openxmlformats.org/officeDocument/2006/relationships/oleObject" Target="embeddings/oleObject15.bin"/><Relationship Id="rId4" Type="http://schemas.microsoft.com/office/2011/relationships/commentsExtended" Target="commentsExtended.xml"/><Relationship Id="rId39" Type="http://schemas.openxmlformats.org/officeDocument/2006/relationships/image" Target="media/image14.emf"/><Relationship Id="rId38" Type="http://schemas.openxmlformats.org/officeDocument/2006/relationships/oleObject" Target="embeddings/oleObject14.bin"/><Relationship Id="rId37" Type="http://schemas.openxmlformats.org/officeDocument/2006/relationships/image" Target="media/image13.emf"/><Relationship Id="rId36" Type="http://schemas.openxmlformats.org/officeDocument/2006/relationships/oleObject" Target="embeddings/oleObject13.bin"/><Relationship Id="rId35" Type="http://schemas.openxmlformats.org/officeDocument/2006/relationships/image" Target="media/image12.emf"/><Relationship Id="rId34" Type="http://schemas.openxmlformats.org/officeDocument/2006/relationships/oleObject" Target="embeddings/oleObject12.bin"/><Relationship Id="rId33" Type="http://schemas.openxmlformats.org/officeDocument/2006/relationships/image" Target="media/image11.emf"/><Relationship Id="rId32" Type="http://schemas.openxmlformats.org/officeDocument/2006/relationships/oleObject" Target="embeddings/oleObject11.bin"/><Relationship Id="rId31" Type="http://schemas.openxmlformats.org/officeDocument/2006/relationships/image" Target="media/image10.emf"/><Relationship Id="rId30" Type="http://schemas.openxmlformats.org/officeDocument/2006/relationships/oleObject" Target="embeddings/oleObject10.bin"/><Relationship Id="rId3" Type="http://schemas.openxmlformats.org/officeDocument/2006/relationships/comments" Target="comments.xml"/><Relationship Id="rId29" Type="http://schemas.openxmlformats.org/officeDocument/2006/relationships/image" Target="media/image9.emf"/><Relationship Id="rId28" Type="http://schemas.openxmlformats.org/officeDocument/2006/relationships/oleObject" Target="embeddings/oleObject9.bin"/><Relationship Id="rId27" Type="http://schemas.openxmlformats.org/officeDocument/2006/relationships/image" Target="media/image8.emf"/><Relationship Id="rId26" Type="http://schemas.openxmlformats.org/officeDocument/2006/relationships/oleObject" Target="embeddings/oleObject8.bin"/><Relationship Id="rId25" Type="http://schemas.openxmlformats.org/officeDocument/2006/relationships/image" Target="media/image7.emf"/><Relationship Id="rId24" Type="http://schemas.openxmlformats.org/officeDocument/2006/relationships/oleObject" Target="embeddings/oleObject7.bin"/><Relationship Id="rId23" Type="http://schemas.openxmlformats.org/officeDocument/2006/relationships/image" Target="media/image6.emf"/><Relationship Id="rId22" Type="http://schemas.openxmlformats.org/officeDocument/2006/relationships/oleObject" Target="embeddings/oleObject6.bin"/><Relationship Id="rId21" Type="http://schemas.openxmlformats.org/officeDocument/2006/relationships/image" Target="media/image5.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4.bin"/><Relationship Id="rId17" Type="http://schemas.openxmlformats.org/officeDocument/2006/relationships/image" Target="media/image3.emf"/><Relationship Id="rId16" Type="http://schemas.openxmlformats.org/officeDocument/2006/relationships/oleObject" Target="embeddings/oleObject3.bin"/><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5" Type="http://schemas.openxmlformats.org/officeDocument/2006/relationships/fontTable" Target="fontTable.xml"/><Relationship Id="rId124" Type="http://schemas.microsoft.com/office/2006/relationships/keyMapCustomizations" Target="customizations.xml"/><Relationship Id="rId123" Type="http://schemas.openxmlformats.org/officeDocument/2006/relationships/numbering" Target="numbering.xml"/><Relationship Id="rId122" Type="http://schemas.openxmlformats.org/officeDocument/2006/relationships/customXml" Target="../customXml/item1.xml"/><Relationship Id="rId121" Type="http://schemas.openxmlformats.org/officeDocument/2006/relationships/image" Target="media/image55.emf"/><Relationship Id="rId120" Type="http://schemas.openxmlformats.org/officeDocument/2006/relationships/oleObject" Target="embeddings/oleObject55.bin"/><Relationship Id="rId12" Type="http://schemas.openxmlformats.org/officeDocument/2006/relationships/oleObject" Target="embeddings/oleObject1.bin"/><Relationship Id="rId119" Type="http://schemas.openxmlformats.org/officeDocument/2006/relationships/image" Target="media/image54.emf"/><Relationship Id="rId118" Type="http://schemas.openxmlformats.org/officeDocument/2006/relationships/oleObject" Target="embeddings/oleObject54.bin"/><Relationship Id="rId117" Type="http://schemas.openxmlformats.org/officeDocument/2006/relationships/image" Target="media/image53.emf"/><Relationship Id="rId116" Type="http://schemas.openxmlformats.org/officeDocument/2006/relationships/oleObject" Target="embeddings/oleObject53.bin"/><Relationship Id="rId115" Type="http://schemas.openxmlformats.org/officeDocument/2006/relationships/image" Target="media/image52.emf"/><Relationship Id="rId114" Type="http://schemas.openxmlformats.org/officeDocument/2006/relationships/oleObject" Target="embeddings/oleObject52.bin"/><Relationship Id="rId113" Type="http://schemas.openxmlformats.org/officeDocument/2006/relationships/image" Target="media/image51.emf"/><Relationship Id="rId112" Type="http://schemas.openxmlformats.org/officeDocument/2006/relationships/oleObject" Target="embeddings/oleObject51.bin"/><Relationship Id="rId111" Type="http://schemas.openxmlformats.org/officeDocument/2006/relationships/image" Target="media/image50.emf"/><Relationship Id="rId110" Type="http://schemas.openxmlformats.org/officeDocument/2006/relationships/oleObject" Target="embeddings/oleObject50.bin"/><Relationship Id="rId11" Type="http://schemas.openxmlformats.org/officeDocument/2006/relationships/theme" Target="theme/theme1.xml"/><Relationship Id="rId109" Type="http://schemas.openxmlformats.org/officeDocument/2006/relationships/image" Target="media/image49.emf"/><Relationship Id="rId108" Type="http://schemas.openxmlformats.org/officeDocument/2006/relationships/oleObject" Target="embeddings/oleObject49.bin"/><Relationship Id="rId107" Type="http://schemas.openxmlformats.org/officeDocument/2006/relationships/image" Target="media/image48.emf"/><Relationship Id="rId106" Type="http://schemas.openxmlformats.org/officeDocument/2006/relationships/oleObject" Target="embeddings/oleObject48.bin"/><Relationship Id="rId105" Type="http://schemas.openxmlformats.org/officeDocument/2006/relationships/image" Target="media/image47.emf"/><Relationship Id="rId104" Type="http://schemas.openxmlformats.org/officeDocument/2006/relationships/oleObject" Target="embeddings/oleObject47.bin"/><Relationship Id="rId103" Type="http://schemas.openxmlformats.org/officeDocument/2006/relationships/image" Target="media/image46.emf"/><Relationship Id="rId102" Type="http://schemas.openxmlformats.org/officeDocument/2006/relationships/oleObject" Target="embeddings/oleObject46.bin"/><Relationship Id="rId101" Type="http://schemas.openxmlformats.org/officeDocument/2006/relationships/image" Target="media/image45.emf"/><Relationship Id="rId100" Type="http://schemas.openxmlformats.org/officeDocument/2006/relationships/oleObject" Target="embeddings/oleObject45.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9"/>
    <customShpInfo spid="_x0000_s1036"/>
    <customShpInfo spid="_x0000_s1038"/>
    <customShpInfo spid="_x0000_s1037"/>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4999</Words>
  <Characters>28497</Characters>
  <Lines>237</Lines>
  <Paragraphs>66</Paragraphs>
  <TotalTime>0</TotalTime>
  <ScaleCrop>false</ScaleCrop>
  <LinksUpToDate>false</LinksUpToDate>
  <CharactersWithSpaces>33430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2025-12-23T08:53:00Z</dcterms:created>
  <dcterms:modified xsi:type="dcterms:W3CDTF">2026-07-20T12:53:09Z</dcterms:modified>
  <dc:title>标准名称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(2)toYLQX26p8GP6L/AMWAXdJAeTJXmX2hn6P6v+zoYB1HPdPclI6flifXTk2xEOAyipzG86qUb
axZ0g7tEgl/HplkHiviwF/zz/mwa0lXegyntqpoctj6yYqnpoXfszXw3wpjF1yelWBbDjeZg
Ru+j1qeGaOxkOQWl/LuV9Gc72iojTSXtBtzOdd1YpX1PHi6m2fhkUsVy7RovETyfsrzQbfTp
AV8bRsWd7eXX75bPIo</vt:lpwstr>
  </property>
  <property fmtid="{D5CDD505-2E9C-101B-9397-08002B2CF9AE}" pid="3" name="_2015_ms_pID_7253431">
    <vt:lpwstr>/VrQmsv3KxyQr8AunlzGUXUZtWCeqFINsusAVMqstfXukTZ8mJ16Wx
IOAbhCjThpXjGDBYqGMhKzLVSpZ5ebe+3X/b2V9TPzmfw/ieckwTaVgEZIcDrBkx5tCgc1Rb
FolnD7XMKFZv2GrqLiCzZFcsSNNfdd8RQsP7nbXK5bWmTMiyotwWh90dzh7Nzgiuz5oQWeC3
zd7NKrycRtEDiVST</vt:lpwstr>
  </property>
  <property fmtid="{D5CDD505-2E9C-101B-9397-08002B2CF9AE}" pid="4" name="_readonly">
    <vt:lpwstr/>
  </property>
  <property fmtid="{D5CDD505-2E9C-101B-9397-08002B2CF9AE}" pid="5" name="_change">
    <vt:lpwstr/>
  </property>
  <property fmtid="{D5CDD505-2E9C-101B-9397-08002B2CF9AE}" pid="6" name="_full-control">
    <vt:lpwstr/>
  </property>
  <property fmtid="{D5CDD505-2E9C-101B-9397-08002B2CF9AE}" pid="7" name="sflag">
    <vt:lpwstr>1596025555</vt:lpwstr>
  </property>
  <property fmtid="{D5CDD505-2E9C-101B-9397-08002B2CF9AE}" pid="8" name="KSOProductBuildVer">
    <vt:lpwstr>2052-12.1.0.26895</vt:lpwstr>
  </property>
  <property fmtid="{D5CDD505-2E9C-101B-9397-08002B2CF9AE}" pid="9" name="ICV">
    <vt:lpwstr>729823E43F4B44269C8A80D0ED716296_13</vt:lpwstr>
  </property>
</Properties>
</file>