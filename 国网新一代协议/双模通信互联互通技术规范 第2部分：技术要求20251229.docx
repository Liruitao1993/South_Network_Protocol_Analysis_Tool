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Override PartName="/word/comments.xml" ContentType="application/vnd.openxmlformats-officedocument.wordprocessingml.comments+xml"/>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Default Extension="vsdx" ContentType="application/vnd.ms-visio.drawing"/>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0186" w:rsidRDefault="001C2D48">
      <w:pPr>
        <w:pStyle w:val="affffff8"/>
        <w:framePr w:wrap="around"/>
        <w:rPr>
          <w:rFonts w:ascii="Times New Roman"/>
        </w:rPr>
      </w:pPr>
      <w:r>
        <w:rPr>
          <w:rFonts w:ascii="Times New Roman"/>
        </w:rPr>
        <w:t>ICS</w:t>
      </w:r>
      <w:r>
        <w:rPr>
          <w:rFonts w:ascii="Times New Roman" w:eastAsia="MS Mincho"/>
        </w:rPr>
        <w:t> </w:t>
      </w:r>
      <w:bookmarkStart w:id="0" w:name="ICS"/>
      <w:r w:rsidR="003D0186">
        <w:rPr>
          <w:rFonts w:ascii="Times New Roman"/>
        </w:rPr>
        <w:fldChar w:fldCharType="begin">
          <w:ffData>
            <w:name w:val="ICS"/>
            <w:enabled/>
            <w:calcOnExit w:val="0"/>
            <w:helpText w:type="text" w:val="请输入正确的ICS号："/>
            <w:textInput>
              <w:default w:val="点击此处添加ICS号"/>
            </w:textInput>
          </w:ffData>
        </w:fldChar>
      </w:r>
      <w:r>
        <w:rPr>
          <w:rFonts w:ascii="Times New Roman"/>
        </w:rPr>
        <w:instrText xml:space="preserve"> FORMTEXT </w:instrText>
      </w:r>
      <w:r w:rsidR="003D0186">
        <w:rPr>
          <w:rFonts w:ascii="Times New Roman"/>
        </w:rPr>
      </w:r>
      <w:r w:rsidR="003D0186">
        <w:rPr>
          <w:rFonts w:ascii="Times New Roman"/>
        </w:rPr>
        <w:fldChar w:fldCharType="separate"/>
      </w:r>
      <w:r>
        <w:rPr>
          <w:rFonts w:ascii="Times New Roman"/>
        </w:rPr>
        <w:t>点击此处添加</w:t>
      </w:r>
      <w:r>
        <w:rPr>
          <w:rFonts w:ascii="Times New Roman"/>
        </w:rPr>
        <w:t>ICS</w:t>
      </w:r>
      <w:r>
        <w:rPr>
          <w:rFonts w:ascii="Times New Roman"/>
        </w:rPr>
        <w:t>号</w:t>
      </w:r>
      <w:r w:rsidR="003D0186">
        <w:rPr>
          <w:rFonts w:ascii="Times New Roman"/>
        </w:rPr>
        <w:fldChar w:fldCharType="end"/>
      </w:r>
      <w:bookmarkEnd w:id="0"/>
    </w:p>
    <w:bookmarkStart w:id="1" w:name="WXFLH"/>
    <w:p w:rsidR="003D0186" w:rsidRDefault="003D0186">
      <w:pPr>
        <w:pStyle w:val="affffff8"/>
        <w:framePr w:wrap="around"/>
        <w:rPr>
          <w:rFonts w:ascii="Times New Roman"/>
        </w:rPr>
      </w:pPr>
      <w:r>
        <w:rPr>
          <w:rFonts w:ascii="Times New Roman"/>
        </w:rPr>
        <w:fldChar w:fldCharType="begin">
          <w:ffData>
            <w:name w:val="WXFLH"/>
            <w:enabled/>
            <w:calcOnExit w:val="0"/>
            <w:helpText w:type="text" w:val="请输入中国标准文献分类号："/>
            <w:textInput>
              <w:default w:val="点击此处添加中国标准文献分类号"/>
            </w:textInput>
          </w:ffData>
        </w:fldChar>
      </w:r>
      <w:r w:rsidR="001C2D48">
        <w:rPr>
          <w:rFonts w:ascii="Times New Roman"/>
        </w:rPr>
        <w:instrText xml:space="preserve"> FORMTEXT </w:instrText>
      </w:r>
      <w:r>
        <w:rPr>
          <w:rFonts w:ascii="Times New Roman"/>
        </w:rPr>
      </w:r>
      <w:r>
        <w:rPr>
          <w:rFonts w:ascii="Times New Roman"/>
        </w:rPr>
        <w:fldChar w:fldCharType="separate"/>
      </w:r>
      <w:r w:rsidR="001C2D48">
        <w:rPr>
          <w:rFonts w:ascii="Times New Roman"/>
        </w:rPr>
        <w:t>点击此处添加中国标准文献分类号</w:t>
      </w:r>
      <w:r>
        <w:rPr>
          <w:rFonts w:ascii="Times New Roman"/>
        </w:rPr>
        <w:fldChar w:fldCharType="end"/>
      </w:r>
      <w:bookmarkEnd w:id="1"/>
    </w:p>
    <w:tbl>
      <w:tblPr>
        <w:tblW w:w="9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854"/>
      </w:tblGrid>
      <w:tr w:rsidR="003D0186">
        <w:tc>
          <w:tcPr>
            <w:tcW w:w="9854" w:type="dxa"/>
            <w:tcBorders>
              <w:top w:val="nil"/>
              <w:left w:val="nil"/>
              <w:bottom w:val="nil"/>
              <w:right w:val="nil"/>
            </w:tcBorders>
            <w:shd w:val="clear" w:color="auto" w:fill="auto"/>
          </w:tcPr>
          <w:p w:rsidR="003D0186" w:rsidRDefault="003D0186">
            <w:pPr>
              <w:pStyle w:val="affffff8"/>
              <w:framePr w:wrap="around"/>
              <w:rPr>
                <w:rFonts w:ascii="Times New Roman"/>
              </w:rPr>
            </w:pPr>
            <w:r>
              <w:rPr>
                <w:rFonts w:ascii="Times New Roman"/>
              </w:rPr>
              <w:pict>
                <v:rect id="BAH" o:spid="_x0000_s1026" style="position:absolute;margin-left:-5.25pt;margin-top:0;width:68.25pt;height:15.6pt;z-index:-251652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" stroked="f"/>
              </w:pict>
            </w:r>
            <w:r>
              <w:rPr>
                <w:rFonts w:ascii="Times New Roman"/>
              </w:rPr>
              <w:fldChar w:fldCharType="begin">
                <w:ffData>
                  <w:name w:val="BAH"/>
                  <w:enabled/>
                  <w:calcOnExit w:val="0"/>
                  <w:textInput/>
                </w:ffData>
              </w:fldChar>
            </w:r>
            <w:bookmarkStart w:id="2" w:name="BAH"/>
            <w:r w:rsidR="001C2D48">
              <w:rPr>
                <w:rFonts w:ascii="Times New Roman"/>
              </w:rPr>
              <w:instrText xml:space="preserve"> FORMTEXT </w:instrText>
            </w:r>
            <w:r>
              <w:rPr>
                <w:rFonts w:ascii="Times New Roman"/>
              </w:rPr>
            </w:r>
            <w:r>
              <w:rPr>
                <w:rFonts w:ascii="Times New Roman"/>
              </w:rPr>
              <w:fldChar w:fldCharType="separate"/>
            </w:r>
            <w:r w:rsidR="001C2D48">
              <w:rPr>
                <w:rFonts w:ascii="Times New Roman"/>
              </w:rPr>
              <w:t>     </w:t>
            </w:r>
            <w:r>
              <w:rPr>
                <w:rFonts w:ascii="Times New Roman"/>
              </w:rPr>
              <w:fldChar w:fldCharType="end"/>
            </w:r>
            <w:bookmarkEnd w:id="2"/>
          </w:p>
        </w:tc>
      </w:tr>
    </w:tbl>
    <w:p w:rsidR="003D0186" w:rsidRDefault="001C2D48">
      <w:pPr>
        <w:pStyle w:val="afffffd"/>
        <w:framePr w:wrap="around"/>
      </w:pPr>
      <w:r>
        <w:t>Q/</w:t>
      </w:r>
      <w:bookmarkStart w:id="3" w:name="c5"/>
      <w:r w:rsidR="003D0186">
        <w:fldChar w:fldCharType="begin">
          <w:ffData>
            <w:name w:val="c5"/>
            <w:enabled/>
            <w:calcOnExit w:val="0"/>
            <w:textInput/>
          </w:ffData>
        </w:fldChar>
      </w:r>
      <w:r>
        <w:instrText xml:space="preserve"> FORMTEXT </w:instrText>
      </w:r>
      <w:r w:rsidR="003D0186">
        <w:fldChar w:fldCharType="separate"/>
      </w:r>
      <w:r>
        <w:t>GDW</w:t>
      </w:r>
      <w:r w:rsidR="003D0186">
        <w:fldChar w:fldCharType="end"/>
      </w:r>
      <w:bookmarkEnd w:id="3"/>
    </w:p>
    <w:bookmarkStart w:id="4" w:name="c6"/>
    <w:p w:rsidR="003D0186" w:rsidRDefault="003D0186">
      <w:pPr>
        <w:pStyle w:val="afffffe"/>
        <w:framePr w:wrap="around"/>
        <w:rPr>
          <w:rFonts w:ascii="Times New Roman" w:hAnsi="Times New Roman"/>
        </w:rPr>
      </w:pPr>
      <w:r>
        <w:rPr>
          <w:rFonts w:ascii="Times New Roman" w:hAnsi="Times New Roman"/>
        </w:rPr>
        <w:fldChar w:fldCharType="begin">
          <w:ffData>
            <w:name w:val="c6"/>
            <w:enabled/>
            <w:calcOnExit w:val="0"/>
            <w:textInput/>
          </w:ffData>
        </w:fldChar>
      </w:r>
      <w:r w:rsidR="001C2D48">
        <w:rPr>
          <w:rFonts w:ascii="Times New Roman" w:hAnsi="Times New Roman"/>
        </w:rPr>
        <w:instrText xml:space="preserve"> FORMTEXT </w:instrText>
      </w:r>
      <w:r>
        <w:rPr>
          <w:rFonts w:ascii="Times New Roman" w:hAnsi="Times New Roman"/>
        </w:rPr>
      </w:r>
      <w:r>
        <w:rPr>
          <w:rFonts w:ascii="Times New Roman" w:hAnsi="Times New Roman"/>
        </w:rPr>
        <w:fldChar w:fldCharType="separate"/>
      </w:r>
      <w:r w:rsidR="001C2D48">
        <w:rPr>
          <w:rFonts w:ascii="Times New Roman" w:hAnsi="Times New Roman"/>
        </w:rPr>
        <w:t>国家电网</w:t>
      </w:r>
      <w:r w:rsidR="001C2D48">
        <w:rPr>
          <w:rFonts w:ascii="Times New Roman" w:hAnsi="Times New Roman" w:hint="eastAsia"/>
        </w:rPr>
        <w:t>有限</w:t>
      </w:r>
      <w:r w:rsidR="001C2D48">
        <w:rPr>
          <w:rFonts w:ascii="Times New Roman" w:hAnsi="Times New Roman"/>
        </w:rPr>
        <w:t>公司</w:t>
      </w:r>
      <w:r>
        <w:rPr>
          <w:rFonts w:ascii="Times New Roman" w:hAnsi="Times New Roman"/>
        </w:rPr>
        <w:fldChar w:fldCharType="end"/>
      </w:r>
      <w:bookmarkEnd w:id="4"/>
      <w:r w:rsidR="001C2D48">
        <w:rPr>
          <w:rFonts w:ascii="Times New Roman" w:hAnsi="Times New Roman"/>
        </w:rPr>
        <w:t>企业标准</w:t>
      </w:r>
    </w:p>
    <w:p w:rsidR="003D0186" w:rsidRDefault="001C2D48">
      <w:pPr>
        <w:pStyle w:val="21"/>
        <w:framePr w:wrap="around"/>
        <w:rPr>
          <w:rFonts w:ascii="Times New Roman"/>
        </w:rPr>
      </w:pPr>
      <w:r>
        <w:rPr>
          <w:rFonts w:ascii="Times New Roman"/>
        </w:rPr>
        <w:t>Q/</w:t>
      </w:r>
      <w:r w:rsidR="003D0186">
        <w:rPr>
          <w:rFonts w:ascii="Times New Roman"/>
        </w:rPr>
        <w:fldChar w:fldCharType="begin">
          <w:ffData>
            <w:name w:val="StdNo0"/>
            <w:enabled/>
            <w:calcOnExit w:val="0"/>
            <w:textInput>
              <w:default w:val="GDW"/>
            </w:textInput>
          </w:ffData>
        </w:fldChar>
      </w:r>
      <w:bookmarkStart w:id="5" w:name="StdNo0"/>
      <w:r>
        <w:rPr>
          <w:rFonts w:ascii="Times New Roman"/>
        </w:rPr>
        <w:instrText xml:space="preserve"> FORMTEXT </w:instrText>
      </w:r>
      <w:r w:rsidR="003D0186">
        <w:rPr>
          <w:rFonts w:ascii="Times New Roman"/>
        </w:rPr>
      </w:r>
      <w:r w:rsidR="003D0186">
        <w:rPr>
          <w:rFonts w:ascii="Times New Roman"/>
        </w:rPr>
        <w:fldChar w:fldCharType="separate"/>
      </w:r>
      <w:r>
        <w:rPr>
          <w:rFonts w:ascii="Times New Roman"/>
        </w:rPr>
        <w:t>GDW</w:t>
      </w:r>
      <w:r w:rsidR="003D0186">
        <w:rPr>
          <w:rFonts w:ascii="Times New Roman"/>
        </w:rPr>
        <w:fldChar w:fldCharType="end"/>
      </w:r>
      <w:bookmarkStart w:id="6" w:name="StdNo1"/>
      <w:bookmarkEnd w:id="5"/>
      <w:r w:rsidR="003D0186">
        <w:rPr>
          <w:rFonts w:ascii="Times New Roman"/>
        </w:rPr>
        <w:fldChar w:fldCharType="begin">
          <w:ffData>
            <w:name w:val="StdNo1"/>
            <w:enabled/>
            <w:calcOnExit w:val="0"/>
            <w:textInput>
              <w:default w:val="XXXXX"/>
            </w:textInput>
          </w:ffData>
        </w:fldChar>
      </w:r>
      <w:r>
        <w:rPr>
          <w:rFonts w:ascii="Times New Roman"/>
        </w:rPr>
        <w:instrText xml:space="preserve"> FORMTEXT </w:instrText>
      </w:r>
      <w:r w:rsidR="003D0186">
        <w:rPr>
          <w:rFonts w:ascii="Times New Roman"/>
        </w:rPr>
      </w:r>
      <w:r w:rsidR="003D0186">
        <w:rPr>
          <w:rFonts w:ascii="Times New Roman"/>
        </w:rPr>
        <w:fldChar w:fldCharType="separate"/>
      </w:r>
      <w:r>
        <w:rPr>
          <w:rFonts w:ascii="Times New Roman"/>
        </w:rPr>
        <w:t>XXXXX</w:t>
      </w:r>
      <w:r w:rsidR="003D0186">
        <w:rPr>
          <w:rFonts w:ascii="Times New Roman"/>
        </w:rPr>
        <w:fldChar w:fldCharType="end"/>
      </w:r>
      <w:bookmarkEnd w:id="6"/>
      <w:r>
        <w:rPr>
          <w:rFonts w:ascii="Times New Roman"/>
        </w:rPr>
        <w:t>—</w:t>
      </w:r>
      <w:bookmarkStart w:id="7" w:name="StdNo2"/>
      <w:r w:rsidR="003D0186">
        <w:rPr>
          <w:rFonts w:ascii="Times New Roman"/>
        </w:rPr>
        <w:fldChar w:fldCharType="begin">
          <w:ffData>
            <w:name w:val="StdNo2"/>
            <w:enabled/>
            <w:calcOnExit w:val="0"/>
            <w:textInput>
              <w:default w:val="XXXX"/>
              <w:maxLength w:val="4"/>
            </w:textInput>
          </w:ffData>
        </w:fldChar>
      </w:r>
      <w:r>
        <w:rPr>
          <w:rFonts w:ascii="Times New Roman"/>
        </w:rPr>
        <w:instrText xml:space="preserve"> FORMTEXT </w:instrText>
      </w:r>
      <w:r w:rsidR="003D0186">
        <w:rPr>
          <w:rFonts w:ascii="Times New Roman"/>
        </w:rPr>
      </w:r>
      <w:r w:rsidR="003D0186">
        <w:rPr>
          <w:rFonts w:ascii="Times New Roman"/>
        </w:rPr>
        <w:fldChar w:fldCharType="separate"/>
      </w:r>
      <w:r>
        <w:rPr>
          <w:rFonts w:ascii="Times New Roman"/>
        </w:rPr>
        <w:t>XXXX</w:t>
      </w:r>
      <w:r w:rsidR="003D0186">
        <w:rPr>
          <w:rFonts w:ascii="Times New Roman"/>
        </w:rPr>
        <w:fldChar w:fldCharType="end"/>
      </w:r>
      <w:bookmarkEnd w:id="7"/>
    </w:p>
    <w:tbl>
      <w:tblPr>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356"/>
      </w:tblGrid>
      <w:tr w:rsidR="003D0186">
        <w:tc>
          <w:tcPr>
            <w:tcW w:w="9356" w:type="dxa"/>
            <w:tcBorders>
              <w:top w:val="nil"/>
              <w:left w:val="nil"/>
              <w:bottom w:val="nil"/>
              <w:right w:val="nil"/>
            </w:tcBorders>
            <w:shd w:val="clear" w:color="auto" w:fill="auto"/>
          </w:tcPr>
          <w:p w:rsidR="003D0186" w:rsidRDefault="003D0186">
            <w:pPr>
              <w:pStyle w:val="affffb"/>
              <w:framePr w:wrap="around"/>
              <w:rPr>
                <w:rFonts w:ascii="Times New Roman"/>
              </w:rPr>
            </w:pPr>
            <w:bookmarkStart w:id="8" w:name="DT"/>
            <w:r>
              <w:rPr>
                <w:rFonts w:ascii="Times New Roman"/>
              </w:rPr>
              <w:pict>
                <v:rect id="DT" o:spid="_x0000_s1037" style="position:absolute;left:0;text-align:left;margin-left:372.8pt;margin-top:2.7pt;width:90pt;height:18pt;z-index:-251655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" stroked="f"/>
              </w:pict>
            </w:r>
            <w:r>
              <w:rPr>
                <w:rFonts w:ascii="Times New Roman"/>
              </w:rPr>
              <w:fldChar w:fldCharType="begin">
                <w:ffData>
                  <w:name w:val="DT"/>
                  <w:enabled/>
                  <w:calcOnExit w:val="0"/>
                  <w:textInput/>
                </w:ffData>
              </w:fldChar>
            </w:r>
            <w:r w:rsidR="001C2D48">
              <w:rPr>
                <w:rFonts w:ascii="Times New Roman"/>
              </w:rPr>
              <w:instrText xml:space="preserve"> FORMTEXT </w:instrText>
            </w:r>
            <w:r>
              <w:rPr>
                <w:rFonts w:ascii="Times New Roman"/>
              </w:rPr>
            </w:r>
            <w:r>
              <w:rPr>
                <w:rFonts w:ascii="Times New Roman"/>
              </w:rPr>
              <w:fldChar w:fldCharType="separate"/>
            </w:r>
            <w:r w:rsidR="001C2D48">
              <w:rPr>
                <w:rFonts w:ascii="Times New Roman"/>
              </w:rPr>
              <w:t>     </w:t>
            </w:r>
            <w:r>
              <w:rPr>
                <w:rFonts w:ascii="Times New Roman"/>
              </w:rPr>
              <w:fldChar w:fldCharType="end"/>
            </w:r>
            <w:bookmarkEnd w:id="8"/>
          </w:p>
        </w:tc>
      </w:tr>
    </w:tbl>
    <w:p w:rsidR="003D0186" w:rsidRDefault="003D0186">
      <w:pPr>
        <w:pStyle w:val="21"/>
        <w:framePr w:wrap="around"/>
        <w:rPr>
          <w:rFonts w:ascii="Times New Roman"/>
        </w:rPr>
      </w:pPr>
    </w:p>
    <w:p w:rsidR="003D0186" w:rsidRDefault="003D0186">
      <w:pPr>
        <w:pStyle w:val="21"/>
        <w:framePr w:wrap="around"/>
        <w:rPr>
          <w:rFonts w:ascii="Times New Roman"/>
        </w:rPr>
      </w:pPr>
    </w:p>
    <w:bookmarkStart w:id="9" w:name="StdName"/>
    <w:p w:rsidR="003D0186" w:rsidRDefault="003D0186">
      <w:pPr>
        <w:pStyle w:val="affffc"/>
        <w:framePr w:wrap="around" w:x="1305" w:y="5398"/>
        <w:rPr>
          <w:rFonts w:ascii="Times New Roman"/>
        </w:rPr>
      </w:pPr>
      <w:r>
        <w:rPr>
          <w:rFonts w:ascii="Times New Roman"/>
        </w:rPr>
        <w:fldChar w:fldCharType="begin">
          <w:ffData>
            <w:name w:val="StdName"/>
            <w:enabled/>
            <w:calcOnExit w:val="0"/>
            <w:textInput>
              <w:default w:val="双模通信互联互通技术规范　           第2部分：技术要求"/>
            </w:textInput>
          </w:ffData>
        </w:fldChar>
      </w:r>
      <w:r w:rsidR="001C2D48">
        <w:rPr>
          <w:rFonts w:ascii="Times New Roman"/>
        </w:rPr>
        <w:instrText xml:space="preserve"> FORMTEXT </w:instrText>
      </w:r>
      <w:r>
        <w:rPr>
          <w:rFonts w:ascii="Times New Roman"/>
        </w:rPr>
      </w:r>
      <w:r>
        <w:rPr>
          <w:rFonts w:ascii="Times New Roman"/>
        </w:rPr>
        <w:fldChar w:fldCharType="separate"/>
      </w:r>
      <w:r w:rsidR="001C2D48">
        <w:rPr>
          <w:rFonts w:ascii="Times New Roman" w:hint="eastAsia"/>
        </w:rPr>
        <w:t>双模通信互联互通技术规范　第</w:t>
      </w:r>
      <w:r w:rsidR="001C2D48">
        <w:rPr>
          <w:rFonts w:ascii="Times New Roman" w:hint="eastAsia"/>
        </w:rPr>
        <w:t>2</w:t>
      </w:r>
      <w:r w:rsidR="001C2D48">
        <w:rPr>
          <w:rFonts w:ascii="Times New Roman" w:hint="eastAsia"/>
        </w:rPr>
        <w:t>部分：技术要求</w:t>
      </w:r>
      <w:r>
        <w:rPr>
          <w:rFonts w:ascii="Times New Roman"/>
        </w:rPr>
        <w:fldChar w:fldCharType="end"/>
      </w:r>
      <w:bookmarkEnd w:id="9"/>
    </w:p>
    <w:p w:rsidR="003D0186" w:rsidRDefault="003D0186">
      <w:pPr>
        <w:pStyle w:val="affffd"/>
        <w:framePr w:wrap="around" w:x="1305" w:y="5398"/>
        <w:rPr>
          <w:rFonts w:ascii="黑体" w:hAnsi="黑体"/>
        </w:rPr>
      </w:pPr>
      <w:r>
        <w:rPr>
          <w:rFonts w:ascii="黑体" w:hAnsi="黑体"/>
        </w:rPr>
        <w:fldChar w:fldCharType="begin">
          <w:ffData>
            <w:name w:val="StdEnglishName"/>
            <w:enabled/>
            <w:calcOnExit w:val="0"/>
            <w:textInput>
              <w:default w:val="Dual-mode communication interoperability technical specification part2: technical requirement"/>
            </w:textInput>
          </w:ffData>
        </w:fldChar>
      </w:r>
      <w:bookmarkStart w:id="10" w:name="StdEnglishName"/>
      <w:r w:rsidR="001C2D48">
        <w:rPr>
          <w:rFonts w:ascii="黑体" w:hAnsi="黑体"/>
        </w:rPr>
        <w:instrText xml:space="preserve"> FORMTEXT </w:instrText>
      </w:r>
      <w:r>
        <w:rPr>
          <w:rFonts w:ascii="黑体" w:hAnsi="黑体"/>
        </w:rPr>
      </w:r>
      <w:r>
        <w:rPr>
          <w:rFonts w:ascii="黑体" w:hAnsi="黑体"/>
        </w:rPr>
        <w:fldChar w:fldCharType="separate"/>
      </w:r>
      <w:r w:rsidR="001C2D48">
        <w:rPr>
          <w:rFonts w:ascii="黑体" w:hAnsi="黑体"/>
        </w:rPr>
        <w:t>Dual-mode communication interoperability technical specification part2: technical requirement</w:t>
      </w:r>
      <w:r>
        <w:rPr>
          <w:rFonts w:ascii="黑体" w:hAnsi="黑体"/>
        </w:rPr>
        <w:fldChar w:fldCharType="end"/>
      </w:r>
      <w:bookmarkEnd w:id="10"/>
    </w:p>
    <w:bookmarkStart w:id="11" w:name="YZBS"/>
    <w:p w:rsidR="003D0186" w:rsidRDefault="003D0186">
      <w:pPr>
        <w:pStyle w:val="affffe"/>
        <w:framePr w:wrap="around" w:x="1305" w:y="5398"/>
        <w:rPr>
          <w:rFonts w:ascii="Times New Roman"/>
        </w:rPr>
      </w:pPr>
      <w:r>
        <w:rPr>
          <w:rFonts w:ascii="Times New Roman"/>
        </w:rPr>
        <w:fldChar w:fldCharType="begin">
          <w:ffData>
            <w:name w:val="YZBS"/>
            <w:enabled/>
            <w:calcOnExit w:val="0"/>
            <w:textInput>
              <w:default w:val="点击此处添加与国际标准一致性程度的标识"/>
            </w:textInput>
          </w:ffData>
        </w:fldChar>
      </w:r>
      <w:r w:rsidR="001C2D48">
        <w:rPr>
          <w:rFonts w:ascii="Times New Roman"/>
        </w:rPr>
        <w:instrText xml:space="preserve"> FORMTEXT </w:instrText>
      </w:r>
      <w:r>
        <w:rPr>
          <w:rFonts w:ascii="Times New Roman"/>
        </w:rPr>
      </w:r>
      <w:r>
        <w:rPr>
          <w:rFonts w:ascii="Times New Roman"/>
        </w:rPr>
        <w:fldChar w:fldCharType="separate"/>
      </w:r>
      <w:r w:rsidR="001C2D48">
        <w:rPr>
          <w:rFonts w:ascii="Times New Roman"/>
        </w:rPr>
        <w:t>     </w:t>
      </w:r>
      <w:r>
        <w:rPr>
          <w:rFonts w:ascii="Times New Roman"/>
        </w:rPr>
        <w:fldChar w:fldCharType="end"/>
      </w:r>
      <w:bookmarkEnd w:id="11"/>
    </w:p>
    <w:tbl>
      <w:tblPr>
        <w:tblW w:w="9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855"/>
      </w:tblGrid>
      <w:tr w:rsidR="003D0186">
        <w:tc>
          <w:tcPr>
            <w:tcW w:w="9855" w:type="dxa"/>
            <w:tcBorders>
              <w:top w:val="nil"/>
              <w:left w:val="nil"/>
              <w:bottom w:val="nil"/>
              <w:right w:val="nil"/>
            </w:tcBorders>
            <w:shd w:val="clear" w:color="auto" w:fill="auto"/>
          </w:tcPr>
          <w:p w:rsidR="003D0186" w:rsidRDefault="003D0186">
            <w:pPr>
              <w:pStyle w:val="afffff"/>
              <w:framePr w:wrap="around" w:x="1305" w:y="5398"/>
              <w:rPr>
                <w:rFonts w:ascii="Times New Roman"/>
              </w:rPr>
            </w:pPr>
            <w:r>
              <w:rPr>
                <w:rFonts w:ascii="Times New Roman"/>
              </w:rPr>
              <w:pict>
                <v:rect id="RQ" o:spid="_x0000_s1036" style="position:absolute;left:0;text-align:left;margin-left:173.3pt;margin-top:45.15pt;width:150pt;height:20pt;z-index:-251653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" stroked="f">
                  <w10:anchorlock/>
                </v:rect>
              </w:pict>
            </w:r>
            <w:r>
              <w:rPr>
                <w:rFonts w:ascii="Times New Roman"/>
              </w:rPr>
              <w:pict>
                <v:rect id="LB" o:spid="_x0000_s1035" style="position:absolute;left:0;text-align:left;margin-left:193.3pt;margin-top:20.15pt;width:100pt;height:24pt;z-index:-251654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" stroked="f"/>
              </w:pict>
            </w:r>
            <w:r w:rsidR="001C2D48">
              <w:rPr>
                <w:rFonts w:ascii="Times New Roman" w:hint="eastAsia"/>
              </w:rPr>
              <w:t>（报批稿）</w:t>
            </w:r>
          </w:p>
        </w:tc>
      </w:tr>
      <w:bookmarkStart w:id="12" w:name="WCRQ"/>
      <w:tr w:rsidR="003D0186">
        <w:tc>
          <w:tcPr>
            <w:tcW w:w="9855" w:type="dxa"/>
            <w:tcBorders>
              <w:top w:val="nil"/>
              <w:left w:val="nil"/>
              <w:bottom w:val="nil"/>
              <w:right w:val="nil"/>
            </w:tcBorders>
            <w:shd w:val="clear" w:color="auto" w:fill="auto"/>
          </w:tcPr>
          <w:p w:rsidR="003D0186" w:rsidRDefault="003D0186">
            <w:pPr>
              <w:pStyle w:val="afffff0"/>
              <w:framePr w:wrap="around" w:x="1305" w:y="5398"/>
              <w:rPr>
                <w:rFonts w:ascii="Times New Roman"/>
              </w:rPr>
            </w:pPr>
            <w:r>
              <w:rPr>
                <w:rFonts w:ascii="Times New Roman"/>
              </w:rPr>
              <w:fldChar w:fldCharType="begin">
                <w:ffData>
                  <w:name w:val="WCRQ"/>
                  <w:enabled/>
                  <w:calcOnExit w:val="0"/>
                  <w:textInput/>
                </w:ffData>
              </w:fldChar>
            </w:r>
            <w:r w:rsidR="001C2D48">
              <w:rPr>
                <w:rFonts w:ascii="Times New Roman"/>
              </w:rPr>
              <w:instrText xml:space="preserve"> FORMTEXT </w:instrText>
            </w:r>
            <w:r>
              <w:rPr>
                <w:rFonts w:ascii="Times New Roman"/>
              </w:rPr>
            </w:r>
            <w:r>
              <w:rPr>
                <w:rFonts w:ascii="Times New Roman"/>
              </w:rPr>
              <w:fldChar w:fldCharType="separate"/>
            </w:r>
            <w:r w:rsidR="001C2D48">
              <w:rPr>
                <w:rFonts w:ascii="Times New Roman"/>
              </w:rPr>
              <w:t>     </w:t>
            </w:r>
            <w:r>
              <w:rPr>
                <w:rFonts w:ascii="Times New Roman"/>
              </w:rPr>
              <w:fldChar w:fldCharType="end"/>
            </w:r>
            <w:bookmarkEnd w:id="12"/>
          </w:p>
        </w:tc>
      </w:tr>
    </w:tbl>
    <w:bookmarkStart w:id="13" w:name="FY"/>
    <w:p w:rsidR="003D0186" w:rsidRDefault="003D0186">
      <w:pPr>
        <w:pStyle w:val="affffffd"/>
        <w:framePr w:wrap="around" w:hAnchor="page" w:x="1405"/>
      </w:pPr>
      <w:r>
        <w:fldChar w:fldCharType="begin">
          <w:ffData>
            <w:name w:val="FY"/>
            <w:enabled/>
            <w:calcOnExit w:val="0"/>
            <w:textInput>
              <w:default w:val="XXXX"/>
              <w:maxLength w:val="4"/>
            </w:textInput>
          </w:ffData>
        </w:fldChar>
      </w:r>
      <w:r w:rsidR="001C2D48">
        <w:instrText xml:space="preserve"> FORMTEXT </w:instrText>
      </w:r>
      <w:r>
        <w:fldChar w:fldCharType="separate"/>
      </w:r>
      <w:r w:rsidR="001C2D48">
        <w:t>XXXX</w:t>
      </w:r>
      <w:r>
        <w:fldChar w:fldCharType="end"/>
      </w:r>
      <w:bookmarkEnd w:id="13"/>
      <w:r w:rsidR="001C2D48">
        <w:t xml:space="preserve"> - </w:t>
      </w:r>
      <w:r>
        <w:fldChar w:fldCharType="begin">
          <w:ffData>
            <w:name w:val="FM"/>
            <w:enabled/>
            <w:calcOnExit w:val="0"/>
            <w:textInput>
              <w:default w:val="XX"/>
              <w:maxLength w:val="2"/>
            </w:textInput>
          </w:ffData>
        </w:fldChar>
      </w:r>
      <w:r w:rsidR="001C2D48">
        <w:instrText xml:space="preserve"> FORMTEXT </w:instrText>
      </w:r>
      <w:r>
        <w:fldChar w:fldCharType="separate"/>
      </w:r>
      <w:r w:rsidR="001C2D48">
        <w:t>XX</w:t>
      </w:r>
      <w:r>
        <w:fldChar w:fldCharType="end"/>
      </w:r>
      <w:r w:rsidR="001C2D48">
        <w:t xml:space="preserve"> - </w:t>
      </w:r>
      <w:bookmarkStart w:id="14" w:name="FD"/>
      <w:r>
        <w:fldChar w:fldCharType="begin">
          <w:ffData>
            <w:name w:val="FD"/>
            <w:enabled/>
            <w:calcOnExit w:val="0"/>
            <w:textInput>
              <w:default w:val="XX"/>
              <w:maxLength w:val="2"/>
            </w:textInput>
          </w:ffData>
        </w:fldChar>
      </w:r>
      <w:r w:rsidR="001C2D48">
        <w:instrText xml:space="preserve"> FORMTEXT </w:instrText>
      </w:r>
      <w:r>
        <w:fldChar w:fldCharType="separate"/>
      </w:r>
      <w:r w:rsidR="001C2D48">
        <w:t>XX</w:t>
      </w:r>
      <w:r>
        <w:fldChar w:fldCharType="end"/>
      </w:r>
      <w:bookmarkEnd w:id="14"/>
      <w:r w:rsidR="001C2D48">
        <w:t>发布</w:t>
      </w:r>
      <w:r>
        <w:pict>
          <v:line id="Line 10" o:spid="_x0000_s1034" style="position:absolute;z-index:251659264;mso-position-horizontal-relative:text;mso-position-vertical-relative:page" from="-.05pt,728.5pt" to="481.85pt,7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">
            <w10:wrap anchory="page"/>
            <w10:anchorlock/>
          </v:line>
        </w:pict>
      </w:r>
    </w:p>
    <w:bookmarkStart w:id="15" w:name="SY"/>
    <w:p w:rsidR="003D0186" w:rsidRDefault="003D0186">
      <w:pPr>
        <w:pStyle w:val="affffffe"/>
        <w:framePr w:wrap="around" w:hAnchor="page" w:x="7033" w:y="14113"/>
      </w:pPr>
      <w:r>
        <w:fldChar w:fldCharType="begin">
          <w:ffData>
            <w:name w:val="SY"/>
            <w:enabled/>
            <w:calcOnExit w:val="0"/>
            <w:textInput>
              <w:default w:val="XXXX"/>
              <w:maxLength w:val="4"/>
            </w:textInput>
          </w:ffData>
        </w:fldChar>
      </w:r>
      <w:r w:rsidR="001C2D48">
        <w:instrText xml:space="preserve"> FORMTEXT </w:instrText>
      </w:r>
      <w:r>
        <w:fldChar w:fldCharType="separate"/>
      </w:r>
      <w:r w:rsidR="001C2D48">
        <w:t>XXXX</w:t>
      </w:r>
      <w:r>
        <w:fldChar w:fldCharType="end"/>
      </w:r>
      <w:bookmarkEnd w:id="15"/>
      <w:r w:rsidR="001C2D48">
        <w:t xml:space="preserve"> - </w:t>
      </w:r>
      <w:bookmarkStart w:id="16" w:name="SM"/>
      <w:r>
        <w:fldChar w:fldCharType="begin">
          <w:ffData>
            <w:name w:val="SM"/>
            <w:enabled/>
            <w:calcOnExit w:val="0"/>
            <w:textInput>
              <w:default w:val="XX"/>
              <w:maxLength w:val="2"/>
            </w:textInput>
          </w:ffData>
        </w:fldChar>
      </w:r>
      <w:r w:rsidR="001C2D48">
        <w:instrText xml:space="preserve"> FORMTEXT </w:instrText>
      </w:r>
      <w:r>
        <w:fldChar w:fldCharType="separate"/>
      </w:r>
      <w:r w:rsidR="001C2D48">
        <w:t>XX</w:t>
      </w:r>
      <w:r>
        <w:fldChar w:fldCharType="end"/>
      </w:r>
      <w:bookmarkEnd w:id="16"/>
      <w:r w:rsidR="001C2D48">
        <w:t xml:space="preserve"> - </w:t>
      </w:r>
      <w:bookmarkStart w:id="17" w:name="SD"/>
      <w:r>
        <w:fldChar w:fldCharType="begin">
          <w:ffData>
            <w:name w:val="SD"/>
            <w:enabled/>
            <w:calcOnExit w:val="0"/>
            <w:textInput>
              <w:default w:val="XX"/>
              <w:maxLength w:val="2"/>
            </w:textInput>
          </w:ffData>
        </w:fldChar>
      </w:r>
      <w:r w:rsidR="001C2D48">
        <w:instrText xml:space="preserve"> FORMTEXT </w:instrText>
      </w:r>
      <w:r>
        <w:fldChar w:fldCharType="separate"/>
      </w:r>
      <w:r w:rsidR="001C2D48">
        <w:t>XX</w:t>
      </w:r>
      <w:r>
        <w:fldChar w:fldCharType="end"/>
      </w:r>
      <w:bookmarkEnd w:id="17"/>
      <w:r w:rsidR="001C2D48">
        <w:t>实施</w:t>
      </w:r>
    </w:p>
    <w:bookmarkStart w:id="18" w:name="fm"/>
    <w:p w:rsidR="003D0186" w:rsidRDefault="003D0186">
      <w:pPr>
        <w:pStyle w:val="affffff"/>
        <w:framePr w:wrap="around"/>
        <w:rPr>
          <w:rFonts w:ascii="Times New Roman"/>
        </w:rPr>
      </w:pPr>
      <w:r>
        <w:rPr>
          <w:rFonts w:ascii="Times New Roman"/>
        </w:rPr>
        <w:fldChar w:fldCharType="begin">
          <w:ffData>
            <w:name w:val="fm"/>
            <w:enabled/>
            <w:calcOnExit w:val="0"/>
            <w:textInput>
              <w:default w:val="国家电网公司"/>
            </w:textInput>
          </w:ffData>
        </w:fldChar>
      </w:r>
      <w:r w:rsidR="001C2D48">
        <w:rPr>
          <w:rFonts w:ascii="Times New Roman"/>
        </w:rPr>
        <w:instrText xml:space="preserve"> FORMTEXT </w:instrText>
      </w:r>
      <w:r>
        <w:rPr>
          <w:rFonts w:ascii="Times New Roman"/>
        </w:rPr>
      </w:r>
      <w:r>
        <w:rPr>
          <w:rFonts w:ascii="Times New Roman"/>
        </w:rPr>
        <w:fldChar w:fldCharType="separate"/>
      </w:r>
      <w:r w:rsidR="001C2D48">
        <w:rPr>
          <w:rFonts w:ascii="Times New Roman"/>
        </w:rPr>
        <w:t>国家电网</w:t>
      </w:r>
      <w:r w:rsidR="001C2D48">
        <w:rPr>
          <w:rFonts w:ascii="Times New Roman" w:hint="eastAsia"/>
        </w:rPr>
        <w:t>有限</w:t>
      </w:r>
      <w:r w:rsidR="001C2D48">
        <w:rPr>
          <w:rFonts w:ascii="Times New Roman"/>
        </w:rPr>
        <w:t>公司</w:t>
      </w:r>
      <w:r>
        <w:rPr>
          <w:rFonts w:ascii="Times New Roman"/>
        </w:rPr>
        <w:fldChar w:fldCharType="end"/>
      </w:r>
      <w:bookmarkEnd w:id="18"/>
      <w:r w:rsidR="001C2D48">
        <w:rPr>
          <w:rFonts w:ascii="Times New Roman" w:eastAsia="MS Mincho"/>
        </w:rPr>
        <w:t>   </w:t>
      </w:r>
      <w:r w:rsidR="001C2D48">
        <w:rPr>
          <w:rStyle w:val="affff8"/>
          <w:rFonts w:ascii="Times New Roman"/>
        </w:rPr>
        <w:t>发布</w:t>
      </w:r>
    </w:p>
    <w:p w:rsidR="003D0186" w:rsidRDefault="003D0186">
      <w:pPr>
        <w:pStyle w:val="afff1"/>
        <w:rPr>
          <w:rFonts w:ascii="Times New Roman"/>
        </w:rPr>
        <w:sectPr w:rsidR="003D0186">
          <w:headerReference w:type="even" r:id="rId9"/>
          <w:footerReference w:type="even" r:id="rId10"/>
          <w:pgSz w:w="11906" w:h="16838"/>
          <w:pgMar w:top="567" w:right="850" w:bottom="1134" w:left="1418" w:header="0" w:footer="0" w:gutter="0"/>
          <w:pgNumType w:start="1"/>
          <w:cols w:space="425"/>
          <w:docGrid w:type="lines" w:linePitch="312"/>
        </w:sectPr>
      </w:pPr>
      <w:r>
        <w:rPr>
          <w:rFonts w:ascii="Times New Roman"/>
        </w:rPr>
        <w:pict>
          <v:line id="直接连接符 8" o:spid="_x0000_s1033" style="position:absolute;left:0;text-align:left;z-index:251665408;mso-position-vertical-relative:page" from="-1.3pt,729.7pt" to="480.6pt,7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">
            <w10:wrap anchory="page"/>
            <w10:anchorlock/>
          </v:line>
        </w:pict>
      </w:r>
      <w:r>
        <w:rPr>
          <w:rFonts w:ascii="Times New Roman"/>
        </w:rPr>
        <w:pict>
          <v:line id="Line 11" o:spid="_x0000_s1032" style="position:absolute;left:0;text-align:left;z-index:251660288" from="-.05pt,184.25pt" to="481.85pt,18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"/>
        </w:pict>
      </w:r>
    </w:p>
    <w:p w:rsidR="003D0186" w:rsidRDefault="001C2D48">
      <w:pPr>
        <w:pStyle w:val="afffd"/>
        <w:rPr>
          <w:rFonts w:ascii="Times New Roman"/>
        </w:rPr>
      </w:pPr>
      <w:bookmarkStart w:id="19" w:name="_Toc409119533"/>
      <w:bookmarkStart w:id="20" w:name="_Toc467221477"/>
      <w:bookmarkStart w:id="21" w:name="_Toc409121261"/>
      <w:bookmarkStart w:id="22" w:name="_Toc464754579"/>
      <w:bookmarkStart w:id="23" w:name="_Toc466461777"/>
      <w:bookmarkStart w:id="24" w:name="_Toc409119218"/>
      <w:bookmarkStart w:id="25" w:name="_Toc409122165"/>
      <w:r>
        <w:rPr>
          <w:rFonts w:ascii="Times New Roman"/>
        </w:rPr>
        <w:lastRenderedPageBreak/>
        <w:t>目</w:t>
      </w:r>
      <w:bookmarkStart w:id="26" w:name="BKML"/>
      <w:r>
        <w:rPr>
          <w:rFonts w:ascii="Times New Roman" w:eastAsia="MS Mincho"/>
        </w:rPr>
        <w:t>  </w:t>
      </w:r>
      <w:r>
        <w:rPr>
          <w:rFonts w:ascii="Times New Roman"/>
        </w:rPr>
        <w:t>次</w:t>
      </w:r>
      <w:bookmarkEnd w:id="26"/>
    </w:p>
    <w:p w:rsidR="003D0186" w:rsidRDefault="003D0186">
      <w:pPr>
        <w:pStyle w:val="110"/>
        <w:spacing w:before="78" w:after="78"/>
        <w:rPr>
          <w:rFonts w:ascii="Times New Roman"/>
          <w:szCs w:val="22"/>
        </w:rPr>
      </w:pPr>
      <w:r w:rsidRPr="003D0186">
        <w:rPr>
          <w:rFonts w:ascii="Times New Roman"/>
        </w:rPr>
        <w:fldChar w:fldCharType="begin" w:fldLock="1"/>
      </w:r>
      <w:r w:rsidR="001C2D48">
        <w:rPr>
          <w:rFonts w:ascii="Times New Roman"/>
        </w:rPr>
        <w:instrText xml:space="preserve"> TOC \h \z \t"</w:instrText>
      </w:r>
      <w:r w:rsidR="001C2D48">
        <w:rPr>
          <w:rFonts w:ascii="Times New Roman"/>
        </w:rPr>
        <w:instrText>前言、引言标题</w:instrText>
      </w:r>
      <w:r w:rsidR="001C2D48">
        <w:rPr>
          <w:rFonts w:ascii="Times New Roman"/>
        </w:rPr>
        <w:instrText>,1,</w:instrText>
      </w:r>
      <w:r w:rsidR="001C2D48">
        <w:rPr>
          <w:rFonts w:ascii="Times New Roman"/>
        </w:rPr>
        <w:instrText>参考文献、索引标题</w:instrText>
      </w:r>
      <w:r w:rsidR="001C2D48">
        <w:rPr>
          <w:rFonts w:ascii="Times New Roman"/>
        </w:rPr>
        <w:instrText>,1,</w:instrText>
      </w:r>
      <w:r w:rsidR="001C2D48">
        <w:rPr>
          <w:rFonts w:ascii="Times New Roman"/>
        </w:rPr>
        <w:instrText>章标题</w:instrText>
      </w:r>
      <w:r w:rsidR="001C2D48">
        <w:rPr>
          <w:rFonts w:ascii="Times New Roman"/>
        </w:rPr>
        <w:instrText>,1,</w:instrText>
      </w:r>
      <w:r w:rsidR="001C2D48">
        <w:rPr>
          <w:rFonts w:ascii="Times New Roman"/>
        </w:rPr>
        <w:instrText>参考文献</w:instrText>
      </w:r>
      <w:r w:rsidR="001C2D48">
        <w:rPr>
          <w:rFonts w:ascii="Times New Roman"/>
        </w:rPr>
        <w:instrText>,1,</w:instrText>
      </w:r>
      <w:r w:rsidR="001C2D48">
        <w:rPr>
          <w:rFonts w:ascii="Times New Roman"/>
        </w:rPr>
        <w:instrText>附录标识</w:instrText>
      </w:r>
      <w:r w:rsidR="001C2D48">
        <w:rPr>
          <w:rFonts w:ascii="Times New Roman"/>
        </w:rPr>
        <w:instrText xml:space="preserve">,1" \* MERGEFORMAT </w:instrText>
      </w:r>
      <w:r w:rsidRPr="003D0186">
        <w:rPr>
          <w:rFonts w:ascii="Times New Roman"/>
        </w:rPr>
        <w:fldChar w:fldCharType="separate"/>
      </w:r>
      <w:hyperlink w:anchor="_Toc467221570" w:history="1">
        <w:r w:rsidR="001C2D48">
          <w:rPr>
            <w:rStyle w:val="afff8"/>
            <w:rFonts w:ascii="Times New Roman"/>
            <w:color w:val="auto"/>
          </w:rPr>
          <w:t>前言</w:t>
        </w:r>
        <w:r w:rsidR="001C2D48">
          <w:rPr>
            <w:rFonts w:ascii="Times New Roman"/>
          </w:rPr>
          <w:tab/>
        </w:r>
        <w:r>
          <w:rPr>
            <w:rFonts w:ascii="Times New Roman"/>
          </w:rPr>
          <w:fldChar w:fldCharType="begin" w:fldLock="1"/>
        </w:r>
        <w:r w:rsidR="001C2D48">
          <w:rPr>
            <w:rFonts w:ascii="Times New Roman"/>
          </w:rPr>
          <w:instrText xml:space="preserve"> PAGEREF _Toc467221570 \h </w:instrText>
        </w:r>
        <w:r>
          <w:rPr>
            <w:rFonts w:ascii="Times New Roman"/>
          </w:rPr>
        </w:r>
        <w:r>
          <w:rPr>
            <w:rFonts w:ascii="Times New Roman"/>
          </w:rPr>
          <w:fldChar w:fldCharType="separate"/>
        </w:r>
        <w:r w:rsidR="001C2D48">
          <w:rPr>
            <w:rFonts w:ascii="Times New Roman"/>
          </w:rPr>
          <w:t>II</w:t>
        </w:r>
        <w:r>
          <w:rPr>
            <w:rFonts w:ascii="Times New Roman"/>
          </w:rPr>
          <w:fldChar w:fldCharType="end"/>
        </w:r>
      </w:hyperlink>
    </w:p>
    <w:p w:rsidR="003D0186" w:rsidRDefault="003D0186">
      <w:pPr>
        <w:pStyle w:val="110"/>
        <w:spacing w:before="78" w:after="78"/>
        <w:rPr>
          <w:rFonts w:ascii="Times New Roman"/>
          <w:szCs w:val="22"/>
        </w:rPr>
      </w:pPr>
      <w:hyperlink w:anchor="_Toc467221571" w:history="1">
        <w:r w:rsidR="001C2D48">
          <w:rPr>
            <w:rStyle w:val="afff8"/>
            <w:rFonts w:ascii="Times New Roman"/>
            <w:color w:val="auto"/>
          </w:rPr>
          <w:t>1</w:t>
        </w:r>
        <w:r w:rsidR="001C2D48">
          <w:rPr>
            <w:rStyle w:val="afff8"/>
            <w:rFonts w:ascii="Times New Roman"/>
            <w:color w:val="auto"/>
          </w:rPr>
          <w:t>范围</w:t>
        </w:r>
        <w:r w:rsidR="001C2D48">
          <w:rPr>
            <w:rFonts w:ascii="Times New Roman"/>
          </w:rPr>
          <w:tab/>
        </w:r>
        <w:r>
          <w:rPr>
            <w:rFonts w:ascii="Times New Roman"/>
          </w:rPr>
          <w:fldChar w:fldCharType="begin" w:fldLock="1"/>
        </w:r>
        <w:r w:rsidR="001C2D48">
          <w:rPr>
            <w:rFonts w:ascii="Times New Roman"/>
          </w:rPr>
          <w:instrText xml:space="preserve"> PAGEREF _Toc467221571 \h </w:instrText>
        </w:r>
        <w:r>
          <w:rPr>
            <w:rFonts w:ascii="Times New Roman"/>
          </w:rPr>
        </w:r>
        <w:r>
          <w:rPr>
            <w:rFonts w:ascii="Times New Roman"/>
          </w:rPr>
          <w:fldChar w:fldCharType="separate"/>
        </w:r>
        <w:r w:rsidR="001C2D48">
          <w:rPr>
            <w:rFonts w:ascii="Times New Roman"/>
          </w:rPr>
          <w:t>1</w:t>
        </w:r>
        <w:r>
          <w:rPr>
            <w:rFonts w:ascii="Times New Roman"/>
          </w:rPr>
          <w:fldChar w:fldCharType="end"/>
        </w:r>
      </w:hyperlink>
    </w:p>
    <w:p w:rsidR="003D0186" w:rsidRDefault="003D0186">
      <w:pPr>
        <w:pStyle w:val="110"/>
        <w:spacing w:before="78" w:after="78"/>
        <w:rPr>
          <w:rFonts w:ascii="Times New Roman"/>
          <w:szCs w:val="22"/>
        </w:rPr>
      </w:pPr>
      <w:hyperlink w:anchor="_Toc467221572" w:history="1">
        <w:r w:rsidR="001C2D48">
          <w:rPr>
            <w:rStyle w:val="afff8"/>
            <w:rFonts w:ascii="Times New Roman"/>
            <w:color w:val="auto"/>
          </w:rPr>
          <w:t>2</w:t>
        </w:r>
        <w:r w:rsidR="001C2D48">
          <w:rPr>
            <w:rStyle w:val="afff8"/>
            <w:rFonts w:ascii="Times New Roman"/>
            <w:color w:val="auto"/>
          </w:rPr>
          <w:t>规范性引用文件</w:t>
        </w:r>
        <w:r w:rsidR="001C2D48">
          <w:rPr>
            <w:rFonts w:ascii="Times New Roman"/>
          </w:rPr>
          <w:tab/>
        </w:r>
        <w:r>
          <w:rPr>
            <w:rFonts w:ascii="Times New Roman"/>
          </w:rPr>
          <w:fldChar w:fldCharType="begin" w:fldLock="1"/>
        </w:r>
        <w:r w:rsidR="001C2D48">
          <w:rPr>
            <w:rFonts w:ascii="Times New Roman"/>
          </w:rPr>
          <w:instrText xml:space="preserve"> PAGEREF _Toc46722</w:instrText>
        </w:r>
        <w:r w:rsidR="001C2D48">
          <w:rPr>
            <w:rFonts w:ascii="Times New Roman"/>
          </w:rPr>
          <w:instrText xml:space="preserve">1572 \h </w:instrText>
        </w:r>
        <w:r>
          <w:rPr>
            <w:rFonts w:ascii="Times New Roman"/>
          </w:rPr>
        </w:r>
        <w:r>
          <w:rPr>
            <w:rFonts w:ascii="Times New Roman"/>
          </w:rPr>
          <w:fldChar w:fldCharType="separate"/>
        </w:r>
        <w:r w:rsidR="001C2D48">
          <w:rPr>
            <w:rFonts w:ascii="Times New Roman"/>
          </w:rPr>
          <w:t>1</w:t>
        </w:r>
        <w:r>
          <w:rPr>
            <w:rFonts w:ascii="Times New Roman"/>
          </w:rPr>
          <w:fldChar w:fldCharType="end"/>
        </w:r>
      </w:hyperlink>
    </w:p>
    <w:p w:rsidR="003D0186" w:rsidRDefault="003D0186">
      <w:pPr>
        <w:pStyle w:val="110"/>
        <w:spacing w:before="78" w:after="78"/>
        <w:rPr>
          <w:rFonts w:ascii="Times New Roman"/>
          <w:szCs w:val="22"/>
        </w:rPr>
      </w:pPr>
      <w:hyperlink w:anchor="_Toc467221573" w:history="1">
        <w:r w:rsidR="001C2D48">
          <w:rPr>
            <w:rStyle w:val="afff8"/>
            <w:rFonts w:ascii="Times New Roman"/>
            <w:color w:val="auto"/>
          </w:rPr>
          <w:t>3</w:t>
        </w:r>
        <w:r w:rsidR="001C2D48">
          <w:rPr>
            <w:rStyle w:val="afff8"/>
            <w:rFonts w:ascii="Times New Roman"/>
            <w:color w:val="auto"/>
          </w:rPr>
          <w:t>术语定义</w:t>
        </w:r>
        <w:r w:rsidR="001C2D48">
          <w:rPr>
            <w:rFonts w:ascii="Times New Roman"/>
          </w:rPr>
          <w:tab/>
        </w:r>
        <w:r>
          <w:rPr>
            <w:rFonts w:ascii="Times New Roman"/>
          </w:rPr>
          <w:fldChar w:fldCharType="begin" w:fldLock="1"/>
        </w:r>
        <w:r w:rsidR="001C2D48">
          <w:rPr>
            <w:rFonts w:ascii="Times New Roman"/>
          </w:rPr>
          <w:instrText xml:space="preserve"> PAGEREF _Toc467221573 \h </w:instrText>
        </w:r>
        <w:r>
          <w:rPr>
            <w:rFonts w:ascii="Times New Roman"/>
          </w:rPr>
        </w:r>
        <w:r>
          <w:rPr>
            <w:rFonts w:ascii="Times New Roman"/>
          </w:rPr>
          <w:fldChar w:fldCharType="separate"/>
        </w:r>
        <w:r w:rsidR="001C2D48">
          <w:rPr>
            <w:rFonts w:ascii="Times New Roman"/>
          </w:rPr>
          <w:t>1</w:t>
        </w:r>
        <w:r>
          <w:rPr>
            <w:rFonts w:ascii="Times New Roman"/>
          </w:rPr>
          <w:fldChar w:fldCharType="end"/>
        </w:r>
      </w:hyperlink>
    </w:p>
    <w:p w:rsidR="003D0186" w:rsidRDefault="003D0186">
      <w:pPr>
        <w:pStyle w:val="110"/>
        <w:spacing w:before="78" w:after="78"/>
        <w:rPr>
          <w:rFonts w:ascii="Times New Roman"/>
          <w:szCs w:val="22"/>
        </w:rPr>
      </w:pPr>
      <w:hyperlink w:anchor="_Toc467221574" w:history="1">
        <w:r w:rsidR="001C2D48">
          <w:rPr>
            <w:rStyle w:val="afff8"/>
            <w:rFonts w:ascii="Times New Roman"/>
            <w:color w:val="auto"/>
          </w:rPr>
          <w:t>4</w:t>
        </w:r>
        <w:r w:rsidR="001C2D48">
          <w:rPr>
            <w:rStyle w:val="afff8"/>
            <w:rFonts w:ascii="Times New Roman"/>
            <w:color w:val="auto"/>
          </w:rPr>
          <w:t>结构</w:t>
        </w:r>
        <w:r w:rsidR="001C2D48">
          <w:rPr>
            <w:rFonts w:ascii="Times New Roman"/>
          </w:rPr>
          <w:tab/>
        </w:r>
        <w:r>
          <w:rPr>
            <w:rFonts w:ascii="Times New Roman"/>
          </w:rPr>
          <w:fldChar w:fldCharType="begin" w:fldLock="1"/>
        </w:r>
        <w:r w:rsidR="001C2D48">
          <w:rPr>
            <w:rFonts w:ascii="Times New Roman"/>
          </w:rPr>
          <w:instrText xml:space="preserve"> PAGEREF </w:instrText>
        </w:r>
        <w:r w:rsidR="001C2D48">
          <w:rPr>
            <w:rFonts w:ascii="Times New Roman"/>
          </w:rPr>
          <w:instrText xml:space="preserve">_Toc467221574 \h </w:instrText>
        </w:r>
        <w:r>
          <w:rPr>
            <w:rFonts w:ascii="Times New Roman"/>
          </w:rPr>
        </w:r>
        <w:r>
          <w:rPr>
            <w:rFonts w:ascii="Times New Roman"/>
          </w:rPr>
          <w:fldChar w:fldCharType="separate"/>
        </w:r>
        <w:r w:rsidR="001C2D48">
          <w:rPr>
            <w:rFonts w:ascii="Times New Roman"/>
          </w:rPr>
          <w:t>2</w:t>
        </w:r>
        <w:r>
          <w:rPr>
            <w:rFonts w:ascii="Times New Roman"/>
          </w:rPr>
          <w:fldChar w:fldCharType="end"/>
        </w:r>
      </w:hyperlink>
    </w:p>
    <w:p w:rsidR="003D0186" w:rsidRDefault="003D0186">
      <w:pPr>
        <w:pStyle w:val="110"/>
        <w:spacing w:before="78" w:after="78"/>
        <w:rPr>
          <w:rFonts w:ascii="Times New Roman"/>
          <w:szCs w:val="22"/>
        </w:rPr>
      </w:pPr>
      <w:hyperlink w:anchor="_Toc467221575" w:history="1">
        <w:r w:rsidR="001C2D48">
          <w:rPr>
            <w:rStyle w:val="afff8"/>
            <w:rFonts w:ascii="Times New Roman"/>
            <w:color w:val="auto"/>
          </w:rPr>
          <w:t>5</w:t>
        </w:r>
        <w:r w:rsidR="001C2D48">
          <w:rPr>
            <w:rStyle w:val="afff8"/>
            <w:rFonts w:ascii="Times New Roman"/>
            <w:color w:val="auto"/>
          </w:rPr>
          <w:t>技术要求</w:t>
        </w:r>
        <w:r w:rsidR="001C2D48">
          <w:rPr>
            <w:rFonts w:ascii="Times New Roman"/>
          </w:rPr>
          <w:tab/>
        </w:r>
        <w:r>
          <w:rPr>
            <w:rFonts w:ascii="Times New Roman"/>
          </w:rPr>
          <w:fldChar w:fldCharType="begin" w:fldLock="1"/>
        </w:r>
        <w:r w:rsidR="001C2D48">
          <w:rPr>
            <w:rFonts w:ascii="Times New Roman"/>
          </w:rPr>
          <w:instrText xml:space="preserve"> PAGEREF _Toc467221575 \h </w:instrText>
        </w:r>
        <w:r>
          <w:rPr>
            <w:rFonts w:ascii="Times New Roman"/>
          </w:rPr>
        </w:r>
        <w:r>
          <w:rPr>
            <w:rFonts w:ascii="Times New Roman"/>
          </w:rPr>
          <w:fldChar w:fldCharType="separate"/>
        </w:r>
        <w:r w:rsidR="001C2D48">
          <w:rPr>
            <w:rFonts w:ascii="Times New Roman"/>
          </w:rPr>
          <w:t>2</w:t>
        </w:r>
        <w:r>
          <w:rPr>
            <w:rFonts w:ascii="Times New Roman"/>
          </w:rPr>
          <w:fldChar w:fldCharType="end"/>
        </w:r>
      </w:hyperlink>
    </w:p>
    <w:p w:rsidR="003D0186" w:rsidRDefault="003D0186">
      <w:pPr>
        <w:pStyle w:val="110"/>
        <w:tabs>
          <w:tab w:val="clear" w:pos="9241"/>
          <w:tab w:val="right" w:leader="dot" w:pos="9214"/>
        </w:tabs>
        <w:spacing w:before="78" w:after="78"/>
        <w:rPr>
          <w:rFonts w:ascii="Times New Roman"/>
          <w:szCs w:val="22"/>
        </w:rPr>
      </w:pPr>
      <w:hyperlink w:anchor="_Toc467221576" w:history="1">
        <w:r w:rsidR="001C2D48">
          <w:rPr>
            <w:rStyle w:val="afff8"/>
            <w:rFonts w:ascii="Times New Roman"/>
            <w:color w:val="auto"/>
          </w:rPr>
          <w:t>6</w:t>
        </w:r>
        <w:r w:rsidR="001C2D48">
          <w:rPr>
            <w:rStyle w:val="afff8"/>
            <w:rFonts w:ascii="Times New Roman"/>
            <w:color w:val="auto"/>
          </w:rPr>
          <w:t>检验规则</w:t>
        </w:r>
        <w:r w:rsidR="001C2D48">
          <w:rPr>
            <w:rFonts w:ascii="Times New Roman"/>
          </w:rPr>
          <w:tab/>
        </w:r>
      </w:hyperlink>
      <w:r w:rsidR="001C2D48">
        <w:rPr>
          <w:rFonts w:ascii="Times New Roman"/>
        </w:rPr>
        <w:t>14</w:t>
      </w:r>
    </w:p>
    <w:p w:rsidR="003D0186" w:rsidRDefault="003D0186">
      <w:pPr>
        <w:pStyle w:val="afff1"/>
        <w:tabs>
          <w:tab w:val="clear" w:pos="9298"/>
          <w:tab w:val="right" w:leader="dot" w:pos="9072"/>
        </w:tabs>
        <w:ind w:firstLineChars="0" w:firstLine="0"/>
        <w:rPr>
          <w:rFonts w:ascii="Times New Roman"/>
        </w:rPr>
      </w:pPr>
      <w:r>
        <w:rPr>
          <w:rFonts w:ascii="Times New Roman"/>
        </w:rPr>
        <w:fldChar w:fldCharType="end"/>
      </w:r>
      <w:r w:rsidR="001C2D48">
        <w:rPr>
          <w:rFonts w:ascii="Times New Roman" w:hint="eastAsia"/>
        </w:rPr>
        <w:t>编制说明</w:t>
      </w:r>
      <w:r w:rsidR="001C2D48">
        <w:rPr>
          <w:rFonts w:ascii="Times New Roman" w:hint="eastAsia"/>
        </w:rPr>
        <w:t>............................................................................................................................................................</w:t>
      </w:r>
      <w:r w:rsidR="001C2D48">
        <w:rPr>
          <w:rFonts w:ascii="Times New Roman"/>
        </w:rPr>
        <w:t>17</w:t>
      </w:r>
    </w:p>
    <w:p w:rsidR="003D0186" w:rsidRDefault="001C2D48">
      <w:pPr>
        <w:pStyle w:val="affffff0"/>
        <w:rPr>
          <w:rFonts w:ascii="Times New Roman"/>
          <w:color w:val="000000"/>
        </w:rPr>
      </w:pPr>
      <w:r>
        <w:rPr>
          <w:rFonts w:ascii="Times New Roman"/>
          <w:color w:val="000000"/>
        </w:rPr>
        <w:lastRenderedPageBreak/>
        <w:t>前</w:t>
      </w:r>
      <w:bookmarkStart w:id="27" w:name="BKQY"/>
      <w:r>
        <w:rPr>
          <w:rFonts w:ascii="Times New Roman" w:eastAsia="MS Mincho"/>
          <w:color w:val="000000"/>
        </w:rPr>
        <w:t>  </w:t>
      </w:r>
      <w:r>
        <w:rPr>
          <w:rFonts w:ascii="Times New Roman"/>
          <w:color w:val="000000"/>
        </w:rPr>
        <w:t>言</w:t>
      </w:r>
      <w:bookmarkEnd w:id="19"/>
      <w:bookmarkEnd w:id="20"/>
      <w:bookmarkEnd w:id="21"/>
      <w:bookmarkEnd w:id="22"/>
      <w:bookmarkEnd w:id="23"/>
      <w:bookmarkEnd w:id="24"/>
      <w:bookmarkEnd w:id="25"/>
      <w:bookmarkEnd w:id="27"/>
    </w:p>
    <w:p w:rsidR="003D0186" w:rsidRDefault="001C2D48">
      <w:pPr>
        <w:pStyle w:val="afff1"/>
        <w:rPr>
          <w:rFonts w:ascii="Times New Roman"/>
          <w:color w:val="000000"/>
          <w:kern w:val="2"/>
        </w:rPr>
      </w:pPr>
      <w:r>
        <w:rPr>
          <w:rFonts w:ascii="Times New Roman"/>
          <w:color w:val="000000"/>
          <w:kern w:val="2"/>
        </w:rPr>
        <w:t>本文件按照</w:t>
      </w:r>
      <w:r>
        <w:rPr>
          <w:rFonts w:ascii="Times New Roman" w:hint="eastAsia"/>
          <w:color w:val="000000"/>
          <w:kern w:val="2"/>
        </w:rPr>
        <w:t>G</w:t>
      </w:r>
      <w:r>
        <w:rPr>
          <w:rFonts w:ascii="Times New Roman"/>
          <w:color w:val="000000"/>
          <w:kern w:val="2"/>
        </w:rPr>
        <w:t>B/T 1.1-2020</w:t>
      </w:r>
      <w:r>
        <w:rPr>
          <w:rFonts w:ascii="Times New Roman" w:hint="eastAsia"/>
          <w:color w:val="000000"/>
          <w:kern w:val="2"/>
        </w:rPr>
        <w:t>《标准化工作导则第</w:t>
      </w:r>
      <w:r>
        <w:rPr>
          <w:rFonts w:ascii="Times New Roman" w:hint="eastAsia"/>
          <w:color w:val="000000"/>
          <w:kern w:val="2"/>
        </w:rPr>
        <w:t>1</w:t>
      </w:r>
      <w:r>
        <w:rPr>
          <w:rFonts w:ascii="Times New Roman" w:hint="eastAsia"/>
          <w:color w:val="000000"/>
          <w:kern w:val="2"/>
        </w:rPr>
        <w:t>部分：标准化文件的结构和起草规则》的规定起草。</w:t>
      </w:r>
    </w:p>
    <w:p w:rsidR="003D0186" w:rsidRDefault="001C2D48">
      <w:pPr>
        <w:pStyle w:val="afff1"/>
        <w:rPr>
          <w:rFonts w:ascii="Times New Roman"/>
          <w:color w:val="000000"/>
        </w:rPr>
      </w:pPr>
      <w:bookmarkStart w:id="28" w:name="_Hlk87291822"/>
      <w:r>
        <w:rPr>
          <w:rFonts w:ascii="Times New Roman"/>
          <w:color w:val="000000"/>
          <w:kern w:val="2"/>
        </w:rPr>
        <w:t>为规范</w:t>
      </w:r>
      <w:r>
        <w:rPr>
          <w:rFonts w:ascii="Times New Roman"/>
          <w:color w:val="000000"/>
          <w:kern w:val="21"/>
          <w:szCs w:val="21"/>
        </w:rPr>
        <w:t>用电信息采集系统</w:t>
      </w:r>
      <w:r>
        <w:rPr>
          <w:rFonts w:ascii="Times New Roman" w:hint="eastAsia"/>
          <w:color w:val="000000"/>
          <w:kern w:val="21"/>
          <w:szCs w:val="21"/>
        </w:rPr>
        <w:t>双模</w:t>
      </w:r>
      <w:r>
        <w:rPr>
          <w:rFonts w:ascii="Times New Roman"/>
          <w:color w:val="000000"/>
          <w:kern w:val="21"/>
          <w:szCs w:val="21"/>
        </w:rPr>
        <w:t>通信的技术</w:t>
      </w:r>
      <w:r>
        <w:rPr>
          <w:rFonts w:ascii="Times New Roman" w:hint="eastAsia"/>
          <w:color w:val="000000"/>
          <w:kern w:val="21"/>
          <w:szCs w:val="21"/>
        </w:rPr>
        <w:t>要求</w:t>
      </w:r>
      <w:r>
        <w:rPr>
          <w:rFonts w:ascii="Times New Roman"/>
          <w:color w:val="000000"/>
          <w:kern w:val="21"/>
          <w:szCs w:val="21"/>
        </w:rPr>
        <w:t>，</w:t>
      </w:r>
      <w:r>
        <w:rPr>
          <w:rFonts w:ascii="Times New Roman"/>
          <w:color w:val="000000"/>
          <w:kern w:val="21"/>
          <w:szCs w:val="21"/>
        </w:rPr>
        <w:t>包括</w:t>
      </w:r>
      <w:r>
        <w:rPr>
          <w:rFonts w:ascii="Times New Roman" w:hint="eastAsia"/>
          <w:color w:val="000000"/>
        </w:rPr>
        <w:t>技术要求</w:t>
      </w:r>
      <w:r>
        <w:rPr>
          <w:rFonts w:ascii="Times New Roman"/>
          <w:color w:val="000000"/>
        </w:rPr>
        <w:t>、</w:t>
      </w:r>
      <w:r>
        <w:rPr>
          <w:rFonts w:ascii="Times New Roman" w:hint="eastAsia"/>
          <w:color w:val="000000"/>
        </w:rPr>
        <w:t>检验规则</w:t>
      </w:r>
      <w:r>
        <w:rPr>
          <w:rFonts w:ascii="Times New Roman"/>
          <w:color w:val="000000"/>
          <w:kern w:val="21"/>
          <w:szCs w:val="21"/>
        </w:rPr>
        <w:t>等内容，制定本</w:t>
      </w:r>
      <w:r>
        <w:rPr>
          <w:rFonts w:ascii="Times New Roman" w:hint="eastAsia"/>
          <w:color w:val="000000"/>
          <w:kern w:val="21"/>
          <w:szCs w:val="21"/>
        </w:rPr>
        <w:t>文件</w:t>
      </w:r>
      <w:r>
        <w:rPr>
          <w:rFonts w:ascii="Times New Roman"/>
          <w:color w:val="000000"/>
          <w:kern w:val="2"/>
        </w:rPr>
        <w:t>。</w:t>
      </w:r>
      <w:bookmarkEnd w:id="28"/>
    </w:p>
    <w:p w:rsidR="003D0186" w:rsidRDefault="001C2D48">
      <w:pPr>
        <w:pStyle w:val="afff1"/>
        <w:rPr>
          <w:rFonts w:ascii="Times New Roman"/>
          <w:color w:val="000000"/>
        </w:rPr>
      </w:pPr>
      <w:r>
        <w:rPr>
          <w:rFonts w:ascii="Times New Roman"/>
          <w:color w:val="000000"/>
        </w:rPr>
        <w:t>本文件是</w:t>
      </w:r>
      <w:r>
        <w:rPr>
          <w:rFonts w:ascii="Times New Roman" w:hint="eastAsia"/>
          <w:color w:val="000000"/>
        </w:rPr>
        <w:t>Q</w:t>
      </w:r>
      <w:r>
        <w:rPr>
          <w:rFonts w:ascii="Times New Roman"/>
          <w:color w:val="000000"/>
        </w:rPr>
        <w:t xml:space="preserve">/GDW </w:t>
      </w:r>
      <w:r>
        <w:rPr>
          <w:rFonts w:ascii="Times New Roman" w:hint="eastAsia"/>
          <w:color w:val="000000"/>
        </w:rPr>
        <w:t>xxx</w:t>
      </w:r>
      <w:r>
        <w:rPr>
          <w:rFonts w:ascii="Times New Roman"/>
          <w:color w:val="000000"/>
        </w:rPr>
        <w:t>《</w:t>
      </w:r>
      <w:r>
        <w:rPr>
          <w:rFonts w:ascii="Times New Roman" w:hint="eastAsia"/>
          <w:color w:val="000000"/>
          <w:kern w:val="21"/>
          <w:szCs w:val="21"/>
        </w:rPr>
        <w:t>双模</w:t>
      </w:r>
      <w:r>
        <w:rPr>
          <w:rFonts w:ascii="Times New Roman"/>
          <w:color w:val="000000"/>
        </w:rPr>
        <w:t>通信互联互通技术规范》的第</w:t>
      </w:r>
      <w:r>
        <w:rPr>
          <w:rFonts w:ascii="Times New Roman"/>
          <w:color w:val="000000"/>
        </w:rPr>
        <w:t>2</w:t>
      </w:r>
      <w:r>
        <w:rPr>
          <w:rFonts w:ascii="Times New Roman"/>
          <w:color w:val="000000"/>
        </w:rPr>
        <w:t>部分。</w:t>
      </w:r>
      <w:r>
        <w:rPr>
          <w:rFonts w:ascii="Times New Roman" w:hint="eastAsia"/>
          <w:color w:val="000000"/>
        </w:rPr>
        <w:t>Q</w:t>
      </w:r>
      <w:r>
        <w:rPr>
          <w:rFonts w:ascii="Times New Roman"/>
          <w:color w:val="000000"/>
        </w:rPr>
        <w:t xml:space="preserve">/GDW </w:t>
      </w:r>
      <w:r>
        <w:rPr>
          <w:rFonts w:ascii="Times New Roman" w:hint="eastAsia"/>
          <w:color w:val="000000"/>
        </w:rPr>
        <w:t>xxx</w:t>
      </w:r>
      <w:r>
        <w:rPr>
          <w:rFonts w:ascii="Times New Roman"/>
          <w:color w:val="000000"/>
        </w:rPr>
        <w:t>已经发布了以下部分</w:t>
      </w:r>
      <w:r>
        <w:rPr>
          <w:rFonts w:ascii="Times New Roman" w:hint="eastAsia"/>
          <w:color w:val="000000"/>
        </w:rPr>
        <w:t>：</w:t>
      </w:r>
    </w:p>
    <w:p w:rsidR="003D0186" w:rsidRDefault="001C2D48">
      <w:pPr>
        <w:pStyle w:val="afff1"/>
        <w:rPr>
          <w:rFonts w:ascii="Times New Roman"/>
          <w:color w:val="000000"/>
        </w:rPr>
      </w:pPr>
      <w:r>
        <w:rPr>
          <w:rFonts w:ascii="Times New Roman"/>
          <w:color w:val="000000"/>
        </w:rPr>
        <w:t>——</w:t>
      </w:r>
      <w:r>
        <w:rPr>
          <w:rFonts w:ascii="Times New Roman"/>
          <w:color w:val="000000"/>
        </w:rPr>
        <w:t>第</w:t>
      </w:r>
      <w:r>
        <w:rPr>
          <w:rFonts w:ascii="Times New Roman"/>
          <w:color w:val="000000"/>
        </w:rPr>
        <w:t>1</w:t>
      </w:r>
      <w:r>
        <w:rPr>
          <w:rFonts w:ascii="Times New Roman"/>
          <w:color w:val="000000"/>
        </w:rPr>
        <w:t>部分：总则；</w:t>
      </w:r>
    </w:p>
    <w:p w:rsidR="003D0186" w:rsidRDefault="001C2D48">
      <w:pPr>
        <w:pStyle w:val="afff1"/>
        <w:rPr>
          <w:rFonts w:ascii="Times New Roman"/>
          <w:color w:val="000000"/>
        </w:rPr>
      </w:pPr>
      <w:r>
        <w:rPr>
          <w:rFonts w:ascii="Times New Roman"/>
          <w:color w:val="000000"/>
        </w:rPr>
        <w:t>——</w:t>
      </w:r>
      <w:r>
        <w:rPr>
          <w:rFonts w:ascii="Times New Roman"/>
          <w:color w:val="000000"/>
        </w:rPr>
        <w:t>第</w:t>
      </w:r>
      <w:r>
        <w:rPr>
          <w:rFonts w:ascii="Times New Roman"/>
          <w:color w:val="000000"/>
        </w:rPr>
        <w:t>4—1</w:t>
      </w:r>
      <w:r>
        <w:rPr>
          <w:rFonts w:ascii="Times New Roman"/>
          <w:color w:val="000000"/>
        </w:rPr>
        <w:t>部分：物理层通信协议；</w:t>
      </w:r>
    </w:p>
    <w:p w:rsidR="003D0186" w:rsidRDefault="001C2D48">
      <w:pPr>
        <w:pStyle w:val="afff1"/>
        <w:rPr>
          <w:rFonts w:ascii="Times New Roman"/>
          <w:color w:val="000000"/>
        </w:rPr>
      </w:pPr>
      <w:r>
        <w:rPr>
          <w:rFonts w:ascii="Times New Roman"/>
          <w:color w:val="000000"/>
        </w:rPr>
        <w:t>——</w:t>
      </w:r>
      <w:r>
        <w:rPr>
          <w:rFonts w:ascii="Times New Roman"/>
          <w:color w:val="000000"/>
        </w:rPr>
        <w:t>第</w:t>
      </w:r>
      <w:r>
        <w:rPr>
          <w:rFonts w:ascii="Times New Roman"/>
          <w:color w:val="000000"/>
        </w:rPr>
        <w:t>4—2</w:t>
      </w:r>
      <w:r>
        <w:rPr>
          <w:rFonts w:ascii="Times New Roman"/>
          <w:color w:val="000000"/>
        </w:rPr>
        <w:t>部分：数据链路层通信协议；</w:t>
      </w:r>
    </w:p>
    <w:p w:rsidR="003D0186" w:rsidRDefault="001C2D48">
      <w:pPr>
        <w:pStyle w:val="afff1"/>
        <w:rPr>
          <w:rFonts w:ascii="Times New Roman"/>
          <w:color w:val="000000"/>
        </w:rPr>
      </w:pPr>
      <w:r>
        <w:rPr>
          <w:rFonts w:ascii="Times New Roman"/>
          <w:color w:val="000000"/>
        </w:rPr>
        <w:t>——</w:t>
      </w:r>
      <w:r>
        <w:rPr>
          <w:rFonts w:ascii="Times New Roman"/>
          <w:color w:val="000000"/>
        </w:rPr>
        <w:t>第</w:t>
      </w:r>
      <w:r>
        <w:rPr>
          <w:rFonts w:ascii="Times New Roman"/>
          <w:color w:val="000000"/>
        </w:rPr>
        <w:t>4—3</w:t>
      </w:r>
      <w:r>
        <w:rPr>
          <w:rFonts w:ascii="Times New Roman"/>
          <w:color w:val="000000"/>
        </w:rPr>
        <w:t>部分：应用层通信协议。</w:t>
      </w:r>
    </w:p>
    <w:p w:rsidR="003D0186" w:rsidRDefault="001C2D48">
      <w:pPr>
        <w:pStyle w:val="afff1"/>
        <w:rPr>
          <w:rFonts w:ascii="Times New Roman"/>
          <w:color w:val="000000"/>
        </w:rPr>
      </w:pPr>
      <w:r>
        <w:rPr>
          <w:rFonts w:ascii="Times New Roman"/>
          <w:color w:val="000000"/>
        </w:rPr>
        <w:t>本文件由国家电网</w:t>
      </w:r>
      <w:r>
        <w:rPr>
          <w:rFonts w:ascii="Times New Roman" w:hint="eastAsia"/>
          <w:color w:val="000000"/>
        </w:rPr>
        <w:t>有限</w:t>
      </w:r>
      <w:r>
        <w:rPr>
          <w:rFonts w:ascii="Times New Roman"/>
          <w:color w:val="000000"/>
        </w:rPr>
        <w:t>公司营销部提出。</w:t>
      </w:r>
    </w:p>
    <w:p w:rsidR="003D0186" w:rsidRDefault="001C2D48">
      <w:pPr>
        <w:pStyle w:val="afff1"/>
        <w:rPr>
          <w:rFonts w:ascii="Times New Roman"/>
          <w:color w:val="000000"/>
        </w:rPr>
      </w:pPr>
      <w:r>
        <w:rPr>
          <w:rFonts w:ascii="Times New Roman"/>
          <w:color w:val="000000"/>
        </w:rPr>
        <w:t>本文件由国家电网</w:t>
      </w:r>
      <w:r>
        <w:rPr>
          <w:rFonts w:ascii="Times New Roman" w:hint="eastAsia"/>
          <w:color w:val="000000"/>
        </w:rPr>
        <w:t>有限</w:t>
      </w:r>
      <w:r>
        <w:rPr>
          <w:rFonts w:ascii="Times New Roman"/>
          <w:color w:val="000000"/>
        </w:rPr>
        <w:t>公司科技部归口。</w:t>
      </w:r>
    </w:p>
    <w:p w:rsidR="003D0186" w:rsidRDefault="001C2D48">
      <w:pPr>
        <w:pStyle w:val="afff1"/>
        <w:rPr>
          <w:rFonts w:ascii="Times New Roman"/>
          <w:color w:val="000000"/>
        </w:rPr>
      </w:pPr>
      <w:bookmarkStart w:id="29" w:name="_Hlk87208353"/>
      <w:r>
        <w:rPr>
          <w:rFonts w:ascii="Times New Roman"/>
          <w:color w:val="000000"/>
        </w:rPr>
        <w:t>本文件起草单位：</w:t>
      </w:r>
      <w:bookmarkStart w:id="30" w:name="_Hlk87294267"/>
      <w:r>
        <w:rPr>
          <w:rFonts w:hint="eastAsia"/>
        </w:rPr>
        <w:t>。</w:t>
      </w:r>
      <w:bookmarkEnd w:id="30"/>
    </w:p>
    <w:p w:rsidR="003D0186" w:rsidRDefault="001C2D48">
      <w:pPr>
        <w:autoSpaceDE w:val="0"/>
        <w:autoSpaceDN w:val="0"/>
        <w:adjustRightInd w:val="0"/>
        <w:ind w:firstLineChars="200" w:firstLine="420"/>
        <w:jc w:val="left"/>
        <w:rPr>
          <w:rFonts w:ascii="宋体" w:cs="宋体"/>
          <w:kern w:val="0"/>
          <w:szCs w:val="21"/>
        </w:rPr>
      </w:pPr>
      <w:r>
        <w:rPr>
          <w:color w:val="000000"/>
        </w:rPr>
        <w:t>本文件</w:t>
      </w:r>
      <w:r>
        <w:rPr>
          <w:rFonts w:hint="eastAsia"/>
          <w:color w:val="000000"/>
        </w:rPr>
        <w:t>主要</w:t>
      </w:r>
      <w:r>
        <w:rPr>
          <w:color w:val="000000"/>
        </w:rPr>
        <w:t>起草人：</w:t>
      </w:r>
      <w:r>
        <w:rPr>
          <w:rFonts w:hint="eastAsia"/>
          <w:color w:val="000000"/>
        </w:rPr>
        <w:t>。</w:t>
      </w:r>
    </w:p>
    <w:bookmarkEnd w:id="29"/>
    <w:p w:rsidR="003D0186" w:rsidRDefault="001C2D48">
      <w:pPr>
        <w:pStyle w:val="afff1"/>
        <w:rPr>
          <w:rFonts w:hAnsi="宋体"/>
          <w:color w:val="000000"/>
        </w:rPr>
      </w:pPr>
      <w:r>
        <w:rPr>
          <w:rFonts w:hAnsi="宋体" w:hint="eastAsia"/>
          <w:color w:val="000000"/>
        </w:rPr>
        <w:t>本文件首次发布。</w:t>
      </w:r>
    </w:p>
    <w:p w:rsidR="003D0186" w:rsidRDefault="001C2D48">
      <w:pPr>
        <w:pStyle w:val="afff1"/>
        <w:rPr>
          <w:rFonts w:hAnsi="宋体"/>
          <w:color w:val="000000"/>
        </w:rPr>
      </w:pPr>
      <w:r>
        <w:rPr>
          <w:rFonts w:hAnsi="宋体" w:cs="宋体" w:hint="eastAsia"/>
          <w:szCs w:val="21"/>
        </w:rPr>
        <w:t>本文件在执行过程中的意见或建议反馈至</w:t>
      </w:r>
      <w:r>
        <w:rPr>
          <w:rFonts w:hint="eastAsia"/>
        </w:rPr>
        <w:t>国家电网有限公司科技部。</w:t>
      </w:r>
    </w:p>
    <w:p w:rsidR="003D0186" w:rsidRDefault="003D0186">
      <w:pPr>
        <w:pStyle w:val="afff1"/>
        <w:rPr>
          <w:rFonts w:ascii="Times New Roman"/>
          <w:color w:val="000000"/>
        </w:rPr>
        <w:sectPr w:rsidR="003D0186">
          <w:headerReference w:type="default" r:id="rId11"/>
          <w:footerReference w:type="even" r:id="rId12"/>
          <w:footerReference w:type="default" r:id="rId13"/>
          <w:pgSz w:w="11906" w:h="16838"/>
          <w:pgMar w:top="567" w:right="1134" w:bottom="1134" w:left="1418" w:header="1418" w:footer="1134" w:gutter="0"/>
          <w:pgNumType w:fmt="upperRoman" w:start="1"/>
          <w:cols w:space="425"/>
          <w:formProt w:val="0"/>
          <w:docGrid w:type="lines" w:linePitch="312"/>
        </w:sectPr>
      </w:pPr>
    </w:p>
    <w:p w:rsidR="003D0186" w:rsidRDefault="001C2D48">
      <w:pPr>
        <w:pStyle w:val="afffd"/>
        <w:rPr>
          <w:color w:val="000000"/>
        </w:rPr>
      </w:pPr>
      <w:bookmarkStart w:id="31" w:name="StandardName"/>
      <w:r>
        <w:rPr>
          <w:rFonts w:hint="eastAsia"/>
          <w:color w:val="000000"/>
        </w:rPr>
        <w:lastRenderedPageBreak/>
        <w:t>双模通信互联互通技术规范　第</w:t>
      </w:r>
      <w:r>
        <w:rPr>
          <w:color w:val="000000"/>
        </w:rPr>
        <w:t>2</w:t>
      </w:r>
      <w:r>
        <w:rPr>
          <w:rFonts w:hint="eastAsia"/>
          <w:color w:val="000000"/>
        </w:rPr>
        <w:t>部分：</w:t>
      </w:r>
      <w:bookmarkEnd w:id="31"/>
      <w:r>
        <w:rPr>
          <w:rFonts w:hint="eastAsia"/>
          <w:color w:val="000000"/>
        </w:rPr>
        <w:t>技术要求</w:t>
      </w:r>
    </w:p>
    <w:p w:rsidR="003D0186" w:rsidRDefault="001C2D48">
      <w:pPr>
        <w:pStyle w:val="a5"/>
        <w:spacing w:before="312" w:after="312"/>
        <w:rPr>
          <w:rFonts w:ascii="Times New Roman"/>
          <w:color w:val="000000"/>
        </w:rPr>
      </w:pPr>
      <w:bookmarkStart w:id="32" w:name="_Toc467221478"/>
      <w:bookmarkStart w:id="33" w:name="_Toc466461778"/>
      <w:bookmarkStart w:id="34" w:name="_Toc464754580"/>
      <w:bookmarkStart w:id="35" w:name="_Toc409118934"/>
      <w:bookmarkStart w:id="36" w:name="_Toc409119534"/>
      <w:bookmarkStart w:id="37" w:name="_Toc409121262"/>
      <w:bookmarkStart w:id="38" w:name="_Toc409122166"/>
      <w:bookmarkStart w:id="39" w:name="_Toc409119219"/>
      <w:r>
        <w:rPr>
          <w:rFonts w:ascii="Times New Roman"/>
          <w:color w:val="000000"/>
        </w:rPr>
        <w:t>范围</w:t>
      </w:r>
      <w:bookmarkEnd w:id="32"/>
      <w:bookmarkEnd w:id="33"/>
      <w:bookmarkEnd w:id="34"/>
      <w:bookmarkEnd w:id="35"/>
      <w:bookmarkEnd w:id="36"/>
      <w:bookmarkEnd w:id="37"/>
      <w:bookmarkEnd w:id="38"/>
      <w:bookmarkEnd w:id="39"/>
    </w:p>
    <w:p w:rsidR="003D0186" w:rsidRDefault="001C2D48">
      <w:pPr>
        <w:pStyle w:val="afff1"/>
        <w:rPr>
          <w:rFonts w:ascii="Times New Roman"/>
          <w:color w:val="000000"/>
        </w:rPr>
      </w:pPr>
      <w:r>
        <w:rPr>
          <w:rFonts w:ascii="Times New Roman"/>
          <w:color w:val="000000"/>
        </w:rPr>
        <w:t>本文件规定了应用于用电信息采集系统</w:t>
      </w:r>
      <w:r>
        <w:rPr>
          <w:rFonts w:ascii="Times New Roman" w:hint="eastAsia"/>
          <w:color w:val="000000"/>
        </w:rPr>
        <w:t>双模</w:t>
      </w:r>
      <w:r>
        <w:rPr>
          <w:rFonts w:ascii="Times New Roman"/>
          <w:color w:val="000000"/>
        </w:rPr>
        <w:t>通信系统</w:t>
      </w:r>
      <w:r>
        <w:rPr>
          <w:rFonts w:ascii="Times New Roman" w:hint="eastAsia"/>
          <w:color w:val="000000"/>
        </w:rPr>
        <w:t>及通信单元</w:t>
      </w:r>
      <w:r>
        <w:rPr>
          <w:rFonts w:ascii="Times New Roman"/>
          <w:color w:val="000000"/>
        </w:rPr>
        <w:t>的</w:t>
      </w:r>
      <w:r>
        <w:rPr>
          <w:rFonts w:ascii="Times New Roman" w:hint="eastAsia"/>
          <w:color w:val="000000"/>
        </w:rPr>
        <w:t>技术要求</w:t>
      </w:r>
      <w:r>
        <w:rPr>
          <w:rFonts w:ascii="Times New Roman"/>
          <w:color w:val="000000"/>
        </w:rPr>
        <w:t>及</w:t>
      </w:r>
      <w:r>
        <w:rPr>
          <w:rFonts w:ascii="Times New Roman" w:hint="eastAsia"/>
          <w:color w:val="000000"/>
        </w:rPr>
        <w:t>检验规则</w:t>
      </w:r>
      <w:r>
        <w:rPr>
          <w:rFonts w:ascii="Times New Roman"/>
          <w:color w:val="000000"/>
        </w:rPr>
        <w:t>等</w:t>
      </w:r>
      <w:r>
        <w:rPr>
          <w:rFonts w:ascii="Times New Roman" w:hint="eastAsia"/>
          <w:color w:val="000000"/>
        </w:rPr>
        <w:t>内容</w:t>
      </w:r>
      <w:r>
        <w:rPr>
          <w:rFonts w:ascii="Times New Roman"/>
          <w:color w:val="000000"/>
        </w:rPr>
        <w:t>。</w:t>
      </w:r>
    </w:p>
    <w:p w:rsidR="003D0186" w:rsidRDefault="001C2D48">
      <w:pPr>
        <w:pStyle w:val="afff1"/>
        <w:rPr>
          <w:rFonts w:ascii="Times New Roman"/>
          <w:color w:val="000000"/>
        </w:rPr>
      </w:pPr>
      <w:r>
        <w:rPr>
          <w:rFonts w:ascii="Times New Roman"/>
          <w:color w:val="000000"/>
        </w:rPr>
        <w:t>本文件适用于用电信息采集系统</w:t>
      </w:r>
      <w:r>
        <w:rPr>
          <w:rFonts w:ascii="Times New Roman" w:hint="eastAsia"/>
          <w:color w:val="000000"/>
        </w:rPr>
        <w:t>双模</w:t>
      </w:r>
      <w:r>
        <w:rPr>
          <w:rFonts w:ascii="Times New Roman"/>
          <w:color w:val="000000"/>
        </w:rPr>
        <w:t>通信系统及通信单元等相关设备的制造、验收和使用。</w:t>
      </w:r>
    </w:p>
    <w:p w:rsidR="003D0186" w:rsidRDefault="001C2D48">
      <w:pPr>
        <w:pStyle w:val="a5"/>
        <w:spacing w:before="312" w:after="312"/>
        <w:rPr>
          <w:rFonts w:ascii="Times New Roman"/>
          <w:color w:val="000000"/>
        </w:rPr>
      </w:pPr>
      <w:bookmarkStart w:id="40" w:name="_Toc409119535"/>
      <w:bookmarkStart w:id="41" w:name="_Toc409119220"/>
      <w:bookmarkStart w:id="42" w:name="_Toc409121263"/>
      <w:bookmarkStart w:id="43" w:name="_Toc464754581"/>
      <w:bookmarkStart w:id="44" w:name="_Toc467221479"/>
      <w:bookmarkStart w:id="45" w:name="_Toc409122167"/>
      <w:bookmarkStart w:id="46" w:name="_Toc466461779"/>
      <w:bookmarkStart w:id="47" w:name="_Toc409118935"/>
      <w:r>
        <w:rPr>
          <w:rFonts w:ascii="Times New Roman"/>
          <w:color w:val="000000"/>
        </w:rPr>
        <w:t>规范性引用文件</w:t>
      </w:r>
      <w:bookmarkEnd w:id="40"/>
      <w:bookmarkEnd w:id="41"/>
      <w:bookmarkEnd w:id="42"/>
      <w:bookmarkEnd w:id="43"/>
      <w:bookmarkEnd w:id="44"/>
      <w:bookmarkEnd w:id="45"/>
      <w:bookmarkEnd w:id="46"/>
      <w:bookmarkEnd w:id="47"/>
    </w:p>
    <w:p w:rsidR="003D0186" w:rsidRDefault="001C2D48">
      <w:pPr>
        <w:pStyle w:val="afff1"/>
        <w:rPr>
          <w:rFonts w:ascii="Times New Roman"/>
          <w:color w:val="000000"/>
        </w:rPr>
      </w:pPr>
      <w:r>
        <w:rPr>
          <w:rFonts w:ascii="Times New Roman"/>
          <w:color w:val="000000"/>
        </w:rPr>
        <w:t>下列文件中的内容通过文中的规范性引用而构成本文件必不可少的条款</w:t>
      </w:r>
      <w:r>
        <w:rPr>
          <w:rFonts w:ascii="Times New Roman" w:hint="eastAsia"/>
          <w:color w:val="000000"/>
        </w:rPr>
        <w:t>。</w:t>
      </w:r>
      <w:r>
        <w:rPr>
          <w:rFonts w:ascii="Times New Roman"/>
          <w:color w:val="000000"/>
        </w:rPr>
        <w:t>其中</w:t>
      </w:r>
      <w:r>
        <w:rPr>
          <w:rFonts w:ascii="Times New Roman" w:hint="eastAsia"/>
          <w:color w:val="000000"/>
        </w:rPr>
        <w:t>，</w:t>
      </w:r>
      <w:r>
        <w:rPr>
          <w:rFonts w:ascii="Times New Roman"/>
          <w:color w:val="000000"/>
        </w:rPr>
        <w:t>注日期的引用文件，仅</w:t>
      </w:r>
      <w:r>
        <w:rPr>
          <w:rFonts w:ascii="Times New Roman" w:hint="eastAsia"/>
          <w:color w:val="000000"/>
        </w:rPr>
        <w:t>该</w:t>
      </w:r>
      <w:r>
        <w:rPr>
          <w:rFonts w:ascii="Times New Roman"/>
          <w:color w:val="000000"/>
        </w:rPr>
        <w:t>日期的版本适用于本文件</w:t>
      </w:r>
      <w:r>
        <w:rPr>
          <w:rFonts w:ascii="Times New Roman" w:hint="eastAsia"/>
          <w:color w:val="000000"/>
        </w:rPr>
        <w:t>；</w:t>
      </w:r>
      <w:r>
        <w:rPr>
          <w:rFonts w:ascii="Times New Roman"/>
          <w:color w:val="000000"/>
        </w:rPr>
        <w:t>不注日期的引用文件，其最新版本（包括所有的修改单）适用于本文件。</w:t>
      </w:r>
    </w:p>
    <w:p w:rsidR="003D0186" w:rsidRDefault="001C2D48">
      <w:pPr>
        <w:pStyle w:val="afff1"/>
        <w:rPr>
          <w:rFonts w:ascii="Times New Roman"/>
          <w:color w:val="000000"/>
        </w:rPr>
      </w:pPr>
      <w:r>
        <w:rPr>
          <w:rFonts w:ascii="Times New Roman" w:hint="eastAsia"/>
          <w:color w:val="000000"/>
        </w:rPr>
        <w:t>GB/T2829</w:t>
      </w:r>
      <w:r>
        <w:rPr>
          <w:rFonts w:ascii="Times New Roman" w:hint="eastAsia"/>
          <w:color w:val="000000"/>
        </w:rPr>
        <w:t>周期检验计数抽样程序及表</w:t>
      </w:r>
      <w:r>
        <w:rPr>
          <w:rFonts w:ascii="Times New Roman" w:hint="eastAsia"/>
          <w:color w:val="000000"/>
        </w:rPr>
        <w:t>(</w:t>
      </w:r>
      <w:r>
        <w:rPr>
          <w:rFonts w:ascii="Times New Roman" w:hint="eastAsia"/>
          <w:color w:val="000000"/>
        </w:rPr>
        <w:t>适用于对过程稳定性的检验</w:t>
      </w:r>
      <w:r>
        <w:rPr>
          <w:rFonts w:ascii="Times New Roman" w:hint="eastAsia"/>
          <w:color w:val="000000"/>
        </w:rPr>
        <w:t>)</w:t>
      </w:r>
    </w:p>
    <w:p w:rsidR="003D0186" w:rsidRDefault="001C2D48">
      <w:pPr>
        <w:pStyle w:val="afff1"/>
        <w:rPr>
          <w:rFonts w:ascii="Times New Roman"/>
          <w:color w:val="000000"/>
        </w:rPr>
      </w:pPr>
      <w:r>
        <w:rPr>
          <w:rFonts w:ascii="Times New Roman" w:hint="eastAsia"/>
          <w:color w:val="000000"/>
        </w:rPr>
        <w:t>GB/T 4208</w:t>
      </w:r>
      <w:r>
        <w:rPr>
          <w:rFonts w:ascii="Times New Roman" w:hint="eastAsia"/>
          <w:color w:val="000000"/>
        </w:rPr>
        <w:t>—</w:t>
      </w:r>
      <w:r>
        <w:rPr>
          <w:rFonts w:ascii="Times New Roman" w:hint="eastAsia"/>
          <w:color w:val="000000"/>
        </w:rPr>
        <w:t>20</w:t>
      </w:r>
      <w:r>
        <w:rPr>
          <w:rFonts w:ascii="Times New Roman"/>
          <w:color w:val="000000"/>
        </w:rPr>
        <w:t>17</w:t>
      </w:r>
      <w:r>
        <w:rPr>
          <w:rFonts w:ascii="Times New Roman" w:hint="eastAsia"/>
          <w:color w:val="000000"/>
        </w:rPr>
        <w:t xml:space="preserve">　外壳防护等级（</w:t>
      </w:r>
      <w:r>
        <w:rPr>
          <w:rFonts w:ascii="Times New Roman" w:hint="eastAsia"/>
          <w:color w:val="000000"/>
        </w:rPr>
        <w:t>IP</w:t>
      </w:r>
      <w:r>
        <w:rPr>
          <w:rFonts w:ascii="Times New Roman" w:hint="eastAsia"/>
          <w:color w:val="000000"/>
        </w:rPr>
        <w:t>代码）</w:t>
      </w:r>
    </w:p>
    <w:p w:rsidR="003D0186" w:rsidRDefault="001C2D48">
      <w:pPr>
        <w:pStyle w:val="afff1"/>
        <w:rPr>
          <w:rFonts w:ascii="Times New Roman"/>
          <w:color w:val="000000"/>
        </w:rPr>
      </w:pPr>
      <w:r>
        <w:rPr>
          <w:rFonts w:ascii="Times New Roman" w:hint="eastAsia"/>
          <w:color w:val="000000"/>
        </w:rPr>
        <w:t>GB/T 5169.11</w:t>
      </w:r>
      <w:r>
        <w:rPr>
          <w:rFonts w:ascii="Times New Roman" w:hint="eastAsia"/>
          <w:color w:val="000000"/>
        </w:rPr>
        <w:t>—</w:t>
      </w:r>
      <w:r>
        <w:rPr>
          <w:rFonts w:ascii="Times New Roman" w:hint="eastAsia"/>
          <w:color w:val="000000"/>
        </w:rPr>
        <w:t>2</w:t>
      </w:r>
      <w:r>
        <w:rPr>
          <w:rFonts w:ascii="Times New Roman"/>
          <w:color w:val="000000"/>
        </w:rPr>
        <w:t>017</w:t>
      </w:r>
      <w:r>
        <w:rPr>
          <w:rFonts w:ascii="Times New Roman" w:hint="eastAsia"/>
          <w:color w:val="000000"/>
        </w:rPr>
        <w:t xml:space="preserve">　电工电子产品着火危险试验　第</w:t>
      </w:r>
      <w:r>
        <w:rPr>
          <w:rFonts w:ascii="Times New Roman" w:hint="eastAsia"/>
          <w:color w:val="000000"/>
        </w:rPr>
        <w:t>11</w:t>
      </w:r>
      <w:r>
        <w:rPr>
          <w:rFonts w:ascii="Times New Roman" w:hint="eastAsia"/>
          <w:color w:val="000000"/>
        </w:rPr>
        <w:t>部分：灼热丝</w:t>
      </w:r>
      <w:r>
        <w:rPr>
          <w:rFonts w:ascii="Times New Roman" w:hint="eastAsia"/>
          <w:color w:val="000000"/>
        </w:rPr>
        <w:t>/</w:t>
      </w:r>
      <w:r>
        <w:rPr>
          <w:rFonts w:ascii="Times New Roman" w:hint="eastAsia"/>
          <w:color w:val="000000"/>
        </w:rPr>
        <w:t>热丝基本试验方法　成品的灼热丝可燃性试验方法</w:t>
      </w:r>
    </w:p>
    <w:p w:rsidR="003D0186" w:rsidRDefault="001C2D48">
      <w:pPr>
        <w:pStyle w:val="afff1"/>
        <w:rPr>
          <w:rFonts w:ascii="Times New Roman"/>
          <w:color w:val="000000"/>
        </w:rPr>
      </w:pPr>
      <w:r>
        <w:rPr>
          <w:rFonts w:ascii="Times New Roman" w:hint="eastAsia"/>
          <w:color w:val="000000"/>
        </w:rPr>
        <w:t>GB/T 16935.1</w:t>
      </w:r>
      <w:r>
        <w:rPr>
          <w:rFonts w:ascii="Times New Roman" w:hint="eastAsia"/>
          <w:color w:val="000000"/>
        </w:rPr>
        <w:t>—</w:t>
      </w:r>
      <w:r>
        <w:rPr>
          <w:rFonts w:ascii="Times New Roman" w:hint="eastAsia"/>
          <w:color w:val="000000"/>
        </w:rPr>
        <w:t>2008</w:t>
      </w:r>
      <w:r>
        <w:rPr>
          <w:rFonts w:ascii="Times New Roman" w:hint="eastAsia"/>
          <w:color w:val="000000"/>
        </w:rPr>
        <w:t xml:space="preserve">　低压系统内设备的绝缘配合　第</w:t>
      </w:r>
      <w:r>
        <w:rPr>
          <w:rFonts w:ascii="Times New Roman" w:hint="eastAsia"/>
          <w:color w:val="000000"/>
        </w:rPr>
        <w:t>1</w:t>
      </w:r>
      <w:r>
        <w:rPr>
          <w:rFonts w:ascii="Times New Roman" w:hint="eastAsia"/>
          <w:color w:val="000000"/>
        </w:rPr>
        <w:t>部分：原理、要求和试验</w:t>
      </w:r>
    </w:p>
    <w:p w:rsidR="003D0186" w:rsidRDefault="001C2D48">
      <w:pPr>
        <w:pStyle w:val="afff1"/>
        <w:rPr>
          <w:rFonts w:ascii="Times New Roman"/>
        </w:rPr>
      </w:pPr>
      <w:r>
        <w:rPr>
          <w:rFonts w:ascii="Times New Roman"/>
        </w:rPr>
        <w:t>Q/GDW 10375.2</w:t>
      </w:r>
      <w:r>
        <w:rPr>
          <w:rFonts w:ascii="Times New Roman" w:hint="eastAsia"/>
        </w:rPr>
        <w:t>用电信息采集系统型式规范第</w:t>
      </w:r>
      <w:r>
        <w:rPr>
          <w:rFonts w:ascii="Times New Roman" w:hint="eastAsia"/>
        </w:rPr>
        <w:t>2</w:t>
      </w:r>
      <w:r>
        <w:rPr>
          <w:rFonts w:ascii="Times New Roman" w:hint="eastAsia"/>
        </w:rPr>
        <w:t>部</w:t>
      </w:r>
      <w:r>
        <w:rPr>
          <w:rFonts w:ascii="Times New Roman" w:hint="eastAsia"/>
        </w:rPr>
        <w:t>分：集中器</w:t>
      </w:r>
    </w:p>
    <w:p w:rsidR="003D0186" w:rsidRDefault="001C2D48">
      <w:pPr>
        <w:pStyle w:val="afff1"/>
        <w:rPr>
          <w:rFonts w:ascii="Times New Roman"/>
        </w:rPr>
      </w:pPr>
      <w:r>
        <w:rPr>
          <w:rFonts w:ascii="Times New Roman"/>
        </w:rPr>
        <w:t>Q/GDW 10375.3</w:t>
      </w:r>
      <w:r>
        <w:rPr>
          <w:rFonts w:ascii="Times New Roman" w:hint="eastAsia"/>
        </w:rPr>
        <w:t>用电信息采集系统型式规范第</w:t>
      </w:r>
      <w:r>
        <w:rPr>
          <w:rFonts w:ascii="Times New Roman" w:hint="eastAsia"/>
        </w:rPr>
        <w:t>3</w:t>
      </w:r>
      <w:r>
        <w:rPr>
          <w:rFonts w:ascii="Times New Roman" w:hint="eastAsia"/>
        </w:rPr>
        <w:t>部分：采集器</w:t>
      </w:r>
    </w:p>
    <w:p w:rsidR="003D0186" w:rsidRDefault="001C2D48">
      <w:pPr>
        <w:pStyle w:val="afff1"/>
        <w:rPr>
          <w:rFonts w:ascii="Times New Roman"/>
          <w:color w:val="000000"/>
        </w:rPr>
      </w:pPr>
      <w:r>
        <w:rPr>
          <w:rFonts w:ascii="Times New Roman"/>
        </w:rPr>
        <w:t>Q/GDW 1355</w:t>
      </w:r>
      <w:r>
        <w:rPr>
          <w:rFonts w:ascii="Times New Roman" w:hint="eastAsia"/>
        </w:rPr>
        <w:t>单相智能电能表型式规范</w:t>
      </w:r>
    </w:p>
    <w:p w:rsidR="003D0186" w:rsidRDefault="001C2D48">
      <w:pPr>
        <w:pStyle w:val="afff1"/>
        <w:rPr>
          <w:rFonts w:ascii="Times New Roman"/>
          <w:color w:val="000000"/>
          <w:highlight w:val="yellow"/>
        </w:rPr>
      </w:pPr>
      <w:r>
        <w:rPr>
          <w:rFonts w:ascii="Times New Roman" w:hint="eastAsia"/>
          <w:color w:val="000000"/>
          <w:highlight w:val="yellow"/>
        </w:rPr>
        <w:t xml:space="preserve">Q/GDW xxx.41 </w:t>
      </w:r>
      <w:r>
        <w:rPr>
          <w:rFonts w:ascii="Times New Roman" w:hint="eastAsia"/>
          <w:color w:val="000000"/>
          <w:highlight w:val="yellow"/>
        </w:rPr>
        <w:t>双模通信互联互通技术规范　第</w:t>
      </w:r>
      <w:r>
        <w:rPr>
          <w:rFonts w:ascii="Times New Roman" w:hint="eastAsia"/>
          <w:color w:val="000000"/>
          <w:highlight w:val="yellow"/>
        </w:rPr>
        <w:t>4</w:t>
      </w:r>
      <w:r>
        <w:rPr>
          <w:rFonts w:ascii="Times New Roman" w:hint="eastAsia"/>
          <w:color w:val="000000"/>
          <w:highlight w:val="yellow"/>
        </w:rPr>
        <w:t>—</w:t>
      </w:r>
      <w:r>
        <w:rPr>
          <w:rFonts w:ascii="Times New Roman" w:hint="eastAsia"/>
          <w:color w:val="000000"/>
          <w:highlight w:val="yellow"/>
        </w:rPr>
        <w:t>1</w:t>
      </w:r>
      <w:r>
        <w:rPr>
          <w:rFonts w:ascii="Times New Roman" w:hint="eastAsia"/>
          <w:color w:val="000000"/>
          <w:highlight w:val="yellow"/>
        </w:rPr>
        <w:t>部分：物理层通信协议</w:t>
      </w:r>
    </w:p>
    <w:p w:rsidR="003D0186" w:rsidRDefault="001C2D48">
      <w:pPr>
        <w:pStyle w:val="afff1"/>
        <w:rPr>
          <w:rFonts w:ascii="Times New Roman"/>
          <w:color w:val="000000"/>
          <w:highlight w:val="yellow"/>
        </w:rPr>
      </w:pPr>
      <w:r>
        <w:rPr>
          <w:rFonts w:ascii="Times New Roman" w:hint="eastAsia"/>
          <w:color w:val="000000"/>
          <w:highlight w:val="yellow"/>
        </w:rPr>
        <w:t xml:space="preserve">Q/GDW xxx.42 </w:t>
      </w:r>
      <w:r>
        <w:rPr>
          <w:rFonts w:ascii="Times New Roman" w:hint="eastAsia"/>
          <w:color w:val="000000"/>
          <w:highlight w:val="yellow"/>
        </w:rPr>
        <w:t>双模通信互联互通技术规范　第</w:t>
      </w:r>
      <w:r>
        <w:rPr>
          <w:rFonts w:ascii="Times New Roman" w:hint="eastAsia"/>
          <w:color w:val="000000"/>
          <w:highlight w:val="yellow"/>
        </w:rPr>
        <w:t>4</w:t>
      </w:r>
      <w:r>
        <w:rPr>
          <w:rFonts w:ascii="Times New Roman" w:hint="eastAsia"/>
          <w:color w:val="000000"/>
          <w:highlight w:val="yellow"/>
        </w:rPr>
        <w:t>—</w:t>
      </w:r>
      <w:r>
        <w:rPr>
          <w:rFonts w:ascii="Times New Roman" w:hint="eastAsia"/>
          <w:color w:val="000000"/>
          <w:highlight w:val="yellow"/>
        </w:rPr>
        <w:t>2</w:t>
      </w:r>
      <w:r>
        <w:rPr>
          <w:rFonts w:ascii="Times New Roman" w:hint="eastAsia"/>
          <w:color w:val="000000"/>
          <w:highlight w:val="yellow"/>
        </w:rPr>
        <w:t>部分：数据链路层通信协议</w:t>
      </w:r>
    </w:p>
    <w:p w:rsidR="003D0186" w:rsidRDefault="001C2D48">
      <w:pPr>
        <w:pStyle w:val="afff1"/>
        <w:rPr>
          <w:rFonts w:ascii="Times New Roman"/>
          <w:color w:val="000000"/>
        </w:rPr>
      </w:pPr>
      <w:r>
        <w:rPr>
          <w:rFonts w:ascii="Times New Roman" w:hint="eastAsia"/>
          <w:color w:val="000000"/>
          <w:highlight w:val="yellow"/>
        </w:rPr>
        <w:t xml:space="preserve">Q/GDW xxx.43 </w:t>
      </w:r>
      <w:r>
        <w:rPr>
          <w:rFonts w:ascii="Times New Roman" w:hint="eastAsia"/>
          <w:color w:val="000000"/>
          <w:highlight w:val="yellow"/>
        </w:rPr>
        <w:t>双模通信互联互通技术规范　第</w:t>
      </w:r>
      <w:r>
        <w:rPr>
          <w:rFonts w:ascii="Times New Roman" w:hint="eastAsia"/>
          <w:color w:val="000000"/>
          <w:highlight w:val="yellow"/>
        </w:rPr>
        <w:t>4</w:t>
      </w:r>
      <w:r>
        <w:rPr>
          <w:rFonts w:ascii="Times New Roman" w:hint="eastAsia"/>
          <w:color w:val="000000"/>
          <w:highlight w:val="yellow"/>
        </w:rPr>
        <w:t>—</w:t>
      </w:r>
      <w:r>
        <w:rPr>
          <w:rFonts w:ascii="Times New Roman" w:hint="eastAsia"/>
          <w:color w:val="000000"/>
          <w:highlight w:val="yellow"/>
        </w:rPr>
        <w:t>3</w:t>
      </w:r>
      <w:r>
        <w:rPr>
          <w:rFonts w:ascii="Times New Roman" w:hint="eastAsia"/>
          <w:color w:val="000000"/>
          <w:highlight w:val="yellow"/>
        </w:rPr>
        <w:t>部分：应用层通信协议</w:t>
      </w:r>
    </w:p>
    <w:p w:rsidR="003D0186" w:rsidRDefault="001C2D48">
      <w:pPr>
        <w:pStyle w:val="afff1"/>
        <w:rPr>
          <w:rFonts w:ascii="Times New Roman"/>
          <w:color w:val="000000"/>
        </w:rPr>
      </w:pPr>
      <w:r>
        <w:rPr>
          <w:rFonts w:ascii="Times New Roman" w:hint="eastAsia"/>
          <w:color w:val="000000"/>
        </w:rPr>
        <w:t>FCC Part 15</w:t>
      </w:r>
      <w:r>
        <w:rPr>
          <w:rFonts w:ascii="Times New Roman" w:hint="eastAsia"/>
          <w:color w:val="000000"/>
        </w:rPr>
        <w:t>—</w:t>
      </w:r>
      <w:r>
        <w:rPr>
          <w:rFonts w:ascii="Times New Roman"/>
          <w:color w:val="000000"/>
        </w:rPr>
        <w:t>2015</w:t>
      </w:r>
      <w:r>
        <w:rPr>
          <w:rFonts w:ascii="Times New Roman" w:hint="eastAsia"/>
          <w:color w:val="000000"/>
        </w:rPr>
        <w:t xml:space="preserve">　美国联邦通信委员会　第</w:t>
      </w:r>
      <w:r>
        <w:rPr>
          <w:rFonts w:ascii="Times New Roman" w:hint="eastAsia"/>
          <w:color w:val="000000"/>
        </w:rPr>
        <w:t>15</w:t>
      </w:r>
      <w:r>
        <w:rPr>
          <w:rFonts w:ascii="Times New Roman" w:hint="eastAsia"/>
          <w:color w:val="000000"/>
        </w:rPr>
        <w:t>部分：射频设备法规（</w:t>
      </w:r>
      <w:r>
        <w:rPr>
          <w:rFonts w:ascii="Times New Roman" w:hint="eastAsia"/>
          <w:color w:val="000000"/>
        </w:rPr>
        <w:t xml:space="preserve">Federal Communications </w:t>
      </w:r>
      <w:r>
        <w:rPr>
          <w:rFonts w:ascii="Times New Roman" w:hint="eastAsia"/>
          <w:color w:val="000000"/>
        </w:rPr>
        <w:t>Commission Part 15: Radio Frequency Devices</w:t>
      </w:r>
      <w:r>
        <w:rPr>
          <w:rFonts w:ascii="Times New Roman" w:hint="eastAsia"/>
          <w:color w:val="000000"/>
        </w:rPr>
        <w:t>）</w:t>
      </w:r>
    </w:p>
    <w:p w:rsidR="003D0186" w:rsidRDefault="001C2D48">
      <w:pPr>
        <w:pStyle w:val="a5"/>
        <w:spacing w:before="312" w:after="312"/>
        <w:rPr>
          <w:rFonts w:ascii="Times New Roman"/>
          <w:color w:val="000000"/>
        </w:rPr>
      </w:pPr>
      <w:bookmarkStart w:id="48" w:name="_Toc409118936"/>
      <w:bookmarkStart w:id="49" w:name="_Toc467221480"/>
      <w:bookmarkStart w:id="50" w:name="_Toc409119536"/>
      <w:bookmarkStart w:id="51" w:name="_Toc409122168"/>
      <w:bookmarkStart w:id="52" w:name="_Toc466461780"/>
      <w:bookmarkStart w:id="53" w:name="_Toc409121264"/>
      <w:bookmarkStart w:id="54" w:name="_Toc464754582"/>
      <w:bookmarkStart w:id="55" w:name="_Toc409119221"/>
      <w:bookmarkEnd w:id="48"/>
      <w:r>
        <w:rPr>
          <w:rFonts w:ascii="Times New Roman"/>
          <w:color w:val="000000"/>
        </w:rPr>
        <w:t>术语和定义</w:t>
      </w:r>
      <w:bookmarkEnd w:id="49"/>
      <w:bookmarkEnd w:id="50"/>
      <w:bookmarkEnd w:id="51"/>
      <w:bookmarkEnd w:id="52"/>
      <w:bookmarkEnd w:id="53"/>
      <w:bookmarkEnd w:id="54"/>
      <w:bookmarkEnd w:id="55"/>
    </w:p>
    <w:p w:rsidR="003D0186" w:rsidRDefault="001C2D48">
      <w:pPr>
        <w:pStyle w:val="afff1"/>
      </w:pPr>
      <w:r>
        <w:rPr>
          <w:rFonts w:hint="eastAsia"/>
        </w:rPr>
        <w:t>下列术语和定义适用于本文件。</w:t>
      </w:r>
    </w:p>
    <w:p w:rsidR="003D0186" w:rsidRDefault="003D0186">
      <w:pPr>
        <w:pStyle w:val="a6"/>
        <w:spacing w:before="156" w:after="156"/>
        <w:rPr>
          <w:rFonts w:ascii="Times New Roman"/>
          <w:color w:val="000000"/>
        </w:rPr>
      </w:pPr>
      <w:bookmarkStart w:id="56" w:name="_Toc409121265"/>
      <w:bookmarkStart w:id="57" w:name="_Toc409122169"/>
      <w:bookmarkStart w:id="58" w:name="_Toc409119222"/>
      <w:bookmarkStart w:id="59" w:name="_Toc409119537"/>
      <w:bookmarkStart w:id="60" w:name="_Hlk46906125"/>
      <w:bookmarkEnd w:id="56"/>
      <w:bookmarkEnd w:id="57"/>
      <w:bookmarkEnd w:id="58"/>
      <w:bookmarkEnd w:id="59"/>
    </w:p>
    <w:p w:rsidR="003D0186" w:rsidRDefault="001C2D48">
      <w:pPr>
        <w:pStyle w:val="a6"/>
        <w:numPr>
          <w:ilvl w:val="0"/>
          <w:numId w:val="0"/>
        </w:numPr>
        <w:spacing w:before="156" w:afterLines="0"/>
        <w:ind w:firstLineChars="200" w:firstLine="420"/>
        <w:outlineLvl w:val="9"/>
        <w:rPr>
          <w:rFonts w:hAnsi="黑体"/>
          <w:b/>
          <w:color w:val="000000"/>
        </w:rPr>
      </w:pPr>
      <w:r>
        <w:rPr>
          <w:rFonts w:hAnsi="黑体"/>
        </w:rPr>
        <w:t>芯片</w:t>
      </w:r>
      <w:r>
        <w:rPr>
          <w:rFonts w:hAnsi="黑体"/>
        </w:rPr>
        <w:t>ID</w:t>
      </w:r>
      <w:r>
        <w:rPr>
          <w:rFonts w:hAnsi="黑体"/>
        </w:rPr>
        <w:t>号</w:t>
      </w:r>
      <w:r>
        <w:rPr>
          <w:rFonts w:hAnsi="黑体"/>
        </w:rPr>
        <w:t xml:space="preserve"> </w:t>
      </w:r>
      <w:r>
        <w:rPr>
          <w:rFonts w:hAnsi="黑体"/>
          <w:bCs/>
        </w:rPr>
        <w:t>chip identification number</w:t>
      </w:r>
    </w:p>
    <w:p w:rsidR="003D0186" w:rsidRDefault="001C2D48">
      <w:pPr>
        <w:pStyle w:val="afff1"/>
        <w:rPr>
          <w:rFonts w:ascii="Times New Roman"/>
          <w:color w:val="000000"/>
        </w:rPr>
      </w:pPr>
      <w:r>
        <w:rPr>
          <w:rFonts w:ascii="Times New Roman" w:hint="eastAsia"/>
          <w:color w:val="000000"/>
        </w:rPr>
        <w:t>双模通信单元芯片内部存储的不可更改的唯一标识号。</w:t>
      </w:r>
    </w:p>
    <w:p w:rsidR="003D0186" w:rsidRDefault="003D0186">
      <w:pPr>
        <w:pStyle w:val="a6"/>
        <w:spacing w:before="156" w:after="156"/>
        <w:rPr>
          <w:rFonts w:ascii="Times New Roman"/>
          <w:color w:val="000000"/>
        </w:rPr>
      </w:pPr>
    </w:p>
    <w:p w:rsidR="003D0186" w:rsidRDefault="001C2D48">
      <w:pPr>
        <w:pStyle w:val="a6"/>
        <w:numPr>
          <w:ilvl w:val="0"/>
          <w:numId w:val="0"/>
        </w:numPr>
        <w:spacing w:before="156" w:afterLines="0"/>
        <w:ind w:firstLineChars="200" w:firstLine="420"/>
        <w:outlineLvl w:val="9"/>
        <w:rPr>
          <w:rFonts w:hAnsi="黑体"/>
          <w:bCs/>
        </w:rPr>
      </w:pPr>
      <w:r>
        <w:rPr>
          <w:rFonts w:hAnsi="黑体" w:hint="eastAsia"/>
          <w:bCs/>
        </w:rPr>
        <w:t>有效辐射功率</w:t>
      </w:r>
      <w:r>
        <w:rPr>
          <w:rFonts w:hAnsi="黑体" w:hint="eastAsia"/>
          <w:bCs/>
        </w:rPr>
        <w:t>Effective Radiated Power</w:t>
      </w:r>
      <w:r>
        <w:rPr>
          <w:rFonts w:hAnsi="黑体" w:hint="eastAsia"/>
          <w:bCs/>
        </w:rPr>
        <w:t>（</w:t>
      </w:r>
      <w:r>
        <w:rPr>
          <w:rFonts w:hAnsi="黑体" w:hint="eastAsia"/>
          <w:bCs/>
        </w:rPr>
        <w:t>e.r.p</w:t>
      </w:r>
      <w:r>
        <w:rPr>
          <w:rFonts w:hAnsi="黑体" w:hint="eastAsia"/>
          <w:bCs/>
        </w:rPr>
        <w:t>）</w:t>
      </w:r>
    </w:p>
    <w:p w:rsidR="003D0186" w:rsidRDefault="001C2D48">
      <w:pPr>
        <w:pStyle w:val="afff1"/>
        <w:rPr>
          <w:rFonts w:ascii="Times New Roman"/>
          <w:color w:val="000000"/>
        </w:rPr>
      </w:pPr>
      <w:r>
        <w:rPr>
          <w:rFonts w:ascii="Times New Roman" w:hint="eastAsia"/>
          <w:color w:val="000000"/>
        </w:rPr>
        <w:t>无线发射机供给天线的功率</w:t>
      </w:r>
      <w:ins w:id="61" w:author="作者" w:date="2025-12-26T09:21:00Z">
        <w:r>
          <w:rPr>
            <w:rFonts w:ascii="Times New Roman" w:hint="eastAsia"/>
            <w:color w:val="000000"/>
          </w:rPr>
          <w:t>与</w:t>
        </w:r>
        <w:r>
          <w:rPr>
            <w:rFonts w:ascii="Times New Roman" w:hint="eastAsia"/>
            <w:color w:val="000000"/>
          </w:rPr>
          <w:t>该天线</w:t>
        </w:r>
      </w:ins>
      <w:del w:id="62" w:author="作者" w:date="2025-12-26T09:21:00Z">
        <w:r>
          <w:rPr>
            <w:rFonts w:ascii="Times New Roman" w:hint="eastAsia"/>
            <w:color w:val="000000"/>
          </w:rPr>
          <w:delText>和</w:delText>
        </w:r>
      </w:del>
      <w:r>
        <w:rPr>
          <w:rFonts w:ascii="Times New Roman" w:hint="eastAsia"/>
          <w:color w:val="000000"/>
        </w:rPr>
        <w:t>在给定方向上</w:t>
      </w:r>
      <w:del w:id="63" w:author="作者" w:date="2025-12-26T09:21:00Z">
        <w:r>
          <w:rPr>
            <w:rFonts w:ascii="Times New Roman" w:hint="eastAsia"/>
            <w:color w:val="000000"/>
          </w:rPr>
          <w:delText>该天线</w:delText>
        </w:r>
      </w:del>
      <w:r>
        <w:rPr>
          <w:rFonts w:ascii="Times New Roman" w:hint="eastAsia"/>
          <w:color w:val="000000"/>
        </w:rPr>
        <w:t>相对于半波偶极振子</w:t>
      </w:r>
      <w:del w:id="64" w:author="作者" w:date="2025-12-29T10:02:00Z">
        <w:r w:rsidDel="00165075">
          <w:rPr>
            <w:rFonts w:ascii="Times New Roman" w:hint="eastAsia"/>
            <w:color w:val="000000"/>
          </w:rPr>
          <w:delText>的</w:delText>
        </w:r>
      </w:del>
      <w:r>
        <w:rPr>
          <w:rFonts w:ascii="Times New Roman" w:hint="eastAsia"/>
          <w:color w:val="000000"/>
        </w:rPr>
        <w:t>增益的乘积。</w:t>
      </w:r>
    </w:p>
    <w:p w:rsidR="003D0186" w:rsidRDefault="003D0186">
      <w:pPr>
        <w:pStyle w:val="a6"/>
        <w:spacing w:before="156" w:after="156"/>
        <w:rPr>
          <w:rFonts w:ascii="Times New Roman"/>
          <w:color w:val="000000"/>
        </w:rPr>
      </w:pPr>
    </w:p>
    <w:p w:rsidR="003D0186" w:rsidRDefault="001C2D48">
      <w:pPr>
        <w:pStyle w:val="a6"/>
        <w:numPr>
          <w:ilvl w:val="0"/>
          <w:numId w:val="0"/>
        </w:numPr>
        <w:spacing w:before="156" w:afterLines="0"/>
        <w:ind w:firstLineChars="200" w:firstLine="420"/>
        <w:outlineLvl w:val="9"/>
        <w:rPr>
          <w:rFonts w:hAnsi="黑体"/>
          <w:bCs/>
        </w:rPr>
      </w:pPr>
      <w:r>
        <w:rPr>
          <w:rFonts w:hAnsi="黑体" w:hint="eastAsia"/>
          <w:bCs/>
        </w:rPr>
        <w:t>操作信道带宽</w:t>
      </w:r>
      <w:r>
        <w:rPr>
          <w:rFonts w:hAnsi="黑体" w:hint="eastAsia"/>
          <w:bCs/>
        </w:rPr>
        <w:t>Operating Channel Width</w:t>
      </w:r>
      <w:r>
        <w:rPr>
          <w:rFonts w:hAnsi="黑体" w:hint="eastAsia"/>
          <w:bCs/>
        </w:rPr>
        <w:t>（</w:t>
      </w:r>
      <w:r>
        <w:rPr>
          <w:rFonts w:hAnsi="黑体" w:hint="eastAsia"/>
          <w:bCs/>
        </w:rPr>
        <w:t>OCW</w:t>
      </w:r>
      <w:r>
        <w:rPr>
          <w:rFonts w:hAnsi="黑体" w:hint="eastAsia"/>
          <w:bCs/>
        </w:rPr>
        <w:t>）</w:t>
      </w:r>
    </w:p>
    <w:p w:rsidR="003D0186" w:rsidRDefault="001C2D48">
      <w:pPr>
        <w:pStyle w:val="afff1"/>
        <w:rPr>
          <w:rFonts w:ascii="Times New Roman"/>
          <w:color w:val="000000"/>
        </w:rPr>
      </w:pPr>
      <w:r>
        <w:rPr>
          <w:rFonts w:ascii="Times New Roman" w:hint="eastAsia"/>
          <w:color w:val="000000"/>
        </w:rPr>
        <w:lastRenderedPageBreak/>
        <w:t>高频点与低频点之间的</w:t>
      </w:r>
      <w:ins w:id="65" w:author="作者" w:date="2025-12-26T09:23:00Z">
        <w:r>
          <w:rPr>
            <w:rFonts w:ascii="Times New Roman" w:hint="eastAsia"/>
            <w:color w:val="000000"/>
          </w:rPr>
          <w:t>频带宽</w:t>
        </w:r>
        <w:r>
          <w:rPr>
            <w:rFonts w:ascii="Times New Roman" w:hint="eastAsia"/>
            <w:color w:val="000000"/>
          </w:rPr>
          <w:t>度</w:t>
        </w:r>
      </w:ins>
      <w:del w:id="66" w:author="作者" w:date="2025-12-26T09:23:00Z">
        <w:r>
          <w:rPr>
            <w:rFonts w:ascii="Times New Roman" w:hint="eastAsia"/>
            <w:color w:val="000000"/>
          </w:rPr>
          <w:delText>带宽</w:delText>
        </w:r>
      </w:del>
      <w:r>
        <w:rPr>
          <w:rFonts w:ascii="Times New Roman" w:hint="eastAsia"/>
          <w:color w:val="000000"/>
        </w:rPr>
        <w:t>，即信号所占的带宽。</w:t>
      </w:r>
      <w:r>
        <w:commentReference w:id="67"/>
      </w:r>
    </w:p>
    <w:p w:rsidR="003D0186" w:rsidRDefault="003D0186">
      <w:pPr>
        <w:pStyle w:val="a6"/>
        <w:spacing w:before="156" w:after="156"/>
        <w:rPr>
          <w:rFonts w:ascii="Times New Roman"/>
          <w:color w:val="000000"/>
        </w:rPr>
      </w:pPr>
    </w:p>
    <w:p w:rsidR="003D0186" w:rsidRDefault="001C2D48">
      <w:pPr>
        <w:pStyle w:val="afff1"/>
        <w:rPr>
          <w:rFonts w:ascii="黑体" w:eastAsia="黑体" w:hAnsi="黑体"/>
          <w:color w:val="000000"/>
        </w:rPr>
      </w:pPr>
      <w:r>
        <w:rPr>
          <w:rFonts w:ascii="黑体" w:eastAsia="黑体" w:hAnsi="黑体" w:hint="eastAsia"/>
          <w:color w:val="000000"/>
        </w:rPr>
        <w:t>信号带宽</w:t>
      </w:r>
      <w:r>
        <w:rPr>
          <w:rFonts w:ascii="黑体" w:eastAsia="黑体" w:hAnsi="黑体" w:hint="eastAsia"/>
          <w:color w:val="000000"/>
        </w:rPr>
        <w:t xml:space="preserve"> </w:t>
      </w:r>
      <w:r>
        <w:rPr>
          <w:rFonts w:ascii="黑体" w:eastAsia="黑体" w:hAnsi="黑体"/>
          <w:color w:val="000000"/>
        </w:rPr>
        <w:t>signal bandwidth</w:t>
      </w:r>
    </w:p>
    <w:p w:rsidR="003D0186" w:rsidRDefault="001C2D48">
      <w:pPr>
        <w:pStyle w:val="afff1"/>
        <w:rPr>
          <w:rFonts w:ascii="Times New Roman"/>
          <w:color w:val="000000"/>
        </w:rPr>
      </w:pPr>
      <w:r>
        <w:rPr>
          <w:rFonts w:ascii="Times New Roman" w:hint="eastAsia"/>
          <w:color w:val="000000"/>
        </w:rPr>
        <w:t>根据（子载波数</w:t>
      </w:r>
      <w:r>
        <w:rPr>
          <w:rFonts w:ascii="Times New Roman" w:hint="eastAsia"/>
          <w:color w:val="000000"/>
        </w:rPr>
        <w:t>+1</w:t>
      </w:r>
      <w:r>
        <w:rPr>
          <w:rFonts w:ascii="Times New Roman" w:hint="eastAsia"/>
          <w:color w:val="000000"/>
        </w:rPr>
        <w:t>）×子载波间隔计算得到的标称带宽。</w:t>
      </w:r>
    </w:p>
    <w:p w:rsidR="003D0186" w:rsidRDefault="003D0186">
      <w:pPr>
        <w:pStyle w:val="a6"/>
        <w:spacing w:before="156" w:after="156"/>
        <w:rPr>
          <w:rFonts w:ascii="Times New Roman"/>
          <w:color w:val="000000"/>
        </w:rPr>
      </w:pPr>
    </w:p>
    <w:p w:rsidR="003D0186" w:rsidRDefault="001C2D48">
      <w:pPr>
        <w:pStyle w:val="afff1"/>
        <w:rPr>
          <w:rFonts w:ascii="黑体" w:eastAsia="黑体" w:hAnsi="黑体"/>
          <w:color w:val="000000"/>
        </w:rPr>
      </w:pPr>
      <w:r>
        <w:rPr>
          <w:rFonts w:ascii="黑体" w:eastAsia="黑体" w:hAnsi="黑体" w:hint="eastAsia"/>
          <w:color w:val="000000"/>
        </w:rPr>
        <w:t>占用带宽</w:t>
      </w:r>
      <w:r>
        <w:rPr>
          <w:rFonts w:ascii="黑体" w:eastAsia="黑体" w:hAnsi="黑体" w:hint="eastAsia"/>
          <w:color w:val="000000"/>
        </w:rPr>
        <w:t xml:space="preserve"> </w:t>
      </w:r>
      <w:r>
        <w:rPr>
          <w:rFonts w:ascii="黑体" w:eastAsia="黑体" w:hAnsi="黑体"/>
          <w:color w:val="000000"/>
        </w:rPr>
        <w:t>occupied bandwidth</w:t>
      </w:r>
    </w:p>
    <w:p w:rsidR="003D0186" w:rsidRDefault="001C2D48">
      <w:pPr>
        <w:pStyle w:val="afff1"/>
        <w:rPr>
          <w:rFonts w:ascii="Times New Roman"/>
          <w:color w:val="000000"/>
        </w:rPr>
      </w:pPr>
      <w:ins w:id="68" w:author="作者" w:date="2025-12-26T09:30:00Z">
        <w:r>
          <w:rPr>
            <w:rFonts w:ascii="Times New Roman" w:hint="eastAsia"/>
            <w:color w:val="000000"/>
          </w:rPr>
          <w:t>在频率下限以下或频率上限以上的带外</w:t>
        </w:r>
        <w:r>
          <w:rPr>
            <w:rFonts w:ascii="Times New Roman" w:hint="eastAsia"/>
            <w:color w:val="000000"/>
          </w:rPr>
          <w:t>频段</w:t>
        </w:r>
        <w:r>
          <w:rPr>
            <w:rFonts w:ascii="Times New Roman" w:hint="eastAsia"/>
            <w:color w:val="000000"/>
          </w:rPr>
          <w:t>，其发射的平均功率分别等于给定发射总平均功率的</w:t>
        </w:r>
        <w:r>
          <w:rPr>
            <w:rFonts w:ascii="Times New Roman" w:hint="eastAsia"/>
            <w:color w:val="000000"/>
          </w:rPr>
          <w:t>0.5%</w:t>
        </w:r>
        <w:r>
          <w:rPr>
            <w:rFonts w:ascii="Times New Roman" w:hint="eastAsia"/>
            <w:color w:val="000000"/>
          </w:rPr>
          <w:t>的带宽。</w:t>
        </w:r>
      </w:ins>
      <w:del w:id="69" w:author="作者" w:date="2025-12-26T09:30:00Z">
        <w:r>
          <w:rPr>
            <w:rFonts w:ascii="Times New Roman" w:hint="eastAsia"/>
            <w:color w:val="000000"/>
          </w:rPr>
          <w:delText>在它的频率下限之下或频率上限之上的带外所发射的平均功率各等于某一给定发射的总平均功率的</w:delText>
        </w:r>
        <w:r>
          <w:rPr>
            <w:rFonts w:ascii="Times New Roman" w:hint="eastAsia"/>
            <w:color w:val="000000"/>
          </w:rPr>
          <w:delText>0.5%</w:delText>
        </w:r>
        <w:r>
          <w:rPr>
            <w:rFonts w:ascii="Times New Roman" w:hint="eastAsia"/>
            <w:color w:val="000000"/>
          </w:rPr>
          <w:delText>的一种宽带。</w:delText>
        </w:r>
      </w:del>
    </w:p>
    <w:p w:rsidR="003D0186" w:rsidRDefault="003D0186">
      <w:pPr>
        <w:pStyle w:val="a6"/>
        <w:spacing w:before="156" w:after="156"/>
        <w:rPr>
          <w:rFonts w:ascii="Times New Roman"/>
          <w:color w:val="000000"/>
        </w:rPr>
      </w:pPr>
    </w:p>
    <w:p w:rsidR="003D0186" w:rsidRDefault="001C2D48">
      <w:pPr>
        <w:pStyle w:val="afff1"/>
        <w:rPr>
          <w:rFonts w:ascii="黑体" w:eastAsia="黑体" w:hAnsi="黑体"/>
          <w:color w:val="000000"/>
        </w:rPr>
      </w:pPr>
      <w:r>
        <w:rPr>
          <w:rFonts w:ascii="黑体" w:eastAsia="黑体" w:hAnsi="黑体" w:hint="eastAsia"/>
          <w:color w:val="000000"/>
        </w:rPr>
        <w:t>信道带宽</w:t>
      </w:r>
      <w:r>
        <w:rPr>
          <w:rFonts w:ascii="黑体" w:eastAsia="黑体" w:hAnsi="黑体" w:hint="eastAsia"/>
          <w:color w:val="000000"/>
        </w:rPr>
        <w:t xml:space="preserve"> </w:t>
      </w:r>
      <w:r>
        <w:rPr>
          <w:rFonts w:ascii="黑体" w:eastAsia="黑体" w:hAnsi="黑体"/>
          <w:color w:val="000000"/>
        </w:rPr>
        <w:t>channel bandwidth</w:t>
      </w:r>
    </w:p>
    <w:p w:rsidR="003D0186" w:rsidRDefault="001C2D48">
      <w:pPr>
        <w:pStyle w:val="afff1"/>
        <w:rPr>
          <w:rFonts w:ascii="Times New Roman"/>
          <w:color w:val="000000"/>
        </w:rPr>
      </w:pPr>
      <w:r>
        <w:rPr>
          <w:rFonts w:ascii="Times New Roman" w:hint="eastAsia"/>
          <w:color w:val="000000"/>
        </w:rPr>
        <w:t>相邻标称中心频率的间隔。</w:t>
      </w:r>
    </w:p>
    <w:p w:rsidR="003D0186" w:rsidRDefault="003D0186">
      <w:pPr>
        <w:pStyle w:val="a6"/>
        <w:spacing w:before="156" w:after="156"/>
        <w:rPr>
          <w:rFonts w:ascii="Times New Roman"/>
          <w:color w:val="000000"/>
        </w:rPr>
      </w:pPr>
    </w:p>
    <w:p w:rsidR="003D0186" w:rsidRDefault="001C2D48">
      <w:pPr>
        <w:pStyle w:val="afff1"/>
        <w:rPr>
          <w:rFonts w:ascii="黑体" w:eastAsia="黑体" w:hAnsi="黑体"/>
          <w:color w:val="000000"/>
        </w:rPr>
      </w:pPr>
      <w:r>
        <w:rPr>
          <w:rFonts w:ascii="黑体" w:eastAsia="黑体" w:hAnsi="黑体" w:hint="eastAsia"/>
          <w:color w:val="000000"/>
        </w:rPr>
        <w:t>中央协调器</w:t>
      </w:r>
      <w:r>
        <w:rPr>
          <w:rFonts w:ascii="黑体" w:eastAsia="黑体" w:hAnsi="黑体" w:hint="eastAsia"/>
          <w:color w:val="000000"/>
        </w:rPr>
        <w:t xml:space="preserve"> central </w:t>
      </w:r>
      <w:r>
        <w:rPr>
          <w:rFonts w:ascii="黑体" w:eastAsia="黑体" w:hAnsi="黑体" w:hint="eastAsia"/>
          <w:color w:val="000000"/>
        </w:rPr>
        <w:t>coordinator</w:t>
      </w:r>
      <w:r>
        <w:rPr>
          <w:rFonts w:ascii="黑体" w:eastAsia="黑体" w:hAnsi="黑体" w:hint="eastAsia"/>
          <w:color w:val="000000"/>
        </w:rPr>
        <w:t>（</w:t>
      </w:r>
      <w:r>
        <w:rPr>
          <w:rFonts w:ascii="黑体" w:eastAsia="黑体" w:hAnsi="黑体" w:hint="eastAsia"/>
          <w:color w:val="000000"/>
        </w:rPr>
        <w:t>CCO</w:t>
      </w:r>
      <w:r>
        <w:rPr>
          <w:rFonts w:ascii="黑体" w:eastAsia="黑体" w:hAnsi="黑体" w:hint="eastAsia"/>
          <w:color w:val="000000"/>
        </w:rPr>
        <w:t>）</w:t>
      </w:r>
    </w:p>
    <w:p w:rsidR="003D0186" w:rsidRDefault="001C2D48">
      <w:pPr>
        <w:pStyle w:val="afff1"/>
        <w:rPr>
          <w:rFonts w:cs="宋体"/>
          <w:szCs w:val="21"/>
        </w:rPr>
      </w:pPr>
      <w:r>
        <w:rPr>
          <w:rFonts w:cs="宋体" w:hint="eastAsia"/>
          <w:szCs w:val="21"/>
        </w:rPr>
        <w:t>通信网络中的主节点角色，负责完成组网控制、网络维护管理等功能，其对应的设备实体为采集终端本地通信单元。</w:t>
      </w:r>
    </w:p>
    <w:p w:rsidR="003D0186" w:rsidRDefault="003D0186">
      <w:pPr>
        <w:pStyle w:val="a6"/>
        <w:spacing w:before="156" w:after="156"/>
        <w:rPr>
          <w:rFonts w:ascii="Times New Roman"/>
          <w:color w:val="000000"/>
        </w:rPr>
      </w:pPr>
    </w:p>
    <w:p w:rsidR="003D0186" w:rsidRDefault="001C2D48">
      <w:pPr>
        <w:pStyle w:val="afff1"/>
        <w:rPr>
          <w:rFonts w:ascii="黑体" w:eastAsia="黑体" w:hAnsi="黑体"/>
          <w:color w:val="000000"/>
        </w:rPr>
      </w:pPr>
      <w:r>
        <w:rPr>
          <w:rFonts w:ascii="黑体" w:eastAsia="黑体" w:hAnsi="黑体" w:hint="eastAsia"/>
          <w:color w:val="000000"/>
        </w:rPr>
        <w:t>站点</w:t>
      </w:r>
      <w:r>
        <w:rPr>
          <w:rFonts w:ascii="黑体" w:eastAsia="黑体" w:hAnsi="黑体" w:hint="eastAsia"/>
          <w:color w:val="000000"/>
        </w:rPr>
        <w:t xml:space="preserve"> station</w:t>
      </w:r>
      <w:r>
        <w:rPr>
          <w:rFonts w:ascii="黑体" w:eastAsia="黑体" w:hAnsi="黑体" w:hint="eastAsia"/>
          <w:color w:val="000000"/>
        </w:rPr>
        <w:t>（</w:t>
      </w:r>
      <w:r>
        <w:rPr>
          <w:rFonts w:ascii="黑体" w:eastAsia="黑体" w:hAnsi="黑体" w:hint="eastAsia"/>
          <w:color w:val="000000"/>
        </w:rPr>
        <w:t>STA</w:t>
      </w:r>
      <w:r>
        <w:rPr>
          <w:rFonts w:ascii="黑体" w:eastAsia="黑体" w:hAnsi="黑体" w:hint="eastAsia"/>
          <w:color w:val="000000"/>
        </w:rPr>
        <w:t>）</w:t>
      </w:r>
    </w:p>
    <w:p w:rsidR="003D0186" w:rsidRDefault="001C2D48">
      <w:pPr>
        <w:pStyle w:val="afff1"/>
        <w:rPr>
          <w:rFonts w:cs="宋体"/>
          <w:szCs w:val="21"/>
        </w:rPr>
      </w:pPr>
      <w:r>
        <w:rPr>
          <w:rFonts w:cs="宋体" w:hint="eastAsia"/>
          <w:szCs w:val="21"/>
        </w:rPr>
        <w:t>通信网络中的从节点角色，其对应的设备实体为通信单元，包括电能表通信单元、</w:t>
      </w:r>
      <w:r>
        <w:rPr>
          <w:szCs w:val="21"/>
        </w:rPr>
        <w:t>I</w:t>
      </w:r>
      <w:r>
        <w:rPr>
          <w:rFonts w:cs="宋体" w:hint="eastAsia"/>
          <w:szCs w:val="21"/>
        </w:rPr>
        <w:t>型采集器通信单元或</w:t>
      </w:r>
      <w:r>
        <w:rPr>
          <w:szCs w:val="21"/>
        </w:rPr>
        <w:t>II</w:t>
      </w:r>
      <w:r>
        <w:rPr>
          <w:rFonts w:cs="宋体" w:hint="eastAsia"/>
          <w:szCs w:val="21"/>
        </w:rPr>
        <w:t>型采集器。</w:t>
      </w:r>
    </w:p>
    <w:p w:rsidR="003D0186" w:rsidRDefault="003D0186">
      <w:pPr>
        <w:pStyle w:val="afff1"/>
        <w:rPr>
          <w:rFonts w:cs="宋体"/>
          <w:szCs w:val="21"/>
        </w:rPr>
      </w:pPr>
    </w:p>
    <w:p w:rsidR="003D0186" w:rsidRDefault="003D0186">
      <w:pPr>
        <w:pStyle w:val="a6"/>
        <w:spacing w:before="156" w:after="156"/>
        <w:rPr>
          <w:rFonts w:ascii="Times New Roman"/>
          <w:color w:val="000000"/>
          <w:highlight w:val="yellow"/>
        </w:rPr>
      </w:pPr>
    </w:p>
    <w:p w:rsidR="003D0186" w:rsidRDefault="001C2D48">
      <w:pPr>
        <w:pStyle w:val="afff1"/>
        <w:rPr>
          <w:rFonts w:ascii="黑体" w:eastAsia="黑体" w:hAnsi="黑体"/>
          <w:color w:val="000000"/>
          <w:highlight w:val="yellow"/>
        </w:rPr>
      </w:pPr>
      <w:r>
        <w:rPr>
          <w:rFonts w:ascii="黑体" w:eastAsia="黑体" w:hAnsi="黑体" w:hint="eastAsia"/>
          <w:color w:val="000000"/>
          <w:highlight w:val="yellow"/>
        </w:rPr>
        <w:t>双模通信单元</w:t>
      </w:r>
      <w:ins w:id="70" w:author="作者" w:date="2025-12-29T10:55:00Z">
        <w:r w:rsidR="000064E9">
          <w:rPr>
            <w:rFonts w:ascii="黑体" w:eastAsia="黑体" w:hAnsi="黑体" w:hint="eastAsia"/>
            <w:color w:val="000000"/>
            <w:highlight w:val="yellow"/>
          </w:rPr>
          <w:t xml:space="preserve"> </w:t>
        </w:r>
      </w:ins>
      <w:ins w:id="71" w:author="作者" w:date="2025-12-26T14:44:00Z">
        <w:r>
          <w:rPr>
            <w:rFonts w:ascii="黑体" w:eastAsia="黑体" w:hAnsi="黑体" w:hint="eastAsia"/>
            <w:color w:val="000000"/>
            <w:highlight w:val="yellow"/>
          </w:rPr>
          <w:t>Dual-mode Communication Unit</w:t>
        </w:r>
      </w:ins>
      <w:r>
        <w:rPr>
          <w:rFonts w:ascii="黑体" w:eastAsia="黑体" w:hAnsi="黑体" w:hint="eastAsia"/>
          <w:color w:val="000000"/>
          <w:highlight w:val="yellow"/>
        </w:rPr>
        <w:t>（</w:t>
      </w:r>
      <w:ins w:id="72" w:author="作者" w:date="2025-12-26T14:44:00Z">
        <w:r>
          <w:rPr>
            <w:rFonts w:ascii="黑体" w:eastAsia="黑体" w:hAnsi="黑体" w:hint="eastAsia"/>
            <w:color w:val="000000"/>
            <w:highlight w:val="yellow"/>
          </w:rPr>
          <w:t>DCU</w:t>
        </w:r>
      </w:ins>
      <w:r>
        <w:rPr>
          <w:rFonts w:ascii="黑体" w:eastAsia="黑体" w:hAnsi="黑体" w:hint="eastAsia"/>
          <w:color w:val="000000"/>
          <w:highlight w:val="yellow"/>
        </w:rPr>
        <w:t>）</w:t>
      </w:r>
    </w:p>
    <w:p w:rsidR="003D0186" w:rsidRDefault="000064E9">
      <w:pPr>
        <w:pStyle w:val="afff1"/>
        <w:rPr>
          <w:rFonts w:cs="宋体"/>
          <w:szCs w:val="21"/>
          <w:highlight w:val="yellow"/>
        </w:rPr>
      </w:pPr>
      <w:ins w:id="73" w:author="作者" w:date="2025-12-29T10:53:00Z">
        <w:r>
          <w:rPr>
            <w:rFonts w:cs="宋体" w:hint="eastAsia"/>
            <w:szCs w:val="21"/>
            <w:highlight w:val="yellow"/>
          </w:rPr>
          <w:t>同时支持高速电力线载波和高速无线的通信设备实体</w:t>
        </w:r>
      </w:ins>
      <w:ins w:id="74" w:author="作者" w:date="2025-12-29T10:54:00Z">
        <w:r>
          <w:rPr>
            <w:rFonts w:cs="宋体" w:hint="eastAsia"/>
            <w:szCs w:val="21"/>
            <w:highlight w:val="yellow"/>
          </w:rPr>
          <w:t>，包括</w:t>
        </w:r>
        <w:r>
          <w:rPr>
            <w:rFonts w:cs="宋体" w:hint="eastAsia"/>
            <w:szCs w:val="21"/>
          </w:rPr>
          <w:t>采集终端本地通信单元</w:t>
        </w:r>
        <w:r>
          <w:rPr>
            <w:rFonts w:cs="宋体" w:hint="eastAsia"/>
            <w:szCs w:val="21"/>
          </w:rPr>
          <w:t>、</w:t>
        </w:r>
      </w:ins>
      <w:r w:rsidR="001C2D48">
        <w:rPr>
          <w:rFonts w:cs="宋体" w:hint="eastAsia"/>
          <w:szCs w:val="21"/>
          <w:highlight w:val="yellow"/>
        </w:rPr>
        <w:t>电能表通信单元、</w:t>
      </w:r>
      <w:r w:rsidR="001C2D48">
        <w:rPr>
          <w:szCs w:val="21"/>
          <w:highlight w:val="yellow"/>
        </w:rPr>
        <w:t>I</w:t>
      </w:r>
      <w:r w:rsidR="001C2D48">
        <w:rPr>
          <w:rFonts w:cs="宋体" w:hint="eastAsia"/>
          <w:szCs w:val="21"/>
          <w:highlight w:val="yellow"/>
        </w:rPr>
        <w:t>型采集器通信单元或</w:t>
      </w:r>
      <w:r w:rsidR="001C2D48">
        <w:rPr>
          <w:szCs w:val="21"/>
          <w:highlight w:val="yellow"/>
        </w:rPr>
        <w:t>II</w:t>
      </w:r>
      <w:r w:rsidR="001C2D48">
        <w:rPr>
          <w:rFonts w:cs="宋体" w:hint="eastAsia"/>
          <w:szCs w:val="21"/>
          <w:highlight w:val="yellow"/>
        </w:rPr>
        <w:t>型采集器。</w:t>
      </w:r>
    </w:p>
    <w:p w:rsidR="003D0186" w:rsidRDefault="003D0186">
      <w:pPr>
        <w:pStyle w:val="afff1"/>
        <w:rPr>
          <w:rFonts w:cs="宋体"/>
          <w:szCs w:val="21"/>
        </w:rPr>
      </w:pPr>
    </w:p>
    <w:p w:rsidR="003D0186" w:rsidRDefault="001C2D48">
      <w:pPr>
        <w:pStyle w:val="a5"/>
        <w:spacing w:before="312" w:after="312"/>
        <w:rPr>
          <w:rFonts w:ascii="Times New Roman"/>
        </w:rPr>
      </w:pPr>
      <w:bookmarkStart w:id="75" w:name="_Toc466361266"/>
      <w:bookmarkStart w:id="76" w:name="_Toc409119224"/>
      <w:bookmarkStart w:id="77" w:name="_Toc409120801"/>
      <w:bookmarkStart w:id="78" w:name="_Toc409119539"/>
      <w:bookmarkStart w:id="79" w:name="_Toc409122175"/>
      <w:bookmarkStart w:id="80" w:name="_Toc467221575"/>
      <w:bookmarkStart w:id="81" w:name="_Toc329692388"/>
      <w:bookmarkStart w:id="82" w:name="_Toc241576713"/>
      <w:bookmarkStart w:id="83" w:name="_Toc409121271"/>
      <w:bookmarkStart w:id="84" w:name="_Toc398721809"/>
      <w:bookmarkStart w:id="85" w:name="_Toc464754584"/>
      <w:bookmarkStart w:id="86" w:name="_Toc329242587"/>
      <w:bookmarkStart w:id="87" w:name="_Toc466462153"/>
      <w:bookmarkStart w:id="88" w:name="_Toc237417743"/>
      <w:bookmarkStart w:id="89" w:name="_Toc239436143"/>
      <w:bookmarkStart w:id="90" w:name="_Toc196299861"/>
      <w:bookmarkStart w:id="91" w:name="_Ref79043520"/>
      <w:bookmarkStart w:id="92" w:name="_Toc70908952"/>
      <w:bookmarkStart w:id="93" w:name="_Toc74065551"/>
      <w:bookmarkStart w:id="94" w:name="_Ref80711546"/>
      <w:bookmarkStart w:id="95" w:name="_Toc39587904"/>
      <w:bookmarkStart w:id="96" w:name="_Toc70908950"/>
      <w:bookmarkStart w:id="97" w:name="_Toc70739303"/>
      <w:bookmarkStart w:id="98" w:name="_Toc73844301"/>
      <w:bookmarkStart w:id="99" w:name="_Toc39587894"/>
      <w:bookmarkStart w:id="100" w:name="_Toc76548905"/>
      <w:bookmarkStart w:id="101" w:name="_Toc70739289"/>
      <w:bookmarkStart w:id="102" w:name="_Toc240947886"/>
      <w:bookmarkStart w:id="103" w:name="_Toc39587892"/>
      <w:bookmarkStart w:id="104" w:name="_Toc74067331"/>
      <w:bookmarkStart w:id="105" w:name="_Toc76548977"/>
      <w:bookmarkStart w:id="106" w:name="_Toc77668610"/>
      <w:bookmarkStart w:id="107" w:name="_Toc70908964"/>
      <w:bookmarkStart w:id="108" w:name="_Toc75752060"/>
      <w:bookmarkStart w:id="109" w:name="_Toc70739291"/>
      <w:bookmarkStart w:id="110" w:name="_Toc399148292"/>
      <w:bookmarkStart w:id="111" w:name="_Toc399147724"/>
      <w:bookmarkStart w:id="112" w:name="_Toc398912905"/>
      <w:bookmarkEnd w:id="60"/>
      <w:bookmarkEnd w:id="75"/>
      <w:bookmarkEnd w:id="76"/>
      <w:bookmarkEnd w:id="77"/>
      <w:bookmarkEnd w:id="78"/>
      <w:r>
        <w:rPr>
          <w:rFonts w:ascii="Times New Roman"/>
        </w:rPr>
        <w:t>技术要求</w:t>
      </w:r>
      <w:bookmarkEnd w:id="79"/>
      <w:bookmarkEnd w:id="80"/>
      <w:bookmarkEnd w:id="81"/>
      <w:bookmarkEnd w:id="82"/>
      <w:bookmarkEnd w:id="83"/>
      <w:bookmarkEnd w:id="84"/>
      <w:bookmarkEnd w:id="85"/>
      <w:bookmarkEnd w:id="86"/>
      <w:bookmarkEnd w:id="87"/>
      <w:bookmarkEnd w:id="88"/>
    </w:p>
    <w:p w:rsidR="003D0186" w:rsidRDefault="001C2D48">
      <w:pPr>
        <w:pStyle w:val="a6"/>
        <w:spacing w:before="156" w:after="156"/>
        <w:rPr>
          <w:rFonts w:ascii="Times New Roman"/>
        </w:rPr>
      </w:pPr>
      <w:r>
        <w:rPr>
          <w:rFonts w:ascii="Times New Roman"/>
        </w:rPr>
        <w:t>通信单元结构要求</w:t>
      </w:r>
    </w:p>
    <w:p w:rsidR="003D0186" w:rsidRDefault="001C2D48">
      <w:pPr>
        <w:pStyle w:val="a7"/>
        <w:spacing w:before="156" w:after="156"/>
        <w:rPr>
          <w:rFonts w:ascii="Times New Roman"/>
        </w:rPr>
      </w:pPr>
      <w:r>
        <w:rPr>
          <w:rFonts w:ascii="Times New Roman"/>
        </w:rPr>
        <w:t>一般要求</w:t>
      </w:r>
    </w:p>
    <w:p w:rsidR="003D0186" w:rsidRDefault="001C2D48">
      <w:pPr>
        <w:pStyle w:val="afff1"/>
        <w:rPr>
          <w:rFonts w:ascii="Times New Roman"/>
        </w:rPr>
      </w:pPr>
      <w:r>
        <w:rPr>
          <w:rFonts w:ascii="Times New Roman"/>
        </w:rPr>
        <w:t>双模通信单元</w:t>
      </w:r>
      <w:del w:id="113" w:author="作者" w:date="2025-12-26T09:38:00Z">
        <w:r>
          <w:rPr>
            <w:rFonts w:ascii="Times New Roman"/>
          </w:rPr>
          <w:delText>结构</w:delText>
        </w:r>
      </w:del>
      <w:r>
        <w:rPr>
          <w:rFonts w:ascii="Times New Roman"/>
        </w:rPr>
        <w:t>根据安装要求可</w:t>
      </w:r>
      <w:r>
        <w:rPr>
          <w:rFonts w:ascii="Times New Roman" w:hint="eastAsia"/>
        </w:rPr>
        <w:t>分</w:t>
      </w:r>
      <w:r>
        <w:rPr>
          <w:rFonts w:ascii="Times New Roman"/>
        </w:rPr>
        <w:t>为无外壳封装的通信单元或有外壳封装的通信单元</w:t>
      </w:r>
      <w:del w:id="114" w:author="作者" w:date="2025-12-26T09:38:00Z">
        <w:r>
          <w:rPr>
            <w:rFonts w:ascii="Times New Roman"/>
          </w:rPr>
          <w:delText>。</w:delText>
        </w:r>
      </w:del>
      <w:ins w:id="115" w:author="作者" w:date="2025-12-26T09:38:00Z">
        <w:r>
          <w:rPr>
            <w:rFonts w:ascii="Times New Roman" w:hint="eastAsia"/>
          </w:rPr>
          <w:t>，</w:t>
        </w:r>
      </w:ins>
      <w:r>
        <w:rPr>
          <w:rFonts w:ascii="Times New Roman"/>
        </w:rPr>
        <w:t>其尺寸</w:t>
      </w:r>
      <w:ins w:id="116" w:author="作者" w:date="2025-12-26T09:38:00Z">
        <w:r>
          <w:rPr>
            <w:rFonts w:ascii="Times New Roman" w:hint="eastAsia"/>
          </w:rPr>
          <w:t>与</w:t>
        </w:r>
      </w:ins>
      <w:del w:id="117" w:author="作者" w:date="2025-12-26T09:38:00Z">
        <w:r>
          <w:rPr>
            <w:rFonts w:ascii="Times New Roman"/>
          </w:rPr>
          <w:delText>和</w:delText>
        </w:r>
      </w:del>
      <w:r>
        <w:rPr>
          <w:rFonts w:ascii="Times New Roman"/>
        </w:rPr>
        <w:t>接口应符合</w:t>
      </w:r>
      <w:ins w:id="118" w:author="作者" w:date="2025-12-26T09:39:00Z">
        <w:r>
          <w:rPr>
            <w:rFonts w:ascii="Times New Roman" w:hint="eastAsia"/>
          </w:rPr>
          <w:t>相应</w:t>
        </w:r>
      </w:ins>
      <w:del w:id="119" w:author="作者" w:date="2025-12-26T09:39:00Z">
        <w:r>
          <w:rPr>
            <w:rFonts w:ascii="Times New Roman"/>
          </w:rPr>
          <w:delText>各</w:delText>
        </w:r>
      </w:del>
      <w:r>
        <w:rPr>
          <w:rFonts w:ascii="Times New Roman"/>
        </w:rPr>
        <w:t>类型式规范的要求。</w:t>
      </w:r>
    </w:p>
    <w:p w:rsidR="003D0186" w:rsidRDefault="001C2D48">
      <w:pPr>
        <w:pStyle w:val="a7"/>
        <w:spacing w:before="156" w:after="156"/>
        <w:rPr>
          <w:rFonts w:ascii="Times New Roman"/>
        </w:rPr>
      </w:pPr>
      <w:r>
        <w:rPr>
          <w:rFonts w:ascii="Times New Roman"/>
        </w:rPr>
        <w:t>间隙和爬电距离</w:t>
      </w:r>
    </w:p>
    <w:p w:rsidR="003D0186" w:rsidRDefault="001C2D48">
      <w:pPr>
        <w:pStyle w:val="afff1"/>
        <w:rPr>
          <w:rFonts w:ascii="Times New Roman"/>
        </w:rPr>
      </w:pPr>
      <w:r>
        <w:rPr>
          <w:rFonts w:ascii="Times New Roman"/>
        </w:rPr>
        <w:t>双模通信单元的电气间隙应符合</w:t>
      </w:r>
      <w:r>
        <w:rPr>
          <w:rFonts w:ascii="Times New Roman"/>
        </w:rPr>
        <w:t xml:space="preserve">GB/T 16935.1—2008 </w:t>
      </w:r>
      <w:r>
        <w:rPr>
          <w:rFonts w:ascii="Times New Roman"/>
        </w:rPr>
        <w:t>的规定。</w:t>
      </w:r>
    </w:p>
    <w:p w:rsidR="003D0186" w:rsidRDefault="001C2D48">
      <w:pPr>
        <w:pStyle w:val="a7"/>
        <w:spacing w:before="156" w:after="156"/>
        <w:rPr>
          <w:rFonts w:ascii="Times New Roman"/>
        </w:rPr>
      </w:pPr>
      <w:r>
        <w:rPr>
          <w:rFonts w:ascii="Times New Roman"/>
        </w:rPr>
        <w:lastRenderedPageBreak/>
        <w:t>外壳防护性能</w:t>
      </w:r>
    </w:p>
    <w:p w:rsidR="003D0186" w:rsidRDefault="001C2D48">
      <w:pPr>
        <w:pStyle w:val="afff1"/>
        <w:rPr>
          <w:rFonts w:ascii="Times New Roman"/>
        </w:rPr>
      </w:pPr>
      <w:r>
        <w:rPr>
          <w:rFonts w:ascii="Times New Roman"/>
        </w:rPr>
        <w:t>外壳应</w:t>
      </w:r>
      <w:del w:id="120" w:author="作者" w:date="2025-12-26T09:39:00Z">
        <w:r>
          <w:rPr>
            <w:rFonts w:ascii="Times New Roman"/>
          </w:rPr>
          <w:delText>有</w:delText>
        </w:r>
      </w:del>
      <w:ins w:id="121" w:author="作者" w:date="2025-12-26T09:39:00Z">
        <w:r>
          <w:rPr>
            <w:rFonts w:ascii="Times New Roman" w:hint="eastAsia"/>
          </w:rPr>
          <w:t>具备</w:t>
        </w:r>
      </w:ins>
      <w:r>
        <w:rPr>
          <w:rFonts w:ascii="Times New Roman"/>
        </w:rPr>
        <w:t>足够的强度，外物撞击造成的变形不应影响其正常工作。外壳防护性能应符合</w:t>
      </w:r>
      <w:r>
        <w:rPr>
          <w:rFonts w:ascii="Times New Roman"/>
        </w:rPr>
        <w:t>GB</w:t>
      </w:r>
      <w:r>
        <w:rPr>
          <w:rFonts w:ascii="Times New Roman" w:hint="eastAsia"/>
        </w:rPr>
        <w:t>/</w:t>
      </w:r>
      <w:r>
        <w:rPr>
          <w:rFonts w:ascii="Times New Roman"/>
        </w:rPr>
        <w:t>T 4208</w:t>
      </w:r>
      <w:r>
        <w:rPr>
          <w:rFonts w:ascii="Times New Roman" w:hint="eastAsia"/>
          <w:color w:val="000000"/>
        </w:rPr>
        <w:t>—</w:t>
      </w:r>
      <w:r>
        <w:rPr>
          <w:rFonts w:ascii="Times New Roman" w:hint="eastAsia"/>
          <w:color w:val="000000"/>
        </w:rPr>
        <w:t>20</w:t>
      </w:r>
      <w:r>
        <w:rPr>
          <w:rFonts w:ascii="Times New Roman"/>
          <w:color w:val="000000"/>
        </w:rPr>
        <w:t>17</w:t>
      </w:r>
      <w:r>
        <w:rPr>
          <w:rFonts w:ascii="Times New Roman"/>
        </w:rPr>
        <w:t>规定的</w:t>
      </w:r>
      <w:r>
        <w:rPr>
          <w:rFonts w:ascii="Times New Roman"/>
        </w:rPr>
        <w:t>IP51</w:t>
      </w:r>
      <w:r>
        <w:rPr>
          <w:rFonts w:ascii="Times New Roman"/>
        </w:rPr>
        <w:t>级要求，即防尘和防滴水。</w:t>
      </w:r>
    </w:p>
    <w:p w:rsidR="003D0186" w:rsidRDefault="001C2D48">
      <w:pPr>
        <w:pStyle w:val="afff1"/>
        <w:rPr>
          <w:rFonts w:ascii="Times New Roman"/>
        </w:rPr>
      </w:pPr>
      <w:r>
        <w:rPr>
          <w:rFonts w:ascii="Times New Roman"/>
        </w:rPr>
        <w:t>非金属外壳应</w:t>
      </w:r>
      <w:del w:id="122" w:author="作者" w:date="2025-12-26T09:40:00Z">
        <w:r>
          <w:rPr>
            <w:rFonts w:ascii="Times New Roman"/>
          </w:rPr>
          <w:delText>符合</w:delText>
        </w:r>
      </w:del>
      <w:ins w:id="123" w:author="作者" w:date="2025-12-26T09:40:00Z">
        <w:r>
          <w:rPr>
            <w:rFonts w:ascii="Times New Roman" w:hint="eastAsia"/>
          </w:rPr>
          <w:t>满足</w:t>
        </w:r>
      </w:ins>
      <w:r>
        <w:rPr>
          <w:rFonts w:ascii="Times New Roman"/>
        </w:rPr>
        <w:t>GB/T 5169.11—2017</w:t>
      </w:r>
      <w:r>
        <w:rPr>
          <w:rFonts w:ascii="Times New Roman"/>
        </w:rPr>
        <w:t>的阻燃要求，</w:t>
      </w:r>
      <w:ins w:id="124" w:author="作者" w:date="2025-12-26T09:41:00Z">
        <w:r>
          <w:rPr>
            <w:rFonts w:ascii="Times New Roman" w:hint="eastAsia"/>
          </w:rPr>
          <w:t>其试验条件为：</w:t>
        </w:r>
      </w:ins>
      <w:r>
        <w:rPr>
          <w:rFonts w:ascii="Times New Roman"/>
        </w:rPr>
        <w:t>试验温度</w:t>
      </w:r>
      <w:del w:id="125" w:author="作者" w:date="2025-12-26T09:41:00Z">
        <w:r>
          <w:rPr>
            <w:rFonts w:ascii="Times New Roman"/>
          </w:rPr>
          <w:delText>为</w:delText>
        </w:r>
      </w:del>
      <w:r>
        <w:rPr>
          <w:rFonts w:ascii="Times New Roman"/>
        </w:rPr>
        <w:t>650℃</w:t>
      </w:r>
      <w:r>
        <w:rPr>
          <w:rFonts w:ascii="Times New Roman"/>
        </w:rPr>
        <w:t>，试验时间</w:t>
      </w:r>
      <w:del w:id="126" w:author="作者" w:date="2025-12-26T09:41:00Z">
        <w:r>
          <w:rPr>
            <w:rFonts w:ascii="Times New Roman"/>
          </w:rPr>
          <w:delText>为</w:delText>
        </w:r>
      </w:del>
      <w:r>
        <w:rPr>
          <w:rFonts w:ascii="Times New Roman"/>
        </w:rPr>
        <w:t>30s</w:t>
      </w:r>
      <w:r>
        <w:rPr>
          <w:rFonts w:ascii="Times New Roman"/>
        </w:rPr>
        <w:t>。</w:t>
      </w:r>
    </w:p>
    <w:p w:rsidR="003D0186" w:rsidRDefault="001C2D48">
      <w:pPr>
        <w:pStyle w:val="a7"/>
        <w:spacing w:before="156" w:after="156"/>
        <w:rPr>
          <w:rFonts w:ascii="Times New Roman"/>
        </w:rPr>
      </w:pPr>
      <w:r>
        <w:rPr>
          <w:rFonts w:ascii="Times New Roman"/>
        </w:rPr>
        <w:t>金属部分的防腐蚀</w:t>
      </w:r>
    </w:p>
    <w:p w:rsidR="003D0186" w:rsidRDefault="001C2D48">
      <w:pPr>
        <w:pStyle w:val="afff1"/>
        <w:rPr>
          <w:rFonts w:ascii="Times New Roman"/>
        </w:rPr>
      </w:pPr>
      <w:r>
        <w:rPr>
          <w:rFonts w:ascii="Times New Roman"/>
        </w:rPr>
        <w:t>在正常运行条件下可能</w:t>
      </w:r>
      <w:del w:id="127" w:author="作者" w:date="2025-12-26T09:42:00Z">
        <w:r>
          <w:rPr>
            <w:rFonts w:ascii="Times New Roman"/>
          </w:rPr>
          <w:delText>受到</w:delText>
        </w:r>
      </w:del>
      <w:r>
        <w:rPr>
          <w:rFonts w:ascii="Times New Roman"/>
        </w:rPr>
        <w:t>腐蚀或</w:t>
      </w:r>
      <w:del w:id="128" w:author="作者" w:date="2025-12-26T09:42:00Z">
        <w:r>
          <w:rPr>
            <w:rFonts w:ascii="Times New Roman"/>
          </w:rPr>
          <w:delText>能</w:delText>
        </w:r>
      </w:del>
      <w:r>
        <w:rPr>
          <w:rFonts w:ascii="Times New Roman"/>
        </w:rPr>
        <w:t>生锈的金属</w:t>
      </w:r>
      <w:del w:id="129" w:author="作者" w:date="2025-12-26T09:42:00Z">
        <w:r>
          <w:rPr>
            <w:rFonts w:ascii="Times New Roman"/>
          </w:rPr>
          <w:delText>部分</w:delText>
        </w:r>
      </w:del>
      <w:ins w:id="130" w:author="作者" w:date="2025-12-26T09:42:00Z">
        <w:r>
          <w:rPr>
            <w:rFonts w:ascii="Times New Roman" w:hint="eastAsia"/>
          </w:rPr>
          <w:t>部件</w:t>
        </w:r>
      </w:ins>
      <w:r>
        <w:rPr>
          <w:rFonts w:ascii="Times New Roman"/>
        </w:rPr>
        <w:t>，应</w:t>
      </w:r>
      <w:del w:id="131" w:author="作者" w:date="2025-12-26T09:43:00Z">
        <w:r>
          <w:rPr>
            <w:rFonts w:ascii="Times New Roman"/>
          </w:rPr>
          <w:delText>有</w:delText>
        </w:r>
      </w:del>
      <w:ins w:id="132" w:author="作者" w:date="2025-12-26T09:43:00Z">
        <w:r>
          <w:rPr>
            <w:rFonts w:ascii="Times New Roman" w:hint="eastAsia"/>
          </w:rPr>
          <w:t>具备</w:t>
        </w:r>
      </w:ins>
      <w:r>
        <w:rPr>
          <w:rFonts w:ascii="Times New Roman"/>
        </w:rPr>
        <w:t>防锈、防腐的涂层或镀层。</w:t>
      </w:r>
    </w:p>
    <w:p w:rsidR="003D0186" w:rsidRDefault="003D0186">
      <w:pPr>
        <w:pStyle w:val="afff1"/>
      </w:pPr>
    </w:p>
    <w:p w:rsidR="003D0186" w:rsidRDefault="001C2D48">
      <w:pPr>
        <w:pStyle w:val="a6"/>
        <w:spacing w:before="156" w:after="156"/>
        <w:rPr>
          <w:rFonts w:ascii="Times New Roman"/>
        </w:rPr>
      </w:pPr>
      <w:bookmarkStart w:id="133" w:name="_Toc409121272"/>
      <w:bookmarkStart w:id="134" w:name="_Toc409122176"/>
      <w:bookmarkStart w:id="135" w:name="_Toc398721810"/>
      <w:bookmarkStart w:id="136" w:name="_Toc237417744"/>
      <w:bookmarkStart w:id="137" w:name="_Toc241576714"/>
      <w:bookmarkStart w:id="138" w:name="_Toc329242588"/>
      <w:bookmarkStart w:id="139" w:name="_Toc329692389"/>
      <w:r>
        <w:rPr>
          <w:rFonts w:ascii="Times New Roman"/>
        </w:rPr>
        <w:t>气候环境条件</w:t>
      </w:r>
      <w:bookmarkEnd w:id="133"/>
      <w:bookmarkEnd w:id="134"/>
      <w:bookmarkEnd w:id="135"/>
      <w:bookmarkEnd w:id="136"/>
      <w:bookmarkEnd w:id="137"/>
      <w:bookmarkEnd w:id="138"/>
      <w:bookmarkEnd w:id="139"/>
    </w:p>
    <w:p w:rsidR="003D0186" w:rsidRDefault="001C2D48">
      <w:pPr>
        <w:pStyle w:val="afff1"/>
        <w:rPr>
          <w:rFonts w:ascii="Times New Roman"/>
        </w:rPr>
      </w:pPr>
      <w:r>
        <w:rPr>
          <w:rFonts w:ascii="Times New Roman" w:hint="eastAsia"/>
        </w:rPr>
        <w:t>双模</w:t>
      </w:r>
      <w:r>
        <w:rPr>
          <w:rFonts w:ascii="Times New Roman"/>
        </w:rPr>
        <w:t>通信单元正常运行的工作环境应符合</w:t>
      </w:r>
      <w:r>
        <w:rPr>
          <w:rFonts w:ascii="Times New Roman" w:hint="eastAsia"/>
        </w:rPr>
        <w:t>其承载设备</w:t>
      </w:r>
      <w:r>
        <w:rPr>
          <w:rFonts w:ascii="Times New Roman"/>
        </w:rPr>
        <w:t>的要求。</w:t>
      </w:r>
      <w:ins w:id="140" w:author="作者" w:date="2025-12-26T09:44:00Z">
        <w:r>
          <w:rPr>
            <w:rFonts w:ascii="Times New Roman" w:hint="eastAsia"/>
          </w:rPr>
          <w:t>具体</w:t>
        </w:r>
      </w:ins>
      <w:r>
        <w:rPr>
          <w:rFonts w:ascii="Times New Roman"/>
        </w:rPr>
        <w:t>分类见</w:t>
      </w:r>
      <w:bookmarkEnd w:id="89"/>
      <w:bookmarkEnd w:id="90"/>
      <w:r>
        <w:rPr>
          <w:rFonts w:ascii="Times New Roman" w:hint="eastAsia"/>
        </w:rPr>
        <w:t>表</w:t>
      </w:r>
      <w:r>
        <w:rPr>
          <w:rFonts w:ascii="Times New Roman" w:hint="eastAsia"/>
        </w:rPr>
        <w:t>1</w:t>
      </w:r>
      <w:r>
        <w:rPr>
          <w:rFonts w:ascii="Times New Roman"/>
        </w:rPr>
        <w:t>。</w:t>
      </w:r>
    </w:p>
    <w:p w:rsidR="003D0186" w:rsidRDefault="001C2D48">
      <w:pPr>
        <w:pStyle w:val="aff9"/>
        <w:jc w:val="center"/>
        <w:rPr>
          <w:rFonts w:ascii="Times New Roman"/>
          <w:sz w:val="21"/>
          <w:szCs w:val="21"/>
        </w:rPr>
      </w:pPr>
      <w:bookmarkStart w:id="141" w:name="_Ref241463594"/>
      <w:r>
        <w:rPr>
          <w:rFonts w:ascii="黑体" w:hAnsi="黑体" w:hint="eastAsia"/>
          <w:sz w:val="21"/>
          <w:szCs w:val="21"/>
        </w:rPr>
        <w:t>表</w:t>
      </w:r>
      <w:r>
        <w:rPr>
          <w:rFonts w:ascii="黑体" w:hAnsi="黑体"/>
          <w:sz w:val="21"/>
          <w:szCs w:val="21"/>
        </w:rPr>
        <w:t>1</w:t>
      </w:r>
      <w:r>
        <w:rPr>
          <w:rFonts w:ascii="黑体" w:hAnsi="黑体"/>
          <w:sz w:val="21"/>
          <w:szCs w:val="21"/>
        </w:rPr>
        <w:t>气候环境条件分</w:t>
      </w:r>
      <w:r>
        <w:rPr>
          <w:rFonts w:ascii="Times New Roman"/>
          <w:sz w:val="21"/>
          <w:szCs w:val="21"/>
        </w:rPr>
        <w:t>类</w:t>
      </w:r>
      <w:bookmarkEnd w:id="141"/>
    </w:p>
    <w:tbl>
      <w:tblPr>
        <w:tblW w:w="60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757"/>
        <w:gridCol w:w="3328"/>
      </w:tblGrid>
      <w:tr w:rsidR="003D0186">
        <w:trPr>
          <w:jc w:val="center"/>
        </w:trPr>
        <w:tc>
          <w:tcPr>
            <w:tcW w:w="2757" w:type="dxa"/>
            <w:vAlign w:val="center"/>
          </w:tcPr>
          <w:p w:rsidR="003D0186" w:rsidRDefault="001C2D48">
            <w:pPr>
              <w:topLinePunct/>
              <w:snapToGrid w:val="0"/>
              <w:spacing w:before="80" w:after="80"/>
              <w:jc w:val="center"/>
              <w:rPr>
                <w:rFonts w:ascii="宋体" w:hAnsi="宋体"/>
                <w:color w:val="000000"/>
                <w:szCs w:val="21"/>
              </w:rPr>
            </w:pPr>
            <w:bookmarkStart w:id="142" w:name="_Toc409122177"/>
            <w:bookmarkStart w:id="143" w:name="_Toc409121273"/>
            <w:bookmarkStart w:id="144" w:name="_Toc398721811"/>
            <w:bookmarkStart w:id="145" w:name="_Toc237417745"/>
            <w:bookmarkStart w:id="146" w:name="_Toc329692390"/>
            <w:bookmarkStart w:id="147" w:name="_Toc241576715"/>
            <w:bookmarkStart w:id="148" w:name="_Toc329242589"/>
            <w:r>
              <w:rPr>
                <w:rFonts w:ascii="宋体" w:hAnsi="宋体"/>
                <w:color w:val="000000"/>
                <w:szCs w:val="21"/>
              </w:rPr>
              <w:t>工作范围</w:t>
            </w:r>
          </w:p>
        </w:tc>
        <w:tc>
          <w:tcPr>
            <w:tcW w:w="3328" w:type="dxa"/>
            <w:vAlign w:val="center"/>
          </w:tcPr>
          <w:p w:rsidR="003D0186" w:rsidRDefault="001C2D48">
            <w:pPr>
              <w:topLinePunct/>
              <w:snapToGrid w:val="0"/>
              <w:spacing w:before="80" w:after="80"/>
              <w:jc w:val="center"/>
              <w:rPr>
                <w:rFonts w:ascii="宋体" w:hAnsi="宋体"/>
                <w:color w:val="000000"/>
                <w:szCs w:val="21"/>
              </w:rPr>
            </w:pPr>
            <w:r>
              <w:rPr>
                <w:rFonts w:ascii="宋体" w:hAnsi="宋体"/>
                <w:color w:val="000000"/>
                <w:szCs w:val="21"/>
              </w:rPr>
              <w:t>温度范围</w:t>
            </w:r>
          </w:p>
        </w:tc>
      </w:tr>
      <w:tr w:rsidR="003D0186">
        <w:trPr>
          <w:jc w:val="center"/>
        </w:trPr>
        <w:tc>
          <w:tcPr>
            <w:tcW w:w="2757" w:type="dxa"/>
            <w:vAlign w:val="center"/>
          </w:tcPr>
          <w:p w:rsidR="003D0186" w:rsidRDefault="001C2D48">
            <w:pPr>
              <w:topLinePunct/>
              <w:snapToGrid w:val="0"/>
              <w:spacing w:before="80" w:after="80"/>
              <w:jc w:val="center"/>
              <w:rPr>
                <w:rFonts w:ascii="宋体" w:hAnsi="宋体"/>
                <w:color w:val="000000"/>
                <w:szCs w:val="21"/>
              </w:rPr>
            </w:pPr>
            <w:r>
              <w:rPr>
                <w:rFonts w:ascii="宋体" w:hAnsi="宋体"/>
                <w:color w:val="000000"/>
                <w:szCs w:val="21"/>
              </w:rPr>
              <w:t>规定的工作范围</w:t>
            </w:r>
          </w:p>
        </w:tc>
        <w:tc>
          <w:tcPr>
            <w:tcW w:w="3328" w:type="dxa"/>
            <w:vAlign w:val="center"/>
          </w:tcPr>
          <w:p w:rsidR="003D0186" w:rsidRDefault="001C2D48">
            <w:pPr>
              <w:topLinePunct/>
              <w:snapToGrid w:val="0"/>
              <w:spacing w:before="80" w:after="80"/>
              <w:jc w:val="center"/>
              <w:rPr>
                <w:color w:val="000000"/>
                <w:szCs w:val="21"/>
              </w:rPr>
            </w:pPr>
            <w:r>
              <w:rPr>
                <w:color w:val="000000"/>
                <w:szCs w:val="21"/>
              </w:rPr>
              <w:t>–25</w:t>
            </w:r>
            <w:r>
              <w:rPr>
                <w:rFonts w:ascii="宋体" w:hAnsi="宋体" w:cs="宋体" w:hint="eastAsia"/>
                <w:color w:val="000000"/>
                <w:szCs w:val="21"/>
              </w:rPr>
              <w:t>℃</w:t>
            </w:r>
            <w:r>
              <w:rPr>
                <w:color w:val="000000"/>
                <w:szCs w:val="21"/>
              </w:rPr>
              <w:t>～</w:t>
            </w:r>
            <w:r>
              <w:rPr>
                <w:color w:val="000000"/>
                <w:szCs w:val="21"/>
              </w:rPr>
              <w:t>55</w:t>
            </w:r>
            <w:r>
              <w:rPr>
                <w:rFonts w:ascii="宋体" w:hAnsi="宋体" w:cs="宋体" w:hint="eastAsia"/>
                <w:color w:val="000000"/>
                <w:szCs w:val="21"/>
              </w:rPr>
              <w:t>℃</w:t>
            </w:r>
          </w:p>
        </w:tc>
      </w:tr>
      <w:tr w:rsidR="003D0186">
        <w:trPr>
          <w:jc w:val="center"/>
        </w:trPr>
        <w:tc>
          <w:tcPr>
            <w:tcW w:w="2757" w:type="dxa"/>
            <w:vAlign w:val="center"/>
          </w:tcPr>
          <w:p w:rsidR="003D0186" w:rsidRDefault="001C2D48">
            <w:pPr>
              <w:topLinePunct/>
              <w:snapToGrid w:val="0"/>
              <w:spacing w:before="80" w:after="80"/>
              <w:jc w:val="center"/>
              <w:rPr>
                <w:rFonts w:ascii="宋体" w:hAnsi="宋体"/>
                <w:color w:val="000000"/>
                <w:szCs w:val="21"/>
              </w:rPr>
            </w:pPr>
            <w:r>
              <w:rPr>
                <w:rFonts w:ascii="宋体" w:hAnsi="宋体"/>
                <w:color w:val="000000"/>
                <w:szCs w:val="21"/>
              </w:rPr>
              <w:t>极限的工作范围</w:t>
            </w:r>
          </w:p>
        </w:tc>
        <w:tc>
          <w:tcPr>
            <w:tcW w:w="3328" w:type="dxa"/>
            <w:vAlign w:val="center"/>
          </w:tcPr>
          <w:p w:rsidR="003D0186" w:rsidRDefault="001C2D48">
            <w:pPr>
              <w:topLinePunct/>
              <w:snapToGrid w:val="0"/>
              <w:spacing w:before="80" w:after="80"/>
              <w:jc w:val="center"/>
              <w:rPr>
                <w:color w:val="000000"/>
                <w:szCs w:val="21"/>
              </w:rPr>
            </w:pPr>
            <w:r>
              <w:rPr>
                <w:color w:val="000000"/>
                <w:szCs w:val="21"/>
              </w:rPr>
              <w:t>–40</w:t>
            </w:r>
            <w:r>
              <w:rPr>
                <w:rFonts w:ascii="宋体" w:hAnsi="宋体" w:cs="宋体" w:hint="eastAsia"/>
                <w:color w:val="000000"/>
                <w:szCs w:val="21"/>
              </w:rPr>
              <w:t>℃</w:t>
            </w:r>
            <w:r>
              <w:rPr>
                <w:color w:val="000000"/>
                <w:szCs w:val="21"/>
              </w:rPr>
              <w:t>～</w:t>
            </w:r>
            <w:r>
              <w:rPr>
                <w:color w:val="000000"/>
                <w:szCs w:val="21"/>
              </w:rPr>
              <w:t>70</w:t>
            </w:r>
            <w:r>
              <w:rPr>
                <w:rFonts w:ascii="宋体" w:hAnsi="宋体" w:cs="宋体" w:hint="eastAsia"/>
                <w:color w:val="000000"/>
                <w:szCs w:val="21"/>
              </w:rPr>
              <w:t>℃</w:t>
            </w:r>
          </w:p>
        </w:tc>
      </w:tr>
      <w:tr w:rsidR="003D0186">
        <w:trPr>
          <w:jc w:val="center"/>
        </w:trPr>
        <w:tc>
          <w:tcPr>
            <w:tcW w:w="2757" w:type="dxa"/>
            <w:vAlign w:val="center"/>
          </w:tcPr>
          <w:p w:rsidR="003D0186" w:rsidRDefault="001C2D48">
            <w:pPr>
              <w:topLinePunct/>
              <w:snapToGrid w:val="0"/>
              <w:spacing w:before="80" w:after="80"/>
              <w:jc w:val="center"/>
              <w:rPr>
                <w:rFonts w:ascii="宋体" w:hAnsi="宋体"/>
                <w:color w:val="000000"/>
                <w:szCs w:val="21"/>
              </w:rPr>
            </w:pPr>
            <w:r>
              <w:rPr>
                <w:rFonts w:ascii="宋体" w:hAnsi="宋体"/>
                <w:color w:val="000000"/>
                <w:szCs w:val="21"/>
              </w:rPr>
              <w:t>贮存和运输条件</w:t>
            </w:r>
          </w:p>
        </w:tc>
        <w:tc>
          <w:tcPr>
            <w:tcW w:w="3328" w:type="dxa"/>
            <w:vAlign w:val="center"/>
          </w:tcPr>
          <w:p w:rsidR="003D0186" w:rsidRDefault="001C2D48">
            <w:pPr>
              <w:topLinePunct/>
              <w:snapToGrid w:val="0"/>
              <w:spacing w:before="80" w:after="80"/>
              <w:jc w:val="center"/>
              <w:rPr>
                <w:color w:val="000000"/>
                <w:szCs w:val="21"/>
              </w:rPr>
            </w:pPr>
            <w:r>
              <w:rPr>
                <w:color w:val="000000"/>
                <w:szCs w:val="21"/>
              </w:rPr>
              <w:t>–40</w:t>
            </w:r>
            <w:r>
              <w:rPr>
                <w:rFonts w:ascii="宋体" w:hAnsi="宋体" w:cs="宋体" w:hint="eastAsia"/>
                <w:color w:val="000000"/>
                <w:szCs w:val="21"/>
              </w:rPr>
              <w:t>℃</w:t>
            </w:r>
            <w:r>
              <w:rPr>
                <w:color w:val="000000"/>
                <w:szCs w:val="21"/>
              </w:rPr>
              <w:t>～</w:t>
            </w:r>
            <w:r>
              <w:rPr>
                <w:color w:val="000000"/>
                <w:szCs w:val="21"/>
              </w:rPr>
              <w:t>70</w:t>
            </w:r>
            <w:r>
              <w:rPr>
                <w:rFonts w:ascii="宋体" w:hAnsi="宋体" w:cs="宋体" w:hint="eastAsia"/>
                <w:color w:val="000000"/>
                <w:szCs w:val="21"/>
              </w:rPr>
              <w:t>℃</w:t>
            </w:r>
          </w:p>
        </w:tc>
      </w:tr>
    </w:tbl>
    <w:p w:rsidR="003D0186" w:rsidRDefault="003D0186">
      <w:pPr>
        <w:pStyle w:val="afff1"/>
        <w:rPr>
          <w:rFonts w:ascii="Times New Roman"/>
        </w:rPr>
      </w:pPr>
    </w:p>
    <w:p w:rsidR="003D0186" w:rsidRDefault="001C2D48">
      <w:pPr>
        <w:pStyle w:val="afff1"/>
        <w:rPr>
          <w:rFonts w:ascii="Times New Roman"/>
        </w:rPr>
      </w:pPr>
      <w:r>
        <w:rPr>
          <w:rFonts w:ascii="Times New Roman"/>
          <w:color w:val="000000"/>
          <w:szCs w:val="21"/>
        </w:rPr>
        <w:t>对</w:t>
      </w:r>
      <w:ins w:id="149" w:author="作者" w:date="2025-12-26T09:45:00Z">
        <w:r>
          <w:rPr>
            <w:rFonts w:ascii="Times New Roman" w:hint="eastAsia"/>
            <w:color w:val="000000"/>
            <w:szCs w:val="21"/>
          </w:rPr>
          <w:t>于</w:t>
        </w:r>
      </w:ins>
      <w:r>
        <w:rPr>
          <w:rFonts w:ascii="Times New Roman"/>
          <w:color w:val="000000"/>
          <w:szCs w:val="21"/>
        </w:rPr>
        <w:t>特殊用途，可在订货合同中规定比表</w:t>
      </w:r>
      <w:r>
        <w:rPr>
          <w:rFonts w:ascii="Times New Roman"/>
          <w:color w:val="000000"/>
          <w:szCs w:val="21"/>
        </w:rPr>
        <w:t>1</w:t>
      </w:r>
      <w:ins w:id="150" w:author="作者" w:date="2025-12-26T09:45:00Z">
        <w:r>
          <w:rPr>
            <w:rFonts w:ascii="Times New Roman" w:hint="eastAsia"/>
            <w:color w:val="000000"/>
            <w:szCs w:val="21"/>
          </w:rPr>
          <w:t>更</w:t>
        </w:r>
      </w:ins>
      <w:r>
        <w:rPr>
          <w:rFonts w:ascii="Times New Roman"/>
          <w:color w:val="000000"/>
          <w:szCs w:val="21"/>
        </w:rPr>
        <w:t>严格</w:t>
      </w:r>
      <w:del w:id="151" w:author="作者" w:date="2025-12-26T09:45:00Z">
        <w:r>
          <w:rPr>
            <w:rFonts w:ascii="Times New Roman"/>
            <w:color w:val="000000"/>
            <w:szCs w:val="21"/>
          </w:rPr>
          <w:delText>的规定</w:delText>
        </w:r>
      </w:del>
      <w:r>
        <w:rPr>
          <w:rFonts w:ascii="Times New Roman"/>
          <w:color w:val="000000"/>
          <w:szCs w:val="21"/>
        </w:rPr>
        <w:t>的工作温度范围</w:t>
      </w:r>
      <w:del w:id="152" w:author="作者" w:date="2025-12-26T09:45:00Z">
        <w:r>
          <w:rPr>
            <w:rFonts w:ascii="Times New Roman"/>
            <w:color w:val="000000"/>
            <w:szCs w:val="21"/>
          </w:rPr>
          <w:delText>，</w:delText>
        </w:r>
      </w:del>
      <w:ins w:id="153" w:author="作者" w:date="2025-12-26T09:45:00Z">
        <w:r>
          <w:rPr>
            <w:rFonts w:ascii="Times New Roman" w:hint="eastAsia"/>
            <w:color w:val="000000"/>
            <w:szCs w:val="21"/>
          </w:rPr>
          <w:t>：</w:t>
        </w:r>
      </w:ins>
      <w:r>
        <w:rPr>
          <w:rFonts w:ascii="Times New Roman"/>
          <w:color w:val="000000"/>
          <w:szCs w:val="21"/>
        </w:rPr>
        <w:t>下限温度</w:t>
      </w:r>
      <w:del w:id="154" w:author="作者" w:date="2025-12-26T09:45:00Z">
        <w:r>
          <w:rPr>
            <w:rFonts w:ascii="Times New Roman"/>
            <w:color w:val="000000"/>
            <w:szCs w:val="21"/>
          </w:rPr>
          <w:delText>极限</w:delText>
        </w:r>
      </w:del>
      <w:r>
        <w:rPr>
          <w:rFonts w:ascii="Times New Roman"/>
          <w:color w:val="000000"/>
          <w:szCs w:val="21"/>
        </w:rPr>
        <w:t>可以从</w:t>
      </w:r>
      <w:r>
        <w:rPr>
          <w:rFonts w:ascii="Times New Roman"/>
          <w:color w:val="000000"/>
          <w:szCs w:val="21"/>
        </w:rPr>
        <w:t xml:space="preserve">–55 </w:t>
      </w:r>
      <w:r>
        <w:rPr>
          <w:rFonts w:hAnsi="宋体" w:cs="宋体" w:hint="eastAsia"/>
          <w:color w:val="000000"/>
          <w:szCs w:val="21"/>
        </w:rPr>
        <w:t>℃</w:t>
      </w:r>
      <w:del w:id="155" w:author="作者" w:date="2025-12-26T09:45:00Z">
        <w:r>
          <w:rPr>
            <w:rFonts w:ascii="Times New Roman"/>
            <w:color w:val="000000"/>
            <w:szCs w:val="21"/>
          </w:rPr>
          <w:delText>、</w:delText>
        </w:r>
      </w:del>
      <w:ins w:id="156" w:author="作者" w:date="2025-12-26T09:45:00Z">
        <w:r>
          <w:rPr>
            <w:rFonts w:ascii="Times New Roman" w:hint="eastAsia"/>
            <w:color w:val="000000"/>
            <w:szCs w:val="21"/>
          </w:rPr>
          <w:t>或</w:t>
        </w:r>
      </w:ins>
      <w:r>
        <w:rPr>
          <w:rFonts w:ascii="Times New Roman"/>
          <w:color w:val="000000"/>
          <w:szCs w:val="21"/>
        </w:rPr>
        <w:t xml:space="preserve">-40 </w:t>
      </w:r>
      <w:r>
        <w:rPr>
          <w:rFonts w:hAnsi="宋体" w:cs="宋体" w:hint="eastAsia"/>
          <w:color w:val="000000"/>
          <w:szCs w:val="21"/>
        </w:rPr>
        <w:t>℃</w:t>
      </w:r>
      <w:ins w:id="157" w:author="作者" w:date="2025-12-26T09:45:00Z">
        <w:r>
          <w:rPr>
            <w:rFonts w:hAnsi="宋体" w:cs="宋体" w:hint="eastAsia"/>
            <w:color w:val="000000"/>
            <w:szCs w:val="21"/>
          </w:rPr>
          <w:t>中</w:t>
        </w:r>
      </w:ins>
      <w:r>
        <w:rPr>
          <w:rFonts w:ascii="Times New Roman"/>
          <w:color w:val="000000"/>
          <w:szCs w:val="21"/>
        </w:rPr>
        <w:t>选择，上限温度</w:t>
      </w:r>
      <w:del w:id="158" w:author="作者" w:date="2025-12-26T09:45:00Z">
        <w:r>
          <w:rPr>
            <w:rFonts w:ascii="Times New Roman"/>
            <w:color w:val="000000"/>
            <w:szCs w:val="21"/>
          </w:rPr>
          <w:delText>极限</w:delText>
        </w:r>
      </w:del>
      <w:r>
        <w:rPr>
          <w:rFonts w:ascii="Times New Roman"/>
          <w:color w:val="000000"/>
          <w:szCs w:val="21"/>
        </w:rPr>
        <w:t>可以从</w:t>
      </w:r>
      <w:r>
        <w:rPr>
          <w:rFonts w:ascii="Times New Roman"/>
          <w:color w:val="000000"/>
          <w:szCs w:val="21"/>
        </w:rPr>
        <w:t xml:space="preserve">+70 </w:t>
      </w:r>
      <w:r>
        <w:rPr>
          <w:rFonts w:hAnsi="宋体" w:cs="宋体" w:hint="eastAsia"/>
          <w:color w:val="000000"/>
          <w:szCs w:val="21"/>
        </w:rPr>
        <w:t>℃</w:t>
      </w:r>
      <w:del w:id="159" w:author="作者" w:date="2025-12-26T09:45:00Z">
        <w:r>
          <w:rPr>
            <w:rFonts w:ascii="Times New Roman"/>
            <w:color w:val="000000"/>
            <w:szCs w:val="21"/>
          </w:rPr>
          <w:delText>、</w:delText>
        </w:r>
      </w:del>
      <w:ins w:id="160" w:author="作者" w:date="2025-12-26T09:46:00Z">
        <w:r>
          <w:rPr>
            <w:rFonts w:ascii="Times New Roman" w:hint="eastAsia"/>
            <w:color w:val="000000"/>
            <w:szCs w:val="21"/>
          </w:rPr>
          <w:t>或</w:t>
        </w:r>
      </w:ins>
      <w:r>
        <w:rPr>
          <w:rFonts w:ascii="Times New Roman"/>
          <w:color w:val="000000"/>
          <w:szCs w:val="21"/>
        </w:rPr>
        <w:t xml:space="preserve">+85 </w:t>
      </w:r>
      <w:r>
        <w:rPr>
          <w:rFonts w:hAnsi="宋体" w:cs="宋体" w:hint="eastAsia"/>
          <w:color w:val="000000"/>
          <w:szCs w:val="21"/>
        </w:rPr>
        <w:t>℃</w:t>
      </w:r>
      <w:ins w:id="161" w:author="作者" w:date="2025-12-26T09:46:00Z">
        <w:r>
          <w:rPr>
            <w:rFonts w:hAnsi="宋体" w:cs="宋体" w:hint="eastAsia"/>
            <w:color w:val="000000"/>
            <w:szCs w:val="21"/>
          </w:rPr>
          <w:t>中</w:t>
        </w:r>
      </w:ins>
      <w:r>
        <w:rPr>
          <w:rFonts w:ascii="Times New Roman"/>
          <w:color w:val="000000"/>
          <w:szCs w:val="21"/>
        </w:rPr>
        <w:t>选择。</w:t>
      </w:r>
    </w:p>
    <w:p w:rsidR="003D0186" w:rsidRDefault="001C2D48">
      <w:pPr>
        <w:pStyle w:val="a6"/>
        <w:spacing w:before="156" w:after="156"/>
        <w:rPr>
          <w:rFonts w:ascii="Times New Roman"/>
        </w:rPr>
      </w:pPr>
      <w:r>
        <w:rPr>
          <w:rFonts w:ascii="Times New Roman" w:hint="eastAsia"/>
        </w:rPr>
        <w:t>工作电源</w:t>
      </w:r>
    </w:p>
    <w:p w:rsidR="003D0186" w:rsidRDefault="001C2D48">
      <w:pPr>
        <w:pStyle w:val="afff1"/>
        <w:rPr>
          <w:rFonts w:ascii="Times New Roman"/>
        </w:rPr>
      </w:pPr>
      <w:r>
        <w:rPr>
          <w:rFonts w:ascii="Times New Roman"/>
          <w:kern w:val="2"/>
        </w:rPr>
        <w:t>双模通信设备（</w:t>
      </w:r>
      <w:r>
        <w:rPr>
          <w:rFonts w:ascii="Times New Roman"/>
          <w:kern w:val="2"/>
        </w:rPr>
        <w:t>II</w:t>
      </w:r>
      <w:r>
        <w:rPr>
          <w:rFonts w:ascii="Times New Roman"/>
          <w:kern w:val="2"/>
        </w:rPr>
        <w:t>型采集器等）采用工频交流电源，工作电源电压允许偏差为额定值的</w:t>
      </w:r>
      <w:r>
        <w:rPr>
          <w:rFonts w:ascii="Times New Roman"/>
          <w:kern w:val="2"/>
        </w:rPr>
        <w:t>-20</w:t>
      </w:r>
      <w:r>
        <w:rPr>
          <w:rFonts w:ascii="Times New Roman"/>
          <w:kern w:val="2"/>
        </w:rPr>
        <w:t>％～</w:t>
      </w:r>
      <w:r>
        <w:rPr>
          <w:rFonts w:ascii="Times New Roman"/>
          <w:kern w:val="2"/>
        </w:rPr>
        <w:t>+20</w:t>
      </w:r>
      <w:r>
        <w:rPr>
          <w:rFonts w:ascii="Times New Roman"/>
          <w:kern w:val="2"/>
        </w:rPr>
        <w:t>％</w:t>
      </w:r>
      <w:r>
        <w:rPr>
          <w:rFonts w:ascii="Times New Roman"/>
        </w:rPr>
        <w:t>；</w:t>
      </w:r>
      <w:r>
        <w:rPr>
          <w:rFonts w:ascii="Times New Roman"/>
          <w:kern w:val="2"/>
        </w:rPr>
        <w:t>双模通信单元</w:t>
      </w:r>
      <w:del w:id="162" w:author="作者" w:date="2025-12-26T09:47:00Z">
        <w:r>
          <w:rPr>
            <w:rFonts w:ascii="Times New Roman"/>
            <w:kern w:val="2"/>
          </w:rPr>
          <w:delText>，</w:delText>
        </w:r>
      </w:del>
      <w:r>
        <w:rPr>
          <w:rFonts w:ascii="Times New Roman"/>
          <w:kern w:val="2"/>
        </w:rPr>
        <w:t>采用直流电源，电压允许范围</w:t>
      </w:r>
      <w:del w:id="163" w:author="作者" w:date="2025-12-26T09:47:00Z">
        <w:r>
          <w:rPr>
            <w:rFonts w:ascii="Times New Roman"/>
            <w:kern w:val="2"/>
          </w:rPr>
          <w:delText>：</w:delText>
        </w:r>
      </w:del>
      <w:ins w:id="164" w:author="作者" w:date="2025-12-26T09:47:00Z">
        <w:r>
          <w:rPr>
            <w:rFonts w:ascii="Times New Roman" w:hint="eastAsia"/>
            <w:kern w:val="2"/>
          </w:rPr>
          <w:t>为</w:t>
        </w:r>
      </w:ins>
      <w:r>
        <w:rPr>
          <w:rFonts w:ascii="Times New Roman"/>
          <w:kern w:val="2"/>
        </w:rPr>
        <w:t>11</w:t>
      </w:r>
      <w:r>
        <w:rPr>
          <w:rFonts w:ascii="Times New Roman" w:hint="eastAsia"/>
          <w:kern w:val="2"/>
        </w:rPr>
        <w:t>~</w:t>
      </w:r>
      <w:r>
        <w:rPr>
          <w:rFonts w:ascii="Times New Roman"/>
          <w:kern w:val="2"/>
        </w:rPr>
        <w:t>24V</w:t>
      </w:r>
      <w:r>
        <w:rPr>
          <w:rFonts w:ascii="Times New Roman"/>
          <w:kern w:val="2"/>
        </w:rPr>
        <w:t>。</w:t>
      </w:r>
    </w:p>
    <w:p w:rsidR="003D0186" w:rsidRDefault="001C2D48">
      <w:pPr>
        <w:pStyle w:val="afff1"/>
        <w:rPr>
          <w:rFonts w:ascii="Times New Roman"/>
          <w:kern w:val="2"/>
        </w:rPr>
      </w:pPr>
      <w:ins w:id="165" w:author="作者" w:date="2025-12-26T09:48:00Z">
        <w:r>
          <w:rPr>
            <w:rFonts w:ascii="Times New Roman" w:hint="eastAsia"/>
            <w:kern w:val="2"/>
          </w:rPr>
          <w:t>当采用交流单相或三相四线电源供电时，设备应能耐受三相四线配电网的单相接地故障，可在</w:t>
        </w:r>
        <w:r>
          <w:rPr>
            <w:rFonts w:ascii="Times New Roman" w:hint="eastAsia"/>
            <w:kern w:val="2"/>
          </w:rPr>
          <w:t>1.9</w:t>
        </w:r>
        <w:r>
          <w:rPr>
            <w:rFonts w:ascii="Times New Roman" w:hint="eastAsia"/>
            <w:kern w:val="2"/>
          </w:rPr>
          <w:t>倍标称电压下持续运行</w:t>
        </w:r>
        <w:r>
          <w:rPr>
            <w:rFonts w:ascii="Times New Roman" w:hint="eastAsia"/>
            <w:kern w:val="2"/>
          </w:rPr>
          <w:t>4</w:t>
        </w:r>
        <w:r>
          <w:rPr>
            <w:rFonts w:ascii="Times New Roman" w:hint="eastAsia"/>
            <w:kern w:val="2"/>
          </w:rPr>
          <w:t>小时。此外，其工作状态下产生的交流磁通密度应小于</w:t>
        </w:r>
        <w:r>
          <w:rPr>
            <w:rFonts w:ascii="Times New Roman" w:hint="eastAsia"/>
            <w:kern w:val="2"/>
          </w:rPr>
          <w:t>0.5mT</w:t>
        </w:r>
        <w:r>
          <w:rPr>
            <w:rFonts w:ascii="Times New Roman" w:hint="eastAsia"/>
            <w:kern w:val="2"/>
          </w:rPr>
          <w:t>。</w:t>
        </w:r>
      </w:ins>
      <w:del w:id="166" w:author="作者" w:date="2025-12-26T09:48:00Z">
        <w:r>
          <w:rPr>
            <w:rFonts w:ascii="Times New Roman"/>
            <w:kern w:val="2"/>
          </w:rPr>
          <w:delText>交流单相或三相四线电源供电时，应有抗三相四线配电网单相接地故障的能力，耐受</w:delText>
        </w:r>
        <w:r>
          <w:rPr>
            <w:rFonts w:ascii="Times New Roman"/>
            <w:kern w:val="2"/>
          </w:rPr>
          <w:delText>1.9</w:delText>
        </w:r>
        <w:r>
          <w:rPr>
            <w:rFonts w:ascii="Times New Roman"/>
            <w:kern w:val="2"/>
          </w:rPr>
          <w:delText>倍标称电压</w:delText>
        </w:r>
        <w:r>
          <w:rPr>
            <w:rFonts w:ascii="Times New Roman"/>
            <w:kern w:val="2"/>
          </w:rPr>
          <w:delText>4h</w:delText>
        </w:r>
        <w:r>
          <w:rPr>
            <w:rFonts w:ascii="Times New Roman"/>
            <w:kern w:val="2"/>
          </w:rPr>
          <w:delText>。工作状态下所产生的交流磁通密度应小于</w:delText>
        </w:r>
        <w:r>
          <w:rPr>
            <w:rFonts w:ascii="Times New Roman"/>
            <w:kern w:val="2"/>
          </w:rPr>
          <w:delText>0.5mT</w:delText>
        </w:r>
        <w:r>
          <w:rPr>
            <w:rFonts w:ascii="Times New Roman"/>
            <w:kern w:val="2"/>
          </w:rPr>
          <w:delText>。</w:delText>
        </w:r>
      </w:del>
    </w:p>
    <w:p w:rsidR="003D0186" w:rsidRDefault="001C2D48">
      <w:pPr>
        <w:pStyle w:val="afff1"/>
        <w:rPr>
          <w:rFonts w:ascii="Times New Roman"/>
        </w:rPr>
      </w:pPr>
      <w:r>
        <w:rPr>
          <w:rFonts w:ascii="Times New Roman"/>
        </w:rPr>
        <w:t>工频交流电源和直流电源失电后，双模通信单元应由超级电容供电，</w:t>
      </w:r>
      <w:del w:id="167" w:author="作者" w:date="2025-12-26T09:49:00Z">
        <w:r>
          <w:rPr>
            <w:rFonts w:ascii="Times New Roman"/>
          </w:rPr>
          <w:delText>双模通信单元应</w:delText>
        </w:r>
      </w:del>
      <w:ins w:id="168" w:author="作者" w:date="2025-12-26T09:49:00Z">
        <w:r>
          <w:rPr>
            <w:rFonts w:ascii="Times New Roman" w:hint="eastAsia"/>
          </w:rPr>
          <w:t>并</w:t>
        </w:r>
      </w:ins>
      <w:r>
        <w:rPr>
          <w:rFonts w:ascii="Times New Roman"/>
        </w:rPr>
        <w:t>维持正常工作</w:t>
      </w:r>
      <w:r>
        <w:rPr>
          <w:rFonts w:ascii="Times New Roman"/>
        </w:rPr>
        <w:t>60</w:t>
      </w:r>
      <w:r>
        <w:rPr>
          <w:rFonts w:ascii="Times New Roman"/>
        </w:rPr>
        <w:t>秒以上。</w:t>
      </w:r>
    </w:p>
    <w:p w:rsidR="003D0186" w:rsidRDefault="001C2D48">
      <w:pPr>
        <w:pStyle w:val="a6"/>
        <w:spacing w:before="156" w:after="156"/>
        <w:rPr>
          <w:rFonts w:ascii="Times New Roman"/>
        </w:rPr>
      </w:pPr>
      <w:r>
        <w:rPr>
          <w:rFonts w:ascii="Times New Roman"/>
          <w:highlight w:val="yellow"/>
        </w:rPr>
        <w:t>功耗</w:t>
      </w:r>
      <w:r>
        <w:rPr>
          <w:rFonts w:ascii="Times New Roman"/>
        </w:rPr>
        <w:t>要求</w:t>
      </w:r>
      <w:bookmarkEnd w:id="142"/>
      <w:bookmarkEnd w:id="143"/>
      <w:bookmarkEnd w:id="144"/>
      <w:bookmarkEnd w:id="145"/>
      <w:bookmarkEnd w:id="146"/>
      <w:bookmarkEnd w:id="147"/>
      <w:bookmarkEnd w:id="148"/>
    </w:p>
    <w:p w:rsidR="003D0186" w:rsidRDefault="001C2D48">
      <w:pPr>
        <w:pStyle w:val="afff1"/>
        <w:rPr>
          <w:rFonts w:ascii="Times New Roman"/>
        </w:rPr>
      </w:pPr>
      <w:r>
        <w:rPr>
          <w:rFonts w:ascii="Times New Roman"/>
        </w:rPr>
        <w:t>安装在终端或电能表的双模通信单元</w:t>
      </w:r>
      <w:ins w:id="169" w:author="作者" w:date="2025-12-26T09:49:00Z">
        <w:r>
          <w:rPr>
            <w:rFonts w:ascii="Times New Roman" w:hint="eastAsia"/>
          </w:rPr>
          <w:t>，</w:t>
        </w:r>
        <w:r>
          <w:rPr>
            <w:rFonts w:ascii="Times New Roman" w:hint="eastAsia"/>
          </w:rPr>
          <w:t>其</w:t>
        </w:r>
      </w:ins>
      <w:del w:id="170" w:author="作者" w:date="2025-12-26T09:49:00Z">
        <w:r>
          <w:rPr>
            <w:rFonts w:ascii="Times New Roman"/>
          </w:rPr>
          <w:delText>的</w:delText>
        </w:r>
      </w:del>
      <w:r>
        <w:rPr>
          <w:rFonts w:ascii="Times New Roman"/>
        </w:rPr>
        <w:t>功耗应符合</w:t>
      </w:r>
      <w:r>
        <w:rPr>
          <w:rFonts w:ascii="Times New Roman" w:hint="eastAsia"/>
        </w:rPr>
        <w:t>表</w:t>
      </w:r>
      <w:r>
        <w:rPr>
          <w:rFonts w:ascii="Times New Roman" w:hint="eastAsia"/>
        </w:rPr>
        <w:t>2</w:t>
      </w:r>
      <w:r>
        <w:rPr>
          <w:rFonts w:ascii="Times New Roman" w:hint="eastAsia"/>
        </w:rPr>
        <w:t>的</w:t>
      </w:r>
      <w:r>
        <w:rPr>
          <w:rFonts w:ascii="Times New Roman"/>
        </w:rPr>
        <w:t>规定。</w:t>
      </w:r>
    </w:p>
    <w:p w:rsidR="003D0186" w:rsidRDefault="001C2D48" w:rsidP="00D20FAA">
      <w:pPr>
        <w:pStyle w:val="aff9"/>
        <w:spacing w:beforeLines="50" w:afterLines="50"/>
        <w:jc w:val="center"/>
        <w:rPr>
          <w:rFonts w:ascii="Times New Roman"/>
          <w:sz w:val="21"/>
          <w:szCs w:val="21"/>
          <w:highlight w:val="yellow"/>
        </w:rPr>
      </w:pPr>
      <w:bookmarkStart w:id="171" w:name="_Ref399163270"/>
      <w:r>
        <w:rPr>
          <w:rFonts w:ascii="黑体" w:hAnsi="黑体" w:hint="eastAsia"/>
          <w:sz w:val="21"/>
          <w:szCs w:val="21"/>
        </w:rPr>
        <w:t>表</w:t>
      </w:r>
      <w:r>
        <w:rPr>
          <w:rFonts w:ascii="黑体" w:hAnsi="黑体"/>
          <w:sz w:val="21"/>
          <w:szCs w:val="21"/>
        </w:rPr>
        <w:t>2</w:t>
      </w:r>
      <w:commentRangeStart w:id="172"/>
      <w:r>
        <w:rPr>
          <w:rFonts w:ascii="黑体" w:hAnsi="黑体"/>
          <w:sz w:val="21"/>
          <w:szCs w:val="21"/>
          <w:highlight w:val="yellow"/>
        </w:rPr>
        <w:t>通信单</w:t>
      </w:r>
      <w:r>
        <w:rPr>
          <w:rFonts w:ascii="Times New Roman"/>
          <w:sz w:val="21"/>
          <w:szCs w:val="21"/>
          <w:highlight w:val="yellow"/>
        </w:rPr>
        <w:t>元的功耗要求</w:t>
      </w:r>
      <w:commentRangeEnd w:id="172"/>
      <w:r>
        <w:rPr>
          <w:rStyle w:val="afff9"/>
          <w:rFonts w:ascii="Times New Roman" w:eastAsia="宋体" w:hAnsi="Times New Roman" w:cs="Times New Roman"/>
        </w:rPr>
        <w:commentReference w:id="172"/>
      </w:r>
      <w:bookmarkEnd w:id="171"/>
    </w:p>
    <w:tbl>
      <w:tblPr>
        <w:tblW w:w="9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380"/>
        <w:gridCol w:w="3580"/>
        <w:gridCol w:w="3452"/>
      </w:tblGrid>
      <w:tr w:rsidR="003D0186">
        <w:tc>
          <w:tcPr>
            <w:tcW w:w="2380" w:type="dxa"/>
          </w:tcPr>
          <w:p w:rsidR="003D0186" w:rsidRDefault="001C2D48">
            <w:pPr>
              <w:jc w:val="center"/>
              <w:rPr>
                <w:szCs w:val="21"/>
                <w:highlight w:val="yellow"/>
              </w:rPr>
            </w:pPr>
            <w:r>
              <w:rPr>
                <w:szCs w:val="21"/>
                <w:highlight w:val="yellow"/>
              </w:rPr>
              <w:t>模块类型</w:t>
            </w:r>
          </w:p>
        </w:tc>
        <w:tc>
          <w:tcPr>
            <w:tcW w:w="3580" w:type="dxa"/>
          </w:tcPr>
          <w:p w:rsidR="003D0186" w:rsidRDefault="001C2D48">
            <w:pPr>
              <w:jc w:val="center"/>
              <w:rPr>
                <w:szCs w:val="21"/>
                <w:highlight w:val="yellow"/>
              </w:rPr>
            </w:pPr>
            <w:r>
              <w:rPr>
                <w:szCs w:val="21"/>
                <w:highlight w:val="yellow"/>
              </w:rPr>
              <w:t>静态功耗</w:t>
            </w:r>
          </w:p>
        </w:tc>
        <w:tc>
          <w:tcPr>
            <w:tcW w:w="3452" w:type="dxa"/>
          </w:tcPr>
          <w:p w:rsidR="003D0186" w:rsidRDefault="001C2D48">
            <w:pPr>
              <w:jc w:val="center"/>
              <w:rPr>
                <w:szCs w:val="21"/>
                <w:highlight w:val="yellow"/>
              </w:rPr>
            </w:pPr>
            <w:r>
              <w:rPr>
                <w:rFonts w:hint="eastAsia"/>
                <w:szCs w:val="21"/>
                <w:highlight w:val="yellow"/>
              </w:rPr>
              <w:t>平均</w:t>
            </w:r>
            <w:r>
              <w:rPr>
                <w:szCs w:val="21"/>
                <w:highlight w:val="yellow"/>
              </w:rPr>
              <w:t>动态功耗</w:t>
            </w:r>
          </w:p>
        </w:tc>
      </w:tr>
      <w:tr w:rsidR="003D0186">
        <w:trPr>
          <w:trHeight w:val="238"/>
        </w:trPr>
        <w:tc>
          <w:tcPr>
            <w:tcW w:w="2380" w:type="dxa"/>
            <w:vMerge w:val="restart"/>
            <w:vAlign w:val="center"/>
          </w:tcPr>
          <w:p w:rsidR="003D0186" w:rsidRDefault="001C2D48">
            <w:pPr>
              <w:jc w:val="center"/>
              <w:rPr>
                <w:szCs w:val="21"/>
                <w:highlight w:val="yellow"/>
              </w:rPr>
            </w:pPr>
            <w:r>
              <w:rPr>
                <w:szCs w:val="21"/>
                <w:highlight w:val="yellow"/>
              </w:rPr>
              <w:t>双模通信</w:t>
            </w:r>
          </w:p>
        </w:tc>
        <w:tc>
          <w:tcPr>
            <w:tcW w:w="3580" w:type="dxa"/>
            <w:vAlign w:val="center"/>
          </w:tcPr>
          <w:p w:rsidR="003D0186" w:rsidRDefault="001C2D48">
            <w:pPr>
              <w:jc w:val="center"/>
              <w:rPr>
                <w:szCs w:val="21"/>
                <w:highlight w:val="yellow"/>
              </w:rPr>
            </w:pPr>
            <w:r>
              <w:rPr>
                <w:szCs w:val="21"/>
                <w:highlight w:val="yellow"/>
              </w:rPr>
              <w:t>单相表本地通信单元：</w:t>
            </w:r>
            <w:r>
              <w:rPr>
                <w:szCs w:val="21"/>
                <w:highlight w:val="yellow"/>
              </w:rPr>
              <w:t>≤0.</w:t>
            </w:r>
            <w:r>
              <w:rPr>
                <w:rFonts w:hint="eastAsia"/>
                <w:szCs w:val="21"/>
                <w:highlight w:val="yellow"/>
              </w:rPr>
              <w:t>4</w:t>
            </w:r>
            <w:r>
              <w:rPr>
                <w:szCs w:val="21"/>
                <w:highlight w:val="yellow"/>
              </w:rPr>
              <w:t>W</w:t>
            </w:r>
          </w:p>
        </w:tc>
        <w:tc>
          <w:tcPr>
            <w:tcW w:w="3452" w:type="dxa"/>
            <w:vAlign w:val="center"/>
          </w:tcPr>
          <w:p w:rsidR="003D0186" w:rsidRDefault="001C2D48">
            <w:pPr>
              <w:jc w:val="center"/>
              <w:rPr>
                <w:szCs w:val="21"/>
                <w:highlight w:val="yellow"/>
              </w:rPr>
            </w:pPr>
            <w:r>
              <w:rPr>
                <w:szCs w:val="21"/>
                <w:highlight w:val="yellow"/>
              </w:rPr>
              <w:t>单相表通信单元：</w:t>
            </w:r>
            <w:r>
              <w:rPr>
                <w:szCs w:val="21"/>
                <w:highlight w:val="yellow"/>
              </w:rPr>
              <w:t>≤1.5W</w:t>
            </w:r>
            <w:r>
              <w:rPr>
                <w:rFonts w:hint="eastAsia"/>
                <w:szCs w:val="21"/>
                <w:highlight w:val="yellow"/>
              </w:rPr>
              <w:t>（单发双收）</w:t>
            </w:r>
          </w:p>
          <w:p w:rsidR="003D0186" w:rsidRDefault="001C2D48">
            <w:pPr>
              <w:jc w:val="center"/>
              <w:rPr>
                <w:szCs w:val="21"/>
                <w:highlight w:val="yellow"/>
              </w:rPr>
            </w:pPr>
            <w:r>
              <w:rPr>
                <w:szCs w:val="21"/>
                <w:highlight w:val="yellow"/>
              </w:rPr>
              <w:t>单相表通信单元：</w:t>
            </w:r>
            <w:r>
              <w:rPr>
                <w:szCs w:val="21"/>
                <w:highlight w:val="yellow"/>
              </w:rPr>
              <w:t>≤2W</w:t>
            </w:r>
            <w:r>
              <w:rPr>
                <w:rFonts w:hint="eastAsia"/>
                <w:szCs w:val="21"/>
                <w:highlight w:val="yellow"/>
              </w:rPr>
              <w:t>（双发双收）</w:t>
            </w:r>
          </w:p>
        </w:tc>
      </w:tr>
      <w:tr w:rsidR="003D0186">
        <w:trPr>
          <w:trHeight w:val="238"/>
        </w:trPr>
        <w:tc>
          <w:tcPr>
            <w:tcW w:w="2380" w:type="dxa"/>
            <w:vMerge/>
            <w:vAlign w:val="center"/>
          </w:tcPr>
          <w:p w:rsidR="003D0186" w:rsidRDefault="003D0186">
            <w:pPr>
              <w:jc w:val="center"/>
              <w:rPr>
                <w:szCs w:val="21"/>
                <w:highlight w:val="yellow"/>
              </w:rPr>
            </w:pPr>
          </w:p>
        </w:tc>
        <w:tc>
          <w:tcPr>
            <w:tcW w:w="3580" w:type="dxa"/>
            <w:vAlign w:val="center"/>
          </w:tcPr>
          <w:p w:rsidR="003D0186" w:rsidRDefault="001C2D48">
            <w:pPr>
              <w:jc w:val="center"/>
              <w:rPr>
                <w:szCs w:val="21"/>
                <w:highlight w:val="yellow"/>
              </w:rPr>
            </w:pPr>
            <w:r>
              <w:rPr>
                <w:szCs w:val="21"/>
                <w:highlight w:val="yellow"/>
              </w:rPr>
              <w:t>三相表本地通信单元：</w:t>
            </w:r>
            <w:r>
              <w:rPr>
                <w:szCs w:val="21"/>
                <w:highlight w:val="yellow"/>
              </w:rPr>
              <w:t>≤0.5W</w:t>
            </w:r>
          </w:p>
        </w:tc>
        <w:tc>
          <w:tcPr>
            <w:tcW w:w="3452" w:type="dxa"/>
            <w:vAlign w:val="center"/>
          </w:tcPr>
          <w:p w:rsidR="003D0186" w:rsidRDefault="001C2D48">
            <w:pPr>
              <w:jc w:val="center"/>
              <w:rPr>
                <w:szCs w:val="21"/>
                <w:highlight w:val="yellow"/>
              </w:rPr>
            </w:pPr>
            <w:r>
              <w:rPr>
                <w:szCs w:val="21"/>
                <w:highlight w:val="yellow"/>
              </w:rPr>
              <w:t>三相表通信单元：</w:t>
            </w:r>
            <w:r>
              <w:rPr>
                <w:szCs w:val="21"/>
                <w:highlight w:val="yellow"/>
              </w:rPr>
              <w:t>≤2.5W</w:t>
            </w:r>
          </w:p>
        </w:tc>
      </w:tr>
      <w:tr w:rsidR="003D0186">
        <w:trPr>
          <w:trHeight w:val="238"/>
        </w:trPr>
        <w:tc>
          <w:tcPr>
            <w:tcW w:w="2380" w:type="dxa"/>
            <w:vMerge/>
            <w:vAlign w:val="center"/>
          </w:tcPr>
          <w:p w:rsidR="003D0186" w:rsidRDefault="003D0186">
            <w:pPr>
              <w:jc w:val="center"/>
              <w:rPr>
                <w:szCs w:val="21"/>
                <w:highlight w:val="yellow"/>
              </w:rPr>
            </w:pPr>
          </w:p>
        </w:tc>
        <w:tc>
          <w:tcPr>
            <w:tcW w:w="3580" w:type="dxa"/>
            <w:vAlign w:val="center"/>
          </w:tcPr>
          <w:p w:rsidR="003D0186" w:rsidRDefault="001C2D48">
            <w:pPr>
              <w:jc w:val="center"/>
              <w:rPr>
                <w:szCs w:val="21"/>
                <w:highlight w:val="yellow"/>
              </w:rPr>
            </w:pPr>
            <w:r>
              <w:rPr>
                <w:szCs w:val="21"/>
                <w:highlight w:val="yellow"/>
              </w:rPr>
              <w:t>集中器本地通信单元：</w:t>
            </w:r>
            <w:r>
              <w:rPr>
                <w:szCs w:val="21"/>
                <w:highlight w:val="yellow"/>
              </w:rPr>
              <w:t>≤0.8W</w:t>
            </w:r>
          </w:p>
        </w:tc>
        <w:tc>
          <w:tcPr>
            <w:tcW w:w="3452" w:type="dxa"/>
            <w:vAlign w:val="center"/>
          </w:tcPr>
          <w:p w:rsidR="003D0186" w:rsidRDefault="001C2D48">
            <w:pPr>
              <w:jc w:val="center"/>
              <w:rPr>
                <w:szCs w:val="21"/>
              </w:rPr>
            </w:pPr>
            <w:r>
              <w:rPr>
                <w:szCs w:val="21"/>
                <w:highlight w:val="yellow"/>
              </w:rPr>
              <w:t>集中器本地通信单元：</w:t>
            </w:r>
            <w:r>
              <w:rPr>
                <w:szCs w:val="21"/>
                <w:highlight w:val="yellow"/>
              </w:rPr>
              <w:t>≤6W</w:t>
            </w:r>
          </w:p>
        </w:tc>
      </w:tr>
    </w:tbl>
    <w:p w:rsidR="003D0186" w:rsidRDefault="003D0186">
      <w:bookmarkStart w:id="173" w:name="_Toc237417746"/>
      <w:bookmarkStart w:id="174" w:name="_Toc329692391"/>
      <w:bookmarkStart w:id="175" w:name="_Toc241576716"/>
      <w:bookmarkStart w:id="176" w:name="_Toc398721812"/>
      <w:bookmarkStart w:id="177" w:name="_Toc329242590"/>
    </w:p>
    <w:bookmarkEnd w:id="173"/>
    <w:bookmarkEnd w:id="174"/>
    <w:bookmarkEnd w:id="175"/>
    <w:bookmarkEnd w:id="176"/>
    <w:bookmarkEnd w:id="177"/>
    <w:p w:rsidR="003D0186" w:rsidRDefault="001C2D48">
      <w:pPr>
        <w:pStyle w:val="a6"/>
        <w:spacing w:before="156" w:after="156"/>
        <w:rPr>
          <w:rFonts w:ascii="Times New Roman"/>
        </w:rPr>
      </w:pPr>
      <w:r>
        <w:rPr>
          <w:rFonts w:ascii="Times New Roman" w:hint="eastAsia"/>
        </w:rPr>
        <w:t>互联互通要求</w:t>
      </w:r>
    </w:p>
    <w:p w:rsidR="003D0186" w:rsidRDefault="001C2D48">
      <w:pPr>
        <w:pStyle w:val="a7"/>
        <w:spacing w:before="156" w:after="156"/>
        <w:rPr>
          <w:rFonts w:ascii="Times New Roman"/>
        </w:rPr>
      </w:pPr>
      <w:bookmarkStart w:id="178" w:name="_Toc398721813"/>
      <w:r>
        <w:rPr>
          <w:rFonts w:ascii="Times New Roman"/>
        </w:rPr>
        <w:lastRenderedPageBreak/>
        <w:t>高速电力线载波</w:t>
      </w:r>
      <w:r>
        <w:rPr>
          <w:rFonts w:ascii="Times New Roman" w:hint="eastAsia"/>
        </w:rPr>
        <w:t>通信</w:t>
      </w:r>
      <w:r>
        <w:rPr>
          <w:rFonts w:ascii="Times New Roman"/>
        </w:rPr>
        <w:t>性能</w:t>
      </w:r>
      <w:bookmarkEnd w:id="178"/>
    </w:p>
    <w:p w:rsidR="003D0186" w:rsidRDefault="001C2D48">
      <w:pPr>
        <w:pStyle w:val="a8"/>
        <w:spacing w:before="156" w:after="156"/>
        <w:rPr>
          <w:rFonts w:ascii="Times New Roman"/>
          <w:highlight w:val="yellow"/>
        </w:rPr>
      </w:pPr>
      <w:bookmarkStart w:id="179" w:name="_Toc398721815"/>
      <w:r>
        <w:rPr>
          <w:rFonts w:ascii="Times New Roman"/>
          <w:highlight w:val="yellow"/>
        </w:rPr>
        <w:t>工作频</w:t>
      </w:r>
      <w:bookmarkEnd w:id="179"/>
      <w:r>
        <w:rPr>
          <w:rFonts w:ascii="Times New Roman" w:hint="eastAsia"/>
          <w:highlight w:val="yellow"/>
        </w:rPr>
        <w:t>段</w:t>
      </w:r>
    </w:p>
    <w:p w:rsidR="003D0186" w:rsidRDefault="001C2D48">
      <w:pPr>
        <w:pStyle w:val="afff1"/>
        <w:rPr>
          <w:highlight w:val="yellow"/>
        </w:rPr>
      </w:pPr>
      <w:bookmarkStart w:id="180" w:name="_Toc398721816"/>
      <w:r>
        <w:rPr>
          <w:rFonts w:ascii="Times New Roman"/>
          <w:highlight w:val="yellow"/>
        </w:rPr>
        <w:t>高速电力线载波的</w:t>
      </w:r>
      <w:r>
        <w:rPr>
          <w:rFonts w:ascii="Times New Roman" w:hint="eastAsia"/>
          <w:highlight w:val="yellow"/>
        </w:rPr>
        <w:t>工作</w:t>
      </w:r>
      <w:r>
        <w:rPr>
          <w:rFonts w:ascii="Times New Roman"/>
          <w:highlight w:val="yellow"/>
        </w:rPr>
        <w:t>频段应</w:t>
      </w:r>
      <w:r>
        <w:rPr>
          <w:rFonts w:ascii="Times New Roman" w:hint="eastAsia"/>
          <w:highlight w:val="yellow"/>
        </w:rPr>
        <w:t>支持</w:t>
      </w:r>
      <w:r>
        <w:rPr>
          <w:rFonts w:ascii="Times New Roman"/>
          <w:highlight w:val="yellow"/>
        </w:rPr>
        <w:t>2MHz</w:t>
      </w:r>
      <w:r>
        <w:rPr>
          <w:rFonts w:ascii="Times New Roman"/>
          <w:highlight w:val="yellow"/>
        </w:rPr>
        <w:t>～</w:t>
      </w:r>
      <w:r>
        <w:rPr>
          <w:rFonts w:ascii="Times New Roman"/>
          <w:highlight w:val="yellow"/>
        </w:rPr>
        <w:t>12MHz</w:t>
      </w:r>
      <w:r>
        <w:rPr>
          <w:rFonts w:ascii="Times New Roman"/>
          <w:highlight w:val="yellow"/>
        </w:rPr>
        <w:t>、</w:t>
      </w:r>
      <w:r>
        <w:rPr>
          <w:rFonts w:ascii="Times New Roman"/>
          <w:highlight w:val="yellow"/>
        </w:rPr>
        <w:t>2.4MHz</w:t>
      </w:r>
      <w:r>
        <w:rPr>
          <w:rFonts w:ascii="Times New Roman"/>
          <w:highlight w:val="yellow"/>
        </w:rPr>
        <w:t>～</w:t>
      </w:r>
      <w:r>
        <w:rPr>
          <w:rFonts w:ascii="Times New Roman"/>
          <w:highlight w:val="yellow"/>
        </w:rPr>
        <w:t>5.6MHz</w:t>
      </w:r>
      <w:r>
        <w:rPr>
          <w:rFonts w:ascii="Times New Roman"/>
          <w:highlight w:val="yellow"/>
        </w:rPr>
        <w:t>、</w:t>
      </w:r>
      <w:r>
        <w:rPr>
          <w:rFonts w:ascii="Times New Roman"/>
          <w:highlight w:val="yellow"/>
        </w:rPr>
        <w:t>0.7MHz</w:t>
      </w:r>
      <w:r>
        <w:rPr>
          <w:rFonts w:ascii="Times New Roman"/>
          <w:highlight w:val="yellow"/>
        </w:rPr>
        <w:t>～</w:t>
      </w:r>
      <w:r>
        <w:rPr>
          <w:rFonts w:ascii="Times New Roman"/>
          <w:highlight w:val="yellow"/>
        </w:rPr>
        <w:t>3MHz</w:t>
      </w:r>
      <w:r>
        <w:rPr>
          <w:rFonts w:ascii="Times New Roman"/>
          <w:highlight w:val="yellow"/>
        </w:rPr>
        <w:t>、</w:t>
      </w:r>
      <w:r>
        <w:rPr>
          <w:rFonts w:ascii="Times New Roman" w:hint="eastAsia"/>
          <w:highlight w:val="yellow"/>
        </w:rPr>
        <w:t>0.7</w:t>
      </w:r>
      <w:r>
        <w:rPr>
          <w:rFonts w:ascii="Times New Roman"/>
          <w:highlight w:val="yellow"/>
        </w:rPr>
        <w:t>MHz</w:t>
      </w:r>
      <w:r>
        <w:rPr>
          <w:rFonts w:ascii="Times New Roman"/>
          <w:highlight w:val="yellow"/>
        </w:rPr>
        <w:t>～</w:t>
      </w:r>
      <w:r>
        <w:rPr>
          <w:rFonts w:ascii="Times New Roman" w:hint="eastAsia"/>
          <w:highlight w:val="yellow"/>
        </w:rPr>
        <w:t>5.6</w:t>
      </w:r>
      <w:r>
        <w:rPr>
          <w:rFonts w:ascii="Times New Roman"/>
          <w:highlight w:val="yellow"/>
        </w:rPr>
        <w:t>MHz</w:t>
      </w:r>
      <w:r>
        <w:rPr>
          <w:rFonts w:ascii="Times New Roman" w:hint="eastAsia"/>
          <w:highlight w:val="yellow"/>
        </w:rPr>
        <w:t>、</w:t>
      </w:r>
      <w:r>
        <w:rPr>
          <w:rFonts w:ascii="Times New Roman" w:hint="eastAsia"/>
          <w:highlight w:val="yellow"/>
        </w:rPr>
        <w:t>0.7~12MHz</w:t>
      </w:r>
      <w:del w:id="181" w:author="作者" w:date="2025-12-29T11:06:00Z">
        <w:r w:rsidDel="00D20FAA">
          <w:rPr>
            <w:rFonts w:ascii="Times New Roman" w:hint="eastAsia"/>
            <w:highlight w:val="yellow"/>
          </w:rPr>
          <w:delText>、</w:delText>
        </w:r>
      </w:del>
      <w:ins w:id="182" w:author="作者" w:date="2025-12-26T14:32:00Z">
        <w:r>
          <w:rPr>
            <w:rFonts w:ascii="Times New Roman" w:hint="eastAsia"/>
            <w:highlight w:val="yellow"/>
          </w:rPr>
          <w:t>及</w:t>
        </w:r>
      </w:ins>
      <w:r>
        <w:rPr>
          <w:rFonts w:ascii="Times New Roman" w:hint="eastAsia"/>
          <w:highlight w:val="yellow"/>
        </w:rPr>
        <w:t>6~12MHz</w:t>
      </w:r>
      <w:ins w:id="183" w:author="作者" w:date="2025-12-26T14:33:00Z">
        <w:r>
          <w:rPr>
            <w:rFonts w:ascii="Times New Roman" w:hint="eastAsia"/>
            <w:highlight w:val="yellow"/>
          </w:rPr>
          <w:t>频段</w:t>
        </w:r>
      </w:ins>
      <w:ins w:id="184" w:author="作者" w:date="2025-12-26T14:31:00Z">
        <w:r>
          <w:rPr>
            <w:rFonts w:ascii="Times New Roman" w:hint="eastAsia"/>
            <w:highlight w:val="yellow"/>
          </w:rPr>
          <w:t>，</w:t>
        </w:r>
      </w:ins>
      <w:ins w:id="185" w:author="作者" w:date="2025-12-26T14:34:00Z">
        <w:r>
          <w:rPr>
            <w:rFonts w:ascii="Times New Roman" w:hint="eastAsia"/>
            <w:highlight w:val="yellow"/>
          </w:rPr>
          <w:t>并支持</w:t>
        </w:r>
      </w:ins>
      <w:ins w:id="186" w:author="作者" w:date="2025-12-26T14:31:00Z">
        <w:del w:id="187" w:author="作者" w:date="2025-12-26T14:34:00Z">
          <w:r>
            <w:rPr>
              <w:rFonts w:ascii="Times New Roman" w:hint="eastAsia"/>
              <w:highlight w:val="yellow"/>
            </w:rPr>
            <w:delText>可</w:delText>
          </w:r>
        </w:del>
      </w:ins>
      <w:r>
        <w:rPr>
          <w:rFonts w:ascii="Times New Roman"/>
          <w:highlight w:val="yellow"/>
        </w:rPr>
        <w:t>切换使用。</w:t>
      </w:r>
    </w:p>
    <w:p w:rsidR="003D0186" w:rsidRDefault="001C2D48">
      <w:pPr>
        <w:pStyle w:val="a8"/>
        <w:spacing w:before="156" w:after="156"/>
        <w:rPr>
          <w:rFonts w:ascii="Times New Roman"/>
        </w:rPr>
      </w:pPr>
      <w:r>
        <w:rPr>
          <w:rFonts w:ascii="Times New Roman"/>
        </w:rPr>
        <w:t>功率谱密度</w:t>
      </w:r>
      <w:bookmarkEnd w:id="180"/>
    </w:p>
    <w:p w:rsidR="003D0186" w:rsidRDefault="001C2D48">
      <w:pPr>
        <w:pStyle w:val="afff1"/>
        <w:rPr>
          <w:rFonts w:ascii="Times New Roman"/>
        </w:rPr>
      </w:pPr>
      <w:r>
        <w:rPr>
          <w:rFonts w:ascii="Times New Roman"/>
          <w:highlight w:val="yellow"/>
        </w:rPr>
        <w:t>高速电力线载波</w:t>
      </w:r>
      <w:r>
        <w:rPr>
          <w:rFonts w:ascii="Times New Roman"/>
        </w:rPr>
        <w:t>发送功率谱密度在工作频段内</w:t>
      </w:r>
      <w:r>
        <w:rPr>
          <w:rFonts w:ascii="Times New Roman" w:hint="eastAsia"/>
        </w:rPr>
        <w:t>不应</w:t>
      </w:r>
      <w:r>
        <w:rPr>
          <w:rFonts w:ascii="Times New Roman"/>
        </w:rPr>
        <w:t>大于</w:t>
      </w:r>
      <w:r>
        <w:rPr>
          <w:rFonts w:ascii="Times New Roman"/>
        </w:rPr>
        <w:t>-45dBm/Hz</w:t>
      </w:r>
      <w:r>
        <w:rPr>
          <w:rFonts w:ascii="Times New Roman"/>
        </w:rPr>
        <w:t>，工作频带外不应大于</w:t>
      </w:r>
      <w:r>
        <w:rPr>
          <w:rFonts w:ascii="Times New Roman"/>
        </w:rPr>
        <w:t>-75dBm/Hz</w:t>
      </w:r>
      <w:r>
        <w:rPr>
          <w:rFonts w:ascii="Times New Roman"/>
        </w:rPr>
        <w:t>。</w:t>
      </w:r>
    </w:p>
    <w:p w:rsidR="003D0186" w:rsidRDefault="001C2D48">
      <w:pPr>
        <w:pStyle w:val="a8"/>
        <w:spacing w:before="156" w:after="156"/>
        <w:rPr>
          <w:rFonts w:ascii="Times New Roman"/>
        </w:rPr>
      </w:pPr>
      <w:r>
        <w:rPr>
          <w:rFonts w:ascii="Times New Roman" w:hint="eastAsia"/>
        </w:rPr>
        <w:t>调制方式</w:t>
      </w:r>
    </w:p>
    <w:p w:rsidR="003D0186" w:rsidRDefault="001C2D48">
      <w:pPr>
        <w:pStyle w:val="afff1"/>
        <w:rPr>
          <w:highlight w:val="yellow"/>
        </w:rPr>
      </w:pPr>
      <w:r>
        <w:rPr>
          <w:rFonts w:ascii="Times New Roman"/>
          <w:highlight w:val="yellow"/>
        </w:rPr>
        <w:t>高速电力线载波</w:t>
      </w:r>
      <w:r>
        <w:rPr>
          <w:rFonts w:ascii="Times New Roman" w:hint="eastAsia"/>
          <w:highlight w:val="yellow"/>
        </w:rPr>
        <w:t>调制方式应</w:t>
      </w:r>
      <w:r>
        <w:rPr>
          <w:rFonts w:ascii="Times New Roman"/>
          <w:highlight w:val="yellow"/>
        </w:rPr>
        <w:t>支持</w:t>
      </w:r>
      <w:r>
        <w:rPr>
          <w:rFonts w:ascii="Times New Roman" w:hint="eastAsia"/>
          <w:highlight w:val="yellow"/>
        </w:rPr>
        <w:t>OFDM</w:t>
      </w:r>
      <w:r>
        <w:rPr>
          <w:rFonts w:ascii="Times New Roman" w:hint="eastAsia"/>
          <w:highlight w:val="yellow"/>
        </w:rPr>
        <w:t>调制方式，子载波映射方式应支持</w:t>
      </w:r>
      <w:r>
        <w:rPr>
          <w:rFonts w:ascii="Times New Roman" w:hint="eastAsia"/>
          <w:highlight w:val="yellow"/>
        </w:rPr>
        <w:t>BPSK</w:t>
      </w:r>
      <w:r>
        <w:rPr>
          <w:rFonts w:ascii="Times New Roman" w:hint="eastAsia"/>
          <w:highlight w:val="yellow"/>
        </w:rPr>
        <w:t>、</w:t>
      </w:r>
      <w:r>
        <w:rPr>
          <w:rFonts w:ascii="Times New Roman" w:hint="eastAsia"/>
          <w:highlight w:val="yellow"/>
        </w:rPr>
        <w:t>QPSK</w:t>
      </w:r>
      <w:r>
        <w:rPr>
          <w:rFonts w:ascii="Times New Roman" w:hint="eastAsia"/>
          <w:highlight w:val="yellow"/>
        </w:rPr>
        <w:t>、</w:t>
      </w:r>
      <w:r>
        <w:rPr>
          <w:rFonts w:ascii="Times New Roman" w:hint="eastAsia"/>
          <w:highlight w:val="yellow"/>
        </w:rPr>
        <w:t>16QAM</w:t>
      </w:r>
      <w:r>
        <w:rPr>
          <w:rFonts w:ascii="Times New Roman" w:hint="eastAsia"/>
          <w:highlight w:val="yellow"/>
        </w:rPr>
        <w:t>。</w:t>
      </w:r>
    </w:p>
    <w:p w:rsidR="003D0186" w:rsidRDefault="003D0186">
      <w:pPr>
        <w:pStyle w:val="afff1"/>
        <w:rPr>
          <w:rFonts w:ascii="Times New Roman"/>
        </w:rPr>
      </w:pPr>
    </w:p>
    <w:p w:rsidR="003D0186" w:rsidRDefault="001C2D48">
      <w:pPr>
        <w:pStyle w:val="a8"/>
        <w:spacing w:before="156" w:after="156"/>
        <w:rPr>
          <w:rFonts w:ascii="Times New Roman"/>
          <w:highlight w:val="yellow"/>
        </w:rPr>
      </w:pPr>
      <w:bookmarkStart w:id="188" w:name="_Toc398721819"/>
      <w:commentRangeStart w:id="189"/>
      <w:r>
        <w:rPr>
          <w:rFonts w:ascii="Times New Roman"/>
          <w:highlight w:val="yellow"/>
        </w:rPr>
        <w:t>通信速率</w:t>
      </w:r>
      <w:commentRangeEnd w:id="189"/>
      <w:r>
        <w:rPr>
          <w:rStyle w:val="afff9"/>
          <w:rFonts w:ascii="Times New Roman" w:eastAsia="宋体"/>
          <w:kern w:val="2"/>
        </w:rPr>
        <w:commentReference w:id="189"/>
      </w:r>
      <w:bookmarkEnd w:id="188"/>
    </w:p>
    <w:p w:rsidR="003D0186" w:rsidRDefault="001C2D48">
      <w:pPr>
        <w:pStyle w:val="afff1"/>
      </w:pPr>
      <w:r>
        <w:rPr>
          <w:rFonts w:ascii="Times New Roman"/>
          <w:highlight w:val="yellow"/>
        </w:rPr>
        <w:t>在隔离电源、屏蔽空间环境、无竞争场景、主从节点</w:t>
      </w:r>
      <w:r>
        <w:rPr>
          <w:rFonts w:ascii="Times New Roman"/>
          <w:highlight w:val="yellow"/>
        </w:rPr>
        <w:t>1:1</w:t>
      </w:r>
      <w:r>
        <w:rPr>
          <w:rFonts w:ascii="Times New Roman"/>
          <w:highlight w:val="yellow"/>
        </w:rPr>
        <w:t>配比、</w:t>
      </w:r>
      <w:r>
        <w:rPr>
          <w:rFonts w:ascii="Times New Roman" w:hint="eastAsia"/>
          <w:highlight w:val="yellow"/>
        </w:rPr>
        <w:t>测试物理层数据包大小</w:t>
      </w:r>
      <w:r>
        <w:rPr>
          <w:rFonts w:ascii="Times New Roman" w:hint="eastAsia"/>
          <w:highlight w:val="yellow"/>
        </w:rPr>
        <w:t>2048</w:t>
      </w:r>
      <w:r>
        <w:rPr>
          <w:rFonts w:ascii="Times New Roman" w:hint="eastAsia"/>
          <w:highlight w:val="yellow"/>
        </w:rPr>
        <w:t>字节</w:t>
      </w:r>
      <w:r>
        <w:rPr>
          <w:rFonts w:ascii="Times New Roman" w:hint="eastAsia"/>
          <w:highlight w:val="yellow"/>
        </w:rPr>
        <w:t>条件下</w:t>
      </w:r>
      <w:r>
        <w:rPr>
          <w:rFonts w:ascii="Times New Roman"/>
          <w:highlight w:val="yellow"/>
        </w:rPr>
        <w:t>，高速电力线载波</w:t>
      </w:r>
      <w:ins w:id="190" w:author="作者" w:date="2025-12-26T10:03:00Z">
        <w:r>
          <w:rPr>
            <w:rFonts w:ascii="Times New Roman" w:hint="eastAsia"/>
            <w:highlight w:val="yellow"/>
          </w:rPr>
          <w:t>的</w:t>
        </w:r>
      </w:ins>
      <w:r>
        <w:rPr>
          <w:rFonts w:ascii="Times New Roman"/>
          <w:highlight w:val="yellow"/>
        </w:rPr>
        <w:t>通信速率不应</w:t>
      </w:r>
      <w:del w:id="191" w:author="作者" w:date="2025-12-26T10:03:00Z">
        <w:r>
          <w:rPr>
            <w:rFonts w:ascii="Times New Roman"/>
            <w:highlight w:val="yellow"/>
          </w:rPr>
          <w:delText>小</w:delText>
        </w:r>
      </w:del>
      <w:ins w:id="192" w:author="作者" w:date="2025-12-26T10:03:00Z">
        <w:r>
          <w:rPr>
            <w:rFonts w:ascii="Times New Roman" w:hint="eastAsia"/>
            <w:highlight w:val="yellow"/>
          </w:rPr>
          <w:t>低</w:t>
        </w:r>
      </w:ins>
      <w:r>
        <w:rPr>
          <w:rFonts w:ascii="Times New Roman"/>
          <w:highlight w:val="yellow"/>
        </w:rPr>
        <w:t>于</w:t>
      </w:r>
      <w:r>
        <w:rPr>
          <w:rFonts w:ascii="Times New Roman" w:hint="eastAsia"/>
          <w:highlight w:val="yellow"/>
        </w:rPr>
        <w:t>5</w:t>
      </w:r>
      <w:r>
        <w:rPr>
          <w:rFonts w:ascii="Times New Roman"/>
          <w:highlight w:val="yellow"/>
        </w:rPr>
        <w:t>Mbps</w:t>
      </w:r>
      <w:r>
        <w:rPr>
          <w:rFonts w:ascii="Times New Roman"/>
          <w:highlight w:val="yellow"/>
        </w:rPr>
        <w:t>。</w:t>
      </w:r>
    </w:p>
    <w:p w:rsidR="003D0186" w:rsidRDefault="003D0186">
      <w:pPr>
        <w:pStyle w:val="afff1"/>
        <w:rPr>
          <w:rFonts w:ascii="Times New Roman"/>
        </w:rPr>
      </w:pPr>
    </w:p>
    <w:p w:rsidR="003D0186" w:rsidRDefault="001C2D48">
      <w:pPr>
        <w:pStyle w:val="a8"/>
        <w:spacing w:before="156" w:after="156"/>
        <w:rPr>
          <w:rFonts w:ascii="Times New Roman"/>
          <w:highlight w:val="yellow"/>
        </w:rPr>
      </w:pPr>
      <w:commentRangeStart w:id="193"/>
      <w:r>
        <w:rPr>
          <w:rFonts w:ascii="Times New Roman"/>
          <w:highlight w:val="yellow"/>
        </w:rPr>
        <w:t>抗衰减性能</w:t>
      </w:r>
      <w:commentRangeEnd w:id="193"/>
      <w:r>
        <w:rPr>
          <w:rStyle w:val="afff9"/>
          <w:rFonts w:ascii="Times New Roman" w:eastAsia="宋体"/>
          <w:kern w:val="2"/>
        </w:rPr>
        <w:commentReference w:id="193"/>
      </w:r>
    </w:p>
    <w:p w:rsidR="003D0186" w:rsidRDefault="001C2D48">
      <w:pPr>
        <w:pStyle w:val="afff1"/>
        <w:rPr>
          <w:rFonts w:ascii="Times New Roman"/>
        </w:rPr>
      </w:pPr>
      <w:r>
        <w:rPr>
          <w:rFonts w:ascii="Times New Roman"/>
        </w:rPr>
        <w:t>在隔离电源、屏蔽环境、误包率小于</w:t>
      </w:r>
      <w:r>
        <w:rPr>
          <w:rFonts w:ascii="Times New Roman"/>
        </w:rPr>
        <w:t>10%</w:t>
      </w:r>
      <w:r>
        <w:rPr>
          <w:rFonts w:ascii="Times New Roman"/>
        </w:rPr>
        <w:t>（业务报文包长＜</w:t>
      </w:r>
      <w:r>
        <w:rPr>
          <w:rFonts w:ascii="Times New Roman"/>
        </w:rPr>
        <w:t>100</w:t>
      </w:r>
      <w:r>
        <w:rPr>
          <w:rFonts w:ascii="Times New Roman"/>
        </w:rPr>
        <w:t>字节）</w:t>
      </w:r>
      <w:r>
        <w:rPr>
          <w:rFonts w:ascii="Times New Roman"/>
        </w:rPr>
        <w:t>、</w:t>
      </w:r>
      <w:r>
        <w:rPr>
          <w:rFonts w:ascii="Times New Roman"/>
        </w:rPr>
        <w:t>带内发射功率谱密度为</w:t>
      </w:r>
      <w:r>
        <w:rPr>
          <w:rFonts w:ascii="Times New Roman"/>
        </w:rPr>
        <w:t>-45dBm/Hz</w:t>
      </w:r>
      <w:r>
        <w:rPr>
          <w:rFonts w:ascii="Times New Roman"/>
        </w:rPr>
        <w:t>的条件下，</w:t>
      </w:r>
      <w:r>
        <w:rPr>
          <w:rFonts w:ascii="Times New Roman"/>
          <w:highlight w:val="yellow"/>
        </w:rPr>
        <w:t>高速电力线载波</w:t>
      </w:r>
      <w:ins w:id="194" w:author="作者" w:date="2025-12-26T09:54:00Z">
        <w:r>
          <w:rPr>
            <w:rFonts w:ascii="Times New Roman" w:hint="eastAsia"/>
            <w:highlight w:val="yellow"/>
          </w:rPr>
          <w:t>的</w:t>
        </w:r>
      </w:ins>
      <w:r>
        <w:rPr>
          <w:rFonts w:ascii="Times New Roman"/>
        </w:rPr>
        <w:t>抗衰减性能不应</w:t>
      </w:r>
      <w:ins w:id="195" w:author="作者" w:date="2025-12-26T09:57:00Z">
        <w:r>
          <w:rPr>
            <w:rFonts w:ascii="Times New Roman" w:hint="eastAsia"/>
          </w:rPr>
          <w:t>低</w:t>
        </w:r>
      </w:ins>
      <w:r>
        <w:rPr>
          <w:rFonts w:ascii="Times New Roman"/>
        </w:rPr>
        <w:t>于</w:t>
      </w:r>
      <w:r>
        <w:rPr>
          <w:rFonts w:ascii="Times New Roman"/>
        </w:rPr>
        <w:t>9</w:t>
      </w:r>
      <w:r>
        <w:rPr>
          <w:rFonts w:ascii="Times New Roman" w:hint="eastAsia"/>
        </w:rPr>
        <w:t>8</w:t>
      </w:r>
      <w:r>
        <w:rPr>
          <w:rFonts w:ascii="Times New Roman"/>
        </w:rPr>
        <w:t>dB</w:t>
      </w:r>
      <w:r>
        <w:rPr>
          <w:rFonts w:ascii="Times New Roman"/>
        </w:rPr>
        <w:t>。</w:t>
      </w:r>
    </w:p>
    <w:p w:rsidR="003D0186" w:rsidRDefault="001C2D48">
      <w:pPr>
        <w:pStyle w:val="a8"/>
        <w:spacing w:before="156" w:after="156"/>
        <w:rPr>
          <w:rFonts w:ascii="Times New Roman"/>
        </w:rPr>
      </w:pPr>
      <w:r>
        <w:rPr>
          <w:rFonts w:ascii="Times New Roman"/>
        </w:rPr>
        <w:t>抗白噪声性能</w:t>
      </w:r>
    </w:p>
    <w:p w:rsidR="003D0186" w:rsidRDefault="001C2D48">
      <w:pPr>
        <w:pStyle w:val="afff1"/>
        <w:rPr>
          <w:rFonts w:ascii="Times New Roman"/>
        </w:rPr>
      </w:pPr>
      <w:r>
        <w:rPr>
          <w:rFonts w:ascii="Times New Roman"/>
        </w:rPr>
        <w:t>在隔离电源、屏蔽环境、误包率小于</w:t>
      </w:r>
      <w:r>
        <w:rPr>
          <w:rFonts w:ascii="Times New Roman"/>
        </w:rPr>
        <w:t>10%</w:t>
      </w:r>
      <w:r>
        <w:rPr>
          <w:rFonts w:ascii="Times New Roman"/>
        </w:rPr>
        <w:t>（业务报文包长＜</w:t>
      </w:r>
      <w:r>
        <w:rPr>
          <w:rFonts w:ascii="Times New Roman"/>
        </w:rPr>
        <w:t>100</w:t>
      </w:r>
      <w:r>
        <w:rPr>
          <w:rFonts w:ascii="Times New Roman"/>
        </w:rPr>
        <w:t>字节）、带内发射功率谱密度为</w:t>
      </w:r>
      <w:r>
        <w:rPr>
          <w:rFonts w:ascii="Times New Roman"/>
        </w:rPr>
        <w:t>-45dBm/Hz</w:t>
      </w:r>
      <w:r>
        <w:rPr>
          <w:rFonts w:ascii="Times New Roman"/>
        </w:rPr>
        <w:t>的条件下，</w:t>
      </w:r>
      <w:del w:id="196" w:author="作者" w:date="2025-12-26T09:57:00Z">
        <w:r>
          <w:rPr>
            <w:rFonts w:ascii="Times New Roman"/>
          </w:rPr>
          <w:delText>加入</w:delText>
        </w:r>
      </w:del>
      <w:ins w:id="197" w:author="作者" w:date="2025-12-26T09:57:00Z">
        <w:r>
          <w:rPr>
            <w:rFonts w:ascii="Times New Roman" w:hint="eastAsia"/>
          </w:rPr>
          <w:t>叠加</w:t>
        </w:r>
      </w:ins>
      <w:r>
        <w:rPr>
          <w:rFonts w:ascii="Times New Roman"/>
          <w:szCs w:val="21"/>
        </w:rPr>
        <w:t>输出带宽</w:t>
      </w:r>
      <w:r>
        <w:rPr>
          <w:rFonts w:ascii="Times New Roman"/>
          <w:szCs w:val="21"/>
        </w:rPr>
        <w:t>25MHz</w:t>
      </w:r>
      <w:ins w:id="198" w:author="作者" w:date="2025-12-26T09:58:00Z">
        <w:r>
          <w:rPr>
            <w:rFonts w:ascii="Times New Roman"/>
          </w:rPr>
          <w:t>、</w:t>
        </w:r>
      </w:ins>
      <w:del w:id="199" w:author="作者" w:date="2025-12-26T09:58:00Z">
        <w:r>
          <w:rPr>
            <w:rFonts w:ascii="Times New Roman" w:hint="eastAsia"/>
            <w:szCs w:val="21"/>
          </w:rPr>
          <w:delText>，</w:delText>
        </w:r>
      </w:del>
      <w:r>
        <w:rPr>
          <w:rFonts w:ascii="Times New Roman"/>
          <w:szCs w:val="21"/>
        </w:rPr>
        <w:t>功率为</w:t>
      </w:r>
      <w:r>
        <w:rPr>
          <w:rFonts w:ascii="Times New Roman"/>
          <w:szCs w:val="21"/>
        </w:rPr>
        <w:t>-30dBm</w:t>
      </w:r>
      <w:r>
        <w:rPr>
          <w:rFonts w:ascii="Times New Roman"/>
          <w:szCs w:val="21"/>
        </w:rPr>
        <w:t>的高斯白噪声，</w:t>
      </w:r>
      <w:r>
        <w:rPr>
          <w:rFonts w:ascii="Times New Roman"/>
          <w:highlight w:val="yellow"/>
        </w:rPr>
        <w:t>高速电力线载波</w:t>
      </w:r>
      <w:ins w:id="200" w:author="作者" w:date="2025-12-26T10:02:00Z">
        <w:r>
          <w:rPr>
            <w:rFonts w:ascii="Times New Roman" w:hint="eastAsia"/>
            <w:highlight w:val="yellow"/>
          </w:rPr>
          <w:t>的</w:t>
        </w:r>
      </w:ins>
      <w:r>
        <w:rPr>
          <w:rFonts w:ascii="Times New Roman"/>
        </w:rPr>
        <w:t>抗衰减性能不应</w:t>
      </w:r>
      <w:ins w:id="201" w:author="作者" w:date="2025-12-26T09:58:00Z">
        <w:r>
          <w:rPr>
            <w:rFonts w:ascii="Times New Roman" w:hint="eastAsia"/>
          </w:rPr>
          <w:t>低</w:t>
        </w:r>
      </w:ins>
      <w:del w:id="202" w:author="作者" w:date="2025-12-26T09:58:00Z">
        <w:r>
          <w:rPr>
            <w:rFonts w:ascii="Times New Roman" w:hint="eastAsia"/>
          </w:rPr>
          <w:delText>小</w:delText>
        </w:r>
      </w:del>
      <w:r>
        <w:rPr>
          <w:rFonts w:ascii="Times New Roman" w:hint="eastAsia"/>
        </w:rPr>
        <w:t>于</w:t>
      </w:r>
      <w:r>
        <w:rPr>
          <w:rFonts w:ascii="Times New Roman"/>
        </w:rPr>
        <w:t>6</w:t>
      </w:r>
      <w:r>
        <w:rPr>
          <w:rFonts w:ascii="Times New Roman" w:hint="eastAsia"/>
        </w:rPr>
        <w:t>3</w:t>
      </w:r>
      <w:r>
        <w:rPr>
          <w:rFonts w:ascii="Times New Roman"/>
        </w:rPr>
        <w:t>dB</w:t>
      </w:r>
      <w:r>
        <w:rPr>
          <w:rFonts w:ascii="Times New Roman"/>
        </w:rPr>
        <w:t>。</w:t>
      </w:r>
      <w:r>
        <w:commentReference w:id="203"/>
      </w:r>
    </w:p>
    <w:p w:rsidR="003D0186" w:rsidRDefault="001C2D48">
      <w:pPr>
        <w:pStyle w:val="a8"/>
        <w:spacing w:before="156" w:after="156"/>
        <w:rPr>
          <w:rFonts w:ascii="Times New Roman"/>
          <w:highlight w:val="yellow"/>
        </w:rPr>
      </w:pPr>
      <w:commentRangeStart w:id="204"/>
      <w:r>
        <w:rPr>
          <w:rFonts w:ascii="Times New Roman"/>
          <w:highlight w:val="yellow"/>
        </w:rPr>
        <w:t>抗脉冲干扰性能</w:t>
      </w:r>
      <w:commentRangeEnd w:id="204"/>
      <w:r>
        <w:rPr>
          <w:rStyle w:val="afff9"/>
          <w:rFonts w:ascii="Times New Roman" w:eastAsia="宋体"/>
          <w:kern w:val="2"/>
        </w:rPr>
        <w:commentReference w:id="204"/>
      </w:r>
    </w:p>
    <w:p w:rsidR="003D0186" w:rsidRDefault="001C2D48">
      <w:pPr>
        <w:pStyle w:val="afff1"/>
        <w:rPr>
          <w:rFonts w:ascii="Times New Roman"/>
        </w:rPr>
      </w:pPr>
      <w:r>
        <w:rPr>
          <w:rFonts w:ascii="Times New Roman"/>
        </w:rPr>
        <w:t>在隔离电源、屏蔽环境、误包率小于</w:t>
      </w:r>
      <w:r>
        <w:rPr>
          <w:rFonts w:ascii="Times New Roman"/>
        </w:rPr>
        <w:t>10%</w:t>
      </w:r>
      <w:r>
        <w:rPr>
          <w:rFonts w:ascii="Times New Roman"/>
        </w:rPr>
        <w:t>（业务报文包长＜</w:t>
      </w:r>
      <w:r>
        <w:rPr>
          <w:rFonts w:ascii="Times New Roman"/>
        </w:rPr>
        <w:t>100</w:t>
      </w:r>
      <w:r>
        <w:rPr>
          <w:rFonts w:ascii="Times New Roman"/>
        </w:rPr>
        <w:t>字节）、带内发射功率谱密度为</w:t>
      </w:r>
      <w:r>
        <w:rPr>
          <w:rFonts w:ascii="Times New Roman"/>
        </w:rPr>
        <w:t>-45dBm/Hz</w:t>
      </w:r>
      <w:r>
        <w:rPr>
          <w:rFonts w:ascii="Times New Roman"/>
        </w:rPr>
        <w:t>的条件下，</w:t>
      </w:r>
      <w:del w:id="205" w:author="作者" w:date="2025-12-26T10:01:00Z">
        <w:r>
          <w:rPr>
            <w:rFonts w:ascii="Times New Roman"/>
          </w:rPr>
          <w:delText>加入</w:delText>
        </w:r>
      </w:del>
      <w:ins w:id="206" w:author="作者" w:date="2025-12-26T10:01:00Z">
        <w:r>
          <w:rPr>
            <w:rFonts w:ascii="Times New Roman" w:hint="eastAsia"/>
          </w:rPr>
          <w:t>叠加一个</w:t>
        </w:r>
      </w:ins>
      <w:r>
        <w:rPr>
          <w:rFonts w:ascii="Times New Roman"/>
          <w:szCs w:val="21"/>
        </w:rPr>
        <w:t>输出</w:t>
      </w:r>
      <w:del w:id="207" w:author="作者" w:date="2025-12-26T10:01:00Z">
        <w:r>
          <w:rPr>
            <w:rFonts w:ascii="Times New Roman"/>
            <w:szCs w:val="21"/>
          </w:rPr>
          <w:delText>脉冲</w:delText>
        </w:r>
      </w:del>
      <w:r>
        <w:rPr>
          <w:rFonts w:ascii="Times New Roman"/>
          <w:szCs w:val="21"/>
        </w:rPr>
        <w:t>频率</w:t>
      </w:r>
      <w:r>
        <w:rPr>
          <w:rFonts w:ascii="Times New Roman"/>
          <w:szCs w:val="21"/>
        </w:rPr>
        <w:t>100kHz</w:t>
      </w:r>
      <w:ins w:id="208" w:author="作者" w:date="2025-12-26T10:01:00Z">
        <w:r>
          <w:rPr>
            <w:rFonts w:ascii="Times New Roman"/>
          </w:rPr>
          <w:t>、</w:t>
        </w:r>
      </w:ins>
      <w:del w:id="209" w:author="作者" w:date="2025-12-26T10:01:00Z">
        <w:r>
          <w:rPr>
            <w:rFonts w:ascii="Times New Roman"/>
            <w:szCs w:val="21"/>
          </w:rPr>
          <w:delText>，</w:delText>
        </w:r>
      </w:del>
      <w:r>
        <w:rPr>
          <w:rFonts w:ascii="Times New Roman"/>
          <w:szCs w:val="21"/>
        </w:rPr>
        <w:t>脉宽</w:t>
      </w:r>
      <w:r>
        <w:rPr>
          <w:rFonts w:ascii="Times New Roman"/>
          <w:szCs w:val="21"/>
        </w:rPr>
        <w:t>1us</w:t>
      </w:r>
      <w:ins w:id="210" w:author="作者" w:date="2025-12-26T10:01:00Z">
        <w:r>
          <w:rPr>
            <w:rFonts w:ascii="Times New Roman"/>
          </w:rPr>
          <w:t>、</w:t>
        </w:r>
      </w:ins>
      <w:del w:id="211" w:author="作者" w:date="2025-12-26T10:01:00Z">
        <w:r>
          <w:rPr>
            <w:rFonts w:ascii="Times New Roman"/>
            <w:szCs w:val="21"/>
          </w:rPr>
          <w:delText>，</w:delText>
        </w:r>
      </w:del>
      <w:r>
        <w:rPr>
          <w:rFonts w:ascii="Times New Roman"/>
          <w:szCs w:val="21"/>
        </w:rPr>
        <w:t>幅值</w:t>
      </w:r>
      <w:r>
        <w:rPr>
          <w:rFonts w:ascii="Times New Roman"/>
          <w:szCs w:val="21"/>
        </w:rPr>
        <w:t>Vpp=4V</w:t>
      </w:r>
      <w:r>
        <w:rPr>
          <w:rFonts w:ascii="Times New Roman"/>
          <w:szCs w:val="21"/>
        </w:rPr>
        <w:t>的脉冲</w:t>
      </w:r>
      <w:ins w:id="212" w:author="作者" w:date="2025-12-26T10:01:00Z">
        <w:r>
          <w:rPr>
            <w:rFonts w:ascii="Times New Roman" w:hint="eastAsia"/>
            <w:szCs w:val="21"/>
          </w:rPr>
          <w:t>干扰</w:t>
        </w:r>
      </w:ins>
      <w:r>
        <w:rPr>
          <w:rFonts w:ascii="Times New Roman"/>
          <w:szCs w:val="21"/>
        </w:rPr>
        <w:t>信号，</w:t>
      </w:r>
      <w:r>
        <w:rPr>
          <w:rFonts w:ascii="Times New Roman"/>
          <w:highlight w:val="yellow"/>
        </w:rPr>
        <w:t>高速电力线载波</w:t>
      </w:r>
      <w:ins w:id="213" w:author="作者" w:date="2025-12-26T10:02:00Z">
        <w:r>
          <w:rPr>
            <w:rFonts w:ascii="Times New Roman" w:hint="eastAsia"/>
            <w:highlight w:val="yellow"/>
          </w:rPr>
          <w:t>的</w:t>
        </w:r>
      </w:ins>
      <w:r>
        <w:rPr>
          <w:rFonts w:ascii="Times New Roman"/>
        </w:rPr>
        <w:t>抗</w:t>
      </w:r>
      <w:r>
        <w:rPr>
          <w:rFonts w:ascii="Times New Roman" w:hint="eastAsia"/>
        </w:rPr>
        <w:t>脉冲干扰</w:t>
      </w:r>
      <w:r>
        <w:rPr>
          <w:rFonts w:ascii="Times New Roman"/>
        </w:rPr>
        <w:t>性能不应</w:t>
      </w:r>
      <w:ins w:id="214" w:author="作者" w:date="2025-12-26T10:01:00Z">
        <w:r>
          <w:rPr>
            <w:rFonts w:ascii="Times New Roman" w:hint="eastAsia"/>
          </w:rPr>
          <w:t>低</w:t>
        </w:r>
      </w:ins>
      <w:del w:id="215" w:author="作者" w:date="2025-12-26T10:01:00Z">
        <w:r>
          <w:rPr>
            <w:rFonts w:ascii="Times New Roman"/>
          </w:rPr>
          <w:delText>小</w:delText>
        </w:r>
      </w:del>
      <w:r>
        <w:rPr>
          <w:rFonts w:ascii="Times New Roman"/>
        </w:rPr>
        <w:t>于</w:t>
      </w:r>
      <w:r>
        <w:rPr>
          <w:rFonts w:ascii="Times New Roman" w:hint="eastAsia"/>
        </w:rPr>
        <w:t>8</w:t>
      </w:r>
      <w:r>
        <w:rPr>
          <w:rFonts w:ascii="Times New Roman"/>
        </w:rPr>
        <w:t>0dB</w:t>
      </w:r>
      <w:r>
        <w:rPr>
          <w:rFonts w:ascii="Times New Roman"/>
        </w:rPr>
        <w:t>。</w:t>
      </w:r>
    </w:p>
    <w:p w:rsidR="003D0186" w:rsidRDefault="001C2D48">
      <w:pPr>
        <w:pStyle w:val="a8"/>
        <w:spacing w:before="156" w:after="156"/>
        <w:rPr>
          <w:rFonts w:ascii="Times New Roman"/>
          <w:highlight w:val="yellow"/>
        </w:rPr>
      </w:pPr>
      <w:commentRangeStart w:id="216"/>
      <w:r>
        <w:rPr>
          <w:rFonts w:ascii="Times New Roman"/>
          <w:highlight w:val="yellow"/>
        </w:rPr>
        <w:t>抗窄带干扰性能</w:t>
      </w:r>
      <w:commentRangeEnd w:id="216"/>
      <w:r>
        <w:rPr>
          <w:rStyle w:val="afff9"/>
          <w:rFonts w:ascii="Times New Roman" w:eastAsia="宋体"/>
          <w:kern w:val="2"/>
        </w:rPr>
        <w:commentReference w:id="216"/>
      </w:r>
    </w:p>
    <w:p w:rsidR="003D0186" w:rsidRDefault="001C2D48">
      <w:pPr>
        <w:pStyle w:val="afff1"/>
        <w:rPr>
          <w:rFonts w:ascii="Times New Roman"/>
        </w:rPr>
      </w:pPr>
      <w:r>
        <w:rPr>
          <w:rFonts w:ascii="Times New Roman"/>
        </w:rPr>
        <w:t>在隔离电源、屏蔽环境、误包率小于</w:t>
      </w:r>
      <w:r>
        <w:rPr>
          <w:rFonts w:ascii="Times New Roman"/>
        </w:rPr>
        <w:t>10%</w:t>
      </w:r>
      <w:r>
        <w:rPr>
          <w:rFonts w:ascii="Times New Roman"/>
        </w:rPr>
        <w:t>（业务报文包长＜</w:t>
      </w:r>
      <w:r>
        <w:rPr>
          <w:rFonts w:ascii="Times New Roman"/>
        </w:rPr>
        <w:t>100</w:t>
      </w:r>
      <w:r>
        <w:rPr>
          <w:rFonts w:ascii="Times New Roman"/>
        </w:rPr>
        <w:t>字节）、带内发射功率谱密度为</w:t>
      </w:r>
      <w:r>
        <w:rPr>
          <w:rFonts w:ascii="Times New Roman"/>
        </w:rPr>
        <w:t>-45dBm/Hz</w:t>
      </w:r>
      <w:r>
        <w:rPr>
          <w:rFonts w:ascii="Times New Roman"/>
        </w:rPr>
        <w:t>的条件下，</w:t>
      </w:r>
      <w:ins w:id="217" w:author="作者" w:date="2025-12-26T10:02:00Z">
        <w:r>
          <w:rPr>
            <w:rFonts w:ascii="Times New Roman" w:hint="eastAsia"/>
          </w:rPr>
          <w:t>叠加</w:t>
        </w:r>
      </w:ins>
      <w:del w:id="218" w:author="作者" w:date="2025-12-26T10:02:00Z">
        <w:r>
          <w:rPr>
            <w:rFonts w:ascii="Times New Roman"/>
          </w:rPr>
          <w:delText>加入</w:delText>
        </w:r>
        <w:r>
          <w:rPr>
            <w:rFonts w:ascii="Times New Roman" w:hint="eastAsia"/>
          </w:rPr>
          <w:delText>如</w:delText>
        </w:r>
      </w:del>
      <w:r>
        <w:rPr>
          <w:rFonts w:ascii="Times New Roman" w:hint="eastAsia"/>
        </w:rPr>
        <w:t>表</w:t>
      </w:r>
      <w:r>
        <w:rPr>
          <w:rFonts w:ascii="Times New Roman" w:hint="eastAsia"/>
        </w:rPr>
        <w:t>3</w:t>
      </w:r>
      <w:r>
        <w:rPr>
          <w:rFonts w:ascii="Times New Roman"/>
        </w:rPr>
        <w:t>所示的窄带干扰</w:t>
      </w:r>
      <w:r>
        <w:rPr>
          <w:rFonts w:ascii="Times New Roman" w:hint="eastAsia"/>
        </w:rPr>
        <w:t>，</w:t>
      </w:r>
      <w:r>
        <w:rPr>
          <w:rFonts w:ascii="Times New Roman"/>
          <w:highlight w:val="yellow"/>
        </w:rPr>
        <w:t>高速电力线载波</w:t>
      </w:r>
      <w:ins w:id="219" w:author="作者" w:date="2025-12-26T10:03:00Z">
        <w:r>
          <w:rPr>
            <w:rFonts w:ascii="Times New Roman" w:hint="eastAsia"/>
            <w:highlight w:val="yellow"/>
          </w:rPr>
          <w:t>的</w:t>
        </w:r>
      </w:ins>
      <w:r>
        <w:rPr>
          <w:rFonts w:ascii="Times New Roman" w:hint="eastAsia"/>
        </w:rPr>
        <w:t>抗窄带干扰性能不应</w:t>
      </w:r>
      <w:del w:id="220" w:author="作者" w:date="2025-12-26T10:02:00Z">
        <w:r>
          <w:rPr>
            <w:rFonts w:ascii="Times New Roman"/>
          </w:rPr>
          <w:delText>小</w:delText>
        </w:r>
      </w:del>
      <w:ins w:id="221" w:author="作者" w:date="2025-12-26T10:02:00Z">
        <w:r>
          <w:rPr>
            <w:rFonts w:ascii="Times New Roman" w:hint="eastAsia"/>
          </w:rPr>
          <w:t>低</w:t>
        </w:r>
      </w:ins>
      <w:r>
        <w:rPr>
          <w:rFonts w:ascii="Times New Roman" w:hint="eastAsia"/>
        </w:rPr>
        <w:t>于</w:t>
      </w:r>
      <w:r>
        <w:rPr>
          <w:rFonts w:ascii="Times New Roman" w:hint="eastAsia"/>
        </w:rPr>
        <w:t>9</w:t>
      </w:r>
      <w:r>
        <w:rPr>
          <w:rFonts w:ascii="Times New Roman"/>
        </w:rPr>
        <w:t>0dB</w:t>
      </w:r>
      <w:r>
        <w:rPr>
          <w:rFonts w:ascii="Times New Roman" w:hint="eastAsia"/>
        </w:rPr>
        <w:t>。</w:t>
      </w:r>
    </w:p>
    <w:p w:rsidR="003D0186" w:rsidRDefault="001C2D48">
      <w:pPr>
        <w:pStyle w:val="aff9"/>
        <w:jc w:val="center"/>
        <w:rPr>
          <w:rFonts w:ascii="黑体" w:hAnsi="黑体"/>
          <w:sz w:val="21"/>
          <w:szCs w:val="21"/>
        </w:rPr>
      </w:pPr>
      <w:bookmarkStart w:id="222" w:name="_Ref77778591"/>
      <w:bookmarkStart w:id="223" w:name="_Ref77778579"/>
      <w:r>
        <w:rPr>
          <w:rFonts w:ascii="黑体" w:hAnsi="黑体" w:hint="eastAsia"/>
          <w:sz w:val="21"/>
          <w:szCs w:val="21"/>
        </w:rPr>
        <w:t>表</w:t>
      </w:r>
      <w:bookmarkEnd w:id="222"/>
      <w:r>
        <w:rPr>
          <w:rFonts w:ascii="黑体" w:hAnsi="黑体"/>
          <w:sz w:val="21"/>
          <w:szCs w:val="21"/>
        </w:rPr>
        <w:t>3</w:t>
      </w:r>
      <w:r>
        <w:rPr>
          <w:rFonts w:ascii="黑体" w:hAnsi="黑体"/>
          <w:sz w:val="21"/>
          <w:szCs w:val="21"/>
        </w:rPr>
        <w:t>窄带干扰特征</w:t>
      </w:r>
      <w:bookmarkEnd w:id="223"/>
    </w:p>
    <w:tbl>
      <w:tblPr>
        <w:tblW w:w="95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3192"/>
        <w:gridCol w:w="3189"/>
        <w:gridCol w:w="3189"/>
      </w:tblGrid>
      <w:tr w:rsidR="003D0186">
        <w:trPr>
          <w:jc w:val="center"/>
        </w:trPr>
        <w:tc>
          <w:tcPr>
            <w:tcW w:w="3192" w:type="dxa"/>
            <w:shd w:val="clear" w:color="auto" w:fill="auto"/>
            <w:vAlign w:val="center"/>
          </w:tcPr>
          <w:p w:rsidR="003D0186" w:rsidRDefault="001C2D48">
            <w:pPr>
              <w:pStyle w:val="afff1"/>
              <w:ind w:firstLineChars="0" w:firstLine="0"/>
              <w:jc w:val="center"/>
              <w:rPr>
                <w:rFonts w:ascii="Times New Roman"/>
              </w:rPr>
            </w:pPr>
            <w:r>
              <w:rPr>
                <w:rFonts w:ascii="Times New Roman" w:hint="eastAsia"/>
              </w:rPr>
              <w:t>频段</w:t>
            </w:r>
          </w:p>
        </w:tc>
        <w:tc>
          <w:tcPr>
            <w:tcW w:w="3189" w:type="dxa"/>
            <w:shd w:val="clear" w:color="auto" w:fill="auto"/>
            <w:vAlign w:val="center"/>
          </w:tcPr>
          <w:p w:rsidR="003D0186" w:rsidRDefault="001C2D48">
            <w:pPr>
              <w:pStyle w:val="afff1"/>
              <w:ind w:firstLineChars="0" w:firstLine="0"/>
              <w:jc w:val="center"/>
              <w:rPr>
                <w:rFonts w:ascii="Times New Roman"/>
              </w:rPr>
            </w:pPr>
            <w:r>
              <w:rPr>
                <w:rFonts w:ascii="Times New Roman"/>
              </w:rPr>
              <w:t>频率</w:t>
            </w:r>
          </w:p>
          <w:p w:rsidR="003D0186" w:rsidRDefault="001C2D48">
            <w:pPr>
              <w:pStyle w:val="afff1"/>
              <w:ind w:firstLineChars="0" w:firstLine="0"/>
              <w:jc w:val="center"/>
              <w:rPr>
                <w:rFonts w:ascii="Times New Roman"/>
              </w:rPr>
            </w:pPr>
            <w:r>
              <w:rPr>
                <w:rFonts w:ascii="Times New Roman" w:hint="eastAsia"/>
              </w:rPr>
              <w:t>M</w:t>
            </w:r>
            <w:r>
              <w:rPr>
                <w:rFonts w:ascii="Times New Roman"/>
              </w:rPr>
              <w:t>Hz</w:t>
            </w:r>
          </w:p>
        </w:tc>
        <w:tc>
          <w:tcPr>
            <w:tcW w:w="3189" w:type="dxa"/>
          </w:tcPr>
          <w:p w:rsidR="003D0186" w:rsidRDefault="001C2D48">
            <w:pPr>
              <w:pStyle w:val="afff1"/>
              <w:ind w:firstLineChars="0" w:firstLine="0"/>
              <w:jc w:val="center"/>
              <w:rPr>
                <w:rFonts w:ascii="Times New Roman"/>
              </w:rPr>
            </w:pPr>
            <w:r>
              <w:rPr>
                <w:rFonts w:ascii="Times New Roman"/>
              </w:rPr>
              <w:t>功率</w:t>
            </w:r>
          </w:p>
          <w:p w:rsidR="003D0186" w:rsidRDefault="001C2D48">
            <w:pPr>
              <w:pStyle w:val="afff1"/>
              <w:ind w:firstLineChars="0" w:firstLine="0"/>
              <w:jc w:val="center"/>
              <w:rPr>
                <w:rFonts w:ascii="Times New Roman"/>
              </w:rPr>
            </w:pPr>
            <w:r>
              <w:rPr>
                <w:rFonts w:ascii="Times New Roman"/>
              </w:rPr>
              <w:t>dBm</w:t>
            </w:r>
          </w:p>
        </w:tc>
      </w:tr>
      <w:tr w:rsidR="003D0186">
        <w:trPr>
          <w:jc w:val="center"/>
        </w:trPr>
        <w:tc>
          <w:tcPr>
            <w:tcW w:w="3192" w:type="dxa"/>
            <w:shd w:val="clear" w:color="auto" w:fill="auto"/>
            <w:vAlign w:val="center"/>
          </w:tcPr>
          <w:p w:rsidR="003D0186" w:rsidRDefault="001C2D48">
            <w:pPr>
              <w:pStyle w:val="afff1"/>
              <w:ind w:firstLineChars="0" w:firstLine="0"/>
              <w:jc w:val="center"/>
              <w:rPr>
                <w:rFonts w:ascii="Times New Roman"/>
              </w:rPr>
            </w:pPr>
            <w:r>
              <w:rPr>
                <w:rFonts w:ascii="Times New Roman"/>
              </w:rPr>
              <w:t>频段</w:t>
            </w:r>
            <w:r>
              <w:rPr>
                <w:rFonts w:ascii="Times New Roman" w:hint="eastAsia"/>
              </w:rPr>
              <w:t>1</w:t>
            </w:r>
          </w:p>
        </w:tc>
        <w:tc>
          <w:tcPr>
            <w:tcW w:w="3189" w:type="dxa"/>
            <w:shd w:val="clear" w:color="auto" w:fill="auto"/>
            <w:vAlign w:val="center"/>
          </w:tcPr>
          <w:p w:rsidR="003D0186" w:rsidRDefault="001C2D48">
            <w:pPr>
              <w:pStyle w:val="afff1"/>
              <w:ind w:firstLineChars="0" w:firstLine="0"/>
              <w:jc w:val="center"/>
              <w:rPr>
                <w:rFonts w:ascii="Times New Roman"/>
              </w:rPr>
            </w:pPr>
            <w:r>
              <w:rPr>
                <w:rFonts w:ascii="Times New Roman" w:hint="eastAsia"/>
              </w:rPr>
              <w:t>1</w:t>
            </w:r>
          </w:p>
        </w:tc>
        <w:tc>
          <w:tcPr>
            <w:tcW w:w="3189" w:type="dxa"/>
          </w:tcPr>
          <w:p w:rsidR="003D0186" w:rsidRDefault="001C2D48">
            <w:pPr>
              <w:pStyle w:val="afff1"/>
              <w:ind w:firstLineChars="0" w:firstLine="0"/>
              <w:jc w:val="center"/>
              <w:rPr>
                <w:rFonts w:ascii="Times New Roman"/>
              </w:rPr>
            </w:pPr>
            <w:r>
              <w:rPr>
                <w:rFonts w:ascii="Times New Roman"/>
              </w:rPr>
              <w:t>-20</w:t>
            </w:r>
          </w:p>
        </w:tc>
      </w:tr>
      <w:tr w:rsidR="003D0186">
        <w:trPr>
          <w:jc w:val="center"/>
        </w:trPr>
        <w:tc>
          <w:tcPr>
            <w:tcW w:w="3192" w:type="dxa"/>
            <w:shd w:val="clear" w:color="auto" w:fill="auto"/>
            <w:vAlign w:val="center"/>
          </w:tcPr>
          <w:p w:rsidR="003D0186" w:rsidRDefault="001C2D48">
            <w:pPr>
              <w:pStyle w:val="afff1"/>
              <w:ind w:firstLineChars="0" w:firstLine="0"/>
              <w:jc w:val="center"/>
              <w:rPr>
                <w:rFonts w:ascii="Times New Roman"/>
              </w:rPr>
            </w:pPr>
            <w:r>
              <w:rPr>
                <w:rFonts w:ascii="Times New Roman"/>
              </w:rPr>
              <w:t>频段</w:t>
            </w:r>
            <w:r>
              <w:rPr>
                <w:rFonts w:ascii="Times New Roman" w:hint="eastAsia"/>
              </w:rPr>
              <w:t>1</w:t>
            </w:r>
          </w:p>
        </w:tc>
        <w:tc>
          <w:tcPr>
            <w:tcW w:w="3189" w:type="dxa"/>
            <w:shd w:val="clear" w:color="auto" w:fill="auto"/>
            <w:vAlign w:val="center"/>
          </w:tcPr>
          <w:p w:rsidR="003D0186" w:rsidRDefault="001C2D48">
            <w:pPr>
              <w:pStyle w:val="afff1"/>
              <w:ind w:firstLineChars="0" w:firstLine="0"/>
              <w:jc w:val="center"/>
              <w:rPr>
                <w:rFonts w:ascii="Times New Roman"/>
              </w:rPr>
            </w:pPr>
            <w:r>
              <w:rPr>
                <w:rFonts w:ascii="Times New Roman" w:hint="eastAsia"/>
              </w:rPr>
              <w:t>3</w:t>
            </w:r>
          </w:p>
        </w:tc>
        <w:tc>
          <w:tcPr>
            <w:tcW w:w="3189" w:type="dxa"/>
          </w:tcPr>
          <w:p w:rsidR="003D0186" w:rsidRDefault="001C2D48">
            <w:pPr>
              <w:pStyle w:val="afff1"/>
              <w:ind w:firstLineChars="0" w:firstLine="0"/>
              <w:jc w:val="center"/>
              <w:rPr>
                <w:rFonts w:ascii="Times New Roman"/>
              </w:rPr>
            </w:pPr>
            <w:r>
              <w:rPr>
                <w:rFonts w:ascii="Times New Roman" w:hint="eastAsia"/>
              </w:rPr>
              <w:t>-</w:t>
            </w:r>
            <w:r>
              <w:rPr>
                <w:rFonts w:ascii="Times New Roman"/>
              </w:rPr>
              <w:t>30</w:t>
            </w:r>
          </w:p>
        </w:tc>
      </w:tr>
      <w:tr w:rsidR="003D0186">
        <w:trPr>
          <w:jc w:val="center"/>
        </w:trPr>
        <w:tc>
          <w:tcPr>
            <w:tcW w:w="3192" w:type="dxa"/>
            <w:shd w:val="clear" w:color="auto" w:fill="auto"/>
            <w:vAlign w:val="center"/>
          </w:tcPr>
          <w:p w:rsidR="003D0186" w:rsidRDefault="001C2D48">
            <w:pPr>
              <w:pStyle w:val="afff1"/>
              <w:ind w:firstLineChars="0" w:firstLine="0"/>
              <w:jc w:val="center"/>
              <w:rPr>
                <w:rFonts w:ascii="Times New Roman"/>
              </w:rPr>
            </w:pPr>
            <w:r>
              <w:rPr>
                <w:rFonts w:ascii="Times New Roman"/>
              </w:rPr>
              <w:lastRenderedPageBreak/>
              <w:t>频段</w:t>
            </w:r>
            <w:r>
              <w:rPr>
                <w:rFonts w:ascii="Times New Roman" w:hint="eastAsia"/>
              </w:rPr>
              <w:t>1</w:t>
            </w:r>
          </w:p>
        </w:tc>
        <w:tc>
          <w:tcPr>
            <w:tcW w:w="3189" w:type="dxa"/>
            <w:shd w:val="clear" w:color="auto" w:fill="auto"/>
            <w:vAlign w:val="center"/>
          </w:tcPr>
          <w:p w:rsidR="003D0186" w:rsidRDefault="001C2D48">
            <w:pPr>
              <w:pStyle w:val="afff1"/>
              <w:ind w:firstLineChars="0" w:firstLine="0"/>
              <w:jc w:val="center"/>
              <w:rPr>
                <w:rFonts w:ascii="Times New Roman"/>
              </w:rPr>
            </w:pPr>
            <w:r>
              <w:rPr>
                <w:rFonts w:ascii="Times New Roman" w:hint="eastAsia"/>
              </w:rPr>
              <w:t>6</w:t>
            </w:r>
          </w:p>
        </w:tc>
        <w:tc>
          <w:tcPr>
            <w:tcW w:w="3189" w:type="dxa"/>
          </w:tcPr>
          <w:p w:rsidR="003D0186" w:rsidRDefault="001C2D48">
            <w:pPr>
              <w:pStyle w:val="afff1"/>
              <w:ind w:firstLineChars="0" w:firstLine="0"/>
              <w:jc w:val="center"/>
              <w:rPr>
                <w:rFonts w:ascii="Times New Roman"/>
              </w:rPr>
            </w:pPr>
            <w:r>
              <w:rPr>
                <w:rFonts w:ascii="Times New Roman" w:hint="eastAsia"/>
              </w:rPr>
              <w:t>-</w:t>
            </w:r>
            <w:r>
              <w:rPr>
                <w:rFonts w:ascii="Times New Roman"/>
              </w:rPr>
              <w:t>30</w:t>
            </w:r>
          </w:p>
        </w:tc>
      </w:tr>
      <w:tr w:rsidR="003D0186">
        <w:trPr>
          <w:jc w:val="center"/>
        </w:trPr>
        <w:tc>
          <w:tcPr>
            <w:tcW w:w="3192" w:type="dxa"/>
            <w:shd w:val="clear" w:color="auto" w:fill="auto"/>
            <w:vAlign w:val="center"/>
          </w:tcPr>
          <w:p w:rsidR="003D0186" w:rsidRDefault="001C2D48">
            <w:pPr>
              <w:pStyle w:val="afff1"/>
              <w:ind w:firstLineChars="0" w:firstLine="0"/>
              <w:jc w:val="center"/>
              <w:rPr>
                <w:rFonts w:ascii="Times New Roman"/>
              </w:rPr>
            </w:pPr>
            <w:r>
              <w:rPr>
                <w:rFonts w:ascii="Times New Roman"/>
              </w:rPr>
              <w:t>频段</w:t>
            </w:r>
            <w:r>
              <w:rPr>
                <w:rFonts w:ascii="Times New Roman"/>
              </w:rPr>
              <w:t>2</w:t>
            </w:r>
          </w:p>
        </w:tc>
        <w:tc>
          <w:tcPr>
            <w:tcW w:w="3189" w:type="dxa"/>
            <w:shd w:val="clear" w:color="auto" w:fill="auto"/>
            <w:vAlign w:val="center"/>
          </w:tcPr>
          <w:p w:rsidR="003D0186" w:rsidRDefault="001C2D48">
            <w:pPr>
              <w:pStyle w:val="afff1"/>
              <w:ind w:firstLineChars="0" w:firstLine="0"/>
              <w:jc w:val="center"/>
              <w:rPr>
                <w:rFonts w:ascii="Times New Roman"/>
              </w:rPr>
            </w:pPr>
            <w:r>
              <w:rPr>
                <w:rFonts w:ascii="Times New Roman" w:hint="eastAsia"/>
              </w:rPr>
              <w:t>0</w:t>
            </w:r>
            <w:r>
              <w:rPr>
                <w:rFonts w:ascii="Times New Roman"/>
              </w:rPr>
              <w:t>.5</w:t>
            </w:r>
          </w:p>
        </w:tc>
        <w:tc>
          <w:tcPr>
            <w:tcW w:w="3189" w:type="dxa"/>
          </w:tcPr>
          <w:p w:rsidR="003D0186" w:rsidRDefault="001C2D48">
            <w:pPr>
              <w:pStyle w:val="afff1"/>
              <w:ind w:firstLineChars="0" w:firstLine="0"/>
              <w:jc w:val="center"/>
              <w:rPr>
                <w:rFonts w:ascii="Times New Roman"/>
              </w:rPr>
            </w:pPr>
            <w:r>
              <w:rPr>
                <w:rFonts w:ascii="Times New Roman" w:hint="eastAsia"/>
              </w:rPr>
              <w:t>-</w:t>
            </w:r>
            <w:r>
              <w:rPr>
                <w:rFonts w:ascii="Times New Roman"/>
              </w:rPr>
              <w:t>20</w:t>
            </w:r>
          </w:p>
        </w:tc>
      </w:tr>
      <w:tr w:rsidR="003D0186">
        <w:trPr>
          <w:jc w:val="center"/>
        </w:trPr>
        <w:tc>
          <w:tcPr>
            <w:tcW w:w="3192" w:type="dxa"/>
            <w:shd w:val="clear" w:color="auto" w:fill="auto"/>
            <w:vAlign w:val="center"/>
          </w:tcPr>
          <w:p w:rsidR="003D0186" w:rsidRDefault="001C2D48">
            <w:pPr>
              <w:pStyle w:val="afff1"/>
              <w:ind w:firstLineChars="0" w:firstLine="0"/>
              <w:jc w:val="center"/>
              <w:rPr>
                <w:rFonts w:ascii="Times New Roman"/>
              </w:rPr>
            </w:pPr>
            <w:r>
              <w:rPr>
                <w:rFonts w:ascii="Times New Roman"/>
              </w:rPr>
              <w:t>频段</w:t>
            </w:r>
            <w:r>
              <w:rPr>
                <w:rFonts w:ascii="Times New Roman"/>
              </w:rPr>
              <w:t>2</w:t>
            </w:r>
          </w:p>
        </w:tc>
        <w:tc>
          <w:tcPr>
            <w:tcW w:w="3189" w:type="dxa"/>
            <w:shd w:val="clear" w:color="auto" w:fill="auto"/>
            <w:vAlign w:val="center"/>
          </w:tcPr>
          <w:p w:rsidR="003D0186" w:rsidRDefault="001C2D48">
            <w:pPr>
              <w:pStyle w:val="afff1"/>
              <w:ind w:firstLineChars="0" w:firstLine="0"/>
              <w:jc w:val="center"/>
              <w:rPr>
                <w:rFonts w:ascii="Times New Roman"/>
              </w:rPr>
            </w:pPr>
            <w:r>
              <w:rPr>
                <w:rFonts w:ascii="Times New Roman" w:hint="eastAsia"/>
              </w:rPr>
              <w:t>2</w:t>
            </w:r>
          </w:p>
        </w:tc>
        <w:tc>
          <w:tcPr>
            <w:tcW w:w="3189" w:type="dxa"/>
          </w:tcPr>
          <w:p w:rsidR="003D0186" w:rsidRDefault="001C2D48">
            <w:pPr>
              <w:pStyle w:val="afff1"/>
              <w:ind w:firstLineChars="0" w:firstLine="0"/>
              <w:jc w:val="center"/>
              <w:rPr>
                <w:rFonts w:ascii="Times New Roman"/>
              </w:rPr>
            </w:pPr>
            <w:r>
              <w:rPr>
                <w:rFonts w:ascii="Times New Roman" w:hint="eastAsia"/>
              </w:rPr>
              <w:t>-</w:t>
            </w:r>
            <w:r>
              <w:rPr>
                <w:rFonts w:ascii="Times New Roman"/>
              </w:rPr>
              <w:t>30</w:t>
            </w:r>
          </w:p>
        </w:tc>
      </w:tr>
      <w:tr w:rsidR="003D0186">
        <w:trPr>
          <w:jc w:val="center"/>
        </w:trPr>
        <w:tc>
          <w:tcPr>
            <w:tcW w:w="3192" w:type="dxa"/>
            <w:shd w:val="clear" w:color="auto" w:fill="auto"/>
            <w:vAlign w:val="center"/>
          </w:tcPr>
          <w:p w:rsidR="003D0186" w:rsidRDefault="001C2D48">
            <w:pPr>
              <w:pStyle w:val="afff1"/>
              <w:ind w:firstLineChars="0" w:firstLine="0"/>
              <w:jc w:val="center"/>
              <w:rPr>
                <w:rFonts w:ascii="Times New Roman"/>
              </w:rPr>
            </w:pPr>
            <w:r>
              <w:rPr>
                <w:rFonts w:ascii="Times New Roman"/>
              </w:rPr>
              <w:t>频段</w:t>
            </w:r>
            <w:r>
              <w:rPr>
                <w:rFonts w:ascii="Times New Roman"/>
              </w:rPr>
              <w:t>2</w:t>
            </w:r>
          </w:p>
        </w:tc>
        <w:tc>
          <w:tcPr>
            <w:tcW w:w="3189" w:type="dxa"/>
            <w:shd w:val="clear" w:color="auto" w:fill="auto"/>
            <w:vAlign w:val="center"/>
          </w:tcPr>
          <w:p w:rsidR="003D0186" w:rsidRDefault="001C2D48">
            <w:pPr>
              <w:pStyle w:val="afff1"/>
              <w:ind w:firstLineChars="0" w:firstLine="0"/>
              <w:jc w:val="center"/>
              <w:rPr>
                <w:rFonts w:ascii="Times New Roman"/>
              </w:rPr>
            </w:pPr>
            <w:r>
              <w:rPr>
                <w:rFonts w:ascii="Times New Roman" w:hint="eastAsia"/>
              </w:rPr>
              <w:t>5</w:t>
            </w:r>
          </w:p>
        </w:tc>
        <w:tc>
          <w:tcPr>
            <w:tcW w:w="3189" w:type="dxa"/>
          </w:tcPr>
          <w:p w:rsidR="003D0186" w:rsidRDefault="001C2D48">
            <w:pPr>
              <w:pStyle w:val="afff1"/>
              <w:ind w:firstLineChars="0" w:firstLine="0"/>
              <w:jc w:val="center"/>
              <w:rPr>
                <w:rFonts w:ascii="Times New Roman"/>
              </w:rPr>
            </w:pPr>
            <w:r>
              <w:rPr>
                <w:rFonts w:ascii="Times New Roman" w:hint="eastAsia"/>
              </w:rPr>
              <w:t>-</w:t>
            </w:r>
            <w:r>
              <w:rPr>
                <w:rFonts w:ascii="Times New Roman"/>
              </w:rPr>
              <w:t>30</w:t>
            </w:r>
          </w:p>
        </w:tc>
      </w:tr>
    </w:tbl>
    <w:p w:rsidR="003D0186" w:rsidRDefault="003D0186">
      <w:pPr>
        <w:pStyle w:val="afff1"/>
        <w:rPr>
          <w:rFonts w:ascii="Times New Roman"/>
        </w:rPr>
      </w:pPr>
    </w:p>
    <w:p w:rsidR="003D0186" w:rsidRDefault="001C2D48">
      <w:pPr>
        <w:pStyle w:val="a7"/>
        <w:spacing w:before="156" w:after="156"/>
        <w:rPr>
          <w:rFonts w:ascii="Times New Roman"/>
        </w:rPr>
      </w:pPr>
      <w:r>
        <w:rPr>
          <w:rFonts w:ascii="Times New Roman" w:hint="eastAsia"/>
        </w:rPr>
        <w:t>高速无线</w:t>
      </w:r>
      <w:r>
        <w:rPr>
          <w:rFonts w:ascii="Times New Roman"/>
        </w:rPr>
        <w:t>通信性能</w:t>
      </w:r>
    </w:p>
    <w:p w:rsidR="003D0186" w:rsidRDefault="001C2D48">
      <w:pPr>
        <w:pStyle w:val="a8"/>
        <w:spacing w:before="156" w:after="156"/>
        <w:rPr>
          <w:rFonts w:ascii="Times New Roman"/>
        </w:rPr>
      </w:pPr>
      <w:r>
        <w:rPr>
          <w:rFonts w:ascii="Times New Roman"/>
        </w:rPr>
        <w:t>工作频段</w:t>
      </w:r>
    </w:p>
    <w:p w:rsidR="003D0186" w:rsidRDefault="001C2D48">
      <w:pPr>
        <w:pStyle w:val="afff1"/>
        <w:rPr>
          <w:rFonts w:ascii="Times New Roman"/>
        </w:rPr>
      </w:pPr>
      <w:r>
        <w:rPr>
          <w:rFonts w:ascii="Times New Roman" w:hint="eastAsia"/>
        </w:rPr>
        <w:t>高速无线</w:t>
      </w:r>
      <w:ins w:id="224" w:author="作者" w:date="2025-12-26T10:04:00Z">
        <w:r>
          <w:rPr>
            <w:rFonts w:ascii="Times New Roman" w:hint="eastAsia"/>
          </w:rPr>
          <w:t>通信的</w:t>
        </w:r>
      </w:ins>
      <w:r>
        <w:rPr>
          <w:rFonts w:ascii="Times New Roman" w:hint="eastAsia"/>
        </w:rPr>
        <w:t>工作</w:t>
      </w:r>
      <w:r>
        <w:rPr>
          <w:rFonts w:ascii="Times New Roman" w:hint="eastAsia"/>
        </w:rPr>
        <w:t>频段应</w:t>
      </w:r>
      <w:del w:id="225" w:author="作者" w:date="2025-12-26T10:04:00Z">
        <w:r>
          <w:rPr>
            <w:rFonts w:ascii="Times New Roman"/>
          </w:rPr>
          <w:delText>满足</w:delText>
        </w:r>
      </w:del>
      <w:ins w:id="226" w:author="作者" w:date="2025-12-26T10:04:00Z">
        <w:r>
          <w:rPr>
            <w:rFonts w:ascii="Times New Roman" w:hint="eastAsia"/>
          </w:rPr>
          <w:t>为</w:t>
        </w:r>
      </w:ins>
      <w:ins w:id="227" w:author="作者" w:date="2025-12-29T11:08:00Z">
        <w:r w:rsidR="00D20FAA">
          <w:rPr>
            <w:rFonts w:ascii="Times New Roman" w:hint="eastAsia"/>
          </w:rPr>
          <w:t>满足</w:t>
        </w:r>
      </w:ins>
      <w:r>
        <w:rPr>
          <w:rFonts w:ascii="Times New Roman" w:hint="eastAsia"/>
        </w:rPr>
        <w:t>4</w:t>
      </w:r>
      <w:r>
        <w:rPr>
          <w:rFonts w:ascii="Times New Roman"/>
        </w:rPr>
        <w:t>70MHz</w:t>
      </w:r>
      <w:r>
        <w:rPr>
          <w:rFonts w:ascii="Times New Roman" w:hint="eastAsia"/>
        </w:rPr>
        <w:t>~</w:t>
      </w:r>
      <w:r>
        <w:rPr>
          <w:rFonts w:ascii="Times New Roman"/>
        </w:rPr>
        <w:t>510MHz</w:t>
      </w:r>
      <w:r>
        <w:rPr>
          <w:rFonts w:ascii="Times New Roman" w:hint="eastAsia"/>
        </w:rPr>
        <w:t>。</w:t>
      </w:r>
    </w:p>
    <w:p w:rsidR="003D0186" w:rsidRDefault="001C2D48">
      <w:pPr>
        <w:pStyle w:val="a8"/>
        <w:spacing w:before="156" w:after="156"/>
        <w:rPr>
          <w:rFonts w:ascii="Times New Roman"/>
        </w:rPr>
      </w:pPr>
      <w:r>
        <w:rPr>
          <w:rFonts w:ascii="Times New Roman"/>
        </w:rPr>
        <w:t>信号带宽</w:t>
      </w:r>
    </w:p>
    <w:p w:rsidR="003D0186" w:rsidRDefault="001C2D48">
      <w:pPr>
        <w:pStyle w:val="afff1"/>
        <w:ind w:firstLineChars="0" w:firstLine="0"/>
        <w:rPr>
          <w:rFonts w:ascii="Times New Roman"/>
        </w:rPr>
      </w:pPr>
      <w:r>
        <w:rPr>
          <w:rFonts w:ascii="Times New Roman" w:hint="eastAsia"/>
        </w:rPr>
        <w:t>高速无线</w:t>
      </w:r>
      <w:r>
        <w:rPr>
          <w:rFonts w:ascii="Times New Roman"/>
        </w:rPr>
        <w:t>信号</w:t>
      </w:r>
      <w:ins w:id="228" w:author="作者" w:date="2025-12-26T10:04:00Z">
        <w:r>
          <w:rPr>
            <w:rFonts w:ascii="Times New Roman" w:hint="eastAsia"/>
          </w:rPr>
          <w:t>的</w:t>
        </w:r>
      </w:ins>
      <w:r>
        <w:rPr>
          <w:rFonts w:ascii="Times New Roman"/>
        </w:rPr>
        <w:t>带宽应</w:t>
      </w:r>
      <w:r>
        <w:rPr>
          <w:rFonts w:ascii="Times New Roman"/>
        </w:rPr>
        <w:t>符合</w:t>
      </w:r>
      <w:ins w:id="229" w:author="作者" w:date="2025-12-26T10:04:00Z">
        <w:del w:id="230" w:author="作者" w:date="2025-12-26T14:36:00Z">
          <w:r>
            <w:rPr>
              <w:rFonts w:ascii="Times New Roman" w:hint="eastAsia"/>
            </w:rPr>
            <w:delText>满足</w:delText>
          </w:r>
        </w:del>
      </w:ins>
      <w:r>
        <w:rPr>
          <w:rFonts w:ascii="Times New Roman"/>
        </w:rPr>
        <w:t>表</w:t>
      </w:r>
      <w:r>
        <w:rPr>
          <w:rFonts w:ascii="Times New Roman"/>
        </w:rPr>
        <w:t>4</w:t>
      </w:r>
      <w:r>
        <w:rPr>
          <w:rFonts w:ascii="Times New Roman" w:hint="eastAsia"/>
        </w:rPr>
        <w:t>的</w:t>
      </w:r>
      <w:r>
        <w:rPr>
          <w:rFonts w:ascii="Times New Roman"/>
        </w:rPr>
        <w:t>规定</w:t>
      </w:r>
      <w:r>
        <w:rPr>
          <w:rFonts w:ascii="Times New Roman" w:hint="eastAsia"/>
        </w:rPr>
        <w:t>。</w:t>
      </w:r>
    </w:p>
    <w:p w:rsidR="003D0186" w:rsidRDefault="003D0186">
      <w:pPr>
        <w:pStyle w:val="afff1"/>
        <w:rPr>
          <w:rFonts w:ascii="Times New Roman"/>
        </w:rPr>
      </w:pPr>
    </w:p>
    <w:p w:rsidR="003D0186" w:rsidRDefault="001C2D48">
      <w:pPr>
        <w:pStyle w:val="aff9"/>
        <w:jc w:val="center"/>
        <w:rPr>
          <w:rFonts w:ascii="黑体" w:hAnsi="黑体"/>
          <w:sz w:val="21"/>
          <w:szCs w:val="21"/>
        </w:rPr>
      </w:pPr>
      <w:bookmarkStart w:id="231" w:name="_Ref53576255"/>
      <w:r>
        <w:rPr>
          <w:rFonts w:ascii="黑体" w:hAnsi="黑体" w:hint="eastAsia"/>
          <w:sz w:val="21"/>
          <w:szCs w:val="21"/>
        </w:rPr>
        <w:t>表</w:t>
      </w:r>
      <w:bookmarkEnd w:id="231"/>
      <w:r>
        <w:rPr>
          <w:rFonts w:ascii="黑体" w:hAnsi="黑体"/>
          <w:sz w:val="21"/>
          <w:szCs w:val="21"/>
        </w:rPr>
        <w:t>4</w:t>
      </w:r>
      <w:r>
        <w:rPr>
          <w:rFonts w:ascii="黑体" w:hAnsi="黑体" w:hint="eastAsia"/>
          <w:sz w:val="21"/>
          <w:szCs w:val="21"/>
        </w:rPr>
        <w:t>信号带宽要求</w:t>
      </w:r>
    </w:p>
    <w:tbl>
      <w:tblPr>
        <w:tblW w:w="95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787"/>
        <w:gridCol w:w="4783"/>
      </w:tblGrid>
      <w:tr w:rsidR="003D0186">
        <w:trPr>
          <w:jc w:val="center"/>
        </w:trPr>
        <w:tc>
          <w:tcPr>
            <w:tcW w:w="4787" w:type="dxa"/>
            <w:shd w:val="clear" w:color="auto" w:fill="auto"/>
            <w:vAlign w:val="center"/>
          </w:tcPr>
          <w:p w:rsidR="003D0186" w:rsidRDefault="001C2D48">
            <w:pPr>
              <w:pStyle w:val="afff1"/>
              <w:ind w:firstLineChars="0" w:firstLine="0"/>
              <w:jc w:val="center"/>
              <w:rPr>
                <w:rFonts w:ascii="Times New Roman"/>
              </w:rPr>
            </w:pPr>
            <w:r>
              <w:rPr>
                <w:rFonts w:ascii="Times New Roman"/>
              </w:rPr>
              <w:t>参数</w:t>
            </w:r>
          </w:p>
        </w:tc>
        <w:tc>
          <w:tcPr>
            <w:tcW w:w="4783" w:type="dxa"/>
            <w:shd w:val="clear" w:color="auto" w:fill="auto"/>
            <w:vAlign w:val="center"/>
          </w:tcPr>
          <w:p w:rsidR="003D0186" w:rsidRDefault="001C2D48">
            <w:pPr>
              <w:pStyle w:val="afff1"/>
              <w:ind w:firstLineChars="0" w:firstLine="0"/>
              <w:jc w:val="center"/>
              <w:rPr>
                <w:rFonts w:ascii="Times New Roman"/>
              </w:rPr>
            </w:pPr>
            <w:r>
              <w:rPr>
                <w:rFonts w:ascii="Times New Roman"/>
              </w:rPr>
              <w:t>带宽</w:t>
            </w:r>
            <w:r>
              <w:rPr>
                <w:rFonts w:ascii="Times New Roman" w:hint="eastAsia"/>
              </w:rPr>
              <w:t>/</w:t>
            </w:r>
            <w:r>
              <w:rPr>
                <w:rFonts w:ascii="Times New Roman"/>
              </w:rPr>
              <w:t>kHz</w:t>
            </w:r>
          </w:p>
        </w:tc>
      </w:tr>
      <w:tr w:rsidR="003D0186">
        <w:trPr>
          <w:jc w:val="center"/>
        </w:trPr>
        <w:tc>
          <w:tcPr>
            <w:tcW w:w="4787" w:type="dxa"/>
            <w:shd w:val="clear" w:color="auto" w:fill="auto"/>
            <w:vAlign w:val="center"/>
          </w:tcPr>
          <w:p w:rsidR="003D0186" w:rsidRDefault="001C2D48">
            <w:pPr>
              <w:pStyle w:val="afff1"/>
              <w:ind w:firstLineChars="0" w:firstLine="0"/>
              <w:jc w:val="center"/>
              <w:rPr>
                <w:rFonts w:ascii="Times New Roman"/>
              </w:rPr>
            </w:pPr>
            <w:r>
              <w:rPr>
                <w:rFonts w:ascii="Times New Roman"/>
              </w:rPr>
              <w:t>Option2</w:t>
            </w:r>
          </w:p>
        </w:tc>
        <w:tc>
          <w:tcPr>
            <w:tcW w:w="4783" w:type="dxa"/>
            <w:shd w:val="clear" w:color="auto" w:fill="auto"/>
            <w:vAlign w:val="center"/>
          </w:tcPr>
          <w:p w:rsidR="003D0186" w:rsidRDefault="001C2D48">
            <w:pPr>
              <w:pStyle w:val="afff1"/>
              <w:ind w:firstLineChars="0" w:firstLine="0"/>
              <w:jc w:val="center"/>
              <w:rPr>
                <w:rFonts w:ascii="Times New Roman"/>
              </w:rPr>
            </w:pPr>
            <w:r>
              <w:rPr>
                <w:rFonts w:ascii="Times New Roman"/>
              </w:rPr>
              <w:t>431.3151</w:t>
            </w:r>
          </w:p>
        </w:tc>
      </w:tr>
      <w:tr w:rsidR="003D0186">
        <w:trPr>
          <w:jc w:val="center"/>
        </w:trPr>
        <w:tc>
          <w:tcPr>
            <w:tcW w:w="4787" w:type="dxa"/>
            <w:shd w:val="clear" w:color="auto" w:fill="auto"/>
            <w:vAlign w:val="center"/>
          </w:tcPr>
          <w:p w:rsidR="003D0186" w:rsidRDefault="001C2D48">
            <w:pPr>
              <w:pStyle w:val="afff1"/>
              <w:ind w:firstLineChars="0" w:firstLine="0"/>
              <w:jc w:val="center"/>
              <w:rPr>
                <w:rFonts w:ascii="Times New Roman"/>
              </w:rPr>
            </w:pPr>
            <w:r>
              <w:rPr>
                <w:rFonts w:ascii="Times New Roman"/>
              </w:rPr>
              <w:t>Option3</w:t>
            </w:r>
          </w:p>
        </w:tc>
        <w:tc>
          <w:tcPr>
            <w:tcW w:w="4783" w:type="dxa"/>
            <w:shd w:val="clear" w:color="auto" w:fill="auto"/>
            <w:vAlign w:val="center"/>
          </w:tcPr>
          <w:p w:rsidR="003D0186" w:rsidRDefault="001C2D48">
            <w:pPr>
              <w:pStyle w:val="afff1"/>
              <w:ind w:firstLineChars="0" w:firstLine="0"/>
              <w:jc w:val="center"/>
              <w:rPr>
                <w:rFonts w:ascii="Times New Roman"/>
              </w:rPr>
            </w:pPr>
            <w:r>
              <w:rPr>
                <w:rFonts w:ascii="Times New Roman"/>
              </w:rPr>
              <w:t>170.8984</w:t>
            </w:r>
          </w:p>
        </w:tc>
      </w:tr>
    </w:tbl>
    <w:p w:rsidR="003D0186" w:rsidRDefault="003D0186">
      <w:pPr>
        <w:pStyle w:val="afff1"/>
        <w:rPr>
          <w:rFonts w:ascii="Times New Roman"/>
        </w:rPr>
      </w:pPr>
    </w:p>
    <w:p w:rsidR="003D0186" w:rsidRDefault="001C2D48">
      <w:pPr>
        <w:pStyle w:val="a8"/>
        <w:spacing w:before="156" w:after="156"/>
        <w:rPr>
          <w:rFonts w:ascii="Times New Roman"/>
        </w:rPr>
      </w:pPr>
      <w:r>
        <w:rPr>
          <w:rFonts w:ascii="Times New Roman"/>
        </w:rPr>
        <w:t>发送频谱模板</w:t>
      </w:r>
    </w:p>
    <w:p w:rsidR="003D0186" w:rsidRDefault="001C2D48">
      <w:pPr>
        <w:pStyle w:val="afff1"/>
      </w:pPr>
      <w:r>
        <w:rPr>
          <w:rFonts w:hint="eastAsia"/>
        </w:rPr>
        <w:t>发送频谱</w:t>
      </w:r>
      <w:ins w:id="232" w:author="作者" w:date="2025-12-26T10:04:00Z">
        <w:del w:id="233" w:author="作者" w:date="2025-12-26T14:37:00Z">
          <w:r>
            <w:rPr>
              <w:rFonts w:hint="eastAsia"/>
            </w:rPr>
            <w:delText>的</w:delText>
          </w:r>
        </w:del>
      </w:ins>
      <w:r>
        <w:rPr>
          <w:rFonts w:hint="eastAsia"/>
        </w:rPr>
        <w:t>模板示意如</w:t>
      </w:r>
      <w:r>
        <w:rPr>
          <w:rFonts w:ascii="Times New Roman"/>
        </w:rPr>
        <w:t>图</w:t>
      </w:r>
      <w:r>
        <w:rPr>
          <w:rFonts w:ascii="Times New Roman"/>
        </w:rPr>
        <w:t>1</w:t>
      </w:r>
      <w:r>
        <w:rPr>
          <w:rFonts w:hint="eastAsia"/>
        </w:rPr>
        <w:t>所示，频谱模板</w:t>
      </w:r>
      <w:del w:id="234" w:author="作者" w:date="2025-12-26T10:05:00Z">
        <w:r>
          <w:rPr>
            <w:rFonts w:hint="eastAsia"/>
          </w:rPr>
          <w:delText>要求</w:delText>
        </w:r>
      </w:del>
      <w:r>
        <w:rPr>
          <w:rFonts w:hint="eastAsia"/>
        </w:rPr>
        <w:t>应符合</w:t>
      </w:r>
      <w:r>
        <w:rPr>
          <w:rFonts w:ascii="Times New Roman"/>
        </w:rPr>
        <w:t>表</w:t>
      </w:r>
      <w:r>
        <w:rPr>
          <w:rFonts w:ascii="Times New Roman"/>
        </w:rPr>
        <w:t>5</w:t>
      </w:r>
      <w:ins w:id="235" w:author="作者" w:date="2025-12-26T10:05:00Z">
        <w:r>
          <w:rPr>
            <w:rFonts w:ascii="Times New Roman" w:hint="eastAsia"/>
          </w:rPr>
          <w:t>的</w:t>
        </w:r>
      </w:ins>
      <w:r>
        <w:rPr>
          <w:rFonts w:ascii="Times New Roman" w:hint="eastAsia"/>
        </w:rPr>
        <w:t>要求</w:t>
      </w:r>
      <w:r>
        <w:rPr>
          <w:rFonts w:hint="eastAsia"/>
        </w:rPr>
        <w:t>。</w:t>
      </w:r>
    </w:p>
    <w:p w:rsidR="003D0186" w:rsidRDefault="003D0186">
      <w:pPr>
        <w:spacing w:line="360" w:lineRule="auto"/>
        <w:jc w:val="center"/>
      </w:pPr>
      <w:r>
        <w:object w:dxaOrig="5292" w:dyaOrig="39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4.6pt;height:199.2pt" o:ole="">
            <v:imagedata r:id="rId15" o:title=""/>
          </v:shape>
          <o:OLEObject Type="Embed" ProgID="Visio.Drawing.15" ShapeID="_x0000_i1025" DrawAspect="Content" ObjectID="_1828512543" r:id="rId16"/>
        </w:object>
      </w:r>
    </w:p>
    <w:p w:rsidR="003D0186" w:rsidRDefault="001C2D48">
      <w:pPr>
        <w:spacing w:line="360" w:lineRule="auto"/>
        <w:jc w:val="center"/>
        <w:rPr>
          <w:rFonts w:ascii="黑体" w:eastAsia="黑体" w:hAnsi="黑体"/>
        </w:rPr>
      </w:pPr>
      <w:r>
        <w:rPr>
          <w:rFonts w:ascii="黑体" w:eastAsia="黑体" w:hAnsi="黑体" w:hint="eastAsia"/>
        </w:rPr>
        <w:t>图</w:t>
      </w:r>
      <w:r>
        <w:rPr>
          <w:rFonts w:ascii="黑体" w:eastAsia="黑体" w:hAnsi="黑体" w:hint="eastAsia"/>
        </w:rPr>
        <w:t>1</w:t>
      </w:r>
      <w:r>
        <w:rPr>
          <w:rFonts w:ascii="黑体" w:eastAsia="黑体" w:hAnsi="黑体"/>
        </w:rPr>
        <w:t>频谱模板示意图</w:t>
      </w:r>
    </w:p>
    <w:p w:rsidR="003D0186" w:rsidRDefault="001C2D48">
      <w:pPr>
        <w:spacing w:line="360" w:lineRule="auto"/>
        <w:jc w:val="center"/>
        <w:rPr>
          <w:rFonts w:ascii="宋体" w:hAnsi="宋体"/>
          <w:kern w:val="0"/>
          <w:sz w:val="24"/>
          <w:szCs w:val="21"/>
        </w:rPr>
      </w:pPr>
      <w:r>
        <w:rPr>
          <w:rFonts w:ascii="黑体" w:eastAsia="黑体" w:hAnsi="黑体" w:hint="eastAsia"/>
        </w:rPr>
        <w:t>表</w:t>
      </w:r>
      <w:r>
        <w:rPr>
          <w:rFonts w:ascii="黑体" w:eastAsia="黑体" w:hAnsi="黑体" w:hint="eastAsia"/>
        </w:rPr>
        <w:t>5</w:t>
      </w:r>
      <w:r>
        <w:rPr>
          <w:rFonts w:ascii="黑体" w:eastAsia="黑体" w:hAnsi="黑体"/>
        </w:rPr>
        <w:t>频谱模板</w:t>
      </w:r>
      <w:r>
        <w:rPr>
          <w:rFonts w:ascii="黑体" w:eastAsia="黑体" w:hAnsi="黑体" w:hint="eastAsia"/>
        </w:rPr>
        <w:t>要求</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34"/>
        <w:gridCol w:w="1134"/>
        <w:gridCol w:w="1031"/>
        <w:gridCol w:w="1080"/>
        <w:gridCol w:w="1149"/>
        <w:gridCol w:w="1134"/>
        <w:gridCol w:w="1134"/>
      </w:tblGrid>
      <w:tr w:rsidR="003D0186">
        <w:trPr>
          <w:trHeight w:val="285"/>
          <w:jc w:val="center"/>
        </w:trPr>
        <w:tc>
          <w:tcPr>
            <w:tcW w:w="1134" w:type="dxa"/>
            <w:shd w:val="clear" w:color="auto" w:fill="auto"/>
            <w:noWrap/>
            <w:vAlign w:val="center"/>
          </w:tcPr>
          <w:p w:rsidR="003D0186" w:rsidRDefault="001C2D48">
            <w:pPr>
              <w:widowControl/>
              <w:jc w:val="center"/>
              <w:rPr>
                <w:color w:val="000000"/>
                <w:kern w:val="0"/>
                <w:szCs w:val="21"/>
              </w:rPr>
            </w:pPr>
            <w:r>
              <w:rPr>
                <w:color w:val="000000"/>
                <w:kern w:val="0"/>
                <w:szCs w:val="21"/>
              </w:rPr>
              <w:t>Option</w:t>
            </w:r>
          </w:p>
        </w:tc>
        <w:tc>
          <w:tcPr>
            <w:tcW w:w="1134" w:type="dxa"/>
            <w:shd w:val="clear" w:color="auto" w:fill="auto"/>
            <w:noWrap/>
            <w:vAlign w:val="center"/>
          </w:tcPr>
          <w:p w:rsidR="003D0186" w:rsidRDefault="001C2D48">
            <w:pPr>
              <w:widowControl/>
              <w:jc w:val="center"/>
              <w:rPr>
                <w:color w:val="000000"/>
                <w:kern w:val="0"/>
                <w:szCs w:val="21"/>
              </w:rPr>
            </w:pPr>
            <w:r>
              <w:rPr>
                <w:color w:val="000000"/>
                <w:kern w:val="0"/>
                <w:szCs w:val="21"/>
              </w:rPr>
              <w:t>D</w:t>
            </w:r>
            <w:r>
              <w:rPr>
                <w:color w:val="000000"/>
                <w:kern w:val="0"/>
                <w:szCs w:val="21"/>
                <w:vertAlign w:val="subscript"/>
              </w:rPr>
              <w:t>0</w:t>
            </w:r>
          </w:p>
        </w:tc>
        <w:tc>
          <w:tcPr>
            <w:tcW w:w="1031" w:type="dxa"/>
            <w:shd w:val="clear" w:color="auto" w:fill="auto"/>
            <w:noWrap/>
            <w:vAlign w:val="center"/>
          </w:tcPr>
          <w:p w:rsidR="003D0186" w:rsidRDefault="001C2D48">
            <w:pPr>
              <w:widowControl/>
              <w:jc w:val="center"/>
              <w:rPr>
                <w:color w:val="000000"/>
                <w:kern w:val="0"/>
                <w:szCs w:val="21"/>
              </w:rPr>
            </w:pPr>
            <w:r>
              <w:rPr>
                <w:color w:val="000000"/>
                <w:kern w:val="0"/>
                <w:szCs w:val="21"/>
              </w:rPr>
              <w:t>f</w:t>
            </w:r>
            <w:r>
              <w:rPr>
                <w:color w:val="000000"/>
                <w:kern w:val="0"/>
                <w:szCs w:val="21"/>
                <w:vertAlign w:val="subscript"/>
              </w:rPr>
              <w:t>0</w:t>
            </w:r>
            <w:r>
              <w:rPr>
                <w:color w:val="000000"/>
                <w:kern w:val="0"/>
                <w:szCs w:val="21"/>
              </w:rPr>
              <w:t>/kHz</w:t>
            </w:r>
          </w:p>
        </w:tc>
        <w:tc>
          <w:tcPr>
            <w:tcW w:w="1080" w:type="dxa"/>
            <w:shd w:val="clear" w:color="auto" w:fill="auto"/>
            <w:noWrap/>
            <w:vAlign w:val="center"/>
          </w:tcPr>
          <w:p w:rsidR="003D0186" w:rsidRDefault="001C2D48">
            <w:pPr>
              <w:widowControl/>
              <w:jc w:val="center"/>
              <w:rPr>
                <w:color w:val="000000"/>
                <w:kern w:val="0"/>
                <w:szCs w:val="21"/>
              </w:rPr>
            </w:pPr>
            <w:r>
              <w:rPr>
                <w:color w:val="000000"/>
                <w:kern w:val="0"/>
                <w:szCs w:val="21"/>
              </w:rPr>
              <w:t>D</w:t>
            </w:r>
            <w:r>
              <w:rPr>
                <w:color w:val="000000"/>
                <w:kern w:val="0"/>
                <w:szCs w:val="21"/>
                <w:vertAlign w:val="subscript"/>
              </w:rPr>
              <w:t>1</w:t>
            </w:r>
          </w:p>
        </w:tc>
        <w:tc>
          <w:tcPr>
            <w:tcW w:w="1149" w:type="dxa"/>
            <w:shd w:val="clear" w:color="auto" w:fill="auto"/>
            <w:noWrap/>
            <w:vAlign w:val="center"/>
          </w:tcPr>
          <w:p w:rsidR="003D0186" w:rsidRDefault="001C2D48">
            <w:pPr>
              <w:widowControl/>
              <w:jc w:val="center"/>
              <w:rPr>
                <w:color w:val="000000"/>
                <w:kern w:val="0"/>
                <w:szCs w:val="21"/>
              </w:rPr>
            </w:pPr>
            <w:r>
              <w:rPr>
                <w:color w:val="000000"/>
                <w:kern w:val="0"/>
                <w:szCs w:val="21"/>
              </w:rPr>
              <w:t>f</w:t>
            </w:r>
            <w:r>
              <w:rPr>
                <w:color w:val="000000"/>
                <w:kern w:val="0"/>
                <w:szCs w:val="21"/>
                <w:vertAlign w:val="subscript"/>
              </w:rPr>
              <w:t>1</w:t>
            </w:r>
            <w:r>
              <w:rPr>
                <w:color w:val="000000"/>
                <w:kern w:val="0"/>
                <w:szCs w:val="21"/>
              </w:rPr>
              <w:t>/kHz</w:t>
            </w:r>
          </w:p>
        </w:tc>
        <w:tc>
          <w:tcPr>
            <w:tcW w:w="1134" w:type="dxa"/>
            <w:shd w:val="clear" w:color="auto" w:fill="auto"/>
            <w:noWrap/>
            <w:vAlign w:val="center"/>
          </w:tcPr>
          <w:p w:rsidR="003D0186" w:rsidRDefault="001C2D48">
            <w:pPr>
              <w:widowControl/>
              <w:jc w:val="center"/>
              <w:rPr>
                <w:color w:val="000000"/>
                <w:kern w:val="0"/>
                <w:szCs w:val="21"/>
              </w:rPr>
            </w:pPr>
            <w:r>
              <w:rPr>
                <w:color w:val="000000"/>
                <w:kern w:val="0"/>
                <w:szCs w:val="21"/>
              </w:rPr>
              <w:t>D</w:t>
            </w:r>
            <w:r>
              <w:rPr>
                <w:color w:val="000000"/>
                <w:kern w:val="0"/>
                <w:szCs w:val="21"/>
                <w:vertAlign w:val="subscript"/>
              </w:rPr>
              <w:t>2</w:t>
            </w:r>
          </w:p>
        </w:tc>
        <w:tc>
          <w:tcPr>
            <w:tcW w:w="1134" w:type="dxa"/>
            <w:shd w:val="clear" w:color="auto" w:fill="auto"/>
            <w:noWrap/>
            <w:vAlign w:val="center"/>
          </w:tcPr>
          <w:p w:rsidR="003D0186" w:rsidRDefault="001C2D48">
            <w:pPr>
              <w:widowControl/>
              <w:jc w:val="center"/>
              <w:rPr>
                <w:color w:val="000000"/>
                <w:kern w:val="0"/>
                <w:szCs w:val="21"/>
              </w:rPr>
            </w:pPr>
            <w:r>
              <w:rPr>
                <w:color w:val="000000"/>
                <w:kern w:val="0"/>
                <w:szCs w:val="21"/>
              </w:rPr>
              <w:t>f</w:t>
            </w:r>
            <w:r>
              <w:rPr>
                <w:color w:val="000000"/>
                <w:kern w:val="0"/>
                <w:szCs w:val="21"/>
                <w:vertAlign w:val="subscript"/>
              </w:rPr>
              <w:t>2</w:t>
            </w:r>
            <w:r>
              <w:rPr>
                <w:color w:val="000000"/>
                <w:kern w:val="0"/>
                <w:szCs w:val="21"/>
              </w:rPr>
              <w:t>/kHz</w:t>
            </w:r>
          </w:p>
        </w:tc>
      </w:tr>
      <w:tr w:rsidR="003D0186">
        <w:trPr>
          <w:trHeight w:val="315"/>
          <w:jc w:val="center"/>
        </w:trPr>
        <w:tc>
          <w:tcPr>
            <w:tcW w:w="1134" w:type="dxa"/>
            <w:shd w:val="clear" w:color="auto" w:fill="auto"/>
            <w:noWrap/>
            <w:vAlign w:val="center"/>
          </w:tcPr>
          <w:p w:rsidR="003D0186" w:rsidRDefault="001C2D48">
            <w:pPr>
              <w:widowControl/>
              <w:jc w:val="center"/>
              <w:rPr>
                <w:color w:val="000000"/>
                <w:kern w:val="0"/>
                <w:szCs w:val="21"/>
              </w:rPr>
            </w:pPr>
            <w:r>
              <w:rPr>
                <w:color w:val="000000"/>
                <w:kern w:val="0"/>
                <w:szCs w:val="21"/>
              </w:rPr>
              <w:t>2</w:t>
            </w:r>
          </w:p>
        </w:tc>
        <w:tc>
          <w:tcPr>
            <w:tcW w:w="1134" w:type="dxa"/>
            <w:shd w:val="clear" w:color="auto" w:fill="auto"/>
            <w:noWrap/>
            <w:vAlign w:val="center"/>
          </w:tcPr>
          <w:p w:rsidR="003D0186" w:rsidRDefault="001C2D48">
            <w:pPr>
              <w:widowControl/>
              <w:jc w:val="center"/>
              <w:rPr>
                <w:color w:val="000000"/>
                <w:kern w:val="0"/>
                <w:szCs w:val="21"/>
              </w:rPr>
            </w:pPr>
            <w:r>
              <w:rPr>
                <w:color w:val="000000"/>
                <w:kern w:val="0"/>
                <w:szCs w:val="21"/>
              </w:rPr>
              <w:t>0 dBr</w:t>
            </w:r>
          </w:p>
        </w:tc>
        <w:tc>
          <w:tcPr>
            <w:tcW w:w="1031" w:type="dxa"/>
            <w:shd w:val="clear" w:color="auto" w:fill="auto"/>
            <w:noWrap/>
            <w:vAlign w:val="center"/>
          </w:tcPr>
          <w:p w:rsidR="003D0186" w:rsidRDefault="001C2D48">
            <w:pPr>
              <w:widowControl/>
              <w:jc w:val="center"/>
              <w:rPr>
                <w:color w:val="000000"/>
                <w:kern w:val="0"/>
                <w:szCs w:val="21"/>
              </w:rPr>
            </w:pPr>
            <w:r>
              <w:rPr>
                <w:color w:val="000000"/>
                <w:kern w:val="0"/>
                <w:szCs w:val="21"/>
              </w:rPr>
              <w:t>215</w:t>
            </w:r>
          </w:p>
        </w:tc>
        <w:tc>
          <w:tcPr>
            <w:tcW w:w="1080" w:type="dxa"/>
            <w:shd w:val="clear" w:color="auto" w:fill="auto"/>
            <w:noWrap/>
            <w:vAlign w:val="center"/>
          </w:tcPr>
          <w:p w:rsidR="003D0186" w:rsidRDefault="001C2D48">
            <w:pPr>
              <w:widowControl/>
              <w:jc w:val="center"/>
              <w:rPr>
                <w:color w:val="000000"/>
                <w:kern w:val="0"/>
                <w:szCs w:val="21"/>
              </w:rPr>
            </w:pPr>
            <w:r>
              <w:rPr>
                <w:color w:val="000000"/>
                <w:kern w:val="0"/>
                <w:szCs w:val="21"/>
              </w:rPr>
              <w:t>-25 dBr</w:t>
            </w:r>
          </w:p>
        </w:tc>
        <w:tc>
          <w:tcPr>
            <w:tcW w:w="1149" w:type="dxa"/>
            <w:shd w:val="clear" w:color="auto" w:fill="auto"/>
            <w:noWrap/>
            <w:vAlign w:val="center"/>
          </w:tcPr>
          <w:p w:rsidR="003D0186" w:rsidRDefault="001C2D48">
            <w:pPr>
              <w:widowControl/>
              <w:jc w:val="center"/>
              <w:rPr>
                <w:color w:val="000000"/>
                <w:kern w:val="0"/>
                <w:szCs w:val="21"/>
              </w:rPr>
            </w:pPr>
            <w:r>
              <w:rPr>
                <w:color w:val="000000"/>
                <w:kern w:val="0"/>
                <w:szCs w:val="21"/>
              </w:rPr>
              <w:t>500</w:t>
            </w:r>
          </w:p>
        </w:tc>
        <w:tc>
          <w:tcPr>
            <w:tcW w:w="1134" w:type="dxa"/>
            <w:shd w:val="clear" w:color="auto" w:fill="auto"/>
            <w:noWrap/>
            <w:vAlign w:val="center"/>
          </w:tcPr>
          <w:p w:rsidR="003D0186" w:rsidRDefault="001C2D48">
            <w:pPr>
              <w:widowControl/>
              <w:jc w:val="center"/>
              <w:rPr>
                <w:color w:val="000000"/>
                <w:kern w:val="0"/>
                <w:szCs w:val="21"/>
              </w:rPr>
            </w:pPr>
            <w:r>
              <w:rPr>
                <w:rFonts w:hint="eastAsia"/>
                <w:color w:val="000000"/>
                <w:kern w:val="0"/>
                <w:szCs w:val="21"/>
              </w:rPr>
              <w:t>-</w:t>
            </w:r>
            <w:r>
              <w:rPr>
                <w:color w:val="000000"/>
                <w:kern w:val="0"/>
                <w:szCs w:val="21"/>
              </w:rPr>
              <w:t>35dBr</w:t>
            </w:r>
          </w:p>
        </w:tc>
        <w:tc>
          <w:tcPr>
            <w:tcW w:w="1134" w:type="dxa"/>
            <w:shd w:val="clear" w:color="auto" w:fill="auto"/>
            <w:noWrap/>
            <w:vAlign w:val="center"/>
          </w:tcPr>
          <w:p w:rsidR="003D0186" w:rsidRDefault="001C2D48">
            <w:pPr>
              <w:widowControl/>
              <w:jc w:val="center"/>
              <w:rPr>
                <w:color w:val="000000"/>
                <w:kern w:val="0"/>
                <w:szCs w:val="21"/>
              </w:rPr>
            </w:pPr>
            <w:r>
              <w:rPr>
                <w:color w:val="000000"/>
                <w:kern w:val="0"/>
                <w:szCs w:val="21"/>
              </w:rPr>
              <w:t>1000</w:t>
            </w:r>
          </w:p>
        </w:tc>
      </w:tr>
      <w:tr w:rsidR="003D0186">
        <w:trPr>
          <w:trHeight w:val="285"/>
          <w:jc w:val="center"/>
        </w:trPr>
        <w:tc>
          <w:tcPr>
            <w:tcW w:w="1134" w:type="dxa"/>
            <w:shd w:val="clear" w:color="auto" w:fill="auto"/>
            <w:noWrap/>
            <w:vAlign w:val="center"/>
          </w:tcPr>
          <w:p w:rsidR="003D0186" w:rsidRDefault="001C2D48">
            <w:pPr>
              <w:widowControl/>
              <w:jc w:val="center"/>
              <w:rPr>
                <w:color w:val="000000"/>
                <w:kern w:val="0"/>
                <w:szCs w:val="21"/>
              </w:rPr>
            </w:pPr>
            <w:r>
              <w:rPr>
                <w:color w:val="000000"/>
                <w:kern w:val="0"/>
                <w:szCs w:val="21"/>
              </w:rPr>
              <w:t>3</w:t>
            </w:r>
          </w:p>
        </w:tc>
        <w:tc>
          <w:tcPr>
            <w:tcW w:w="1134" w:type="dxa"/>
            <w:shd w:val="clear" w:color="auto" w:fill="auto"/>
            <w:noWrap/>
            <w:vAlign w:val="center"/>
          </w:tcPr>
          <w:p w:rsidR="003D0186" w:rsidRDefault="001C2D48">
            <w:pPr>
              <w:widowControl/>
              <w:jc w:val="center"/>
              <w:rPr>
                <w:color w:val="000000"/>
                <w:kern w:val="0"/>
                <w:szCs w:val="21"/>
              </w:rPr>
            </w:pPr>
            <w:r>
              <w:rPr>
                <w:color w:val="000000"/>
                <w:kern w:val="0"/>
                <w:szCs w:val="21"/>
              </w:rPr>
              <w:t>0 dBr</w:t>
            </w:r>
          </w:p>
        </w:tc>
        <w:tc>
          <w:tcPr>
            <w:tcW w:w="1031" w:type="dxa"/>
            <w:shd w:val="clear" w:color="auto" w:fill="auto"/>
            <w:noWrap/>
            <w:vAlign w:val="center"/>
          </w:tcPr>
          <w:p w:rsidR="003D0186" w:rsidRDefault="001C2D48">
            <w:pPr>
              <w:widowControl/>
              <w:jc w:val="center"/>
              <w:rPr>
                <w:color w:val="000000"/>
                <w:kern w:val="0"/>
                <w:szCs w:val="21"/>
              </w:rPr>
            </w:pPr>
            <w:r>
              <w:rPr>
                <w:color w:val="000000"/>
                <w:kern w:val="0"/>
                <w:szCs w:val="21"/>
              </w:rPr>
              <w:t>85.4</w:t>
            </w:r>
          </w:p>
        </w:tc>
        <w:tc>
          <w:tcPr>
            <w:tcW w:w="1080" w:type="dxa"/>
            <w:shd w:val="clear" w:color="auto" w:fill="auto"/>
            <w:noWrap/>
            <w:vAlign w:val="center"/>
          </w:tcPr>
          <w:p w:rsidR="003D0186" w:rsidRDefault="001C2D48">
            <w:pPr>
              <w:widowControl/>
              <w:jc w:val="center"/>
              <w:rPr>
                <w:color w:val="000000"/>
                <w:kern w:val="0"/>
                <w:szCs w:val="21"/>
              </w:rPr>
            </w:pPr>
            <w:r>
              <w:rPr>
                <w:color w:val="000000"/>
                <w:kern w:val="0"/>
                <w:szCs w:val="21"/>
              </w:rPr>
              <w:t>-20</w:t>
            </w:r>
            <w:r>
              <w:rPr>
                <w:color w:val="000000"/>
                <w:kern w:val="0"/>
                <w:szCs w:val="21"/>
              </w:rPr>
              <w:t xml:space="preserve"> dBr</w:t>
            </w:r>
          </w:p>
        </w:tc>
        <w:tc>
          <w:tcPr>
            <w:tcW w:w="1149" w:type="dxa"/>
            <w:shd w:val="clear" w:color="auto" w:fill="auto"/>
            <w:noWrap/>
            <w:vAlign w:val="center"/>
          </w:tcPr>
          <w:p w:rsidR="003D0186" w:rsidRDefault="001C2D48">
            <w:pPr>
              <w:widowControl/>
              <w:jc w:val="center"/>
              <w:rPr>
                <w:color w:val="000000"/>
                <w:kern w:val="0"/>
                <w:szCs w:val="21"/>
              </w:rPr>
            </w:pPr>
            <w:r>
              <w:rPr>
                <w:color w:val="000000"/>
                <w:kern w:val="0"/>
                <w:szCs w:val="21"/>
              </w:rPr>
              <w:t>200</w:t>
            </w:r>
          </w:p>
        </w:tc>
        <w:tc>
          <w:tcPr>
            <w:tcW w:w="1134" w:type="dxa"/>
            <w:shd w:val="clear" w:color="auto" w:fill="auto"/>
            <w:noWrap/>
            <w:vAlign w:val="center"/>
          </w:tcPr>
          <w:p w:rsidR="003D0186" w:rsidRDefault="001C2D48">
            <w:pPr>
              <w:widowControl/>
              <w:jc w:val="center"/>
              <w:rPr>
                <w:color w:val="000000"/>
                <w:kern w:val="0"/>
                <w:szCs w:val="21"/>
              </w:rPr>
            </w:pPr>
            <w:r>
              <w:rPr>
                <w:color w:val="000000"/>
                <w:kern w:val="0"/>
                <w:szCs w:val="21"/>
              </w:rPr>
              <w:t>-35 dBr</w:t>
            </w:r>
          </w:p>
        </w:tc>
        <w:tc>
          <w:tcPr>
            <w:tcW w:w="1134" w:type="dxa"/>
            <w:shd w:val="clear" w:color="auto" w:fill="auto"/>
            <w:noWrap/>
            <w:vAlign w:val="center"/>
          </w:tcPr>
          <w:p w:rsidR="003D0186" w:rsidRDefault="001C2D48">
            <w:pPr>
              <w:widowControl/>
              <w:jc w:val="center"/>
              <w:rPr>
                <w:color w:val="000000"/>
                <w:kern w:val="0"/>
                <w:szCs w:val="21"/>
              </w:rPr>
            </w:pPr>
            <w:r>
              <w:rPr>
                <w:color w:val="000000"/>
                <w:kern w:val="0"/>
                <w:szCs w:val="21"/>
              </w:rPr>
              <w:t>400</w:t>
            </w:r>
          </w:p>
        </w:tc>
      </w:tr>
    </w:tbl>
    <w:p w:rsidR="003D0186" w:rsidRDefault="001C2D48">
      <w:pPr>
        <w:pStyle w:val="a8"/>
        <w:spacing w:before="156" w:after="156"/>
        <w:rPr>
          <w:rFonts w:ascii="Times New Roman"/>
        </w:rPr>
      </w:pPr>
      <w:r>
        <w:rPr>
          <w:rFonts w:ascii="Times New Roman"/>
        </w:rPr>
        <w:lastRenderedPageBreak/>
        <w:t>调制方式</w:t>
      </w:r>
    </w:p>
    <w:p w:rsidR="003D0186" w:rsidRDefault="001C2D48">
      <w:pPr>
        <w:pStyle w:val="afff1"/>
        <w:rPr>
          <w:rFonts w:ascii="Times New Roman"/>
        </w:rPr>
      </w:pPr>
      <w:r>
        <w:rPr>
          <w:rFonts w:ascii="Times New Roman" w:hint="eastAsia"/>
        </w:rPr>
        <w:t>高速无线</w:t>
      </w:r>
      <w:r>
        <w:rPr>
          <w:rFonts w:ascii="Times New Roman"/>
        </w:rPr>
        <w:t>调制方式应支持</w:t>
      </w:r>
      <w:r>
        <w:rPr>
          <w:rFonts w:ascii="Times New Roman"/>
        </w:rPr>
        <w:t>OFDM</w:t>
      </w:r>
      <w:r>
        <w:rPr>
          <w:rFonts w:ascii="Times New Roman"/>
        </w:rPr>
        <w:t>调制方式，子载波映射方式应支持</w:t>
      </w:r>
      <w:r>
        <w:rPr>
          <w:rFonts w:ascii="Times New Roman"/>
        </w:rPr>
        <w:t>BPSK</w:t>
      </w:r>
      <w:r>
        <w:rPr>
          <w:rFonts w:ascii="Times New Roman"/>
        </w:rPr>
        <w:t>、</w:t>
      </w:r>
      <w:r>
        <w:rPr>
          <w:rFonts w:ascii="Times New Roman"/>
        </w:rPr>
        <w:t>QPSK</w:t>
      </w:r>
      <w:r>
        <w:rPr>
          <w:rFonts w:ascii="Times New Roman"/>
        </w:rPr>
        <w:t>、</w:t>
      </w:r>
      <w:r>
        <w:rPr>
          <w:rFonts w:ascii="Times New Roman"/>
        </w:rPr>
        <w:t>16QAM</w:t>
      </w:r>
      <w:r>
        <w:rPr>
          <w:rFonts w:ascii="Times New Roman"/>
        </w:rPr>
        <w:t>。</w:t>
      </w:r>
    </w:p>
    <w:p w:rsidR="003D0186" w:rsidRDefault="003D0186">
      <w:pPr>
        <w:pStyle w:val="afff1"/>
        <w:ind w:firstLineChars="0" w:firstLine="0"/>
        <w:rPr>
          <w:rFonts w:ascii="Times New Roman"/>
        </w:rPr>
      </w:pPr>
    </w:p>
    <w:p w:rsidR="003D0186" w:rsidRDefault="001C2D48">
      <w:pPr>
        <w:pStyle w:val="a8"/>
        <w:spacing w:before="156" w:after="156"/>
        <w:rPr>
          <w:rFonts w:ascii="Times New Roman"/>
          <w:highlight w:val="yellow"/>
        </w:rPr>
      </w:pPr>
      <w:commentRangeStart w:id="236"/>
      <w:r>
        <w:rPr>
          <w:rFonts w:ascii="Times New Roman"/>
          <w:highlight w:val="yellow"/>
        </w:rPr>
        <w:t>通信速率</w:t>
      </w:r>
      <w:commentRangeEnd w:id="236"/>
      <w:r>
        <w:rPr>
          <w:rStyle w:val="afff9"/>
          <w:rFonts w:ascii="Times New Roman" w:eastAsia="宋体"/>
          <w:kern w:val="2"/>
        </w:rPr>
        <w:commentReference w:id="236"/>
      </w:r>
    </w:p>
    <w:p w:rsidR="003D0186" w:rsidRDefault="001C2D48">
      <w:pPr>
        <w:pStyle w:val="afff1"/>
      </w:pPr>
      <w:r>
        <w:rPr>
          <w:rFonts w:ascii="Times New Roman"/>
          <w:highlight w:val="yellow"/>
        </w:rPr>
        <w:t>在隔离电源、屏蔽空间环境、无竞争场景、主从节点</w:t>
      </w:r>
      <w:r>
        <w:rPr>
          <w:rFonts w:ascii="Times New Roman"/>
          <w:highlight w:val="yellow"/>
        </w:rPr>
        <w:t>1:1</w:t>
      </w:r>
      <w:r>
        <w:rPr>
          <w:rFonts w:ascii="Times New Roman"/>
          <w:highlight w:val="yellow"/>
        </w:rPr>
        <w:t>配比、</w:t>
      </w:r>
      <w:r>
        <w:rPr>
          <w:rFonts w:ascii="Times New Roman" w:hint="eastAsia"/>
          <w:highlight w:val="yellow"/>
        </w:rPr>
        <w:t>测试物理层数据包大小</w:t>
      </w:r>
      <w:r>
        <w:rPr>
          <w:rFonts w:ascii="Times New Roman" w:hint="eastAsia"/>
          <w:highlight w:val="yellow"/>
        </w:rPr>
        <w:t>520</w:t>
      </w:r>
      <w:r>
        <w:rPr>
          <w:rFonts w:ascii="Times New Roman" w:hint="eastAsia"/>
          <w:highlight w:val="yellow"/>
        </w:rPr>
        <w:t>字节</w:t>
      </w:r>
      <w:r>
        <w:rPr>
          <w:rFonts w:ascii="Times New Roman" w:hint="eastAsia"/>
          <w:highlight w:val="yellow"/>
        </w:rPr>
        <w:t>条件下</w:t>
      </w:r>
      <w:r>
        <w:rPr>
          <w:rFonts w:ascii="Times New Roman"/>
          <w:highlight w:val="yellow"/>
        </w:rPr>
        <w:t>，</w:t>
      </w:r>
      <w:r>
        <w:rPr>
          <w:rFonts w:ascii="Times New Roman" w:hint="eastAsia"/>
        </w:rPr>
        <w:t>高速无线</w:t>
      </w:r>
      <w:r>
        <w:rPr>
          <w:rFonts w:ascii="Times New Roman"/>
          <w:highlight w:val="yellow"/>
        </w:rPr>
        <w:t>通信速率</w:t>
      </w:r>
      <w:r>
        <w:rPr>
          <w:rFonts w:ascii="Times New Roman" w:hint="eastAsia"/>
          <w:highlight w:val="yellow"/>
        </w:rPr>
        <w:t>不</w:t>
      </w:r>
      <w:r>
        <w:rPr>
          <w:rFonts w:ascii="Times New Roman"/>
          <w:highlight w:val="yellow"/>
        </w:rPr>
        <w:t>应</w:t>
      </w:r>
      <w:del w:id="237" w:author="作者" w:date="2025-12-26T10:05:00Z">
        <w:r>
          <w:rPr>
            <w:rFonts w:ascii="Times New Roman"/>
            <w:highlight w:val="yellow"/>
          </w:rPr>
          <w:delText>小</w:delText>
        </w:r>
      </w:del>
      <w:ins w:id="238" w:author="作者" w:date="2025-12-26T10:05:00Z">
        <w:r>
          <w:rPr>
            <w:rFonts w:ascii="Times New Roman" w:hint="eastAsia"/>
            <w:highlight w:val="yellow"/>
          </w:rPr>
          <w:t>低</w:t>
        </w:r>
      </w:ins>
      <w:r>
        <w:rPr>
          <w:rFonts w:ascii="Times New Roman"/>
          <w:highlight w:val="yellow"/>
        </w:rPr>
        <w:t>于</w:t>
      </w:r>
      <w:r>
        <w:rPr>
          <w:rFonts w:ascii="Times New Roman" w:hint="eastAsia"/>
          <w:highlight w:val="yellow"/>
        </w:rPr>
        <w:t>500</w:t>
      </w:r>
      <w:r>
        <w:rPr>
          <w:rFonts w:ascii="Times New Roman" w:hint="eastAsia"/>
          <w:highlight w:val="yellow"/>
        </w:rPr>
        <w:t>k</w:t>
      </w:r>
      <w:r>
        <w:rPr>
          <w:rFonts w:ascii="Times New Roman"/>
          <w:highlight w:val="yellow"/>
        </w:rPr>
        <w:t>bps</w:t>
      </w:r>
      <w:r>
        <w:rPr>
          <w:rFonts w:ascii="Times New Roman"/>
          <w:highlight w:val="yellow"/>
        </w:rPr>
        <w:t>。</w:t>
      </w:r>
    </w:p>
    <w:p w:rsidR="003D0186" w:rsidRDefault="003D0186">
      <w:pPr>
        <w:pStyle w:val="afff1"/>
        <w:rPr>
          <w:rFonts w:ascii="Times New Roman"/>
        </w:rPr>
      </w:pPr>
    </w:p>
    <w:p w:rsidR="003D0186" w:rsidRDefault="001C2D48">
      <w:pPr>
        <w:pStyle w:val="a8"/>
        <w:spacing w:before="156" w:after="156"/>
        <w:rPr>
          <w:rFonts w:hAnsi="黑体"/>
        </w:rPr>
      </w:pPr>
      <w:r>
        <w:rPr>
          <w:rFonts w:ascii="Times New Roman"/>
        </w:rPr>
        <w:t>发射杂散</w:t>
      </w:r>
      <w:r>
        <w:rPr>
          <w:rFonts w:ascii="Times New Roman" w:hint="eastAsia"/>
        </w:rPr>
        <w:t>辐射</w:t>
      </w:r>
    </w:p>
    <w:p w:rsidR="003D0186" w:rsidRDefault="001C2D48">
      <w:pPr>
        <w:pStyle w:val="afff1"/>
        <w:rPr>
          <w:rFonts w:ascii="Times New Roman"/>
        </w:rPr>
      </w:pPr>
      <w:r>
        <w:rPr>
          <w:rFonts w:ascii="Times New Roman"/>
        </w:rPr>
        <w:t>对</w:t>
      </w:r>
      <w:ins w:id="239" w:author="作者" w:date="2025-12-26T10:07:00Z">
        <w:r>
          <w:rPr>
            <w:rFonts w:ascii="Times New Roman" w:hint="eastAsia"/>
          </w:rPr>
          <w:t>于</w:t>
        </w:r>
      </w:ins>
      <w:r>
        <w:rPr>
          <w:rFonts w:ascii="Times New Roman" w:hint="eastAsia"/>
        </w:rPr>
        <w:t>载波频率±</w:t>
      </w:r>
      <w:r>
        <w:rPr>
          <w:rFonts w:ascii="Times New Roman" w:hint="eastAsia"/>
        </w:rPr>
        <w:t>2</w:t>
      </w:r>
      <w:r>
        <w:rPr>
          <w:rFonts w:ascii="Times New Roman"/>
        </w:rPr>
        <w:t>.5</w:t>
      </w:r>
      <w:r>
        <w:rPr>
          <w:rFonts w:ascii="Times New Roman"/>
        </w:rPr>
        <w:t>倍</w:t>
      </w:r>
      <w:r>
        <w:rPr>
          <w:rFonts w:ascii="Times New Roman" w:hint="eastAsia"/>
        </w:rPr>
        <w:t>O</w:t>
      </w:r>
      <w:r>
        <w:rPr>
          <w:rFonts w:ascii="Times New Roman"/>
        </w:rPr>
        <w:t>CW</w:t>
      </w:r>
      <w:r>
        <w:rPr>
          <w:rFonts w:ascii="Times New Roman"/>
        </w:rPr>
        <w:t>以外的信号</w:t>
      </w:r>
      <w:ins w:id="240" w:author="作者" w:date="2025-12-26T10:07:00Z">
        <w:r>
          <w:rPr>
            <w:rFonts w:ascii="Times New Roman" w:hint="eastAsia"/>
          </w:rPr>
          <w:t>，</w:t>
        </w:r>
      </w:ins>
      <w:ins w:id="241" w:author="作者" w:date="2025-12-29T11:09:00Z">
        <w:r w:rsidR="00845FC8">
          <w:rPr>
            <w:rFonts w:ascii="Times New Roman" w:hint="eastAsia"/>
          </w:rPr>
          <w:t>高速无线</w:t>
        </w:r>
      </w:ins>
      <w:ins w:id="242" w:author="作者" w:date="2025-12-26T10:07:00Z">
        <w:del w:id="243" w:author="作者" w:date="2025-12-29T11:09:00Z">
          <w:r w:rsidDel="00845FC8">
            <w:rPr>
              <w:rFonts w:ascii="Times New Roman" w:hint="eastAsia"/>
            </w:rPr>
            <w:delText>其</w:delText>
          </w:r>
        </w:del>
        <w:r>
          <w:rPr>
            <w:rFonts w:ascii="Times New Roman"/>
          </w:rPr>
          <w:t>杂散</w:t>
        </w:r>
        <w:r>
          <w:rPr>
            <w:rFonts w:ascii="Times New Roman" w:hint="eastAsia"/>
          </w:rPr>
          <w:t>辐射</w:t>
        </w:r>
      </w:ins>
      <w:r>
        <w:rPr>
          <w:rFonts w:ascii="Times New Roman" w:hint="eastAsia"/>
        </w:rPr>
        <w:t>应</w:t>
      </w:r>
      <w:r>
        <w:rPr>
          <w:rFonts w:ascii="Times New Roman"/>
        </w:rPr>
        <w:t>满足</w:t>
      </w:r>
      <w:r>
        <w:rPr>
          <w:rFonts w:ascii="Times New Roman" w:hint="eastAsia"/>
        </w:rPr>
        <w:t>以下</w:t>
      </w:r>
      <w:del w:id="244" w:author="作者" w:date="2025-12-26T10:07:00Z">
        <w:r>
          <w:rPr>
            <w:rFonts w:ascii="Times New Roman"/>
          </w:rPr>
          <w:delText>杂散</w:delText>
        </w:r>
        <w:r>
          <w:rPr>
            <w:rFonts w:ascii="Times New Roman" w:hint="eastAsia"/>
          </w:rPr>
          <w:delText>辐射</w:delText>
        </w:r>
        <w:r>
          <w:rPr>
            <w:rFonts w:ascii="Times New Roman"/>
          </w:rPr>
          <w:delText>的</w:delText>
        </w:r>
      </w:del>
      <w:r>
        <w:rPr>
          <w:rFonts w:ascii="Times New Roman"/>
        </w:rPr>
        <w:t>要求</w:t>
      </w:r>
      <w:r>
        <w:rPr>
          <w:rFonts w:ascii="Times New Roman" w:hint="eastAsia"/>
        </w:rPr>
        <w:t>：</w:t>
      </w:r>
    </w:p>
    <w:p w:rsidR="003D0186" w:rsidRDefault="001C2D48">
      <w:pPr>
        <w:pStyle w:val="afff1"/>
        <w:rPr>
          <w:rFonts w:ascii="Times New Roman"/>
        </w:rPr>
      </w:pPr>
      <w:r>
        <w:rPr>
          <w:rFonts w:ascii="Times New Roman" w:hint="eastAsia"/>
        </w:rPr>
        <w:t>a)</w:t>
      </w:r>
      <w:ins w:id="245" w:author="作者" w:date="2025-12-26T10:08:00Z">
        <w:r>
          <w:rPr>
            <w:rFonts w:ascii="Times New Roman" w:hint="eastAsia"/>
          </w:rPr>
          <w:t>发射机处于最大功率发射状态时，</w:t>
        </w:r>
      </w:ins>
      <w:ins w:id="246" w:author="作者" w:date="2025-12-29T11:09:00Z">
        <w:r w:rsidR="00845FC8">
          <w:rPr>
            <w:rFonts w:ascii="Times New Roman" w:hint="eastAsia"/>
          </w:rPr>
          <w:t>高速无线</w:t>
        </w:r>
      </w:ins>
      <w:ins w:id="247" w:author="作者" w:date="2025-12-26T10:08:00Z">
        <w:r>
          <w:rPr>
            <w:rFonts w:ascii="Times New Roman" w:hint="eastAsia"/>
          </w:rPr>
          <w:t>杂散辐射限值应符合表</w:t>
        </w:r>
        <w:r>
          <w:rPr>
            <w:rFonts w:ascii="Times New Roman" w:hint="eastAsia"/>
          </w:rPr>
          <w:t>6</w:t>
        </w:r>
        <w:r>
          <w:rPr>
            <w:rFonts w:ascii="Times New Roman" w:hint="eastAsia"/>
          </w:rPr>
          <w:t>的规定；</w:t>
        </w:r>
      </w:ins>
      <w:del w:id="248" w:author="作者" w:date="2025-12-26T10:08:00Z">
        <w:r>
          <w:rPr>
            <w:rFonts w:ascii="Times New Roman" w:hint="eastAsia"/>
          </w:rPr>
          <w:delText>发射机最大功率发射状态</w:delText>
        </w:r>
        <w:r>
          <w:rPr>
            <w:rFonts w:ascii="Times New Roman" w:hint="eastAsia"/>
          </w:rPr>
          <w:delText>，</w:delText>
        </w:r>
        <w:r>
          <w:rPr>
            <w:rFonts w:ascii="Times New Roman" w:hint="eastAsia"/>
          </w:rPr>
          <w:delText>发射机以最大功率发射时的杂散</w:delText>
        </w:r>
        <w:r>
          <w:rPr>
            <w:rFonts w:ascii="Times New Roman" w:hint="eastAsia"/>
          </w:rPr>
          <w:delText>辐射限值应符合</w:delText>
        </w:r>
        <w:r>
          <w:rPr>
            <w:rFonts w:ascii="Times New Roman" w:hint="eastAsia"/>
          </w:rPr>
          <w:delText>表</w:delText>
        </w:r>
        <w:r>
          <w:rPr>
            <w:rFonts w:ascii="Times New Roman" w:hint="eastAsia"/>
          </w:rPr>
          <w:delText>6</w:delText>
        </w:r>
        <w:r>
          <w:rPr>
            <w:rFonts w:ascii="Times New Roman" w:hint="eastAsia"/>
          </w:rPr>
          <w:delText>要求</w:delText>
        </w:r>
        <w:r>
          <w:rPr>
            <w:rFonts w:ascii="Times New Roman" w:hint="eastAsia"/>
          </w:rPr>
          <w:delText>；</w:delText>
        </w:r>
      </w:del>
    </w:p>
    <w:p w:rsidR="003D0186" w:rsidRDefault="001C2D48">
      <w:pPr>
        <w:pStyle w:val="afff1"/>
        <w:rPr>
          <w:rFonts w:ascii="Times New Roman"/>
        </w:rPr>
      </w:pPr>
      <w:r>
        <w:rPr>
          <w:rFonts w:ascii="Times New Roman" w:hint="eastAsia"/>
        </w:rPr>
        <w:t>b)</w:t>
      </w:r>
      <w:ins w:id="249" w:author="作者" w:date="2025-12-26T10:08:00Z">
        <w:r>
          <w:rPr>
            <w:rFonts w:ascii="Times New Roman" w:hint="eastAsia"/>
          </w:rPr>
          <w:t>发射机处于待机或空闲状态时，</w:t>
        </w:r>
      </w:ins>
      <w:ins w:id="250" w:author="作者" w:date="2025-12-29T11:09:00Z">
        <w:r w:rsidR="00845FC8">
          <w:rPr>
            <w:rFonts w:ascii="Times New Roman" w:hint="eastAsia"/>
          </w:rPr>
          <w:t>高速无线</w:t>
        </w:r>
      </w:ins>
      <w:ins w:id="251" w:author="作者" w:date="2025-12-26T10:08:00Z">
        <w:r>
          <w:rPr>
            <w:rFonts w:ascii="Times New Roman" w:hint="eastAsia"/>
          </w:rPr>
          <w:t>杂散辐射限值应符合表</w:t>
        </w:r>
        <w:r>
          <w:rPr>
            <w:rFonts w:ascii="Times New Roman" w:hint="eastAsia"/>
          </w:rPr>
          <w:t>7</w:t>
        </w:r>
        <w:r>
          <w:rPr>
            <w:rFonts w:ascii="Times New Roman" w:hint="eastAsia"/>
          </w:rPr>
          <w:t>的规定；</w:t>
        </w:r>
      </w:ins>
      <w:del w:id="252" w:author="作者" w:date="2025-12-26T10:08:00Z">
        <w:r>
          <w:rPr>
            <w:rFonts w:ascii="Times New Roman" w:hint="eastAsia"/>
          </w:rPr>
          <w:delText>发射机待机或空闲状态</w:delText>
        </w:r>
        <w:r>
          <w:rPr>
            <w:rFonts w:ascii="Times New Roman" w:hint="eastAsia"/>
          </w:rPr>
          <w:delText>，</w:delText>
        </w:r>
        <w:r>
          <w:rPr>
            <w:rFonts w:ascii="Times New Roman" w:hint="eastAsia"/>
          </w:rPr>
          <w:delText>发射机在待机或空闲状态时的杂散</w:delText>
        </w:r>
        <w:r>
          <w:rPr>
            <w:rFonts w:ascii="Times New Roman" w:hint="eastAsia"/>
          </w:rPr>
          <w:delText>辐射限值应符合</w:delText>
        </w:r>
        <w:r>
          <w:rPr>
            <w:rFonts w:ascii="Times New Roman" w:hint="eastAsia"/>
          </w:rPr>
          <w:delText>表</w:delText>
        </w:r>
        <w:r>
          <w:rPr>
            <w:rFonts w:ascii="Times New Roman" w:hint="eastAsia"/>
          </w:rPr>
          <w:delText>7</w:delText>
        </w:r>
        <w:r>
          <w:rPr>
            <w:rFonts w:ascii="Times New Roman" w:hint="eastAsia"/>
          </w:rPr>
          <w:delText>要求</w:delText>
        </w:r>
        <w:r>
          <w:rPr>
            <w:rFonts w:ascii="Times New Roman" w:hint="eastAsia"/>
          </w:rPr>
          <w:delText>；</w:delText>
        </w:r>
      </w:del>
    </w:p>
    <w:p w:rsidR="003D0186" w:rsidRDefault="001C2D48" w:rsidP="00845FC8">
      <w:pPr>
        <w:pStyle w:val="afff1"/>
        <w:spacing w:beforeLines="50" w:afterLines="50"/>
        <w:rPr>
          <w:rFonts w:ascii="黑体" w:eastAsia="黑体" w:hAnsi="黑体"/>
        </w:rPr>
      </w:pPr>
      <w:r>
        <w:rPr>
          <w:rFonts w:ascii="Times New Roman"/>
        </w:rPr>
        <w:tab/>
      </w:r>
      <w:r>
        <w:rPr>
          <w:rFonts w:ascii="Times New Roman" w:hint="eastAsia"/>
        </w:rPr>
        <w:t>c)</w:t>
      </w:r>
      <w:r>
        <w:rPr>
          <w:rFonts w:ascii="Times New Roman"/>
        </w:rPr>
        <w:t>在</w:t>
      </w:r>
      <w:r>
        <w:rPr>
          <w:rFonts w:ascii="Times New Roman"/>
        </w:rPr>
        <w:t>48.5-72.5MHz</w:t>
      </w:r>
      <w:r>
        <w:rPr>
          <w:rFonts w:ascii="Times New Roman" w:hint="eastAsia"/>
        </w:rPr>
        <w:t>、</w:t>
      </w:r>
      <w:r>
        <w:rPr>
          <w:rFonts w:ascii="Times New Roman"/>
        </w:rPr>
        <w:t>76-108MHz</w:t>
      </w:r>
      <w:r>
        <w:rPr>
          <w:rFonts w:ascii="Times New Roman" w:hint="eastAsia"/>
        </w:rPr>
        <w:t>、</w:t>
      </w:r>
      <w:r>
        <w:rPr>
          <w:rFonts w:ascii="Times New Roman"/>
        </w:rPr>
        <w:t>167-223MHz</w:t>
      </w:r>
      <w:r>
        <w:rPr>
          <w:rFonts w:ascii="Times New Roman" w:hint="eastAsia"/>
        </w:rPr>
        <w:t>、</w:t>
      </w:r>
      <w:r>
        <w:rPr>
          <w:rFonts w:ascii="Times New Roman"/>
        </w:rPr>
        <w:t>470-566MHz</w:t>
      </w:r>
      <w:r>
        <w:rPr>
          <w:rFonts w:ascii="Times New Roman" w:hint="eastAsia"/>
        </w:rPr>
        <w:t>、</w:t>
      </w:r>
      <w:r>
        <w:rPr>
          <w:rFonts w:ascii="Times New Roman"/>
        </w:rPr>
        <w:t xml:space="preserve">606-798MHz </w:t>
      </w:r>
      <w:r>
        <w:rPr>
          <w:rFonts w:ascii="Times New Roman" w:hint="eastAsia"/>
        </w:rPr>
        <w:t>频率范围</w:t>
      </w:r>
      <w:ins w:id="253" w:author="作者" w:date="2025-12-26T10:10:00Z">
        <w:r>
          <w:rPr>
            <w:rFonts w:ascii="Times New Roman" w:hint="eastAsia"/>
          </w:rPr>
          <w:t>内，</w:t>
        </w:r>
      </w:ins>
      <w:ins w:id="254" w:author="作者" w:date="2025-12-29T11:09:00Z">
        <w:r w:rsidR="00845FC8">
          <w:rPr>
            <w:rFonts w:ascii="Times New Roman" w:hint="eastAsia"/>
          </w:rPr>
          <w:t>高速无线</w:t>
        </w:r>
      </w:ins>
      <w:del w:id="255" w:author="作者" w:date="2025-12-26T10:10:00Z">
        <w:r>
          <w:rPr>
            <w:rFonts w:ascii="Times New Roman" w:hint="eastAsia"/>
          </w:rPr>
          <w:delText>的</w:delText>
        </w:r>
      </w:del>
      <w:r>
        <w:rPr>
          <w:rFonts w:ascii="Times New Roman" w:hint="eastAsia"/>
        </w:rPr>
        <w:t>杂散辐射</w:t>
      </w:r>
      <w:ins w:id="256" w:author="作者" w:date="2025-12-26T10:10:00Z">
        <w:r>
          <w:rPr>
            <w:rFonts w:ascii="Times New Roman" w:hint="eastAsia"/>
          </w:rPr>
          <w:t>应</w:t>
        </w:r>
      </w:ins>
      <w:r>
        <w:rPr>
          <w:rFonts w:ascii="Times New Roman" w:hint="eastAsia"/>
        </w:rPr>
        <w:t>不大于</w:t>
      </w:r>
      <w:r>
        <w:rPr>
          <w:rFonts w:ascii="Times New Roman"/>
        </w:rPr>
        <w:t>-54dBm</w:t>
      </w:r>
      <w:r>
        <w:rPr>
          <w:rFonts w:ascii="Times New Roman"/>
        </w:rPr>
        <w:t>。</w:t>
      </w:r>
      <w:ins w:id="257" w:author="作者" w:date="2025-12-26T10:10:00Z">
        <w:r>
          <w:rPr>
            <w:rFonts w:ascii="Times New Roman" w:hint="eastAsia"/>
          </w:rPr>
          <w:t>其中，</w:t>
        </w:r>
      </w:ins>
      <w:r>
        <w:rPr>
          <w:rFonts w:ascii="Times New Roman" w:hint="eastAsia"/>
        </w:rPr>
        <w:t>Option</w:t>
      </w:r>
      <w:r>
        <w:rPr>
          <w:rFonts w:ascii="Times New Roman"/>
        </w:rPr>
        <w:t>2</w:t>
      </w:r>
      <w:r>
        <w:rPr>
          <w:rFonts w:ascii="Times New Roman"/>
        </w:rPr>
        <w:t>的</w:t>
      </w:r>
      <w:r>
        <w:rPr>
          <w:rFonts w:ascii="Times New Roman"/>
        </w:rPr>
        <w:t>OCW</w:t>
      </w:r>
      <w:r>
        <w:rPr>
          <w:rFonts w:ascii="Times New Roman" w:hint="eastAsia"/>
        </w:rPr>
        <w:t>应</w:t>
      </w:r>
      <w:r>
        <w:rPr>
          <w:rFonts w:ascii="Times New Roman"/>
        </w:rPr>
        <w:t>为</w:t>
      </w:r>
      <w:r>
        <w:rPr>
          <w:rFonts w:ascii="Times New Roman"/>
        </w:rPr>
        <w:t>500kHz</w:t>
      </w:r>
      <w:r>
        <w:rPr>
          <w:rFonts w:ascii="Times New Roman" w:hint="eastAsia"/>
        </w:rPr>
        <w:t>，</w:t>
      </w:r>
      <w:r>
        <w:rPr>
          <w:rFonts w:ascii="Times New Roman" w:hint="eastAsia"/>
        </w:rPr>
        <w:t>O</w:t>
      </w:r>
      <w:r>
        <w:rPr>
          <w:rFonts w:ascii="Times New Roman"/>
        </w:rPr>
        <w:t>ption3</w:t>
      </w:r>
      <w:r>
        <w:rPr>
          <w:rFonts w:ascii="Times New Roman"/>
        </w:rPr>
        <w:t>的</w:t>
      </w:r>
      <w:r>
        <w:rPr>
          <w:rFonts w:ascii="Times New Roman"/>
        </w:rPr>
        <w:t>OCW</w:t>
      </w:r>
      <w:r>
        <w:rPr>
          <w:rFonts w:ascii="Times New Roman" w:hint="eastAsia"/>
        </w:rPr>
        <w:t>应</w:t>
      </w:r>
      <w:r>
        <w:rPr>
          <w:rFonts w:ascii="Times New Roman"/>
        </w:rPr>
        <w:t>为</w:t>
      </w:r>
      <w:r>
        <w:rPr>
          <w:rFonts w:ascii="Times New Roman"/>
        </w:rPr>
        <w:t>200kHz</w:t>
      </w:r>
      <w:r>
        <w:rPr>
          <w:rFonts w:ascii="Times New Roman" w:hint="eastAsia"/>
        </w:rPr>
        <w:t>。</w:t>
      </w:r>
      <w:r>
        <w:commentReference w:id="258"/>
      </w:r>
    </w:p>
    <w:p w:rsidR="003D0186" w:rsidRDefault="001C2D48" w:rsidP="00845FC8">
      <w:pPr>
        <w:spacing w:beforeLines="50" w:afterLines="50"/>
        <w:jc w:val="center"/>
        <w:rPr>
          <w:rFonts w:ascii="黑体" w:eastAsia="黑体" w:hAnsi="黑体"/>
        </w:rPr>
        <w:pPrChange w:id="259" w:author="作者" w:date="2025-12-29T11:10:00Z">
          <w:pPr>
            <w:spacing w:beforeLines="50" w:afterLines="50"/>
            <w:jc w:val="center"/>
          </w:pPr>
        </w:pPrChange>
      </w:pPr>
      <w:r>
        <w:rPr>
          <w:rFonts w:ascii="黑体" w:eastAsia="黑体" w:hAnsi="黑体" w:hint="eastAsia"/>
        </w:rPr>
        <w:t>表</w:t>
      </w:r>
      <w:r>
        <w:rPr>
          <w:rFonts w:ascii="黑体" w:eastAsia="黑体" w:hAnsi="黑体" w:hint="eastAsia"/>
        </w:rPr>
        <w:t>6</w:t>
      </w:r>
      <w:r>
        <w:rPr>
          <w:rFonts w:ascii="黑体" w:eastAsia="黑体" w:hAnsi="黑体"/>
        </w:rPr>
        <w:t>发射机以最大功率发射时的</w:t>
      </w:r>
      <w:r w:rsidRPr="00845FC8">
        <w:rPr>
          <w:rFonts w:ascii="黑体" w:eastAsia="黑体" w:hAnsi="黑体"/>
          <w:rPrChange w:id="260" w:author="作者" w:date="2025-12-29T11:10:00Z">
            <w:rPr/>
          </w:rPrChange>
        </w:rPr>
        <w:t>杂散</w:t>
      </w:r>
      <w:r w:rsidRPr="00845FC8">
        <w:rPr>
          <w:rFonts w:ascii="黑体" w:eastAsia="黑体" w:hAnsi="黑体" w:hint="eastAsia"/>
          <w:rPrChange w:id="261" w:author="作者" w:date="2025-12-29T11:10:00Z">
            <w:rPr>
              <w:rFonts w:hint="eastAsia"/>
            </w:rPr>
          </w:rPrChange>
        </w:rPr>
        <w:t>辐射</w:t>
      </w:r>
      <w:r>
        <w:rPr>
          <w:rFonts w:ascii="黑体" w:eastAsia="黑体" w:hAnsi="黑体" w:hint="eastAsia"/>
        </w:rPr>
        <w:t>限值</w:t>
      </w:r>
    </w:p>
    <w:tbl>
      <w:tblPr>
        <w:tblW w:w="82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074"/>
        <w:gridCol w:w="2074"/>
        <w:gridCol w:w="2074"/>
        <w:gridCol w:w="2074"/>
      </w:tblGrid>
      <w:tr w:rsidR="003D0186">
        <w:trPr>
          <w:jc w:val="center"/>
        </w:trPr>
        <w:tc>
          <w:tcPr>
            <w:tcW w:w="2074" w:type="dxa"/>
            <w:shd w:val="clear" w:color="auto" w:fill="auto"/>
            <w:vAlign w:val="center"/>
          </w:tcPr>
          <w:p w:rsidR="003D0186" w:rsidRDefault="001C2D48">
            <w:pPr>
              <w:jc w:val="center"/>
              <w:rPr>
                <w:szCs w:val="21"/>
              </w:rPr>
            </w:pPr>
            <w:r>
              <w:rPr>
                <w:rFonts w:hint="eastAsia"/>
                <w:szCs w:val="21"/>
              </w:rPr>
              <w:t>频率范围</w:t>
            </w:r>
          </w:p>
        </w:tc>
        <w:tc>
          <w:tcPr>
            <w:tcW w:w="2074" w:type="dxa"/>
            <w:shd w:val="clear" w:color="auto" w:fill="auto"/>
            <w:vAlign w:val="center"/>
          </w:tcPr>
          <w:p w:rsidR="003D0186" w:rsidRDefault="001C2D48">
            <w:pPr>
              <w:jc w:val="center"/>
              <w:rPr>
                <w:szCs w:val="21"/>
              </w:rPr>
            </w:pPr>
            <w:r>
              <w:rPr>
                <w:rFonts w:hint="eastAsia"/>
                <w:szCs w:val="21"/>
              </w:rPr>
              <w:t>测试带宽</w:t>
            </w:r>
          </w:p>
        </w:tc>
        <w:tc>
          <w:tcPr>
            <w:tcW w:w="2074" w:type="dxa"/>
            <w:shd w:val="clear" w:color="auto" w:fill="auto"/>
            <w:vAlign w:val="center"/>
          </w:tcPr>
          <w:p w:rsidR="003D0186" w:rsidRDefault="001C2D48">
            <w:pPr>
              <w:jc w:val="center"/>
              <w:rPr>
                <w:szCs w:val="21"/>
              </w:rPr>
            </w:pPr>
            <w:r>
              <w:rPr>
                <w:rFonts w:hint="eastAsia"/>
                <w:szCs w:val="21"/>
              </w:rPr>
              <w:t>限值</w:t>
            </w:r>
          </w:p>
        </w:tc>
        <w:tc>
          <w:tcPr>
            <w:tcW w:w="2074" w:type="dxa"/>
            <w:shd w:val="clear" w:color="auto" w:fill="auto"/>
            <w:vAlign w:val="center"/>
          </w:tcPr>
          <w:p w:rsidR="003D0186" w:rsidRDefault="001C2D48">
            <w:pPr>
              <w:jc w:val="center"/>
              <w:rPr>
                <w:szCs w:val="21"/>
              </w:rPr>
            </w:pPr>
            <w:r>
              <w:rPr>
                <w:rFonts w:hint="eastAsia"/>
                <w:szCs w:val="21"/>
              </w:rPr>
              <w:t>检波方式</w:t>
            </w:r>
          </w:p>
        </w:tc>
      </w:tr>
      <w:tr w:rsidR="003D0186">
        <w:trPr>
          <w:jc w:val="center"/>
        </w:trPr>
        <w:tc>
          <w:tcPr>
            <w:tcW w:w="2074" w:type="dxa"/>
            <w:shd w:val="clear" w:color="auto" w:fill="auto"/>
            <w:vAlign w:val="center"/>
          </w:tcPr>
          <w:p w:rsidR="003D0186" w:rsidRDefault="001C2D48">
            <w:pPr>
              <w:jc w:val="center"/>
              <w:rPr>
                <w:szCs w:val="21"/>
              </w:rPr>
            </w:pPr>
            <w:r>
              <w:rPr>
                <w:szCs w:val="21"/>
              </w:rPr>
              <w:t>9-150KHz</w:t>
            </w:r>
          </w:p>
        </w:tc>
        <w:tc>
          <w:tcPr>
            <w:tcW w:w="2074" w:type="dxa"/>
            <w:shd w:val="clear" w:color="auto" w:fill="auto"/>
            <w:vAlign w:val="center"/>
          </w:tcPr>
          <w:p w:rsidR="003D0186" w:rsidRDefault="001C2D48">
            <w:pPr>
              <w:jc w:val="center"/>
              <w:rPr>
                <w:szCs w:val="21"/>
              </w:rPr>
            </w:pPr>
            <w:r>
              <w:rPr>
                <w:szCs w:val="21"/>
              </w:rPr>
              <w:t>200Hz(6dB)</w:t>
            </w:r>
          </w:p>
        </w:tc>
        <w:tc>
          <w:tcPr>
            <w:tcW w:w="2074" w:type="dxa"/>
            <w:shd w:val="clear" w:color="auto" w:fill="auto"/>
            <w:vAlign w:val="center"/>
          </w:tcPr>
          <w:p w:rsidR="003D0186" w:rsidRDefault="001C2D48">
            <w:pPr>
              <w:jc w:val="center"/>
              <w:rPr>
                <w:szCs w:val="21"/>
              </w:rPr>
            </w:pPr>
            <w:r>
              <w:rPr>
                <w:szCs w:val="21"/>
              </w:rPr>
              <w:t>27dBμA/m</w:t>
            </w:r>
            <w:r>
              <w:rPr>
                <w:rFonts w:hint="eastAsia"/>
                <w:szCs w:val="21"/>
              </w:rPr>
              <w:t>（</w:t>
            </w:r>
            <w:r>
              <w:rPr>
                <w:szCs w:val="21"/>
              </w:rPr>
              <w:t xml:space="preserve">10 </w:t>
            </w:r>
            <w:r>
              <w:rPr>
                <w:rFonts w:hint="eastAsia"/>
                <w:szCs w:val="21"/>
              </w:rPr>
              <w:t>米处）（每倍频程下</w:t>
            </w:r>
          </w:p>
          <w:p w:rsidR="003D0186" w:rsidRDefault="001C2D48">
            <w:pPr>
              <w:jc w:val="center"/>
              <w:rPr>
                <w:szCs w:val="21"/>
              </w:rPr>
            </w:pPr>
            <w:r>
              <w:rPr>
                <w:rFonts w:hint="eastAsia"/>
                <w:szCs w:val="21"/>
              </w:rPr>
              <w:t>降</w:t>
            </w:r>
            <w:r>
              <w:rPr>
                <w:szCs w:val="21"/>
              </w:rPr>
              <w:t>3dB</w:t>
            </w:r>
            <w:r>
              <w:rPr>
                <w:rFonts w:hint="eastAsia"/>
                <w:szCs w:val="21"/>
              </w:rPr>
              <w:t>）</w:t>
            </w:r>
          </w:p>
        </w:tc>
        <w:tc>
          <w:tcPr>
            <w:tcW w:w="2074" w:type="dxa"/>
            <w:vMerge w:val="restart"/>
            <w:shd w:val="clear" w:color="auto" w:fill="auto"/>
            <w:vAlign w:val="center"/>
          </w:tcPr>
          <w:p w:rsidR="003D0186" w:rsidRDefault="001C2D48">
            <w:pPr>
              <w:jc w:val="center"/>
              <w:rPr>
                <w:szCs w:val="21"/>
              </w:rPr>
            </w:pPr>
            <w:r>
              <w:rPr>
                <w:rFonts w:hint="eastAsia"/>
                <w:szCs w:val="21"/>
              </w:rPr>
              <w:t>准峰值</w:t>
            </w:r>
          </w:p>
        </w:tc>
      </w:tr>
      <w:tr w:rsidR="003D0186">
        <w:trPr>
          <w:jc w:val="center"/>
        </w:trPr>
        <w:tc>
          <w:tcPr>
            <w:tcW w:w="2074" w:type="dxa"/>
            <w:shd w:val="clear" w:color="auto" w:fill="auto"/>
            <w:vAlign w:val="center"/>
          </w:tcPr>
          <w:p w:rsidR="003D0186" w:rsidRDefault="001C2D48">
            <w:pPr>
              <w:jc w:val="center"/>
              <w:rPr>
                <w:szCs w:val="21"/>
              </w:rPr>
            </w:pPr>
            <w:r>
              <w:rPr>
                <w:szCs w:val="21"/>
              </w:rPr>
              <w:t>150-10000KHz</w:t>
            </w:r>
          </w:p>
        </w:tc>
        <w:tc>
          <w:tcPr>
            <w:tcW w:w="2074" w:type="dxa"/>
            <w:vMerge w:val="restart"/>
            <w:shd w:val="clear" w:color="auto" w:fill="auto"/>
            <w:vAlign w:val="center"/>
          </w:tcPr>
          <w:p w:rsidR="003D0186" w:rsidRDefault="001C2D48">
            <w:pPr>
              <w:jc w:val="center"/>
              <w:rPr>
                <w:szCs w:val="21"/>
              </w:rPr>
            </w:pPr>
            <w:r>
              <w:rPr>
                <w:szCs w:val="21"/>
              </w:rPr>
              <w:t>9KHz(6dB)</w:t>
            </w:r>
          </w:p>
        </w:tc>
        <w:tc>
          <w:tcPr>
            <w:tcW w:w="2074" w:type="dxa"/>
            <w:vMerge w:val="restart"/>
            <w:shd w:val="clear" w:color="auto" w:fill="auto"/>
            <w:vAlign w:val="center"/>
          </w:tcPr>
          <w:p w:rsidR="003D0186" w:rsidRDefault="001C2D48">
            <w:pPr>
              <w:jc w:val="center"/>
              <w:rPr>
                <w:szCs w:val="21"/>
              </w:rPr>
            </w:pPr>
            <w:r>
              <w:rPr>
                <w:szCs w:val="21"/>
              </w:rPr>
              <w:t>-3.5dBμA/m</w:t>
            </w:r>
          </w:p>
          <w:p w:rsidR="003D0186" w:rsidRDefault="001C2D48">
            <w:pPr>
              <w:jc w:val="center"/>
              <w:rPr>
                <w:szCs w:val="21"/>
              </w:rPr>
            </w:pPr>
            <w:r>
              <w:rPr>
                <w:rFonts w:hint="eastAsia"/>
                <w:szCs w:val="21"/>
              </w:rPr>
              <w:t>（</w:t>
            </w:r>
            <w:r>
              <w:rPr>
                <w:szCs w:val="21"/>
              </w:rPr>
              <w:t xml:space="preserve">10 </w:t>
            </w:r>
            <w:r>
              <w:rPr>
                <w:rFonts w:hint="eastAsia"/>
                <w:szCs w:val="21"/>
              </w:rPr>
              <w:t>米处）</w:t>
            </w:r>
          </w:p>
        </w:tc>
        <w:tc>
          <w:tcPr>
            <w:tcW w:w="2074" w:type="dxa"/>
            <w:vMerge/>
            <w:shd w:val="clear" w:color="auto" w:fill="auto"/>
            <w:vAlign w:val="center"/>
          </w:tcPr>
          <w:p w:rsidR="003D0186" w:rsidRDefault="003D0186">
            <w:pPr>
              <w:jc w:val="center"/>
              <w:rPr>
                <w:szCs w:val="21"/>
              </w:rPr>
            </w:pPr>
          </w:p>
        </w:tc>
      </w:tr>
      <w:tr w:rsidR="003D0186">
        <w:trPr>
          <w:jc w:val="center"/>
        </w:trPr>
        <w:tc>
          <w:tcPr>
            <w:tcW w:w="2074" w:type="dxa"/>
            <w:shd w:val="clear" w:color="auto" w:fill="auto"/>
            <w:vAlign w:val="center"/>
          </w:tcPr>
          <w:p w:rsidR="003D0186" w:rsidRDefault="001C2D48">
            <w:pPr>
              <w:jc w:val="center"/>
              <w:rPr>
                <w:szCs w:val="21"/>
              </w:rPr>
            </w:pPr>
            <w:r>
              <w:rPr>
                <w:szCs w:val="21"/>
              </w:rPr>
              <w:t>10000-30000KHz</w:t>
            </w:r>
          </w:p>
        </w:tc>
        <w:tc>
          <w:tcPr>
            <w:tcW w:w="2074" w:type="dxa"/>
            <w:vMerge/>
            <w:shd w:val="clear" w:color="auto" w:fill="auto"/>
            <w:vAlign w:val="center"/>
          </w:tcPr>
          <w:p w:rsidR="003D0186" w:rsidRDefault="003D0186">
            <w:pPr>
              <w:jc w:val="center"/>
              <w:rPr>
                <w:szCs w:val="21"/>
              </w:rPr>
            </w:pPr>
          </w:p>
        </w:tc>
        <w:tc>
          <w:tcPr>
            <w:tcW w:w="2074" w:type="dxa"/>
            <w:vMerge/>
            <w:shd w:val="clear" w:color="auto" w:fill="auto"/>
            <w:vAlign w:val="center"/>
          </w:tcPr>
          <w:p w:rsidR="003D0186" w:rsidRDefault="003D0186">
            <w:pPr>
              <w:jc w:val="center"/>
              <w:rPr>
                <w:szCs w:val="21"/>
              </w:rPr>
            </w:pPr>
          </w:p>
        </w:tc>
        <w:tc>
          <w:tcPr>
            <w:tcW w:w="2074" w:type="dxa"/>
            <w:vMerge/>
            <w:shd w:val="clear" w:color="auto" w:fill="auto"/>
            <w:vAlign w:val="center"/>
          </w:tcPr>
          <w:p w:rsidR="003D0186" w:rsidRDefault="003D0186">
            <w:pPr>
              <w:jc w:val="center"/>
              <w:rPr>
                <w:szCs w:val="21"/>
              </w:rPr>
            </w:pPr>
          </w:p>
        </w:tc>
      </w:tr>
      <w:tr w:rsidR="003D0186">
        <w:trPr>
          <w:jc w:val="center"/>
        </w:trPr>
        <w:tc>
          <w:tcPr>
            <w:tcW w:w="2074" w:type="dxa"/>
            <w:shd w:val="clear" w:color="auto" w:fill="auto"/>
            <w:vAlign w:val="center"/>
          </w:tcPr>
          <w:p w:rsidR="003D0186" w:rsidRDefault="001C2D48">
            <w:pPr>
              <w:jc w:val="center"/>
              <w:rPr>
                <w:szCs w:val="21"/>
              </w:rPr>
            </w:pPr>
            <w:r>
              <w:rPr>
                <w:szCs w:val="21"/>
              </w:rPr>
              <w:t>30-1000MHz</w:t>
            </w:r>
          </w:p>
        </w:tc>
        <w:tc>
          <w:tcPr>
            <w:tcW w:w="2074" w:type="dxa"/>
            <w:shd w:val="clear" w:color="auto" w:fill="auto"/>
            <w:vAlign w:val="center"/>
          </w:tcPr>
          <w:p w:rsidR="003D0186" w:rsidRDefault="001C2D48">
            <w:pPr>
              <w:jc w:val="center"/>
              <w:rPr>
                <w:szCs w:val="21"/>
              </w:rPr>
            </w:pPr>
            <w:r>
              <w:rPr>
                <w:szCs w:val="21"/>
              </w:rPr>
              <w:t>100KHz(3dB)</w:t>
            </w:r>
          </w:p>
        </w:tc>
        <w:tc>
          <w:tcPr>
            <w:tcW w:w="2074" w:type="dxa"/>
            <w:shd w:val="clear" w:color="auto" w:fill="auto"/>
            <w:vAlign w:val="center"/>
          </w:tcPr>
          <w:p w:rsidR="003D0186" w:rsidRDefault="001C2D48">
            <w:pPr>
              <w:jc w:val="center"/>
              <w:rPr>
                <w:szCs w:val="21"/>
              </w:rPr>
            </w:pPr>
            <w:r>
              <w:rPr>
                <w:szCs w:val="21"/>
              </w:rPr>
              <w:t>-36dBm</w:t>
            </w:r>
          </w:p>
        </w:tc>
        <w:tc>
          <w:tcPr>
            <w:tcW w:w="2074" w:type="dxa"/>
            <w:vMerge w:val="restart"/>
            <w:shd w:val="clear" w:color="auto" w:fill="auto"/>
            <w:vAlign w:val="center"/>
          </w:tcPr>
          <w:p w:rsidR="003D0186" w:rsidRDefault="001C2D48">
            <w:pPr>
              <w:jc w:val="center"/>
              <w:rPr>
                <w:szCs w:val="21"/>
              </w:rPr>
            </w:pPr>
            <w:r>
              <w:rPr>
                <w:rFonts w:hint="eastAsia"/>
                <w:szCs w:val="21"/>
              </w:rPr>
              <w:t>有效值</w:t>
            </w:r>
          </w:p>
        </w:tc>
      </w:tr>
      <w:tr w:rsidR="003D0186">
        <w:trPr>
          <w:jc w:val="center"/>
        </w:trPr>
        <w:tc>
          <w:tcPr>
            <w:tcW w:w="2074" w:type="dxa"/>
            <w:shd w:val="clear" w:color="auto" w:fill="auto"/>
            <w:vAlign w:val="center"/>
          </w:tcPr>
          <w:p w:rsidR="003D0186" w:rsidRDefault="001C2D48">
            <w:pPr>
              <w:jc w:val="center"/>
              <w:rPr>
                <w:szCs w:val="21"/>
              </w:rPr>
            </w:pPr>
            <w:r>
              <w:rPr>
                <w:szCs w:val="21"/>
              </w:rPr>
              <w:t>1000MHz-40GHz</w:t>
            </w:r>
          </w:p>
        </w:tc>
        <w:tc>
          <w:tcPr>
            <w:tcW w:w="2074" w:type="dxa"/>
            <w:vMerge w:val="restart"/>
            <w:shd w:val="clear" w:color="auto" w:fill="auto"/>
            <w:vAlign w:val="center"/>
          </w:tcPr>
          <w:p w:rsidR="003D0186" w:rsidRDefault="001C2D48">
            <w:pPr>
              <w:jc w:val="center"/>
              <w:rPr>
                <w:szCs w:val="21"/>
              </w:rPr>
            </w:pPr>
            <w:r>
              <w:rPr>
                <w:szCs w:val="21"/>
              </w:rPr>
              <w:t>1MHz(3dB)</w:t>
            </w:r>
          </w:p>
        </w:tc>
        <w:tc>
          <w:tcPr>
            <w:tcW w:w="2074" w:type="dxa"/>
            <w:shd w:val="clear" w:color="auto" w:fill="auto"/>
            <w:vAlign w:val="center"/>
          </w:tcPr>
          <w:p w:rsidR="003D0186" w:rsidRDefault="001C2D48">
            <w:pPr>
              <w:jc w:val="center"/>
              <w:rPr>
                <w:szCs w:val="21"/>
              </w:rPr>
            </w:pPr>
            <w:r>
              <w:rPr>
                <w:szCs w:val="21"/>
              </w:rPr>
              <w:t>-30dBm</w:t>
            </w:r>
          </w:p>
        </w:tc>
        <w:tc>
          <w:tcPr>
            <w:tcW w:w="2074" w:type="dxa"/>
            <w:vMerge/>
            <w:shd w:val="clear" w:color="auto" w:fill="auto"/>
            <w:vAlign w:val="center"/>
          </w:tcPr>
          <w:p w:rsidR="003D0186" w:rsidRDefault="003D0186">
            <w:pPr>
              <w:rPr>
                <w:sz w:val="18"/>
              </w:rPr>
            </w:pPr>
          </w:p>
        </w:tc>
      </w:tr>
      <w:tr w:rsidR="003D0186">
        <w:trPr>
          <w:jc w:val="center"/>
        </w:trPr>
        <w:tc>
          <w:tcPr>
            <w:tcW w:w="2074" w:type="dxa"/>
            <w:shd w:val="clear" w:color="auto" w:fill="auto"/>
            <w:vAlign w:val="center"/>
          </w:tcPr>
          <w:p w:rsidR="003D0186" w:rsidRDefault="001C2D48">
            <w:pPr>
              <w:jc w:val="center"/>
              <w:rPr>
                <w:szCs w:val="21"/>
              </w:rPr>
            </w:pPr>
            <w:r>
              <w:rPr>
                <w:szCs w:val="21"/>
              </w:rPr>
              <w:t>&gt;40GHz</w:t>
            </w:r>
          </w:p>
        </w:tc>
        <w:tc>
          <w:tcPr>
            <w:tcW w:w="2074" w:type="dxa"/>
            <w:vMerge/>
            <w:shd w:val="clear" w:color="auto" w:fill="auto"/>
            <w:vAlign w:val="center"/>
          </w:tcPr>
          <w:p w:rsidR="003D0186" w:rsidRDefault="003D0186">
            <w:pPr>
              <w:jc w:val="center"/>
              <w:rPr>
                <w:szCs w:val="21"/>
              </w:rPr>
            </w:pPr>
          </w:p>
        </w:tc>
        <w:tc>
          <w:tcPr>
            <w:tcW w:w="2074" w:type="dxa"/>
            <w:shd w:val="clear" w:color="auto" w:fill="auto"/>
            <w:vAlign w:val="center"/>
          </w:tcPr>
          <w:p w:rsidR="003D0186" w:rsidRDefault="001C2D48">
            <w:pPr>
              <w:jc w:val="center"/>
              <w:rPr>
                <w:szCs w:val="21"/>
              </w:rPr>
            </w:pPr>
            <w:r>
              <w:rPr>
                <w:szCs w:val="21"/>
              </w:rPr>
              <w:t>-20dBm</w:t>
            </w:r>
          </w:p>
        </w:tc>
        <w:tc>
          <w:tcPr>
            <w:tcW w:w="2074" w:type="dxa"/>
            <w:vMerge/>
            <w:shd w:val="clear" w:color="auto" w:fill="auto"/>
            <w:vAlign w:val="center"/>
          </w:tcPr>
          <w:p w:rsidR="003D0186" w:rsidRDefault="003D0186">
            <w:pPr>
              <w:rPr>
                <w:sz w:val="18"/>
              </w:rPr>
            </w:pPr>
          </w:p>
        </w:tc>
      </w:tr>
    </w:tbl>
    <w:p w:rsidR="003D0186" w:rsidRDefault="003D0186">
      <w:pPr>
        <w:pStyle w:val="afff1"/>
        <w:rPr>
          <w:rFonts w:ascii="Times New Roman"/>
        </w:rPr>
      </w:pPr>
    </w:p>
    <w:p w:rsidR="003D0186" w:rsidRDefault="001C2D48" w:rsidP="00845FC8">
      <w:pPr>
        <w:spacing w:beforeLines="50" w:afterLines="50"/>
        <w:jc w:val="center"/>
        <w:rPr>
          <w:rFonts w:ascii="黑体" w:eastAsia="黑体" w:hAnsi="黑体"/>
        </w:rPr>
        <w:pPrChange w:id="262" w:author="作者" w:date="2025-12-29T11:10:00Z">
          <w:pPr>
            <w:spacing w:beforeLines="50" w:afterLines="50"/>
            <w:jc w:val="center"/>
          </w:pPr>
        </w:pPrChange>
      </w:pPr>
      <w:r>
        <w:rPr>
          <w:rFonts w:ascii="黑体" w:eastAsia="黑体" w:hAnsi="黑体" w:hint="eastAsia"/>
        </w:rPr>
        <w:t>表</w:t>
      </w:r>
      <w:r>
        <w:rPr>
          <w:rFonts w:ascii="黑体" w:eastAsia="黑体" w:hAnsi="黑体"/>
        </w:rPr>
        <w:t>7</w:t>
      </w:r>
      <w:r>
        <w:rPr>
          <w:rFonts w:ascii="黑体" w:eastAsia="黑体" w:hAnsi="黑体"/>
        </w:rPr>
        <w:t>发射机在待机或空闲状态时的</w:t>
      </w:r>
      <w:r w:rsidRPr="00845FC8">
        <w:rPr>
          <w:rFonts w:ascii="黑体" w:eastAsia="黑体" w:hAnsi="黑体"/>
          <w:rPrChange w:id="263" w:author="作者" w:date="2025-12-29T11:10:00Z">
            <w:rPr/>
          </w:rPrChange>
        </w:rPr>
        <w:t>杂散</w:t>
      </w:r>
      <w:r w:rsidRPr="00845FC8">
        <w:rPr>
          <w:rFonts w:ascii="黑体" w:eastAsia="黑体" w:hAnsi="黑体" w:hint="eastAsia"/>
          <w:rPrChange w:id="264" w:author="作者" w:date="2025-12-29T11:10:00Z">
            <w:rPr>
              <w:rFonts w:hint="eastAsia"/>
            </w:rPr>
          </w:rPrChange>
        </w:rPr>
        <w:t>辐射</w:t>
      </w:r>
      <w:r>
        <w:rPr>
          <w:rFonts w:ascii="黑体" w:eastAsia="黑体" w:hAnsi="黑体" w:hint="eastAsia"/>
        </w:rPr>
        <w:t>限值</w:t>
      </w:r>
    </w:p>
    <w:tbl>
      <w:tblPr>
        <w:tblW w:w="82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074"/>
        <w:gridCol w:w="2074"/>
        <w:gridCol w:w="2074"/>
        <w:gridCol w:w="2074"/>
      </w:tblGrid>
      <w:tr w:rsidR="003D0186">
        <w:trPr>
          <w:jc w:val="center"/>
        </w:trPr>
        <w:tc>
          <w:tcPr>
            <w:tcW w:w="2074" w:type="dxa"/>
            <w:shd w:val="clear" w:color="auto" w:fill="auto"/>
            <w:vAlign w:val="center"/>
          </w:tcPr>
          <w:p w:rsidR="003D0186" w:rsidRDefault="001C2D48">
            <w:pPr>
              <w:jc w:val="center"/>
              <w:rPr>
                <w:szCs w:val="21"/>
              </w:rPr>
            </w:pPr>
            <w:r>
              <w:rPr>
                <w:rFonts w:hint="eastAsia"/>
                <w:szCs w:val="21"/>
              </w:rPr>
              <w:t>频率范围</w:t>
            </w:r>
          </w:p>
        </w:tc>
        <w:tc>
          <w:tcPr>
            <w:tcW w:w="2074" w:type="dxa"/>
            <w:shd w:val="clear" w:color="auto" w:fill="auto"/>
            <w:vAlign w:val="center"/>
          </w:tcPr>
          <w:p w:rsidR="003D0186" w:rsidRDefault="001C2D48">
            <w:pPr>
              <w:jc w:val="center"/>
              <w:rPr>
                <w:szCs w:val="21"/>
              </w:rPr>
            </w:pPr>
            <w:r>
              <w:rPr>
                <w:rFonts w:hint="eastAsia"/>
                <w:szCs w:val="21"/>
              </w:rPr>
              <w:t>测试带宽</w:t>
            </w:r>
          </w:p>
        </w:tc>
        <w:tc>
          <w:tcPr>
            <w:tcW w:w="2074" w:type="dxa"/>
            <w:shd w:val="clear" w:color="auto" w:fill="auto"/>
            <w:vAlign w:val="center"/>
          </w:tcPr>
          <w:p w:rsidR="003D0186" w:rsidRDefault="001C2D48">
            <w:pPr>
              <w:jc w:val="center"/>
              <w:rPr>
                <w:szCs w:val="21"/>
              </w:rPr>
            </w:pPr>
            <w:r>
              <w:rPr>
                <w:rFonts w:hint="eastAsia"/>
                <w:szCs w:val="21"/>
              </w:rPr>
              <w:t>限值</w:t>
            </w:r>
          </w:p>
        </w:tc>
        <w:tc>
          <w:tcPr>
            <w:tcW w:w="2074" w:type="dxa"/>
            <w:shd w:val="clear" w:color="auto" w:fill="auto"/>
            <w:vAlign w:val="center"/>
          </w:tcPr>
          <w:p w:rsidR="003D0186" w:rsidRDefault="001C2D48">
            <w:pPr>
              <w:jc w:val="center"/>
              <w:rPr>
                <w:szCs w:val="21"/>
              </w:rPr>
            </w:pPr>
            <w:r>
              <w:rPr>
                <w:rFonts w:hint="eastAsia"/>
                <w:szCs w:val="21"/>
              </w:rPr>
              <w:t>检波方式</w:t>
            </w:r>
          </w:p>
        </w:tc>
      </w:tr>
      <w:tr w:rsidR="003D0186">
        <w:trPr>
          <w:jc w:val="center"/>
        </w:trPr>
        <w:tc>
          <w:tcPr>
            <w:tcW w:w="2074" w:type="dxa"/>
            <w:shd w:val="clear" w:color="auto" w:fill="auto"/>
            <w:vAlign w:val="center"/>
          </w:tcPr>
          <w:p w:rsidR="003D0186" w:rsidRDefault="001C2D48">
            <w:pPr>
              <w:jc w:val="center"/>
              <w:rPr>
                <w:szCs w:val="21"/>
              </w:rPr>
            </w:pPr>
            <w:r>
              <w:rPr>
                <w:szCs w:val="21"/>
              </w:rPr>
              <w:t>9-150KHz</w:t>
            </w:r>
          </w:p>
        </w:tc>
        <w:tc>
          <w:tcPr>
            <w:tcW w:w="2074" w:type="dxa"/>
            <w:shd w:val="clear" w:color="auto" w:fill="auto"/>
            <w:vAlign w:val="center"/>
          </w:tcPr>
          <w:p w:rsidR="003D0186" w:rsidRDefault="001C2D48">
            <w:pPr>
              <w:jc w:val="center"/>
              <w:rPr>
                <w:szCs w:val="21"/>
              </w:rPr>
            </w:pPr>
            <w:r>
              <w:rPr>
                <w:szCs w:val="21"/>
              </w:rPr>
              <w:t>200Hz(6dB)</w:t>
            </w:r>
          </w:p>
        </w:tc>
        <w:tc>
          <w:tcPr>
            <w:tcW w:w="2074" w:type="dxa"/>
            <w:shd w:val="clear" w:color="auto" w:fill="auto"/>
            <w:vAlign w:val="center"/>
          </w:tcPr>
          <w:p w:rsidR="003D0186" w:rsidRDefault="001C2D48">
            <w:pPr>
              <w:jc w:val="center"/>
              <w:rPr>
                <w:szCs w:val="21"/>
              </w:rPr>
            </w:pPr>
            <w:r>
              <w:rPr>
                <w:szCs w:val="21"/>
              </w:rPr>
              <w:t>6dBμA/m</w:t>
            </w:r>
            <w:r>
              <w:rPr>
                <w:rFonts w:hint="eastAsia"/>
                <w:szCs w:val="21"/>
              </w:rPr>
              <w:t>（</w:t>
            </w:r>
            <w:r>
              <w:rPr>
                <w:szCs w:val="21"/>
              </w:rPr>
              <w:t xml:space="preserve">10 </w:t>
            </w:r>
            <w:r>
              <w:rPr>
                <w:rFonts w:hint="eastAsia"/>
                <w:szCs w:val="21"/>
              </w:rPr>
              <w:t>米处）</w:t>
            </w:r>
          </w:p>
          <w:p w:rsidR="003D0186" w:rsidRDefault="001C2D48">
            <w:pPr>
              <w:jc w:val="center"/>
              <w:rPr>
                <w:szCs w:val="21"/>
              </w:rPr>
            </w:pPr>
            <w:r>
              <w:rPr>
                <w:rFonts w:hint="eastAsia"/>
                <w:szCs w:val="21"/>
              </w:rPr>
              <w:t>（每倍频程下降</w:t>
            </w:r>
            <w:r>
              <w:rPr>
                <w:szCs w:val="21"/>
              </w:rPr>
              <w:t>3dB</w:t>
            </w:r>
            <w:r>
              <w:rPr>
                <w:rFonts w:hint="eastAsia"/>
                <w:szCs w:val="21"/>
              </w:rPr>
              <w:t>）</w:t>
            </w:r>
          </w:p>
        </w:tc>
        <w:tc>
          <w:tcPr>
            <w:tcW w:w="2074" w:type="dxa"/>
            <w:vMerge w:val="restart"/>
            <w:shd w:val="clear" w:color="auto" w:fill="auto"/>
            <w:vAlign w:val="center"/>
          </w:tcPr>
          <w:p w:rsidR="003D0186" w:rsidRDefault="001C2D48">
            <w:pPr>
              <w:jc w:val="center"/>
              <w:rPr>
                <w:szCs w:val="21"/>
              </w:rPr>
            </w:pPr>
            <w:r>
              <w:rPr>
                <w:rFonts w:hint="eastAsia"/>
                <w:szCs w:val="21"/>
              </w:rPr>
              <w:t>准峰值</w:t>
            </w:r>
          </w:p>
        </w:tc>
      </w:tr>
      <w:tr w:rsidR="003D0186">
        <w:trPr>
          <w:jc w:val="center"/>
        </w:trPr>
        <w:tc>
          <w:tcPr>
            <w:tcW w:w="2074" w:type="dxa"/>
            <w:shd w:val="clear" w:color="auto" w:fill="auto"/>
            <w:vAlign w:val="center"/>
          </w:tcPr>
          <w:p w:rsidR="003D0186" w:rsidRDefault="001C2D48">
            <w:pPr>
              <w:jc w:val="center"/>
              <w:rPr>
                <w:szCs w:val="21"/>
              </w:rPr>
            </w:pPr>
            <w:r>
              <w:rPr>
                <w:szCs w:val="21"/>
              </w:rPr>
              <w:t>150-10000KHz</w:t>
            </w:r>
          </w:p>
        </w:tc>
        <w:tc>
          <w:tcPr>
            <w:tcW w:w="2074" w:type="dxa"/>
            <w:vMerge w:val="restart"/>
            <w:shd w:val="clear" w:color="auto" w:fill="auto"/>
            <w:vAlign w:val="center"/>
          </w:tcPr>
          <w:p w:rsidR="003D0186" w:rsidRDefault="001C2D48">
            <w:pPr>
              <w:jc w:val="center"/>
              <w:rPr>
                <w:szCs w:val="21"/>
              </w:rPr>
            </w:pPr>
            <w:r>
              <w:rPr>
                <w:szCs w:val="21"/>
              </w:rPr>
              <w:t>9KHz(6dB)</w:t>
            </w:r>
          </w:p>
        </w:tc>
        <w:tc>
          <w:tcPr>
            <w:tcW w:w="2074" w:type="dxa"/>
            <w:vMerge w:val="restart"/>
            <w:shd w:val="clear" w:color="auto" w:fill="auto"/>
            <w:vAlign w:val="center"/>
          </w:tcPr>
          <w:p w:rsidR="003D0186" w:rsidRDefault="001C2D48">
            <w:pPr>
              <w:jc w:val="center"/>
              <w:rPr>
                <w:szCs w:val="21"/>
              </w:rPr>
            </w:pPr>
            <w:r>
              <w:rPr>
                <w:szCs w:val="21"/>
              </w:rPr>
              <w:t>-24.5dBμA/m</w:t>
            </w:r>
          </w:p>
          <w:p w:rsidR="003D0186" w:rsidRDefault="001C2D48">
            <w:pPr>
              <w:jc w:val="center"/>
              <w:rPr>
                <w:szCs w:val="21"/>
              </w:rPr>
            </w:pPr>
            <w:r>
              <w:rPr>
                <w:rFonts w:hint="eastAsia"/>
                <w:szCs w:val="21"/>
              </w:rPr>
              <w:t>（</w:t>
            </w:r>
            <w:r>
              <w:rPr>
                <w:szCs w:val="21"/>
              </w:rPr>
              <w:t xml:space="preserve">10 </w:t>
            </w:r>
            <w:r>
              <w:rPr>
                <w:rFonts w:hint="eastAsia"/>
                <w:szCs w:val="21"/>
              </w:rPr>
              <w:t>米处）</w:t>
            </w:r>
          </w:p>
        </w:tc>
        <w:tc>
          <w:tcPr>
            <w:tcW w:w="2074" w:type="dxa"/>
            <w:vMerge/>
            <w:shd w:val="clear" w:color="auto" w:fill="auto"/>
            <w:vAlign w:val="center"/>
          </w:tcPr>
          <w:p w:rsidR="003D0186" w:rsidRDefault="003D0186">
            <w:pPr>
              <w:jc w:val="center"/>
              <w:rPr>
                <w:szCs w:val="21"/>
              </w:rPr>
            </w:pPr>
          </w:p>
        </w:tc>
      </w:tr>
      <w:tr w:rsidR="003D0186">
        <w:trPr>
          <w:jc w:val="center"/>
        </w:trPr>
        <w:tc>
          <w:tcPr>
            <w:tcW w:w="2074" w:type="dxa"/>
            <w:shd w:val="clear" w:color="auto" w:fill="auto"/>
            <w:vAlign w:val="center"/>
          </w:tcPr>
          <w:p w:rsidR="003D0186" w:rsidRDefault="001C2D48">
            <w:pPr>
              <w:jc w:val="center"/>
              <w:rPr>
                <w:szCs w:val="21"/>
              </w:rPr>
            </w:pPr>
            <w:r>
              <w:rPr>
                <w:szCs w:val="21"/>
              </w:rPr>
              <w:t>10000-30000KHz</w:t>
            </w:r>
          </w:p>
        </w:tc>
        <w:tc>
          <w:tcPr>
            <w:tcW w:w="2074" w:type="dxa"/>
            <w:vMerge/>
            <w:shd w:val="clear" w:color="auto" w:fill="auto"/>
            <w:vAlign w:val="center"/>
          </w:tcPr>
          <w:p w:rsidR="003D0186" w:rsidRDefault="003D0186">
            <w:pPr>
              <w:jc w:val="center"/>
              <w:rPr>
                <w:szCs w:val="21"/>
              </w:rPr>
            </w:pPr>
          </w:p>
        </w:tc>
        <w:tc>
          <w:tcPr>
            <w:tcW w:w="2074" w:type="dxa"/>
            <w:vMerge/>
            <w:shd w:val="clear" w:color="auto" w:fill="auto"/>
            <w:vAlign w:val="center"/>
          </w:tcPr>
          <w:p w:rsidR="003D0186" w:rsidRDefault="003D0186">
            <w:pPr>
              <w:jc w:val="center"/>
              <w:rPr>
                <w:szCs w:val="21"/>
              </w:rPr>
            </w:pPr>
          </w:p>
        </w:tc>
        <w:tc>
          <w:tcPr>
            <w:tcW w:w="2074" w:type="dxa"/>
            <w:vMerge/>
            <w:shd w:val="clear" w:color="auto" w:fill="auto"/>
            <w:vAlign w:val="center"/>
          </w:tcPr>
          <w:p w:rsidR="003D0186" w:rsidRDefault="003D0186">
            <w:pPr>
              <w:jc w:val="center"/>
              <w:rPr>
                <w:szCs w:val="21"/>
              </w:rPr>
            </w:pPr>
          </w:p>
        </w:tc>
      </w:tr>
      <w:tr w:rsidR="003D0186">
        <w:trPr>
          <w:jc w:val="center"/>
        </w:trPr>
        <w:tc>
          <w:tcPr>
            <w:tcW w:w="2074" w:type="dxa"/>
            <w:shd w:val="clear" w:color="auto" w:fill="auto"/>
            <w:vAlign w:val="center"/>
          </w:tcPr>
          <w:p w:rsidR="003D0186" w:rsidRDefault="001C2D48">
            <w:pPr>
              <w:jc w:val="center"/>
              <w:rPr>
                <w:szCs w:val="21"/>
              </w:rPr>
            </w:pPr>
            <w:r>
              <w:rPr>
                <w:szCs w:val="21"/>
              </w:rPr>
              <w:t>30-1000MHz</w:t>
            </w:r>
          </w:p>
        </w:tc>
        <w:tc>
          <w:tcPr>
            <w:tcW w:w="2074" w:type="dxa"/>
            <w:shd w:val="clear" w:color="auto" w:fill="auto"/>
            <w:vAlign w:val="center"/>
          </w:tcPr>
          <w:p w:rsidR="003D0186" w:rsidRDefault="001C2D48">
            <w:pPr>
              <w:jc w:val="center"/>
              <w:rPr>
                <w:szCs w:val="21"/>
              </w:rPr>
            </w:pPr>
            <w:r>
              <w:rPr>
                <w:szCs w:val="21"/>
              </w:rPr>
              <w:t>100KHz(3dB)</w:t>
            </w:r>
          </w:p>
        </w:tc>
        <w:tc>
          <w:tcPr>
            <w:tcW w:w="2074" w:type="dxa"/>
            <w:vMerge w:val="restart"/>
            <w:shd w:val="clear" w:color="auto" w:fill="auto"/>
            <w:vAlign w:val="center"/>
          </w:tcPr>
          <w:p w:rsidR="003D0186" w:rsidRDefault="001C2D48">
            <w:pPr>
              <w:jc w:val="center"/>
              <w:rPr>
                <w:szCs w:val="21"/>
              </w:rPr>
            </w:pPr>
            <w:r>
              <w:rPr>
                <w:szCs w:val="21"/>
              </w:rPr>
              <w:t>-34dBm</w:t>
            </w:r>
          </w:p>
        </w:tc>
        <w:tc>
          <w:tcPr>
            <w:tcW w:w="2074" w:type="dxa"/>
            <w:vMerge w:val="restart"/>
            <w:shd w:val="clear" w:color="auto" w:fill="auto"/>
            <w:vAlign w:val="center"/>
          </w:tcPr>
          <w:p w:rsidR="003D0186" w:rsidRDefault="001C2D48">
            <w:pPr>
              <w:jc w:val="center"/>
              <w:rPr>
                <w:szCs w:val="21"/>
              </w:rPr>
            </w:pPr>
            <w:r>
              <w:rPr>
                <w:rFonts w:hint="eastAsia"/>
                <w:szCs w:val="21"/>
              </w:rPr>
              <w:t>有效值</w:t>
            </w:r>
          </w:p>
        </w:tc>
      </w:tr>
      <w:tr w:rsidR="003D0186">
        <w:trPr>
          <w:jc w:val="center"/>
        </w:trPr>
        <w:tc>
          <w:tcPr>
            <w:tcW w:w="2074" w:type="dxa"/>
            <w:shd w:val="clear" w:color="auto" w:fill="auto"/>
            <w:vAlign w:val="center"/>
          </w:tcPr>
          <w:p w:rsidR="003D0186" w:rsidRDefault="001C2D48">
            <w:pPr>
              <w:jc w:val="center"/>
              <w:rPr>
                <w:szCs w:val="21"/>
              </w:rPr>
            </w:pPr>
            <w:r>
              <w:rPr>
                <w:rFonts w:hint="eastAsia"/>
                <w:szCs w:val="21"/>
              </w:rPr>
              <w:t>≥</w:t>
            </w:r>
            <w:r>
              <w:rPr>
                <w:szCs w:val="21"/>
              </w:rPr>
              <w:t>1000MHz</w:t>
            </w:r>
          </w:p>
        </w:tc>
        <w:tc>
          <w:tcPr>
            <w:tcW w:w="2074" w:type="dxa"/>
            <w:shd w:val="clear" w:color="auto" w:fill="auto"/>
            <w:vAlign w:val="center"/>
          </w:tcPr>
          <w:p w:rsidR="003D0186" w:rsidRDefault="001C2D48">
            <w:pPr>
              <w:jc w:val="center"/>
              <w:rPr>
                <w:szCs w:val="21"/>
              </w:rPr>
            </w:pPr>
            <w:r>
              <w:rPr>
                <w:szCs w:val="21"/>
              </w:rPr>
              <w:t>1MHz(3dB)</w:t>
            </w:r>
          </w:p>
        </w:tc>
        <w:tc>
          <w:tcPr>
            <w:tcW w:w="2074" w:type="dxa"/>
            <w:vMerge/>
            <w:shd w:val="clear" w:color="auto" w:fill="auto"/>
            <w:vAlign w:val="center"/>
          </w:tcPr>
          <w:p w:rsidR="003D0186" w:rsidRDefault="003D0186">
            <w:pPr>
              <w:rPr>
                <w:szCs w:val="21"/>
              </w:rPr>
            </w:pPr>
          </w:p>
        </w:tc>
        <w:tc>
          <w:tcPr>
            <w:tcW w:w="2074" w:type="dxa"/>
            <w:vMerge/>
            <w:shd w:val="clear" w:color="auto" w:fill="auto"/>
            <w:vAlign w:val="center"/>
          </w:tcPr>
          <w:p w:rsidR="003D0186" w:rsidRDefault="003D0186">
            <w:pPr>
              <w:rPr>
                <w:szCs w:val="21"/>
              </w:rPr>
            </w:pPr>
          </w:p>
        </w:tc>
      </w:tr>
    </w:tbl>
    <w:p w:rsidR="003D0186" w:rsidRDefault="003D0186">
      <w:pPr>
        <w:pStyle w:val="afff1"/>
      </w:pPr>
    </w:p>
    <w:p w:rsidR="003D0186" w:rsidRDefault="001C2D48">
      <w:pPr>
        <w:pStyle w:val="a8"/>
        <w:spacing w:before="156" w:after="156"/>
        <w:rPr>
          <w:rFonts w:ascii="Times New Roman"/>
        </w:rPr>
      </w:pPr>
      <w:r>
        <w:rPr>
          <w:rFonts w:ascii="Times New Roman"/>
        </w:rPr>
        <w:t>发射</w:t>
      </w:r>
      <w:r>
        <w:rPr>
          <w:rFonts w:ascii="Times New Roman" w:hint="eastAsia"/>
        </w:rPr>
        <w:t>功率</w:t>
      </w:r>
      <w:r>
        <w:rPr>
          <w:rFonts w:ascii="Times New Roman"/>
        </w:rPr>
        <w:t>性能</w:t>
      </w:r>
    </w:p>
    <w:p w:rsidR="003D0186" w:rsidRDefault="001C2D48">
      <w:pPr>
        <w:pStyle w:val="afff1"/>
      </w:pPr>
      <w:r>
        <w:rPr>
          <w:rFonts w:ascii="Times New Roman" w:hint="eastAsia"/>
          <w:color w:val="000000"/>
        </w:rPr>
        <w:t>双模</w:t>
      </w:r>
      <w:r>
        <w:rPr>
          <w:rFonts w:ascii="Times New Roman" w:hint="eastAsia"/>
          <w:color w:val="000000"/>
        </w:rPr>
        <w:t>通信单元</w:t>
      </w:r>
      <w:ins w:id="265" w:author="作者" w:date="2025-12-26T10:11:00Z">
        <w:r>
          <w:rPr>
            <w:rFonts w:ascii="Times New Roman" w:hint="eastAsia"/>
            <w:color w:val="000000"/>
          </w:rPr>
          <w:t>的</w:t>
        </w:r>
      </w:ins>
      <w:r>
        <w:rPr>
          <w:rFonts w:ascii="Times New Roman" w:hint="eastAsia"/>
          <w:color w:val="000000"/>
        </w:rPr>
        <w:t>无线</w:t>
      </w:r>
      <w:r>
        <w:rPr>
          <w:rFonts w:hint="eastAsia"/>
        </w:rPr>
        <w:t>发射机性能应</w:t>
      </w:r>
      <w:r>
        <w:rPr>
          <w:rFonts w:ascii="Times New Roman" w:hint="eastAsia"/>
        </w:rPr>
        <w:t>符合</w:t>
      </w:r>
      <w:r>
        <w:rPr>
          <w:rFonts w:ascii="Times New Roman"/>
        </w:rPr>
        <w:t>表</w:t>
      </w:r>
      <w:r>
        <w:rPr>
          <w:rFonts w:ascii="Times New Roman"/>
        </w:rPr>
        <w:t>8</w:t>
      </w:r>
      <w:r>
        <w:rPr>
          <w:rFonts w:ascii="Times New Roman" w:hint="eastAsia"/>
        </w:rPr>
        <w:t>的</w:t>
      </w:r>
      <w:r>
        <w:rPr>
          <w:rFonts w:ascii="Times New Roman"/>
        </w:rPr>
        <w:t>规定</w:t>
      </w:r>
      <w:r>
        <w:rPr>
          <w:rFonts w:hint="eastAsia"/>
        </w:rPr>
        <w:t>。</w:t>
      </w:r>
    </w:p>
    <w:p w:rsidR="003D0186" w:rsidRDefault="001C2D48" w:rsidP="000064E9">
      <w:pPr>
        <w:pStyle w:val="aff9"/>
        <w:spacing w:beforeLines="50" w:afterLines="50"/>
        <w:jc w:val="center"/>
        <w:rPr>
          <w:sz w:val="21"/>
          <w:szCs w:val="21"/>
        </w:rPr>
        <w:pPrChange w:id="266" w:author="作者" w:date="2025-12-29T10:55:00Z">
          <w:pPr>
            <w:pStyle w:val="aff9"/>
            <w:spacing w:beforeLines="50" w:afterLines="50"/>
            <w:jc w:val="center"/>
          </w:pPr>
        </w:pPrChange>
      </w:pPr>
      <w:r>
        <w:rPr>
          <w:rFonts w:hint="eastAsia"/>
          <w:sz w:val="21"/>
          <w:szCs w:val="21"/>
        </w:rPr>
        <w:lastRenderedPageBreak/>
        <w:t>表</w:t>
      </w:r>
      <w:r>
        <w:rPr>
          <w:sz w:val="21"/>
          <w:szCs w:val="21"/>
        </w:rPr>
        <w:t>8</w:t>
      </w:r>
      <w:r>
        <w:rPr>
          <w:rFonts w:hint="eastAsia"/>
          <w:sz w:val="21"/>
          <w:szCs w:val="21"/>
        </w:rPr>
        <w:t>发射</w:t>
      </w:r>
      <w:r>
        <w:rPr>
          <w:rFonts w:hint="eastAsia"/>
          <w:sz w:val="21"/>
          <w:szCs w:val="21"/>
        </w:rPr>
        <w:t>功率</w:t>
      </w:r>
      <w:r>
        <w:rPr>
          <w:rFonts w:hint="eastAsia"/>
          <w:sz w:val="21"/>
          <w:szCs w:val="21"/>
        </w:rPr>
        <w:t>性能要求</w:t>
      </w:r>
    </w:p>
    <w:tbl>
      <w:tblPr>
        <w:tblW w:w="93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648"/>
        <w:gridCol w:w="4696"/>
      </w:tblGrid>
      <w:tr w:rsidR="003D0186">
        <w:trPr>
          <w:trHeight w:val="308"/>
          <w:jc w:val="center"/>
        </w:trPr>
        <w:tc>
          <w:tcPr>
            <w:tcW w:w="4648" w:type="dxa"/>
            <w:shd w:val="clear" w:color="auto" w:fill="auto"/>
            <w:vAlign w:val="center"/>
          </w:tcPr>
          <w:p w:rsidR="003D0186" w:rsidRDefault="001C2D48">
            <w:pPr>
              <w:pStyle w:val="afff1"/>
              <w:ind w:firstLineChars="0" w:firstLine="0"/>
              <w:jc w:val="center"/>
              <w:rPr>
                <w:rFonts w:ascii="Times New Roman"/>
              </w:rPr>
            </w:pPr>
            <w:r>
              <w:rPr>
                <w:rFonts w:ascii="Times New Roman" w:hint="eastAsia"/>
              </w:rPr>
              <w:t>测试项</w:t>
            </w:r>
          </w:p>
        </w:tc>
        <w:tc>
          <w:tcPr>
            <w:tcW w:w="4696" w:type="dxa"/>
            <w:shd w:val="clear" w:color="auto" w:fill="auto"/>
            <w:vAlign w:val="center"/>
          </w:tcPr>
          <w:p w:rsidR="003D0186" w:rsidRDefault="001C2D48">
            <w:pPr>
              <w:pStyle w:val="afff1"/>
              <w:ind w:firstLineChars="0" w:firstLine="0"/>
              <w:jc w:val="center"/>
              <w:rPr>
                <w:rFonts w:ascii="Times New Roman"/>
              </w:rPr>
            </w:pPr>
            <w:r>
              <w:rPr>
                <w:rFonts w:ascii="Times New Roman"/>
              </w:rPr>
              <w:t>测试指标</w:t>
            </w:r>
          </w:p>
        </w:tc>
      </w:tr>
      <w:tr w:rsidR="003D0186">
        <w:trPr>
          <w:trHeight w:val="308"/>
          <w:jc w:val="center"/>
        </w:trPr>
        <w:tc>
          <w:tcPr>
            <w:tcW w:w="4648" w:type="dxa"/>
            <w:shd w:val="clear" w:color="auto" w:fill="auto"/>
            <w:vAlign w:val="center"/>
          </w:tcPr>
          <w:p w:rsidR="003D0186" w:rsidRDefault="001C2D48">
            <w:pPr>
              <w:pStyle w:val="afff1"/>
              <w:ind w:firstLineChars="0" w:firstLine="0"/>
              <w:jc w:val="center"/>
              <w:rPr>
                <w:rFonts w:ascii="Times New Roman"/>
              </w:rPr>
            </w:pPr>
            <w:r>
              <w:rPr>
                <w:rFonts w:ascii="Times New Roman"/>
              </w:rPr>
              <w:t>发射功率限值</w:t>
            </w:r>
          </w:p>
        </w:tc>
        <w:tc>
          <w:tcPr>
            <w:tcW w:w="4696" w:type="dxa"/>
            <w:shd w:val="clear" w:color="auto" w:fill="auto"/>
            <w:vAlign w:val="center"/>
          </w:tcPr>
          <w:p w:rsidR="003D0186" w:rsidRDefault="001C2D48">
            <w:pPr>
              <w:pStyle w:val="afff1"/>
              <w:ind w:firstLineChars="0" w:firstLine="0"/>
              <w:jc w:val="center"/>
              <w:rPr>
                <w:rFonts w:ascii="Times New Roman"/>
              </w:rPr>
            </w:pPr>
            <w:r>
              <w:rPr>
                <w:rFonts w:ascii="Times New Roman" w:hint="eastAsia"/>
              </w:rPr>
              <w:t>≤</w:t>
            </w:r>
            <w:r>
              <w:rPr>
                <w:rFonts w:ascii="Times New Roman" w:hint="eastAsia"/>
              </w:rPr>
              <w:t>50mW (e.r.p)</w:t>
            </w:r>
          </w:p>
        </w:tc>
      </w:tr>
      <w:tr w:rsidR="003D0186">
        <w:trPr>
          <w:trHeight w:val="308"/>
          <w:jc w:val="center"/>
        </w:trPr>
        <w:tc>
          <w:tcPr>
            <w:tcW w:w="4648" w:type="dxa"/>
            <w:shd w:val="clear" w:color="auto" w:fill="auto"/>
            <w:vAlign w:val="center"/>
          </w:tcPr>
          <w:p w:rsidR="003D0186" w:rsidRDefault="001C2D48">
            <w:pPr>
              <w:pStyle w:val="afff1"/>
              <w:ind w:firstLineChars="0" w:firstLine="0"/>
              <w:jc w:val="center"/>
              <w:rPr>
                <w:rFonts w:ascii="Times New Roman"/>
              </w:rPr>
            </w:pPr>
            <w:r>
              <w:rPr>
                <w:rFonts w:ascii="Times New Roman" w:hint="eastAsia"/>
              </w:rPr>
              <w:t>发射功率谱密度限值</w:t>
            </w:r>
          </w:p>
        </w:tc>
        <w:tc>
          <w:tcPr>
            <w:tcW w:w="4696" w:type="dxa"/>
            <w:shd w:val="clear" w:color="auto" w:fill="auto"/>
            <w:vAlign w:val="center"/>
          </w:tcPr>
          <w:p w:rsidR="003D0186" w:rsidRDefault="001C2D48">
            <w:pPr>
              <w:pStyle w:val="afff1"/>
              <w:ind w:firstLineChars="0" w:firstLine="0"/>
              <w:jc w:val="center"/>
              <w:rPr>
                <w:rFonts w:ascii="Times New Roman"/>
              </w:rPr>
            </w:pPr>
            <w:r>
              <w:rPr>
                <w:rFonts w:ascii="Times New Roman" w:hint="eastAsia"/>
              </w:rPr>
              <w:t>占用带宽小于等于</w:t>
            </w:r>
            <w:r>
              <w:rPr>
                <w:rFonts w:ascii="Times New Roman" w:hint="eastAsia"/>
              </w:rPr>
              <w:t>200kHz</w:t>
            </w:r>
            <w:r>
              <w:rPr>
                <w:rFonts w:ascii="Times New Roman" w:hint="eastAsia"/>
              </w:rPr>
              <w:t>的</w:t>
            </w:r>
            <w:r>
              <w:rPr>
                <w:rFonts w:ascii="Times New Roman" w:hint="eastAsia"/>
              </w:rPr>
              <w:t>,</w:t>
            </w:r>
            <w:r>
              <w:rPr>
                <w:rFonts w:ascii="Times New Roman" w:hint="eastAsia"/>
              </w:rPr>
              <w:t>为</w:t>
            </w:r>
            <w:r>
              <w:rPr>
                <w:rFonts w:ascii="Times New Roman" w:hint="eastAsia"/>
              </w:rPr>
              <w:t>50mW/200kHz(e.r.p)</w:t>
            </w:r>
            <w:r>
              <w:rPr>
                <w:rFonts w:ascii="Times New Roman" w:hint="eastAsia"/>
              </w:rPr>
              <w:t>；占用带宽</w:t>
            </w:r>
            <w:r>
              <w:rPr>
                <w:rFonts w:ascii="Times New Roman" w:hint="eastAsia"/>
              </w:rPr>
              <w:t>200-500kHz</w:t>
            </w:r>
            <w:r>
              <w:rPr>
                <w:rFonts w:ascii="Times New Roman" w:hint="eastAsia"/>
              </w:rPr>
              <w:t>的，为</w:t>
            </w:r>
            <w:r>
              <w:rPr>
                <w:rFonts w:ascii="Times New Roman" w:hint="eastAsia"/>
              </w:rPr>
              <w:t>10mW/100kHz(e.r.p)</w:t>
            </w:r>
            <w:r>
              <w:rPr>
                <w:rFonts w:ascii="Times New Roman" w:hint="eastAsia"/>
              </w:rPr>
              <w:t>。</w:t>
            </w:r>
          </w:p>
        </w:tc>
      </w:tr>
    </w:tbl>
    <w:p w:rsidR="003D0186" w:rsidRDefault="003D0186">
      <w:pPr>
        <w:pStyle w:val="afff1"/>
        <w:rPr>
          <w:rFonts w:ascii="Times New Roman"/>
        </w:rPr>
      </w:pPr>
    </w:p>
    <w:p w:rsidR="003D0186" w:rsidRDefault="001C2D48">
      <w:pPr>
        <w:pStyle w:val="a8"/>
        <w:spacing w:before="156" w:after="156"/>
        <w:rPr>
          <w:rFonts w:ascii="Times New Roman"/>
        </w:rPr>
      </w:pPr>
      <w:r>
        <w:rPr>
          <w:rFonts w:ascii="Times New Roman" w:hint="eastAsia"/>
        </w:rPr>
        <w:t>抗频偏</w:t>
      </w:r>
      <w:r>
        <w:rPr>
          <w:rFonts w:ascii="Times New Roman"/>
        </w:rPr>
        <w:t>性能</w:t>
      </w:r>
    </w:p>
    <w:p w:rsidR="003D0186" w:rsidRDefault="001C2D48">
      <w:pPr>
        <w:pStyle w:val="afff1"/>
      </w:pPr>
      <w:r>
        <w:rPr>
          <w:rFonts w:ascii="Times New Roman" w:hint="eastAsia"/>
          <w:color w:val="000000"/>
        </w:rPr>
        <w:t>双模</w:t>
      </w:r>
      <w:r>
        <w:rPr>
          <w:rFonts w:ascii="Times New Roman" w:hint="eastAsia"/>
          <w:color w:val="000000"/>
        </w:rPr>
        <w:t>通信单元</w:t>
      </w:r>
      <w:ins w:id="267" w:author="作者" w:date="2025-12-26T10:12:00Z">
        <w:r>
          <w:rPr>
            <w:rFonts w:ascii="Times New Roman" w:hint="eastAsia"/>
            <w:color w:val="000000"/>
          </w:rPr>
          <w:t>的</w:t>
        </w:r>
      </w:ins>
      <w:r>
        <w:rPr>
          <w:rFonts w:ascii="Times New Roman" w:hint="eastAsia"/>
          <w:color w:val="000000"/>
        </w:rPr>
        <w:t>无线</w:t>
      </w:r>
      <w:r>
        <w:rPr>
          <w:rFonts w:hint="eastAsia"/>
        </w:rPr>
        <w:t>抗频偏</w:t>
      </w:r>
      <w:r>
        <w:rPr>
          <w:rFonts w:hint="eastAsia"/>
        </w:rPr>
        <w:t>性能应</w:t>
      </w:r>
      <w:r>
        <w:rPr>
          <w:rFonts w:ascii="Times New Roman" w:hint="eastAsia"/>
        </w:rPr>
        <w:t>符合</w:t>
      </w:r>
      <w:r>
        <w:rPr>
          <w:rFonts w:ascii="Times New Roman"/>
        </w:rPr>
        <w:t>表</w:t>
      </w:r>
      <w:r>
        <w:rPr>
          <w:rFonts w:ascii="Times New Roman"/>
        </w:rPr>
        <w:t>9</w:t>
      </w:r>
      <w:r>
        <w:rPr>
          <w:rFonts w:ascii="Times New Roman" w:hint="eastAsia"/>
        </w:rPr>
        <w:t>的</w:t>
      </w:r>
      <w:r>
        <w:rPr>
          <w:rFonts w:ascii="Times New Roman"/>
        </w:rPr>
        <w:t>规定</w:t>
      </w:r>
      <w:r>
        <w:rPr>
          <w:rFonts w:hint="eastAsia"/>
        </w:rPr>
        <w:t>。</w:t>
      </w:r>
    </w:p>
    <w:p w:rsidR="003D0186" w:rsidRDefault="001C2D48">
      <w:pPr>
        <w:pStyle w:val="aff9"/>
        <w:jc w:val="center"/>
        <w:rPr>
          <w:sz w:val="21"/>
          <w:szCs w:val="21"/>
        </w:rPr>
      </w:pPr>
      <w:r>
        <w:rPr>
          <w:rFonts w:hint="eastAsia"/>
          <w:sz w:val="21"/>
          <w:szCs w:val="21"/>
        </w:rPr>
        <w:t>表</w:t>
      </w:r>
      <w:r>
        <w:rPr>
          <w:sz w:val="21"/>
          <w:szCs w:val="21"/>
        </w:rPr>
        <w:t>9</w:t>
      </w:r>
      <w:r>
        <w:rPr>
          <w:rFonts w:hint="eastAsia"/>
          <w:sz w:val="21"/>
          <w:szCs w:val="21"/>
        </w:rPr>
        <w:t>抗频偏</w:t>
      </w:r>
      <w:r>
        <w:rPr>
          <w:sz w:val="21"/>
          <w:szCs w:val="21"/>
        </w:rPr>
        <w:t>性能要求</w:t>
      </w:r>
    </w:p>
    <w:tbl>
      <w:tblPr>
        <w:tblW w:w="93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666"/>
        <w:gridCol w:w="4678"/>
      </w:tblGrid>
      <w:tr w:rsidR="003D0186">
        <w:trPr>
          <w:trHeight w:val="308"/>
          <w:jc w:val="center"/>
        </w:trPr>
        <w:tc>
          <w:tcPr>
            <w:tcW w:w="4666" w:type="dxa"/>
            <w:shd w:val="clear" w:color="auto" w:fill="auto"/>
            <w:vAlign w:val="center"/>
          </w:tcPr>
          <w:p w:rsidR="003D0186" w:rsidRDefault="001C2D48">
            <w:pPr>
              <w:pStyle w:val="afff1"/>
              <w:ind w:firstLineChars="0" w:firstLine="0"/>
              <w:jc w:val="center"/>
              <w:rPr>
                <w:rFonts w:ascii="Times New Roman"/>
              </w:rPr>
            </w:pPr>
            <w:r>
              <w:rPr>
                <w:rFonts w:ascii="Times New Roman" w:hint="eastAsia"/>
              </w:rPr>
              <w:t>测试项</w:t>
            </w:r>
          </w:p>
        </w:tc>
        <w:tc>
          <w:tcPr>
            <w:tcW w:w="4678" w:type="dxa"/>
            <w:shd w:val="clear" w:color="auto" w:fill="auto"/>
            <w:vAlign w:val="center"/>
          </w:tcPr>
          <w:p w:rsidR="003D0186" w:rsidRDefault="001C2D48">
            <w:pPr>
              <w:pStyle w:val="afff1"/>
              <w:ind w:firstLineChars="0" w:firstLine="0"/>
              <w:jc w:val="center"/>
              <w:rPr>
                <w:rFonts w:ascii="Times New Roman"/>
              </w:rPr>
            </w:pPr>
            <w:r>
              <w:rPr>
                <w:rFonts w:ascii="Times New Roman"/>
              </w:rPr>
              <w:t>测试指标</w:t>
            </w:r>
          </w:p>
        </w:tc>
      </w:tr>
      <w:tr w:rsidR="003D0186">
        <w:trPr>
          <w:trHeight w:val="329"/>
          <w:jc w:val="center"/>
        </w:trPr>
        <w:tc>
          <w:tcPr>
            <w:tcW w:w="4666" w:type="dxa"/>
            <w:shd w:val="clear" w:color="auto" w:fill="auto"/>
            <w:vAlign w:val="center"/>
          </w:tcPr>
          <w:p w:rsidR="003D0186" w:rsidRDefault="001C2D48">
            <w:pPr>
              <w:pStyle w:val="afff1"/>
              <w:ind w:firstLineChars="0" w:firstLine="0"/>
              <w:jc w:val="center"/>
              <w:rPr>
                <w:rFonts w:ascii="Times New Roman"/>
              </w:rPr>
            </w:pPr>
            <w:r>
              <w:rPr>
                <w:rFonts w:ascii="Times New Roman"/>
              </w:rPr>
              <w:t>抗频偏容忍度</w:t>
            </w:r>
          </w:p>
        </w:tc>
        <w:tc>
          <w:tcPr>
            <w:tcW w:w="4678" w:type="dxa"/>
            <w:shd w:val="clear" w:color="auto" w:fill="auto"/>
            <w:vAlign w:val="center"/>
          </w:tcPr>
          <w:p w:rsidR="003D0186" w:rsidRDefault="001C2D48">
            <w:pPr>
              <w:pStyle w:val="afff1"/>
              <w:ind w:firstLineChars="0" w:firstLine="0"/>
              <w:jc w:val="center"/>
              <w:rPr>
                <w:rFonts w:ascii="Times New Roman"/>
                <w:highlight w:val="yellow"/>
              </w:rPr>
            </w:pPr>
            <w:r>
              <w:rPr>
                <w:rFonts w:ascii="Times New Roman" w:hint="eastAsia"/>
              </w:rPr>
              <w:t>≥</w:t>
            </w:r>
            <w:r>
              <w:rPr>
                <w:rFonts w:ascii="Times New Roman"/>
              </w:rPr>
              <w:t xml:space="preserve">50ppm </w:t>
            </w:r>
          </w:p>
        </w:tc>
      </w:tr>
    </w:tbl>
    <w:p w:rsidR="003D0186" w:rsidRDefault="003D0186">
      <w:pPr>
        <w:pStyle w:val="afff1"/>
        <w:rPr>
          <w:rFonts w:ascii="Times New Roman"/>
        </w:rPr>
      </w:pPr>
    </w:p>
    <w:p w:rsidR="003D0186" w:rsidRDefault="001C2D48">
      <w:pPr>
        <w:pStyle w:val="a8"/>
        <w:spacing w:before="156" w:after="156"/>
        <w:rPr>
          <w:rFonts w:ascii="Times New Roman"/>
        </w:rPr>
      </w:pPr>
      <w:r>
        <w:rPr>
          <w:rFonts w:ascii="Times New Roman" w:hint="eastAsia"/>
        </w:rPr>
        <w:t>灵敏度</w:t>
      </w:r>
      <w:r>
        <w:rPr>
          <w:rFonts w:ascii="Times New Roman"/>
        </w:rPr>
        <w:t>性能</w:t>
      </w:r>
    </w:p>
    <w:p w:rsidR="003D0186" w:rsidRDefault="001C2D48">
      <w:pPr>
        <w:pStyle w:val="afff1"/>
        <w:rPr>
          <w:rFonts w:ascii="Times New Roman"/>
        </w:rPr>
      </w:pPr>
      <w:r>
        <w:rPr>
          <w:rFonts w:ascii="Times New Roman"/>
        </w:rPr>
        <w:t>在屏蔽环境</w:t>
      </w:r>
      <w:r>
        <w:rPr>
          <w:rFonts w:ascii="Times New Roman" w:hint="eastAsia"/>
        </w:rPr>
        <w:t>且</w:t>
      </w:r>
      <w:r>
        <w:rPr>
          <w:rFonts w:ascii="Times New Roman"/>
        </w:rPr>
        <w:t>误包率小于</w:t>
      </w:r>
      <w:r>
        <w:rPr>
          <w:rFonts w:ascii="Times New Roman"/>
        </w:rPr>
        <w:t>10%</w:t>
      </w:r>
      <w:r>
        <w:rPr>
          <w:rFonts w:ascii="Times New Roman"/>
        </w:rPr>
        <w:t>（业务报文包长</w:t>
      </w:r>
      <w:r>
        <w:rPr>
          <w:rFonts w:ascii="Times New Roman" w:hint="eastAsia"/>
        </w:rPr>
        <w:t>小于</w:t>
      </w:r>
      <w:r>
        <w:rPr>
          <w:rFonts w:ascii="Times New Roman"/>
        </w:rPr>
        <w:t>100</w:t>
      </w:r>
      <w:r>
        <w:rPr>
          <w:rFonts w:ascii="Times New Roman"/>
        </w:rPr>
        <w:t>字节）</w:t>
      </w:r>
      <w:r>
        <w:rPr>
          <w:rFonts w:ascii="Times New Roman" w:hint="eastAsia"/>
        </w:rPr>
        <w:t>时</w:t>
      </w:r>
      <w:r>
        <w:rPr>
          <w:rFonts w:ascii="Times New Roman"/>
        </w:rPr>
        <w:t>，</w:t>
      </w:r>
      <w:r>
        <w:rPr>
          <w:rFonts w:ascii="Times New Roman" w:hint="eastAsia"/>
          <w:color w:val="000000"/>
        </w:rPr>
        <w:t>双模</w:t>
      </w:r>
      <w:r>
        <w:rPr>
          <w:rFonts w:ascii="Times New Roman" w:hint="eastAsia"/>
          <w:color w:val="000000"/>
        </w:rPr>
        <w:t>通信单元</w:t>
      </w:r>
      <w:ins w:id="268" w:author="作者" w:date="2025-12-26T10:12:00Z">
        <w:r>
          <w:rPr>
            <w:rFonts w:ascii="Times New Roman" w:hint="eastAsia"/>
            <w:color w:val="000000"/>
          </w:rPr>
          <w:t>的</w:t>
        </w:r>
      </w:ins>
      <w:r>
        <w:rPr>
          <w:rFonts w:ascii="Times New Roman" w:hint="eastAsia"/>
          <w:color w:val="000000"/>
        </w:rPr>
        <w:t>无线</w:t>
      </w:r>
      <w:r>
        <w:rPr>
          <w:rFonts w:ascii="Times New Roman" w:hint="eastAsia"/>
        </w:rPr>
        <w:t>灵敏度</w:t>
      </w:r>
      <w:r>
        <w:rPr>
          <w:rFonts w:ascii="Times New Roman"/>
        </w:rPr>
        <w:t>性能应</w:t>
      </w:r>
      <w:r>
        <w:rPr>
          <w:rFonts w:ascii="Times New Roman" w:hint="eastAsia"/>
        </w:rPr>
        <w:t>符合</w:t>
      </w:r>
      <w:r>
        <w:rPr>
          <w:rFonts w:ascii="Times New Roman"/>
        </w:rPr>
        <w:t>表</w:t>
      </w:r>
      <w:r>
        <w:rPr>
          <w:rFonts w:ascii="Times New Roman"/>
        </w:rPr>
        <w:t>10</w:t>
      </w:r>
      <w:r>
        <w:rPr>
          <w:rFonts w:ascii="Times New Roman" w:hint="eastAsia"/>
        </w:rPr>
        <w:t>的</w:t>
      </w:r>
      <w:r>
        <w:rPr>
          <w:rFonts w:ascii="Times New Roman"/>
        </w:rPr>
        <w:t>规定</w:t>
      </w:r>
      <w:r>
        <w:rPr>
          <w:rFonts w:ascii="Times New Roman" w:hint="eastAsia"/>
        </w:rPr>
        <w:t>。</w:t>
      </w:r>
    </w:p>
    <w:p w:rsidR="003D0186" w:rsidRDefault="001C2D48" w:rsidP="000064E9">
      <w:pPr>
        <w:pStyle w:val="aff9"/>
        <w:spacing w:beforeLines="50" w:afterLines="50"/>
        <w:jc w:val="center"/>
        <w:rPr>
          <w:rFonts w:ascii="黑体" w:hAnsi="黑体"/>
          <w:sz w:val="21"/>
          <w:szCs w:val="21"/>
        </w:rPr>
        <w:pPrChange w:id="269" w:author="作者" w:date="2025-12-29T10:55:00Z">
          <w:pPr>
            <w:pStyle w:val="aff9"/>
            <w:spacing w:beforeLines="50" w:afterLines="50"/>
            <w:jc w:val="center"/>
          </w:pPr>
        </w:pPrChange>
      </w:pPr>
      <w:bookmarkStart w:id="270" w:name="_Ref53576422"/>
      <w:r>
        <w:rPr>
          <w:rFonts w:ascii="黑体" w:hAnsi="黑体" w:hint="eastAsia"/>
          <w:sz w:val="21"/>
          <w:szCs w:val="21"/>
        </w:rPr>
        <w:t>表</w:t>
      </w:r>
      <w:bookmarkEnd w:id="270"/>
      <w:r>
        <w:rPr>
          <w:rFonts w:ascii="黑体" w:hAnsi="黑体"/>
          <w:sz w:val="21"/>
          <w:szCs w:val="21"/>
        </w:rPr>
        <w:t>10</w:t>
      </w:r>
      <w:r>
        <w:rPr>
          <w:rFonts w:ascii="黑体" w:hAnsi="黑体"/>
          <w:sz w:val="21"/>
          <w:szCs w:val="21"/>
        </w:rPr>
        <w:t>灵敏度性能要求</w:t>
      </w:r>
    </w:p>
    <w:tbl>
      <w:tblPr>
        <w:tblW w:w="95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3360"/>
        <w:gridCol w:w="3105"/>
        <w:gridCol w:w="3105"/>
      </w:tblGrid>
      <w:tr w:rsidR="003D0186">
        <w:trPr>
          <w:jc w:val="center"/>
        </w:trPr>
        <w:tc>
          <w:tcPr>
            <w:tcW w:w="3360" w:type="dxa"/>
            <w:shd w:val="clear" w:color="auto" w:fill="auto"/>
          </w:tcPr>
          <w:p w:rsidR="003D0186" w:rsidRDefault="001C2D48">
            <w:pPr>
              <w:jc w:val="center"/>
              <w:rPr>
                <w:szCs w:val="21"/>
              </w:rPr>
            </w:pPr>
            <w:r>
              <w:rPr>
                <w:szCs w:val="21"/>
              </w:rPr>
              <w:t>测试参数</w:t>
            </w:r>
          </w:p>
        </w:tc>
        <w:tc>
          <w:tcPr>
            <w:tcW w:w="3105" w:type="dxa"/>
            <w:shd w:val="clear" w:color="auto" w:fill="auto"/>
            <w:vAlign w:val="center"/>
          </w:tcPr>
          <w:p w:rsidR="003D0186" w:rsidRDefault="001C2D48">
            <w:pPr>
              <w:pStyle w:val="afffffff8"/>
              <w:rPr>
                <w:rFonts w:ascii="Times New Roman" w:hAnsi="Times New Roman"/>
              </w:rPr>
            </w:pPr>
            <w:r>
              <w:rPr>
                <w:rFonts w:ascii="Times New Roman" w:hAnsi="Times New Roman"/>
              </w:rPr>
              <w:t>Option 2</w:t>
            </w:r>
          </w:p>
        </w:tc>
        <w:tc>
          <w:tcPr>
            <w:tcW w:w="3105" w:type="dxa"/>
            <w:shd w:val="clear" w:color="auto" w:fill="auto"/>
            <w:vAlign w:val="center"/>
          </w:tcPr>
          <w:p w:rsidR="003D0186" w:rsidRDefault="001C2D48">
            <w:pPr>
              <w:pStyle w:val="afffffff8"/>
              <w:rPr>
                <w:rFonts w:ascii="Times New Roman" w:hAnsi="Times New Roman"/>
              </w:rPr>
            </w:pPr>
            <w:r>
              <w:rPr>
                <w:rFonts w:ascii="Times New Roman" w:hAnsi="Times New Roman"/>
              </w:rPr>
              <w:t>Option 3</w:t>
            </w:r>
          </w:p>
        </w:tc>
      </w:tr>
      <w:tr w:rsidR="003D0186">
        <w:trPr>
          <w:jc w:val="center"/>
        </w:trPr>
        <w:tc>
          <w:tcPr>
            <w:tcW w:w="3360" w:type="dxa"/>
            <w:shd w:val="clear" w:color="auto" w:fill="auto"/>
            <w:vAlign w:val="center"/>
          </w:tcPr>
          <w:p w:rsidR="003D0186" w:rsidRDefault="001C2D48">
            <w:pPr>
              <w:jc w:val="center"/>
              <w:rPr>
                <w:szCs w:val="21"/>
              </w:rPr>
            </w:pPr>
            <w:r>
              <w:rPr>
                <w:szCs w:val="21"/>
              </w:rPr>
              <w:t xml:space="preserve">PSDU </w:t>
            </w:r>
            <w:r>
              <w:rPr>
                <w:szCs w:val="21"/>
              </w:rPr>
              <w:t>MCS0</w:t>
            </w:r>
            <w:r>
              <w:t>(dBm)</w:t>
            </w:r>
          </w:p>
        </w:tc>
        <w:tc>
          <w:tcPr>
            <w:tcW w:w="3105" w:type="dxa"/>
            <w:shd w:val="clear" w:color="auto" w:fill="auto"/>
            <w:vAlign w:val="center"/>
          </w:tcPr>
          <w:p w:rsidR="003D0186" w:rsidRDefault="001C2D48">
            <w:pPr>
              <w:pStyle w:val="afffffff8"/>
              <w:rPr>
                <w:rFonts w:ascii="Times New Roman" w:hAnsi="Times New Roman"/>
              </w:rPr>
            </w:pPr>
            <w:r>
              <w:rPr>
                <w:rFonts w:ascii="Times New Roman" w:hAnsi="Times New Roman"/>
              </w:rPr>
              <w:t>-109</w:t>
            </w:r>
          </w:p>
        </w:tc>
        <w:tc>
          <w:tcPr>
            <w:tcW w:w="3105" w:type="dxa"/>
            <w:shd w:val="clear" w:color="auto" w:fill="auto"/>
            <w:vAlign w:val="center"/>
          </w:tcPr>
          <w:p w:rsidR="003D0186" w:rsidRDefault="001C2D48">
            <w:pPr>
              <w:pStyle w:val="afffffff8"/>
              <w:rPr>
                <w:rFonts w:ascii="Times New Roman" w:hAnsi="Times New Roman"/>
              </w:rPr>
            </w:pPr>
            <w:r>
              <w:rPr>
                <w:rFonts w:ascii="Times New Roman" w:hAnsi="Times New Roman"/>
              </w:rPr>
              <w:t>-</w:t>
            </w:r>
          </w:p>
        </w:tc>
      </w:tr>
      <w:tr w:rsidR="003D0186">
        <w:trPr>
          <w:jc w:val="center"/>
        </w:trPr>
        <w:tc>
          <w:tcPr>
            <w:tcW w:w="3360" w:type="dxa"/>
            <w:shd w:val="clear" w:color="auto" w:fill="auto"/>
            <w:vAlign w:val="center"/>
          </w:tcPr>
          <w:p w:rsidR="003D0186" w:rsidRDefault="001C2D48">
            <w:pPr>
              <w:jc w:val="center"/>
              <w:rPr>
                <w:szCs w:val="21"/>
              </w:rPr>
            </w:pPr>
            <w:r>
              <w:rPr>
                <w:szCs w:val="21"/>
              </w:rPr>
              <w:t>PSDU MCS1</w:t>
            </w:r>
            <w:r>
              <w:t>(dBm)</w:t>
            </w:r>
          </w:p>
        </w:tc>
        <w:tc>
          <w:tcPr>
            <w:tcW w:w="3105" w:type="dxa"/>
            <w:shd w:val="clear" w:color="auto" w:fill="auto"/>
            <w:vAlign w:val="center"/>
          </w:tcPr>
          <w:p w:rsidR="003D0186" w:rsidRDefault="001C2D48">
            <w:pPr>
              <w:pStyle w:val="afffffff8"/>
              <w:rPr>
                <w:rFonts w:ascii="Times New Roman" w:hAnsi="Times New Roman"/>
              </w:rPr>
            </w:pPr>
            <w:r>
              <w:rPr>
                <w:rFonts w:ascii="Times New Roman" w:hAnsi="Times New Roman"/>
              </w:rPr>
              <w:t>-106</w:t>
            </w:r>
          </w:p>
        </w:tc>
        <w:tc>
          <w:tcPr>
            <w:tcW w:w="3105" w:type="dxa"/>
            <w:shd w:val="clear" w:color="auto" w:fill="auto"/>
            <w:vAlign w:val="center"/>
          </w:tcPr>
          <w:p w:rsidR="003D0186" w:rsidRDefault="001C2D48">
            <w:pPr>
              <w:widowControl/>
              <w:jc w:val="center"/>
              <w:rPr>
                <w:kern w:val="0"/>
                <w:szCs w:val="21"/>
              </w:rPr>
            </w:pPr>
            <w:r>
              <w:rPr>
                <w:kern w:val="0"/>
                <w:szCs w:val="21"/>
              </w:rPr>
              <w:t>-110</w:t>
            </w:r>
          </w:p>
        </w:tc>
      </w:tr>
      <w:tr w:rsidR="003D0186">
        <w:trPr>
          <w:jc w:val="center"/>
        </w:trPr>
        <w:tc>
          <w:tcPr>
            <w:tcW w:w="3360" w:type="dxa"/>
            <w:shd w:val="clear" w:color="auto" w:fill="auto"/>
            <w:vAlign w:val="center"/>
          </w:tcPr>
          <w:p w:rsidR="003D0186" w:rsidRDefault="001C2D48">
            <w:pPr>
              <w:jc w:val="center"/>
              <w:rPr>
                <w:szCs w:val="21"/>
              </w:rPr>
            </w:pPr>
            <w:r>
              <w:rPr>
                <w:szCs w:val="21"/>
              </w:rPr>
              <w:t>PSDU MCS2</w:t>
            </w:r>
            <w:r>
              <w:t>(dBm)</w:t>
            </w:r>
          </w:p>
        </w:tc>
        <w:tc>
          <w:tcPr>
            <w:tcW w:w="3105" w:type="dxa"/>
            <w:shd w:val="clear" w:color="auto" w:fill="auto"/>
            <w:vAlign w:val="center"/>
          </w:tcPr>
          <w:p w:rsidR="003D0186" w:rsidRDefault="001C2D48">
            <w:pPr>
              <w:pStyle w:val="afffffff8"/>
              <w:rPr>
                <w:rFonts w:ascii="Times New Roman" w:hAnsi="Times New Roman"/>
              </w:rPr>
            </w:pPr>
            <w:r>
              <w:rPr>
                <w:rFonts w:ascii="Times New Roman" w:hAnsi="Times New Roman"/>
              </w:rPr>
              <w:t>-103</w:t>
            </w:r>
          </w:p>
        </w:tc>
        <w:tc>
          <w:tcPr>
            <w:tcW w:w="3105" w:type="dxa"/>
            <w:shd w:val="clear" w:color="auto" w:fill="auto"/>
            <w:vAlign w:val="center"/>
          </w:tcPr>
          <w:p w:rsidR="003D0186" w:rsidRDefault="001C2D48">
            <w:pPr>
              <w:jc w:val="center"/>
              <w:rPr>
                <w:szCs w:val="21"/>
              </w:rPr>
            </w:pPr>
            <w:r>
              <w:rPr>
                <w:szCs w:val="21"/>
              </w:rPr>
              <w:t>-107</w:t>
            </w:r>
          </w:p>
        </w:tc>
      </w:tr>
      <w:tr w:rsidR="003D0186">
        <w:trPr>
          <w:jc w:val="center"/>
        </w:trPr>
        <w:tc>
          <w:tcPr>
            <w:tcW w:w="3360" w:type="dxa"/>
            <w:shd w:val="clear" w:color="auto" w:fill="auto"/>
            <w:vAlign w:val="center"/>
          </w:tcPr>
          <w:p w:rsidR="003D0186" w:rsidRDefault="001C2D48">
            <w:pPr>
              <w:jc w:val="center"/>
              <w:rPr>
                <w:szCs w:val="21"/>
              </w:rPr>
            </w:pPr>
            <w:r>
              <w:rPr>
                <w:szCs w:val="21"/>
              </w:rPr>
              <w:t>PSDU MCS3</w:t>
            </w:r>
            <w:r>
              <w:t>(dBm)</w:t>
            </w:r>
          </w:p>
        </w:tc>
        <w:tc>
          <w:tcPr>
            <w:tcW w:w="3105" w:type="dxa"/>
            <w:shd w:val="clear" w:color="auto" w:fill="auto"/>
            <w:vAlign w:val="center"/>
          </w:tcPr>
          <w:p w:rsidR="003D0186" w:rsidRDefault="001C2D48">
            <w:pPr>
              <w:pStyle w:val="afffffff8"/>
              <w:rPr>
                <w:rFonts w:ascii="Times New Roman" w:hAnsi="Times New Roman"/>
              </w:rPr>
            </w:pPr>
            <w:r>
              <w:rPr>
                <w:rFonts w:ascii="Times New Roman" w:hAnsi="Times New Roman"/>
              </w:rPr>
              <w:t>-100</w:t>
            </w:r>
          </w:p>
        </w:tc>
        <w:tc>
          <w:tcPr>
            <w:tcW w:w="3105" w:type="dxa"/>
            <w:shd w:val="clear" w:color="auto" w:fill="auto"/>
            <w:vAlign w:val="center"/>
          </w:tcPr>
          <w:p w:rsidR="003D0186" w:rsidRDefault="001C2D48">
            <w:pPr>
              <w:jc w:val="center"/>
              <w:rPr>
                <w:szCs w:val="21"/>
              </w:rPr>
            </w:pPr>
            <w:r>
              <w:rPr>
                <w:szCs w:val="21"/>
              </w:rPr>
              <w:t>-104</w:t>
            </w:r>
          </w:p>
        </w:tc>
      </w:tr>
      <w:tr w:rsidR="003D0186">
        <w:trPr>
          <w:jc w:val="center"/>
        </w:trPr>
        <w:tc>
          <w:tcPr>
            <w:tcW w:w="3360" w:type="dxa"/>
            <w:shd w:val="clear" w:color="auto" w:fill="auto"/>
            <w:vAlign w:val="center"/>
          </w:tcPr>
          <w:p w:rsidR="003D0186" w:rsidRDefault="001C2D48">
            <w:pPr>
              <w:jc w:val="center"/>
              <w:rPr>
                <w:szCs w:val="21"/>
              </w:rPr>
            </w:pPr>
            <w:r>
              <w:rPr>
                <w:szCs w:val="21"/>
              </w:rPr>
              <w:t>PSDU MCS4</w:t>
            </w:r>
            <w:r>
              <w:t>(dBm</w:t>
            </w:r>
            <w:r>
              <w:rPr>
                <w:rFonts w:hint="eastAsia"/>
              </w:rPr>
              <w:t>)</w:t>
            </w:r>
          </w:p>
        </w:tc>
        <w:tc>
          <w:tcPr>
            <w:tcW w:w="3105" w:type="dxa"/>
            <w:shd w:val="clear" w:color="auto" w:fill="auto"/>
            <w:vAlign w:val="center"/>
          </w:tcPr>
          <w:p w:rsidR="003D0186" w:rsidRDefault="001C2D48">
            <w:pPr>
              <w:pStyle w:val="afffffff8"/>
              <w:rPr>
                <w:rFonts w:ascii="Times New Roman" w:hAnsi="Times New Roman"/>
              </w:rPr>
            </w:pPr>
            <w:r>
              <w:rPr>
                <w:rFonts w:ascii="Times New Roman" w:hAnsi="Times New Roman"/>
              </w:rPr>
              <w:t>-97</w:t>
            </w:r>
          </w:p>
        </w:tc>
        <w:tc>
          <w:tcPr>
            <w:tcW w:w="3105" w:type="dxa"/>
            <w:shd w:val="clear" w:color="auto" w:fill="auto"/>
            <w:vAlign w:val="center"/>
          </w:tcPr>
          <w:p w:rsidR="003D0186" w:rsidRDefault="001C2D48">
            <w:pPr>
              <w:jc w:val="center"/>
              <w:rPr>
                <w:szCs w:val="21"/>
              </w:rPr>
            </w:pPr>
            <w:r>
              <w:rPr>
                <w:szCs w:val="21"/>
              </w:rPr>
              <w:t>-101</w:t>
            </w:r>
          </w:p>
        </w:tc>
      </w:tr>
      <w:tr w:rsidR="003D0186">
        <w:trPr>
          <w:jc w:val="center"/>
        </w:trPr>
        <w:tc>
          <w:tcPr>
            <w:tcW w:w="3360" w:type="dxa"/>
            <w:shd w:val="clear" w:color="auto" w:fill="auto"/>
            <w:vAlign w:val="center"/>
          </w:tcPr>
          <w:p w:rsidR="003D0186" w:rsidRDefault="001C2D48">
            <w:pPr>
              <w:jc w:val="center"/>
              <w:rPr>
                <w:szCs w:val="21"/>
              </w:rPr>
            </w:pPr>
            <w:r>
              <w:rPr>
                <w:szCs w:val="21"/>
              </w:rPr>
              <w:t>PSDU MCS5</w:t>
            </w:r>
            <w:r>
              <w:t>(dBm</w:t>
            </w:r>
            <w:r>
              <w:rPr>
                <w:rFonts w:hint="eastAsia"/>
              </w:rPr>
              <w:t>)</w:t>
            </w:r>
          </w:p>
        </w:tc>
        <w:tc>
          <w:tcPr>
            <w:tcW w:w="3105" w:type="dxa"/>
            <w:shd w:val="clear" w:color="auto" w:fill="auto"/>
            <w:vAlign w:val="center"/>
          </w:tcPr>
          <w:p w:rsidR="003D0186" w:rsidRDefault="001C2D48">
            <w:pPr>
              <w:pStyle w:val="afffffff8"/>
              <w:rPr>
                <w:rFonts w:ascii="Times New Roman" w:hAnsi="Times New Roman"/>
              </w:rPr>
            </w:pPr>
            <w:r>
              <w:rPr>
                <w:rFonts w:ascii="Times New Roman" w:hAnsi="Times New Roman"/>
              </w:rPr>
              <w:t>-94</w:t>
            </w:r>
          </w:p>
        </w:tc>
        <w:tc>
          <w:tcPr>
            <w:tcW w:w="3105" w:type="dxa"/>
            <w:shd w:val="clear" w:color="auto" w:fill="auto"/>
            <w:vAlign w:val="center"/>
          </w:tcPr>
          <w:p w:rsidR="003D0186" w:rsidRDefault="001C2D48">
            <w:pPr>
              <w:jc w:val="center"/>
              <w:rPr>
                <w:szCs w:val="21"/>
              </w:rPr>
            </w:pPr>
            <w:r>
              <w:rPr>
                <w:szCs w:val="21"/>
              </w:rPr>
              <w:t>-98</w:t>
            </w:r>
          </w:p>
        </w:tc>
      </w:tr>
      <w:tr w:rsidR="003D0186">
        <w:trPr>
          <w:jc w:val="center"/>
        </w:trPr>
        <w:tc>
          <w:tcPr>
            <w:tcW w:w="3360" w:type="dxa"/>
            <w:shd w:val="clear" w:color="auto" w:fill="auto"/>
            <w:vAlign w:val="center"/>
          </w:tcPr>
          <w:p w:rsidR="003D0186" w:rsidRDefault="001C2D48">
            <w:pPr>
              <w:jc w:val="center"/>
              <w:rPr>
                <w:szCs w:val="21"/>
              </w:rPr>
            </w:pPr>
            <w:r>
              <w:rPr>
                <w:szCs w:val="21"/>
              </w:rPr>
              <w:t>PSDU MCS6</w:t>
            </w:r>
            <w:r>
              <w:t>(dBm)</w:t>
            </w:r>
          </w:p>
        </w:tc>
        <w:tc>
          <w:tcPr>
            <w:tcW w:w="3105" w:type="dxa"/>
            <w:shd w:val="clear" w:color="auto" w:fill="auto"/>
            <w:vAlign w:val="center"/>
          </w:tcPr>
          <w:p w:rsidR="003D0186" w:rsidRDefault="001C2D48">
            <w:pPr>
              <w:pStyle w:val="afffffff8"/>
              <w:rPr>
                <w:rFonts w:ascii="Times New Roman" w:hAnsi="Times New Roman"/>
              </w:rPr>
            </w:pPr>
            <w:r>
              <w:rPr>
                <w:rFonts w:ascii="Times New Roman" w:hAnsi="Times New Roman"/>
              </w:rPr>
              <w:t>-91</w:t>
            </w:r>
          </w:p>
        </w:tc>
        <w:tc>
          <w:tcPr>
            <w:tcW w:w="3105" w:type="dxa"/>
            <w:shd w:val="clear" w:color="auto" w:fill="auto"/>
            <w:vAlign w:val="center"/>
          </w:tcPr>
          <w:p w:rsidR="003D0186" w:rsidRDefault="001C2D48">
            <w:pPr>
              <w:jc w:val="center"/>
              <w:rPr>
                <w:szCs w:val="21"/>
              </w:rPr>
            </w:pPr>
            <w:r>
              <w:rPr>
                <w:szCs w:val="21"/>
              </w:rPr>
              <w:t>-95</w:t>
            </w:r>
          </w:p>
        </w:tc>
      </w:tr>
    </w:tbl>
    <w:p w:rsidR="003D0186" w:rsidRDefault="003D0186">
      <w:pPr>
        <w:pStyle w:val="afff1"/>
        <w:rPr>
          <w:rFonts w:ascii="Times New Roman"/>
        </w:rPr>
      </w:pPr>
    </w:p>
    <w:p w:rsidR="003D0186" w:rsidRDefault="001C2D48">
      <w:pPr>
        <w:pStyle w:val="a8"/>
        <w:spacing w:before="156" w:after="156"/>
        <w:rPr>
          <w:rFonts w:ascii="Times New Roman"/>
        </w:rPr>
      </w:pPr>
      <w:r>
        <w:rPr>
          <w:rFonts w:ascii="Times New Roman"/>
        </w:rPr>
        <w:t>抗邻道干扰性能</w:t>
      </w:r>
    </w:p>
    <w:p w:rsidR="003D0186" w:rsidRDefault="001C2D48">
      <w:pPr>
        <w:pStyle w:val="afff1"/>
      </w:pPr>
      <w:r>
        <w:rPr>
          <w:rFonts w:hint="eastAsia"/>
        </w:rPr>
        <w:t>在屏蔽环境且误包</w:t>
      </w:r>
      <w:r>
        <w:rPr>
          <w:rFonts w:ascii="Times New Roman"/>
        </w:rPr>
        <w:t>率小于</w:t>
      </w:r>
      <w:r>
        <w:rPr>
          <w:rFonts w:ascii="Times New Roman"/>
        </w:rPr>
        <w:t>10%</w:t>
      </w:r>
      <w:r>
        <w:rPr>
          <w:rFonts w:ascii="Times New Roman"/>
        </w:rPr>
        <w:t>（业务报文包长</w:t>
      </w:r>
      <w:r>
        <w:rPr>
          <w:rFonts w:ascii="Times New Roman" w:hint="eastAsia"/>
        </w:rPr>
        <w:t>小于</w:t>
      </w:r>
      <w:r>
        <w:rPr>
          <w:rFonts w:ascii="Times New Roman"/>
        </w:rPr>
        <w:t>100</w:t>
      </w:r>
      <w:r>
        <w:rPr>
          <w:rFonts w:ascii="Times New Roman"/>
        </w:rPr>
        <w:t>字节</w:t>
      </w:r>
      <w:r>
        <w:rPr>
          <w:rFonts w:hint="eastAsia"/>
        </w:rPr>
        <w:t>）时，</w:t>
      </w:r>
      <w:r>
        <w:rPr>
          <w:rFonts w:ascii="Times New Roman" w:hint="eastAsia"/>
          <w:color w:val="000000"/>
        </w:rPr>
        <w:t>双模</w:t>
      </w:r>
      <w:r>
        <w:rPr>
          <w:rFonts w:ascii="Times New Roman" w:hint="eastAsia"/>
          <w:color w:val="000000"/>
        </w:rPr>
        <w:t>通信单元</w:t>
      </w:r>
      <w:ins w:id="271" w:author="作者" w:date="2025-12-26T10:12:00Z">
        <w:r>
          <w:rPr>
            <w:rFonts w:ascii="Times New Roman" w:hint="eastAsia"/>
            <w:color w:val="000000"/>
          </w:rPr>
          <w:t>的</w:t>
        </w:r>
      </w:ins>
      <w:r>
        <w:rPr>
          <w:rFonts w:ascii="Times New Roman" w:hint="eastAsia"/>
          <w:color w:val="000000"/>
        </w:rPr>
        <w:t>无线</w:t>
      </w:r>
      <w:r>
        <w:rPr>
          <w:rFonts w:hint="eastAsia"/>
        </w:rPr>
        <w:t>抗邻道干扰性能</w:t>
      </w:r>
      <w:del w:id="272" w:author="作者" w:date="2025-12-26T10:12:00Z">
        <w:r>
          <w:rPr>
            <w:rFonts w:hint="eastAsia"/>
          </w:rPr>
          <w:delText>指标</w:delText>
        </w:r>
      </w:del>
      <w:r>
        <w:rPr>
          <w:rFonts w:hint="eastAsia"/>
        </w:rPr>
        <w:t>应</w:t>
      </w:r>
      <w:r>
        <w:rPr>
          <w:rFonts w:ascii="Times New Roman" w:hint="eastAsia"/>
        </w:rPr>
        <w:t>符合</w:t>
      </w:r>
      <w:r>
        <w:rPr>
          <w:rFonts w:ascii="Times New Roman"/>
        </w:rPr>
        <w:t>表</w:t>
      </w:r>
      <w:r>
        <w:rPr>
          <w:rFonts w:ascii="Times New Roman"/>
        </w:rPr>
        <w:t>11</w:t>
      </w:r>
      <w:r>
        <w:rPr>
          <w:rFonts w:ascii="Times New Roman" w:hint="eastAsia"/>
        </w:rPr>
        <w:t>的</w:t>
      </w:r>
      <w:r>
        <w:rPr>
          <w:rFonts w:ascii="Times New Roman"/>
        </w:rPr>
        <w:t>规定</w:t>
      </w:r>
      <w:r>
        <w:rPr>
          <w:rFonts w:hint="eastAsia"/>
        </w:rPr>
        <w:t>。</w:t>
      </w:r>
    </w:p>
    <w:p w:rsidR="003D0186" w:rsidRDefault="001C2D48" w:rsidP="000064E9">
      <w:pPr>
        <w:pStyle w:val="aff9"/>
        <w:spacing w:beforeLines="50" w:afterLines="50"/>
        <w:jc w:val="center"/>
        <w:rPr>
          <w:rFonts w:ascii="黑体" w:hAnsi="黑体"/>
          <w:sz w:val="21"/>
          <w:szCs w:val="21"/>
        </w:rPr>
      </w:pPr>
      <w:bookmarkStart w:id="273" w:name="_Ref53580432"/>
      <w:r>
        <w:rPr>
          <w:rFonts w:ascii="黑体" w:hAnsi="黑体" w:hint="eastAsia"/>
          <w:sz w:val="21"/>
          <w:szCs w:val="21"/>
        </w:rPr>
        <w:t>表</w:t>
      </w:r>
      <w:bookmarkEnd w:id="273"/>
      <w:r>
        <w:rPr>
          <w:rFonts w:ascii="黑体" w:hAnsi="黑体"/>
          <w:sz w:val="21"/>
          <w:szCs w:val="21"/>
        </w:rPr>
        <w:t>11</w:t>
      </w:r>
      <w:r>
        <w:rPr>
          <w:rFonts w:ascii="黑体" w:hAnsi="黑体"/>
          <w:sz w:val="21"/>
          <w:szCs w:val="21"/>
        </w:rPr>
        <w:t>抗邻道干扰性能要求</w:t>
      </w:r>
    </w:p>
    <w:tbl>
      <w:tblPr>
        <w:tblW w:w="95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526"/>
        <w:gridCol w:w="1659"/>
        <w:gridCol w:w="2132"/>
        <w:gridCol w:w="2121"/>
        <w:gridCol w:w="2132"/>
      </w:tblGrid>
      <w:tr w:rsidR="003D0186">
        <w:trPr>
          <w:jc w:val="center"/>
        </w:trPr>
        <w:tc>
          <w:tcPr>
            <w:tcW w:w="1526" w:type="dxa"/>
            <w:vMerge w:val="restart"/>
            <w:shd w:val="clear" w:color="auto" w:fill="auto"/>
            <w:vAlign w:val="center"/>
          </w:tcPr>
          <w:p w:rsidR="003D0186" w:rsidRDefault="001C2D48">
            <w:pPr>
              <w:jc w:val="center"/>
              <w:rPr>
                <w:szCs w:val="21"/>
              </w:rPr>
            </w:pPr>
            <w:r>
              <w:rPr>
                <w:szCs w:val="21"/>
              </w:rPr>
              <w:t>Parameter</w:t>
            </w:r>
          </w:p>
        </w:tc>
        <w:tc>
          <w:tcPr>
            <w:tcW w:w="3791" w:type="dxa"/>
            <w:gridSpan w:val="2"/>
            <w:shd w:val="clear" w:color="auto" w:fill="auto"/>
            <w:vAlign w:val="center"/>
          </w:tcPr>
          <w:p w:rsidR="003D0186" w:rsidRDefault="001C2D48">
            <w:pPr>
              <w:jc w:val="center"/>
              <w:rPr>
                <w:bCs/>
                <w:szCs w:val="21"/>
              </w:rPr>
            </w:pPr>
            <w:r>
              <w:rPr>
                <w:bCs/>
                <w:szCs w:val="21"/>
              </w:rPr>
              <w:t>Option 2</w:t>
            </w:r>
          </w:p>
        </w:tc>
        <w:tc>
          <w:tcPr>
            <w:tcW w:w="4253" w:type="dxa"/>
            <w:gridSpan w:val="2"/>
            <w:vAlign w:val="center"/>
          </w:tcPr>
          <w:p w:rsidR="003D0186" w:rsidRDefault="001C2D48">
            <w:pPr>
              <w:jc w:val="center"/>
              <w:rPr>
                <w:bCs/>
                <w:szCs w:val="21"/>
              </w:rPr>
            </w:pPr>
            <w:r>
              <w:rPr>
                <w:bCs/>
                <w:szCs w:val="21"/>
              </w:rPr>
              <w:t>Option3</w:t>
            </w:r>
          </w:p>
        </w:tc>
      </w:tr>
      <w:tr w:rsidR="003D0186">
        <w:trPr>
          <w:jc w:val="center"/>
        </w:trPr>
        <w:tc>
          <w:tcPr>
            <w:tcW w:w="1526" w:type="dxa"/>
            <w:vMerge/>
            <w:shd w:val="clear" w:color="auto" w:fill="auto"/>
            <w:vAlign w:val="center"/>
          </w:tcPr>
          <w:p w:rsidR="003D0186" w:rsidRDefault="003D0186">
            <w:pPr>
              <w:jc w:val="center"/>
              <w:rPr>
                <w:szCs w:val="21"/>
              </w:rPr>
            </w:pPr>
          </w:p>
        </w:tc>
        <w:tc>
          <w:tcPr>
            <w:tcW w:w="1659" w:type="dxa"/>
            <w:shd w:val="clear" w:color="auto" w:fill="auto"/>
            <w:vAlign w:val="center"/>
          </w:tcPr>
          <w:p w:rsidR="003D0186" w:rsidRDefault="001C2D48">
            <w:pPr>
              <w:jc w:val="center"/>
              <w:rPr>
                <w:szCs w:val="21"/>
              </w:rPr>
            </w:pPr>
            <w:r>
              <w:rPr>
                <w:bCs/>
                <w:szCs w:val="21"/>
              </w:rPr>
              <w:t>Adjacent channel rejection(dB)</w:t>
            </w:r>
          </w:p>
        </w:tc>
        <w:tc>
          <w:tcPr>
            <w:tcW w:w="2132" w:type="dxa"/>
            <w:shd w:val="clear" w:color="auto" w:fill="auto"/>
            <w:vAlign w:val="center"/>
          </w:tcPr>
          <w:p w:rsidR="003D0186" w:rsidRDefault="001C2D48">
            <w:pPr>
              <w:jc w:val="center"/>
              <w:rPr>
                <w:szCs w:val="21"/>
              </w:rPr>
            </w:pPr>
            <w:r>
              <w:rPr>
                <w:bCs/>
                <w:szCs w:val="21"/>
              </w:rPr>
              <w:t>Alternate channel rejection(dB)</w:t>
            </w:r>
          </w:p>
        </w:tc>
        <w:tc>
          <w:tcPr>
            <w:tcW w:w="2121" w:type="dxa"/>
            <w:vAlign w:val="center"/>
          </w:tcPr>
          <w:p w:rsidR="003D0186" w:rsidRDefault="001C2D48">
            <w:pPr>
              <w:jc w:val="center"/>
              <w:rPr>
                <w:szCs w:val="21"/>
              </w:rPr>
            </w:pPr>
            <w:r>
              <w:rPr>
                <w:bCs/>
                <w:szCs w:val="21"/>
              </w:rPr>
              <w:t>Adjacent channel rejection(dB)</w:t>
            </w:r>
          </w:p>
        </w:tc>
        <w:tc>
          <w:tcPr>
            <w:tcW w:w="2132" w:type="dxa"/>
            <w:vAlign w:val="center"/>
          </w:tcPr>
          <w:p w:rsidR="003D0186" w:rsidRDefault="001C2D48">
            <w:pPr>
              <w:jc w:val="center"/>
              <w:rPr>
                <w:szCs w:val="21"/>
              </w:rPr>
            </w:pPr>
            <w:r>
              <w:rPr>
                <w:bCs/>
                <w:szCs w:val="21"/>
              </w:rPr>
              <w:t>Alternate channel rejection(dB)</w:t>
            </w:r>
          </w:p>
        </w:tc>
      </w:tr>
      <w:tr w:rsidR="003D0186">
        <w:trPr>
          <w:jc w:val="center"/>
        </w:trPr>
        <w:tc>
          <w:tcPr>
            <w:tcW w:w="1526" w:type="dxa"/>
            <w:shd w:val="clear" w:color="auto" w:fill="auto"/>
            <w:vAlign w:val="center"/>
          </w:tcPr>
          <w:p w:rsidR="003D0186" w:rsidRDefault="001C2D48">
            <w:pPr>
              <w:jc w:val="center"/>
              <w:rPr>
                <w:szCs w:val="21"/>
              </w:rPr>
            </w:pPr>
            <w:r>
              <w:rPr>
                <w:szCs w:val="21"/>
              </w:rPr>
              <w:t>PSDU MCS0</w:t>
            </w:r>
          </w:p>
        </w:tc>
        <w:tc>
          <w:tcPr>
            <w:tcW w:w="1659" w:type="dxa"/>
            <w:shd w:val="clear" w:color="auto" w:fill="auto"/>
            <w:vAlign w:val="center"/>
          </w:tcPr>
          <w:p w:rsidR="003D0186" w:rsidRDefault="001C2D48">
            <w:pPr>
              <w:pStyle w:val="afffffff8"/>
              <w:rPr>
                <w:rFonts w:ascii="Times New Roman" w:hAnsi="Times New Roman"/>
              </w:rPr>
            </w:pPr>
            <w:r>
              <w:rPr>
                <w:rFonts w:ascii="Times New Roman" w:hAnsi="Times New Roman"/>
              </w:rPr>
              <w:t>25</w:t>
            </w:r>
          </w:p>
        </w:tc>
        <w:tc>
          <w:tcPr>
            <w:tcW w:w="2132" w:type="dxa"/>
            <w:shd w:val="clear" w:color="auto" w:fill="auto"/>
            <w:vAlign w:val="center"/>
          </w:tcPr>
          <w:p w:rsidR="003D0186" w:rsidRDefault="001C2D48">
            <w:pPr>
              <w:pStyle w:val="afffffff8"/>
              <w:rPr>
                <w:rFonts w:ascii="Times New Roman" w:hAnsi="Times New Roman"/>
              </w:rPr>
            </w:pPr>
            <w:r>
              <w:rPr>
                <w:rFonts w:ascii="Times New Roman" w:hAnsi="Times New Roman"/>
              </w:rPr>
              <w:t>35</w:t>
            </w:r>
          </w:p>
        </w:tc>
        <w:tc>
          <w:tcPr>
            <w:tcW w:w="2121" w:type="dxa"/>
            <w:vAlign w:val="center"/>
          </w:tcPr>
          <w:p w:rsidR="003D0186" w:rsidRDefault="001C2D48">
            <w:pPr>
              <w:pStyle w:val="afffffff8"/>
              <w:rPr>
                <w:rFonts w:ascii="Times New Roman" w:hAnsi="Times New Roman"/>
              </w:rPr>
            </w:pPr>
            <w:r>
              <w:rPr>
                <w:rFonts w:ascii="Times New Roman" w:hAnsi="Times New Roman" w:hint="eastAsia"/>
              </w:rPr>
              <w:t>-</w:t>
            </w:r>
          </w:p>
        </w:tc>
        <w:tc>
          <w:tcPr>
            <w:tcW w:w="2132" w:type="dxa"/>
            <w:vAlign w:val="center"/>
          </w:tcPr>
          <w:p w:rsidR="003D0186" w:rsidRDefault="001C2D48">
            <w:pPr>
              <w:pStyle w:val="afffffff8"/>
              <w:rPr>
                <w:rFonts w:ascii="Times New Roman" w:hAnsi="Times New Roman"/>
              </w:rPr>
            </w:pPr>
            <w:r>
              <w:rPr>
                <w:rFonts w:ascii="Times New Roman" w:hAnsi="Times New Roman" w:hint="eastAsia"/>
              </w:rPr>
              <w:t>-</w:t>
            </w:r>
          </w:p>
        </w:tc>
      </w:tr>
      <w:tr w:rsidR="003D0186">
        <w:trPr>
          <w:jc w:val="center"/>
        </w:trPr>
        <w:tc>
          <w:tcPr>
            <w:tcW w:w="1526" w:type="dxa"/>
            <w:shd w:val="clear" w:color="auto" w:fill="auto"/>
            <w:vAlign w:val="center"/>
          </w:tcPr>
          <w:p w:rsidR="003D0186" w:rsidRDefault="001C2D48">
            <w:pPr>
              <w:jc w:val="center"/>
              <w:rPr>
                <w:szCs w:val="21"/>
              </w:rPr>
            </w:pPr>
            <w:r>
              <w:rPr>
                <w:szCs w:val="21"/>
              </w:rPr>
              <w:lastRenderedPageBreak/>
              <w:t>PSDU MCS1</w:t>
            </w:r>
          </w:p>
        </w:tc>
        <w:tc>
          <w:tcPr>
            <w:tcW w:w="1659" w:type="dxa"/>
            <w:shd w:val="clear" w:color="auto" w:fill="auto"/>
            <w:vAlign w:val="center"/>
          </w:tcPr>
          <w:p w:rsidR="003D0186" w:rsidRDefault="001C2D48">
            <w:pPr>
              <w:pStyle w:val="afffffff8"/>
              <w:rPr>
                <w:rFonts w:ascii="Times New Roman" w:hAnsi="Times New Roman"/>
              </w:rPr>
            </w:pPr>
            <w:r>
              <w:rPr>
                <w:rFonts w:ascii="Times New Roman" w:hAnsi="Times New Roman"/>
              </w:rPr>
              <w:t>23</w:t>
            </w:r>
          </w:p>
        </w:tc>
        <w:tc>
          <w:tcPr>
            <w:tcW w:w="2132" w:type="dxa"/>
            <w:shd w:val="clear" w:color="auto" w:fill="auto"/>
            <w:vAlign w:val="center"/>
          </w:tcPr>
          <w:p w:rsidR="003D0186" w:rsidRDefault="001C2D48">
            <w:pPr>
              <w:widowControl/>
              <w:jc w:val="center"/>
              <w:rPr>
                <w:kern w:val="0"/>
                <w:szCs w:val="21"/>
              </w:rPr>
            </w:pPr>
            <w:r>
              <w:rPr>
                <w:kern w:val="0"/>
                <w:szCs w:val="21"/>
              </w:rPr>
              <w:t>33</w:t>
            </w:r>
          </w:p>
        </w:tc>
        <w:tc>
          <w:tcPr>
            <w:tcW w:w="2121" w:type="dxa"/>
            <w:vAlign w:val="center"/>
          </w:tcPr>
          <w:p w:rsidR="003D0186" w:rsidRDefault="001C2D48">
            <w:pPr>
              <w:pStyle w:val="afffffff8"/>
              <w:rPr>
                <w:rFonts w:ascii="Times New Roman" w:hAnsi="Times New Roman"/>
              </w:rPr>
            </w:pPr>
            <w:r>
              <w:rPr>
                <w:rFonts w:ascii="Times New Roman" w:hAnsi="Times New Roman"/>
              </w:rPr>
              <w:t>10</w:t>
            </w:r>
          </w:p>
        </w:tc>
        <w:tc>
          <w:tcPr>
            <w:tcW w:w="2132" w:type="dxa"/>
            <w:vAlign w:val="center"/>
          </w:tcPr>
          <w:p w:rsidR="003D0186" w:rsidRDefault="001C2D48">
            <w:pPr>
              <w:widowControl/>
              <w:jc w:val="center"/>
              <w:rPr>
                <w:kern w:val="0"/>
                <w:szCs w:val="21"/>
              </w:rPr>
            </w:pPr>
            <w:r>
              <w:rPr>
                <w:kern w:val="0"/>
                <w:szCs w:val="21"/>
              </w:rPr>
              <w:t>28</w:t>
            </w:r>
          </w:p>
        </w:tc>
      </w:tr>
      <w:tr w:rsidR="003D0186">
        <w:trPr>
          <w:jc w:val="center"/>
        </w:trPr>
        <w:tc>
          <w:tcPr>
            <w:tcW w:w="1526" w:type="dxa"/>
            <w:shd w:val="clear" w:color="auto" w:fill="auto"/>
            <w:vAlign w:val="center"/>
          </w:tcPr>
          <w:p w:rsidR="003D0186" w:rsidRDefault="001C2D48">
            <w:pPr>
              <w:jc w:val="center"/>
              <w:rPr>
                <w:szCs w:val="21"/>
              </w:rPr>
            </w:pPr>
            <w:r>
              <w:rPr>
                <w:szCs w:val="21"/>
              </w:rPr>
              <w:t>PSDU MCS2</w:t>
            </w:r>
          </w:p>
        </w:tc>
        <w:tc>
          <w:tcPr>
            <w:tcW w:w="1659" w:type="dxa"/>
            <w:shd w:val="clear" w:color="auto" w:fill="auto"/>
            <w:vAlign w:val="center"/>
          </w:tcPr>
          <w:p w:rsidR="003D0186" w:rsidRDefault="001C2D48">
            <w:pPr>
              <w:pStyle w:val="afffffff8"/>
              <w:rPr>
                <w:rFonts w:ascii="Times New Roman" w:hAnsi="Times New Roman"/>
              </w:rPr>
            </w:pPr>
            <w:r>
              <w:rPr>
                <w:rFonts w:ascii="Times New Roman" w:hAnsi="Times New Roman"/>
              </w:rPr>
              <w:t>20</w:t>
            </w:r>
          </w:p>
        </w:tc>
        <w:tc>
          <w:tcPr>
            <w:tcW w:w="2132" w:type="dxa"/>
            <w:shd w:val="clear" w:color="auto" w:fill="auto"/>
            <w:vAlign w:val="center"/>
          </w:tcPr>
          <w:p w:rsidR="003D0186" w:rsidRDefault="001C2D48">
            <w:pPr>
              <w:jc w:val="center"/>
              <w:rPr>
                <w:szCs w:val="21"/>
              </w:rPr>
            </w:pPr>
            <w:r>
              <w:rPr>
                <w:szCs w:val="21"/>
              </w:rPr>
              <w:t>30</w:t>
            </w:r>
          </w:p>
        </w:tc>
        <w:tc>
          <w:tcPr>
            <w:tcW w:w="2121" w:type="dxa"/>
            <w:vAlign w:val="center"/>
          </w:tcPr>
          <w:p w:rsidR="003D0186" w:rsidRDefault="001C2D48">
            <w:pPr>
              <w:pStyle w:val="afffffff8"/>
              <w:rPr>
                <w:rFonts w:ascii="Times New Roman" w:hAnsi="Times New Roman"/>
              </w:rPr>
            </w:pPr>
            <w:r>
              <w:rPr>
                <w:rFonts w:ascii="Times New Roman" w:hAnsi="Times New Roman"/>
              </w:rPr>
              <w:t>7</w:t>
            </w:r>
          </w:p>
        </w:tc>
        <w:tc>
          <w:tcPr>
            <w:tcW w:w="2132" w:type="dxa"/>
            <w:vAlign w:val="center"/>
          </w:tcPr>
          <w:p w:rsidR="003D0186" w:rsidRDefault="001C2D48">
            <w:pPr>
              <w:jc w:val="center"/>
              <w:rPr>
                <w:szCs w:val="21"/>
              </w:rPr>
            </w:pPr>
            <w:r>
              <w:rPr>
                <w:szCs w:val="21"/>
              </w:rPr>
              <w:t>25</w:t>
            </w:r>
          </w:p>
        </w:tc>
      </w:tr>
      <w:tr w:rsidR="003D0186">
        <w:trPr>
          <w:jc w:val="center"/>
        </w:trPr>
        <w:tc>
          <w:tcPr>
            <w:tcW w:w="1526" w:type="dxa"/>
            <w:shd w:val="clear" w:color="auto" w:fill="auto"/>
            <w:vAlign w:val="center"/>
          </w:tcPr>
          <w:p w:rsidR="003D0186" w:rsidRDefault="001C2D48">
            <w:pPr>
              <w:jc w:val="center"/>
              <w:rPr>
                <w:szCs w:val="21"/>
              </w:rPr>
            </w:pPr>
            <w:r>
              <w:rPr>
                <w:szCs w:val="21"/>
              </w:rPr>
              <w:t>PSDU MCS3</w:t>
            </w:r>
          </w:p>
        </w:tc>
        <w:tc>
          <w:tcPr>
            <w:tcW w:w="1659" w:type="dxa"/>
            <w:shd w:val="clear" w:color="auto" w:fill="auto"/>
            <w:vAlign w:val="center"/>
          </w:tcPr>
          <w:p w:rsidR="003D0186" w:rsidRDefault="001C2D48">
            <w:pPr>
              <w:pStyle w:val="afffffff8"/>
              <w:rPr>
                <w:rFonts w:ascii="Times New Roman" w:hAnsi="Times New Roman"/>
              </w:rPr>
            </w:pPr>
            <w:r>
              <w:rPr>
                <w:rFonts w:ascii="Times New Roman" w:hAnsi="Times New Roman"/>
              </w:rPr>
              <w:t>17</w:t>
            </w:r>
          </w:p>
        </w:tc>
        <w:tc>
          <w:tcPr>
            <w:tcW w:w="2132" w:type="dxa"/>
            <w:shd w:val="clear" w:color="auto" w:fill="auto"/>
            <w:vAlign w:val="center"/>
          </w:tcPr>
          <w:p w:rsidR="003D0186" w:rsidRDefault="001C2D48">
            <w:pPr>
              <w:jc w:val="center"/>
              <w:rPr>
                <w:szCs w:val="21"/>
              </w:rPr>
            </w:pPr>
            <w:r>
              <w:rPr>
                <w:szCs w:val="21"/>
              </w:rPr>
              <w:t>27</w:t>
            </w:r>
          </w:p>
        </w:tc>
        <w:tc>
          <w:tcPr>
            <w:tcW w:w="2121" w:type="dxa"/>
            <w:vAlign w:val="center"/>
          </w:tcPr>
          <w:p w:rsidR="003D0186" w:rsidRDefault="001C2D48">
            <w:pPr>
              <w:pStyle w:val="afffffff8"/>
              <w:rPr>
                <w:rFonts w:ascii="Times New Roman" w:hAnsi="Times New Roman"/>
              </w:rPr>
            </w:pPr>
            <w:r>
              <w:rPr>
                <w:rFonts w:ascii="Times New Roman" w:hAnsi="Times New Roman"/>
              </w:rPr>
              <w:t>7</w:t>
            </w:r>
          </w:p>
        </w:tc>
        <w:tc>
          <w:tcPr>
            <w:tcW w:w="2132" w:type="dxa"/>
            <w:vAlign w:val="center"/>
          </w:tcPr>
          <w:p w:rsidR="003D0186" w:rsidRDefault="001C2D48">
            <w:pPr>
              <w:jc w:val="center"/>
              <w:rPr>
                <w:szCs w:val="21"/>
              </w:rPr>
            </w:pPr>
            <w:r>
              <w:rPr>
                <w:szCs w:val="21"/>
              </w:rPr>
              <w:t>22</w:t>
            </w:r>
          </w:p>
        </w:tc>
      </w:tr>
      <w:tr w:rsidR="003D0186">
        <w:trPr>
          <w:jc w:val="center"/>
        </w:trPr>
        <w:tc>
          <w:tcPr>
            <w:tcW w:w="1526" w:type="dxa"/>
            <w:shd w:val="clear" w:color="auto" w:fill="auto"/>
            <w:vAlign w:val="center"/>
          </w:tcPr>
          <w:p w:rsidR="003D0186" w:rsidRDefault="001C2D48">
            <w:pPr>
              <w:jc w:val="center"/>
              <w:rPr>
                <w:szCs w:val="21"/>
              </w:rPr>
            </w:pPr>
            <w:r>
              <w:rPr>
                <w:szCs w:val="21"/>
              </w:rPr>
              <w:t>PSDU MCS4</w:t>
            </w:r>
          </w:p>
        </w:tc>
        <w:tc>
          <w:tcPr>
            <w:tcW w:w="1659" w:type="dxa"/>
            <w:shd w:val="clear" w:color="auto" w:fill="auto"/>
            <w:vAlign w:val="center"/>
          </w:tcPr>
          <w:p w:rsidR="003D0186" w:rsidRDefault="001C2D48">
            <w:pPr>
              <w:pStyle w:val="afffffff8"/>
              <w:rPr>
                <w:rFonts w:ascii="Times New Roman" w:hAnsi="Times New Roman"/>
              </w:rPr>
            </w:pPr>
            <w:r>
              <w:rPr>
                <w:rFonts w:ascii="Times New Roman" w:hAnsi="Times New Roman"/>
              </w:rPr>
              <w:t>15</w:t>
            </w:r>
          </w:p>
        </w:tc>
        <w:tc>
          <w:tcPr>
            <w:tcW w:w="2132" w:type="dxa"/>
            <w:shd w:val="clear" w:color="auto" w:fill="auto"/>
            <w:vAlign w:val="center"/>
          </w:tcPr>
          <w:p w:rsidR="003D0186" w:rsidRDefault="001C2D48">
            <w:pPr>
              <w:jc w:val="center"/>
              <w:rPr>
                <w:szCs w:val="21"/>
              </w:rPr>
            </w:pPr>
            <w:r>
              <w:rPr>
                <w:szCs w:val="21"/>
              </w:rPr>
              <w:t>25</w:t>
            </w:r>
          </w:p>
        </w:tc>
        <w:tc>
          <w:tcPr>
            <w:tcW w:w="2121" w:type="dxa"/>
            <w:vAlign w:val="center"/>
          </w:tcPr>
          <w:p w:rsidR="003D0186" w:rsidRDefault="001C2D48">
            <w:pPr>
              <w:pStyle w:val="afffffff8"/>
              <w:rPr>
                <w:rFonts w:ascii="Times New Roman" w:hAnsi="Times New Roman"/>
              </w:rPr>
            </w:pPr>
            <w:r>
              <w:rPr>
                <w:rFonts w:ascii="Times New Roman" w:hAnsi="Times New Roman"/>
              </w:rPr>
              <w:t>5</w:t>
            </w:r>
          </w:p>
        </w:tc>
        <w:tc>
          <w:tcPr>
            <w:tcW w:w="2132" w:type="dxa"/>
            <w:vAlign w:val="center"/>
          </w:tcPr>
          <w:p w:rsidR="003D0186" w:rsidRDefault="001C2D48">
            <w:pPr>
              <w:jc w:val="center"/>
              <w:rPr>
                <w:szCs w:val="21"/>
              </w:rPr>
            </w:pPr>
            <w:r>
              <w:rPr>
                <w:szCs w:val="21"/>
              </w:rPr>
              <w:t>20</w:t>
            </w:r>
          </w:p>
        </w:tc>
      </w:tr>
      <w:tr w:rsidR="003D0186">
        <w:trPr>
          <w:jc w:val="center"/>
        </w:trPr>
        <w:tc>
          <w:tcPr>
            <w:tcW w:w="1526" w:type="dxa"/>
            <w:shd w:val="clear" w:color="auto" w:fill="auto"/>
            <w:vAlign w:val="center"/>
          </w:tcPr>
          <w:p w:rsidR="003D0186" w:rsidRDefault="001C2D48">
            <w:pPr>
              <w:jc w:val="center"/>
              <w:rPr>
                <w:szCs w:val="21"/>
              </w:rPr>
            </w:pPr>
            <w:r>
              <w:rPr>
                <w:szCs w:val="21"/>
              </w:rPr>
              <w:t>PSDU MCS5</w:t>
            </w:r>
          </w:p>
        </w:tc>
        <w:tc>
          <w:tcPr>
            <w:tcW w:w="1659" w:type="dxa"/>
            <w:shd w:val="clear" w:color="auto" w:fill="auto"/>
            <w:vAlign w:val="center"/>
          </w:tcPr>
          <w:p w:rsidR="003D0186" w:rsidRDefault="001C2D48">
            <w:pPr>
              <w:pStyle w:val="afffffff8"/>
              <w:rPr>
                <w:rFonts w:ascii="Times New Roman" w:hAnsi="Times New Roman"/>
              </w:rPr>
            </w:pPr>
            <w:r>
              <w:rPr>
                <w:rFonts w:ascii="Times New Roman" w:hAnsi="Times New Roman"/>
              </w:rPr>
              <w:t>14</w:t>
            </w:r>
          </w:p>
        </w:tc>
        <w:tc>
          <w:tcPr>
            <w:tcW w:w="2132" w:type="dxa"/>
            <w:shd w:val="clear" w:color="auto" w:fill="auto"/>
            <w:vAlign w:val="center"/>
          </w:tcPr>
          <w:p w:rsidR="003D0186" w:rsidRDefault="001C2D48">
            <w:pPr>
              <w:jc w:val="center"/>
              <w:rPr>
                <w:szCs w:val="21"/>
              </w:rPr>
            </w:pPr>
            <w:r>
              <w:rPr>
                <w:szCs w:val="21"/>
              </w:rPr>
              <w:t>24</w:t>
            </w:r>
          </w:p>
        </w:tc>
        <w:tc>
          <w:tcPr>
            <w:tcW w:w="2121" w:type="dxa"/>
            <w:vAlign w:val="center"/>
          </w:tcPr>
          <w:p w:rsidR="003D0186" w:rsidRDefault="001C2D48">
            <w:pPr>
              <w:pStyle w:val="afffffff8"/>
              <w:rPr>
                <w:rFonts w:ascii="Times New Roman" w:hAnsi="Times New Roman"/>
              </w:rPr>
            </w:pPr>
            <w:r>
              <w:rPr>
                <w:rFonts w:ascii="Times New Roman" w:hAnsi="Times New Roman"/>
              </w:rPr>
              <w:t>2</w:t>
            </w:r>
          </w:p>
        </w:tc>
        <w:tc>
          <w:tcPr>
            <w:tcW w:w="2132" w:type="dxa"/>
            <w:vAlign w:val="center"/>
          </w:tcPr>
          <w:p w:rsidR="003D0186" w:rsidRDefault="001C2D48">
            <w:pPr>
              <w:jc w:val="center"/>
              <w:rPr>
                <w:szCs w:val="21"/>
              </w:rPr>
            </w:pPr>
            <w:r>
              <w:rPr>
                <w:szCs w:val="21"/>
              </w:rPr>
              <w:t>19</w:t>
            </w:r>
          </w:p>
        </w:tc>
      </w:tr>
      <w:tr w:rsidR="003D0186">
        <w:trPr>
          <w:jc w:val="center"/>
        </w:trPr>
        <w:tc>
          <w:tcPr>
            <w:tcW w:w="1526" w:type="dxa"/>
            <w:shd w:val="clear" w:color="auto" w:fill="auto"/>
            <w:vAlign w:val="center"/>
          </w:tcPr>
          <w:p w:rsidR="003D0186" w:rsidRDefault="001C2D48">
            <w:pPr>
              <w:jc w:val="center"/>
              <w:rPr>
                <w:szCs w:val="21"/>
              </w:rPr>
            </w:pPr>
            <w:r>
              <w:rPr>
                <w:szCs w:val="21"/>
              </w:rPr>
              <w:t>PSDU MCS6</w:t>
            </w:r>
          </w:p>
        </w:tc>
        <w:tc>
          <w:tcPr>
            <w:tcW w:w="1659" w:type="dxa"/>
            <w:shd w:val="clear" w:color="auto" w:fill="auto"/>
            <w:vAlign w:val="center"/>
          </w:tcPr>
          <w:p w:rsidR="003D0186" w:rsidRDefault="001C2D48">
            <w:pPr>
              <w:pStyle w:val="afffffff8"/>
              <w:rPr>
                <w:rFonts w:ascii="Times New Roman" w:hAnsi="Times New Roman"/>
              </w:rPr>
            </w:pPr>
            <w:r>
              <w:rPr>
                <w:rFonts w:ascii="Times New Roman" w:hAnsi="Times New Roman"/>
              </w:rPr>
              <w:t>8</w:t>
            </w:r>
          </w:p>
        </w:tc>
        <w:tc>
          <w:tcPr>
            <w:tcW w:w="2132" w:type="dxa"/>
            <w:shd w:val="clear" w:color="auto" w:fill="auto"/>
            <w:vAlign w:val="center"/>
          </w:tcPr>
          <w:p w:rsidR="003D0186" w:rsidRDefault="001C2D48">
            <w:pPr>
              <w:jc w:val="center"/>
              <w:rPr>
                <w:szCs w:val="21"/>
              </w:rPr>
            </w:pPr>
            <w:r>
              <w:rPr>
                <w:szCs w:val="21"/>
              </w:rPr>
              <w:t>18</w:t>
            </w:r>
          </w:p>
        </w:tc>
        <w:tc>
          <w:tcPr>
            <w:tcW w:w="2121" w:type="dxa"/>
            <w:vAlign w:val="center"/>
          </w:tcPr>
          <w:p w:rsidR="003D0186" w:rsidRDefault="001C2D48">
            <w:pPr>
              <w:pStyle w:val="afffffff8"/>
              <w:rPr>
                <w:rFonts w:ascii="Times New Roman" w:hAnsi="Times New Roman"/>
              </w:rPr>
            </w:pPr>
            <w:r>
              <w:rPr>
                <w:rFonts w:ascii="Times New Roman" w:hAnsi="Times New Roman"/>
              </w:rPr>
              <w:t>-2</w:t>
            </w:r>
          </w:p>
        </w:tc>
        <w:tc>
          <w:tcPr>
            <w:tcW w:w="2132" w:type="dxa"/>
            <w:vAlign w:val="center"/>
          </w:tcPr>
          <w:p w:rsidR="003D0186" w:rsidRDefault="001C2D48">
            <w:pPr>
              <w:jc w:val="center"/>
              <w:rPr>
                <w:szCs w:val="21"/>
              </w:rPr>
            </w:pPr>
            <w:r>
              <w:rPr>
                <w:szCs w:val="21"/>
              </w:rPr>
              <w:t>12</w:t>
            </w:r>
          </w:p>
        </w:tc>
      </w:tr>
    </w:tbl>
    <w:p w:rsidR="003D0186" w:rsidRDefault="003D0186">
      <w:pPr>
        <w:pStyle w:val="afff1"/>
        <w:rPr>
          <w:rFonts w:ascii="Times New Roman"/>
        </w:rPr>
      </w:pPr>
    </w:p>
    <w:p w:rsidR="003D0186" w:rsidRDefault="001C2D48">
      <w:pPr>
        <w:pStyle w:val="a8"/>
        <w:spacing w:before="156" w:after="156"/>
        <w:rPr>
          <w:rFonts w:ascii="Times New Roman"/>
        </w:rPr>
      </w:pPr>
      <w:r>
        <w:rPr>
          <w:rFonts w:ascii="Times New Roman" w:hint="eastAsia"/>
        </w:rPr>
        <w:t>最大</w:t>
      </w:r>
      <w:r>
        <w:rPr>
          <w:rFonts w:ascii="Times New Roman"/>
        </w:rPr>
        <w:t>输入</w:t>
      </w:r>
      <w:r>
        <w:rPr>
          <w:rFonts w:ascii="Times New Roman" w:hint="eastAsia"/>
        </w:rPr>
        <w:t>电平</w:t>
      </w:r>
      <w:r>
        <w:rPr>
          <w:rFonts w:ascii="Times New Roman"/>
        </w:rPr>
        <w:t>性能</w:t>
      </w:r>
    </w:p>
    <w:p w:rsidR="003D0186" w:rsidRDefault="001C2D48">
      <w:pPr>
        <w:pStyle w:val="afff1"/>
      </w:pPr>
      <w:r>
        <w:rPr>
          <w:rFonts w:hint="eastAsia"/>
        </w:rPr>
        <w:t>在屏蔽环境</w:t>
      </w:r>
      <w:r>
        <w:t>且</w:t>
      </w:r>
      <w:r>
        <w:rPr>
          <w:rFonts w:hint="eastAsia"/>
        </w:rPr>
        <w:t>最大输入</w:t>
      </w:r>
      <w:r>
        <w:rPr>
          <w:rFonts w:ascii="Times New Roman"/>
        </w:rPr>
        <w:t>电平</w:t>
      </w:r>
      <w:r>
        <w:rPr>
          <w:rFonts w:ascii="Times New Roman"/>
        </w:rPr>
        <w:t>-10dBm</w:t>
      </w:r>
      <w:r>
        <w:rPr>
          <w:rFonts w:ascii="Times New Roman"/>
        </w:rPr>
        <w:t>时</w:t>
      </w:r>
      <w:r>
        <w:rPr>
          <w:rFonts w:ascii="Times New Roman" w:hint="eastAsia"/>
        </w:rPr>
        <w:t>，</w:t>
      </w:r>
      <w:r>
        <w:rPr>
          <w:rFonts w:ascii="Times New Roman" w:hint="eastAsia"/>
          <w:color w:val="000000"/>
        </w:rPr>
        <w:t>双模</w:t>
      </w:r>
      <w:r>
        <w:rPr>
          <w:rFonts w:ascii="Times New Roman" w:hint="eastAsia"/>
          <w:color w:val="000000"/>
        </w:rPr>
        <w:t>通信单元</w:t>
      </w:r>
      <w:ins w:id="274" w:author="作者" w:date="2025-12-26T10:13:00Z">
        <w:r>
          <w:rPr>
            <w:rFonts w:ascii="Times New Roman" w:hint="eastAsia"/>
            <w:color w:val="000000"/>
          </w:rPr>
          <w:t>的</w:t>
        </w:r>
      </w:ins>
      <w:r>
        <w:rPr>
          <w:rFonts w:ascii="Times New Roman" w:hint="eastAsia"/>
          <w:color w:val="000000"/>
        </w:rPr>
        <w:t>无线</w:t>
      </w:r>
      <w:r>
        <w:rPr>
          <w:rFonts w:hint="eastAsia"/>
        </w:rPr>
        <w:t>误包率</w:t>
      </w:r>
      <w:r>
        <w:rPr>
          <w:rFonts w:ascii="Times New Roman"/>
        </w:rPr>
        <w:t>应满</w:t>
      </w:r>
      <w:r>
        <w:rPr>
          <w:rFonts w:hint="eastAsia"/>
        </w:rPr>
        <w:t>足</w:t>
      </w:r>
      <w:r>
        <w:t>小</w:t>
      </w:r>
      <w:r>
        <w:rPr>
          <w:rFonts w:hint="eastAsia"/>
        </w:rPr>
        <w:t>于</w:t>
      </w:r>
      <w:r>
        <w:rPr>
          <w:rFonts w:ascii="Times New Roman"/>
        </w:rPr>
        <w:t>10%</w:t>
      </w:r>
      <w:r>
        <w:rPr>
          <w:rFonts w:ascii="Times New Roman"/>
        </w:rPr>
        <w:t>（</w:t>
      </w:r>
      <w:r>
        <w:rPr>
          <w:rFonts w:hint="eastAsia"/>
        </w:rPr>
        <w:t>业务报文包长</w:t>
      </w:r>
      <w:r>
        <w:rPr>
          <w:rFonts w:ascii="Times New Roman"/>
        </w:rPr>
        <w:t>度</w:t>
      </w:r>
      <w:r>
        <w:rPr>
          <w:rFonts w:ascii="Times New Roman" w:hint="eastAsia"/>
        </w:rPr>
        <w:t>小于</w:t>
      </w:r>
      <w:r>
        <w:rPr>
          <w:rFonts w:ascii="Times New Roman"/>
        </w:rPr>
        <w:t>100</w:t>
      </w:r>
      <w:r>
        <w:rPr>
          <w:rFonts w:hint="eastAsia"/>
        </w:rPr>
        <w:t>字节）。</w:t>
      </w:r>
    </w:p>
    <w:p w:rsidR="003D0186" w:rsidRDefault="001C2D48">
      <w:pPr>
        <w:pStyle w:val="a8"/>
        <w:spacing w:before="156" w:after="156"/>
        <w:rPr>
          <w:rFonts w:ascii="Times New Roman"/>
        </w:rPr>
      </w:pPr>
      <w:r>
        <w:rPr>
          <w:rFonts w:ascii="Times New Roman" w:hint="eastAsia"/>
        </w:rPr>
        <w:t>E</w:t>
      </w:r>
      <w:r>
        <w:rPr>
          <w:rFonts w:ascii="Times New Roman"/>
        </w:rPr>
        <w:t>VM</w:t>
      </w:r>
      <w:r>
        <w:rPr>
          <w:rFonts w:ascii="Times New Roman"/>
        </w:rPr>
        <w:t>性能</w:t>
      </w:r>
    </w:p>
    <w:p w:rsidR="003D0186" w:rsidRDefault="001C2D48">
      <w:pPr>
        <w:pStyle w:val="afff1"/>
        <w:rPr>
          <w:rStyle w:val="fontstyle01"/>
          <w:rFonts w:ascii="Times New Roman" w:hAnsi="Times New Roman"/>
          <w:b w:val="0"/>
          <w:sz w:val="21"/>
          <w:szCs w:val="21"/>
        </w:rPr>
      </w:pPr>
      <w:ins w:id="275" w:author="作者" w:date="2025-12-26T10:14:00Z">
        <w:r>
          <w:rPr>
            <w:rFonts w:ascii="Times New Roman" w:hint="eastAsia"/>
            <w:szCs w:val="21"/>
          </w:rPr>
          <w:t>在屏蔽环境下，</w:t>
        </w:r>
        <w:del w:id="276" w:author="作者" w:date="2025-12-26T14:47:00Z">
          <w:r>
            <w:rPr>
              <w:rFonts w:ascii="Times New Roman" w:hint="eastAsia"/>
              <w:szCs w:val="21"/>
            </w:rPr>
            <w:delText>对</w:delText>
          </w:r>
        </w:del>
        <w:r>
          <w:rPr>
            <w:rFonts w:ascii="Times New Roman" w:hint="eastAsia"/>
            <w:szCs w:val="21"/>
          </w:rPr>
          <w:t>双模通信单元</w:t>
        </w:r>
      </w:ins>
      <w:ins w:id="277" w:author="作者" w:date="2025-12-26T14:47:00Z">
        <w:r>
          <w:rPr>
            <w:rFonts w:ascii="Times New Roman" w:hint="eastAsia"/>
            <w:szCs w:val="21"/>
          </w:rPr>
          <w:t>采用</w:t>
        </w:r>
      </w:ins>
      <w:ins w:id="278" w:author="作者" w:date="2025-12-26T10:14:00Z">
        <w:r>
          <w:rPr>
            <w:rFonts w:ascii="Times New Roman" w:hint="eastAsia"/>
            <w:szCs w:val="21"/>
          </w:rPr>
          <w:t>无线</w:t>
        </w:r>
      </w:ins>
      <w:ins w:id="279" w:author="作者" w:date="2025-12-26T14:47:00Z">
        <w:r>
          <w:rPr>
            <w:rFonts w:ascii="Times New Roman" w:hint="eastAsia"/>
            <w:szCs w:val="21"/>
          </w:rPr>
          <w:t>模式，</w:t>
        </w:r>
      </w:ins>
      <w:ins w:id="280" w:author="作者" w:date="2025-12-26T10:14:00Z">
        <w:r>
          <w:rPr>
            <w:rFonts w:ascii="Times New Roman" w:hint="eastAsia"/>
            <w:szCs w:val="21"/>
          </w:rPr>
          <w:t>发送</w:t>
        </w:r>
        <w:del w:id="281" w:author="作者" w:date="2025-12-26T14:47:00Z">
          <w:r>
            <w:rPr>
              <w:rFonts w:ascii="Times New Roman" w:hint="eastAsia"/>
              <w:szCs w:val="21"/>
            </w:rPr>
            <w:delText>的</w:delText>
          </w:r>
        </w:del>
        <w:r>
          <w:rPr>
            <w:rFonts w:ascii="Times New Roman" w:hint="eastAsia"/>
            <w:szCs w:val="21"/>
          </w:rPr>
          <w:t>1000</w:t>
        </w:r>
        <w:r>
          <w:rPr>
            <w:rFonts w:ascii="Times New Roman" w:hint="eastAsia"/>
            <w:szCs w:val="21"/>
          </w:rPr>
          <w:t>帧信号进行</w:t>
        </w:r>
      </w:ins>
      <w:ins w:id="282" w:author="作者" w:date="2025-12-26T14:48:00Z">
        <w:r>
          <w:rPr>
            <w:rFonts w:ascii="Times New Roman" w:hint="eastAsia"/>
            <w:szCs w:val="21"/>
          </w:rPr>
          <w:t>EVM</w:t>
        </w:r>
        <w:r>
          <w:rPr>
            <w:rFonts w:ascii="Times New Roman" w:hint="eastAsia"/>
            <w:szCs w:val="21"/>
          </w:rPr>
          <w:t>性能</w:t>
        </w:r>
      </w:ins>
      <w:ins w:id="283" w:author="作者" w:date="2025-12-26T10:14:00Z">
        <w:r>
          <w:rPr>
            <w:rFonts w:ascii="Times New Roman" w:hint="eastAsia"/>
            <w:szCs w:val="21"/>
          </w:rPr>
          <w:t>测试，其</w:t>
        </w:r>
        <w:r>
          <w:rPr>
            <w:rFonts w:ascii="Times New Roman" w:hint="eastAsia"/>
            <w:szCs w:val="21"/>
          </w:rPr>
          <w:t>EVM</w:t>
        </w:r>
        <w:r>
          <w:rPr>
            <w:rFonts w:ascii="Times New Roman" w:hint="eastAsia"/>
            <w:szCs w:val="21"/>
          </w:rPr>
          <w:t>平均值应符合表</w:t>
        </w:r>
        <w:r>
          <w:rPr>
            <w:rFonts w:ascii="Times New Roman" w:hint="eastAsia"/>
            <w:szCs w:val="21"/>
          </w:rPr>
          <w:t>12</w:t>
        </w:r>
        <w:r>
          <w:rPr>
            <w:rFonts w:ascii="Times New Roman" w:hint="eastAsia"/>
            <w:szCs w:val="21"/>
          </w:rPr>
          <w:t>的规定。</w:t>
        </w:r>
      </w:ins>
      <w:del w:id="284" w:author="作者" w:date="2025-12-26T10:14:00Z">
        <w:r>
          <w:rPr>
            <w:rFonts w:ascii="Times New Roman"/>
            <w:szCs w:val="21"/>
          </w:rPr>
          <w:delText>在屏蔽环境下，</w:delText>
        </w:r>
        <w:r>
          <w:rPr>
            <w:rFonts w:ascii="Times New Roman" w:hint="eastAsia"/>
            <w:color w:val="000000"/>
            <w:szCs w:val="21"/>
          </w:rPr>
          <w:delText>双模</w:delText>
        </w:r>
        <w:r>
          <w:rPr>
            <w:rFonts w:ascii="Times New Roman" w:hint="eastAsia"/>
            <w:color w:val="000000"/>
            <w:szCs w:val="21"/>
          </w:rPr>
          <w:delText>通信单元</w:delText>
        </w:r>
        <w:r>
          <w:rPr>
            <w:rFonts w:ascii="Times New Roman" w:hint="eastAsia"/>
            <w:color w:val="000000"/>
            <w:szCs w:val="21"/>
          </w:rPr>
          <w:delText>无线</w:delText>
        </w:r>
        <w:r>
          <w:rPr>
            <w:rFonts w:ascii="Times New Roman"/>
            <w:szCs w:val="21"/>
          </w:rPr>
          <w:delText>发送</w:delText>
        </w:r>
        <w:r>
          <w:rPr>
            <w:rFonts w:ascii="Times New Roman"/>
            <w:szCs w:val="21"/>
          </w:rPr>
          <w:delText>1000</w:delText>
        </w:r>
        <w:r>
          <w:rPr>
            <w:rFonts w:ascii="Times New Roman"/>
            <w:szCs w:val="21"/>
          </w:rPr>
          <w:delText>帧信号，测试</w:delText>
        </w:r>
        <w:r>
          <w:rPr>
            <w:rFonts w:ascii="Times New Roman"/>
            <w:szCs w:val="21"/>
          </w:rPr>
          <w:delText>EVM</w:delText>
        </w:r>
        <w:r>
          <w:rPr>
            <w:rFonts w:ascii="Times New Roman"/>
            <w:szCs w:val="21"/>
          </w:rPr>
          <w:delText>平均值应</w:delText>
        </w:r>
        <w:r>
          <w:rPr>
            <w:rFonts w:ascii="Times New Roman" w:hint="eastAsia"/>
            <w:szCs w:val="21"/>
          </w:rPr>
          <w:delText>符合</w:delText>
        </w:r>
        <w:r>
          <w:rPr>
            <w:rFonts w:ascii="Times New Roman"/>
            <w:szCs w:val="21"/>
          </w:rPr>
          <w:delText>表</w:delText>
        </w:r>
        <w:r>
          <w:rPr>
            <w:rFonts w:ascii="Times New Roman"/>
            <w:szCs w:val="21"/>
          </w:rPr>
          <w:delText>12</w:delText>
        </w:r>
        <w:r>
          <w:rPr>
            <w:rFonts w:ascii="Times New Roman" w:hint="eastAsia"/>
            <w:szCs w:val="21"/>
          </w:rPr>
          <w:delText>的</w:delText>
        </w:r>
        <w:r>
          <w:rPr>
            <w:rFonts w:ascii="Times New Roman"/>
            <w:szCs w:val="21"/>
          </w:rPr>
          <w:delText>规定</w:delText>
        </w:r>
        <w:r>
          <w:rPr>
            <w:rStyle w:val="fontstyle01"/>
            <w:rFonts w:ascii="Times New Roman" w:hAnsi="Times New Roman"/>
            <w:b w:val="0"/>
            <w:sz w:val="21"/>
            <w:szCs w:val="21"/>
          </w:rPr>
          <w:delText>。</w:delText>
        </w:r>
      </w:del>
    </w:p>
    <w:p w:rsidR="003D0186" w:rsidRDefault="001C2D48" w:rsidP="000064E9">
      <w:pPr>
        <w:pStyle w:val="aff9"/>
        <w:spacing w:beforeLines="50" w:afterLines="50"/>
        <w:jc w:val="center"/>
        <w:rPr>
          <w:rFonts w:ascii="黑体" w:hAnsi="黑体"/>
          <w:sz w:val="21"/>
          <w:szCs w:val="21"/>
        </w:rPr>
        <w:pPrChange w:id="285" w:author="作者" w:date="2025-12-29T10:55:00Z">
          <w:pPr>
            <w:pStyle w:val="aff9"/>
            <w:spacing w:beforeLines="50" w:afterLines="50"/>
            <w:jc w:val="center"/>
          </w:pPr>
        </w:pPrChange>
      </w:pPr>
      <w:bookmarkStart w:id="286" w:name="_Ref53577095"/>
      <w:r>
        <w:rPr>
          <w:rFonts w:ascii="黑体" w:hAnsi="黑体" w:hint="eastAsia"/>
          <w:sz w:val="21"/>
          <w:szCs w:val="21"/>
        </w:rPr>
        <w:t>表</w:t>
      </w:r>
      <w:bookmarkEnd w:id="286"/>
      <w:r>
        <w:rPr>
          <w:rFonts w:ascii="黑体" w:hAnsi="黑体" w:hint="eastAsia"/>
          <w:sz w:val="21"/>
          <w:szCs w:val="21"/>
        </w:rPr>
        <w:t>1</w:t>
      </w:r>
      <w:r>
        <w:rPr>
          <w:rFonts w:ascii="黑体" w:hAnsi="黑体"/>
          <w:sz w:val="21"/>
          <w:szCs w:val="21"/>
        </w:rPr>
        <w:t>2EVM</w:t>
      </w:r>
      <w:r>
        <w:rPr>
          <w:rFonts w:ascii="黑体" w:hAnsi="黑体"/>
          <w:sz w:val="21"/>
          <w:szCs w:val="21"/>
        </w:rPr>
        <w:t>性能要求</w:t>
      </w:r>
    </w:p>
    <w:tbl>
      <w:tblPr>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653"/>
        <w:gridCol w:w="2888"/>
        <w:gridCol w:w="4029"/>
      </w:tblGrid>
      <w:tr w:rsidR="003D0186">
        <w:trPr>
          <w:trHeight w:val="270"/>
        </w:trPr>
        <w:tc>
          <w:tcPr>
            <w:tcW w:w="2653" w:type="dxa"/>
            <w:shd w:val="clear" w:color="auto" w:fill="auto"/>
            <w:noWrap/>
            <w:vAlign w:val="center"/>
          </w:tcPr>
          <w:p w:rsidR="003D0186" w:rsidRDefault="001C2D48">
            <w:pPr>
              <w:jc w:val="center"/>
              <w:rPr>
                <w:rStyle w:val="fontstyle01"/>
                <w:rFonts w:hint="eastAsia"/>
                <w:b w:val="0"/>
                <w:sz w:val="21"/>
                <w:szCs w:val="21"/>
              </w:rPr>
            </w:pPr>
            <w:r>
              <w:rPr>
                <w:rStyle w:val="fontstyle01"/>
                <w:b w:val="0"/>
                <w:sz w:val="21"/>
                <w:szCs w:val="21"/>
              </w:rPr>
              <w:t>Parameter</w:t>
            </w:r>
          </w:p>
        </w:tc>
        <w:tc>
          <w:tcPr>
            <w:tcW w:w="2888" w:type="dxa"/>
            <w:shd w:val="clear" w:color="auto" w:fill="auto"/>
            <w:noWrap/>
            <w:vAlign w:val="center"/>
          </w:tcPr>
          <w:p w:rsidR="003D0186" w:rsidRDefault="001C2D48">
            <w:pPr>
              <w:jc w:val="center"/>
              <w:rPr>
                <w:rStyle w:val="fontstyle01"/>
                <w:rFonts w:hint="eastAsia"/>
                <w:b w:val="0"/>
                <w:sz w:val="21"/>
                <w:szCs w:val="21"/>
              </w:rPr>
            </w:pPr>
            <w:r>
              <w:rPr>
                <w:rStyle w:val="fontstyle01"/>
                <w:b w:val="0"/>
                <w:sz w:val="21"/>
                <w:szCs w:val="21"/>
              </w:rPr>
              <w:t>MCS</w:t>
            </w:r>
          </w:p>
        </w:tc>
        <w:tc>
          <w:tcPr>
            <w:tcW w:w="4029" w:type="dxa"/>
            <w:shd w:val="clear" w:color="auto" w:fill="auto"/>
            <w:noWrap/>
            <w:vAlign w:val="center"/>
          </w:tcPr>
          <w:p w:rsidR="003D0186" w:rsidRDefault="001C2D48">
            <w:pPr>
              <w:jc w:val="center"/>
              <w:rPr>
                <w:rStyle w:val="fontstyle01"/>
                <w:rFonts w:hint="eastAsia"/>
                <w:b w:val="0"/>
                <w:sz w:val="21"/>
                <w:szCs w:val="21"/>
              </w:rPr>
            </w:pPr>
            <w:r>
              <w:rPr>
                <w:rStyle w:val="fontstyle01"/>
                <w:b w:val="0"/>
                <w:sz w:val="21"/>
                <w:szCs w:val="21"/>
              </w:rPr>
              <w:t>RMS Error Value</w:t>
            </w:r>
            <w:r>
              <w:rPr>
                <w:rStyle w:val="fontstyle01"/>
                <w:rFonts w:hint="eastAsia"/>
                <w:b w:val="0"/>
                <w:sz w:val="21"/>
                <w:szCs w:val="21"/>
              </w:rPr>
              <w:t>（</w:t>
            </w:r>
            <w:r>
              <w:rPr>
                <w:rStyle w:val="fontstyle01"/>
                <w:rFonts w:hint="eastAsia"/>
                <w:b w:val="0"/>
                <w:sz w:val="21"/>
                <w:szCs w:val="21"/>
              </w:rPr>
              <w:t>dB</w:t>
            </w:r>
            <w:r>
              <w:rPr>
                <w:rStyle w:val="fontstyle01"/>
                <w:rFonts w:hint="eastAsia"/>
                <w:b w:val="0"/>
                <w:sz w:val="21"/>
                <w:szCs w:val="21"/>
              </w:rPr>
              <w:t>）</w:t>
            </w:r>
          </w:p>
        </w:tc>
      </w:tr>
      <w:tr w:rsidR="003D0186">
        <w:trPr>
          <w:trHeight w:val="285"/>
        </w:trPr>
        <w:tc>
          <w:tcPr>
            <w:tcW w:w="2653" w:type="dxa"/>
            <w:vMerge w:val="restart"/>
            <w:shd w:val="clear" w:color="auto" w:fill="auto"/>
            <w:noWrap/>
            <w:vAlign w:val="center"/>
          </w:tcPr>
          <w:p w:rsidR="003D0186" w:rsidRDefault="001C2D48">
            <w:pPr>
              <w:jc w:val="center"/>
              <w:rPr>
                <w:rStyle w:val="fontstyle01"/>
                <w:rFonts w:hint="eastAsia"/>
                <w:b w:val="0"/>
                <w:sz w:val="21"/>
                <w:szCs w:val="21"/>
              </w:rPr>
            </w:pPr>
            <w:r>
              <w:rPr>
                <w:rStyle w:val="fontstyle01"/>
                <w:b w:val="0"/>
                <w:sz w:val="21"/>
                <w:szCs w:val="21"/>
              </w:rPr>
              <w:t>PSDU-EVM</w:t>
            </w:r>
          </w:p>
        </w:tc>
        <w:tc>
          <w:tcPr>
            <w:tcW w:w="2888" w:type="dxa"/>
            <w:shd w:val="clear" w:color="auto" w:fill="auto"/>
            <w:vAlign w:val="center"/>
          </w:tcPr>
          <w:p w:rsidR="003D0186" w:rsidRDefault="001C2D48">
            <w:pPr>
              <w:jc w:val="center"/>
              <w:rPr>
                <w:rStyle w:val="fontstyle01"/>
                <w:rFonts w:hint="eastAsia"/>
                <w:b w:val="0"/>
                <w:sz w:val="21"/>
                <w:szCs w:val="21"/>
              </w:rPr>
            </w:pPr>
            <w:r>
              <w:rPr>
                <w:rStyle w:val="fontstyle01"/>
                <w:b w:val="0"/>
                <w:sz w:val="21"/>
                <w:szCs w:val="21"/>
              </w:rPr>
              <w:t>0</w:t>
            </w:r>
          </w:p>
        </w:tc>
        <w:tc>
          <w:tcPr>
            <w:tcW w:w="4029" w:type="dxa"/>
            <w:shd w:val="clear" w:color="auto" w:fill="auto"/>
            <w:vAlign w:val="center"/>
          </w:tcPr>
          <w:p w:rsidR="003D0186" w:rsidRDefault="001C2D48">
            <w:pPr>
              <w:jc w:val="center"/>
              <w:rPr>
                <w:rStyle w:val="fontstyle01"/>
                <w:rFonts w:hint="eastAsia"/>
                <w:b w:val="0"/>
                <w:sz w:val="21"/>
                <w:szCs w:val="21"/>
              </w:rPr>
            </w:pPr>
            <w:r>
              <w:rPr>
                <w:rStyle w:val="fontstyle01"/>
                <w:b w:val="0"/>
                <w:sz w:val="21"/>
                <w:szCs w:val="21"/>
              </w:rPr>
              <w:t>-10</w:t>
            </w:r>
          </w:p>
        </w:tc>
      </w:tr>
      <w:tr w:rsidR="003D0186">
        <w:trPr>
          <w:trHeight w:val="285"/>
        </w:trPr>
        <w:tc>
          <w:tcPr>
            <w:tcW w:w="2653" w:type="dxa"/>
            <w:vMerge/>
            <w:shd w:val="clear" w:color="auto" w:fill="auto"/>
            <w:noWrap/>
            <w:vAlign w:val="center"/>
          </w:tcPr>
          <w:p w:rsidR="003D0186" w:rsidRDefault="003D0186">
            <w:pPr>
              <w:jc w:val="center"/>
              <w:rPr>
                <w:rStyle w:val="fontstyle01"/>
                <w:rFonts w:hint="eastAsia"/>
                <w:b w:val="0"/>
                <w:sz w:val="21"/>
                <w:szCs w:val="21"/>
              </w:rPr>
            </w:pPr>
          </w:p>
        </w:tc>
        <w:tc>
          <w:tcPr>
            <w:tcW w:w="2888" w:type="dxa"/>
            <w:shd w:val="clear" w:color="auto" w:fill="auto"/>
            <w:vAlign w:val="center"/>
          </w:tcPr>
          <w:p w:rsidR="003D0186" w:rsidRDefault="001C2D48">
            <w:pPr>
              <w:jc w:val="center"/>
              <w:rPr>
                <w:rStyle w:val="fontstyle01"/>
                <w:rFonts w:hint="eastAsia"/>
                <w:b w:val="0"/>
                <w:sz w:val="21"/>
                <w:szCs w:val="21"/>
              </w:rPr>
            </w:pPr>
            <w:r>
              <w:rPr>
                <w:rStyle w:val="fontstyle01"/>
                <w:b w:val="0"/>
                <w:sz w:val="21"/>
                <w:szCs w:val="21"/>
              </w:rPr>
              <w:t>1</w:t>
            </w:r>
          </w:p>
        </w:tc>
        <w:tc>
          <w:tcPr>
            <w:tcW w:w="4029" w:type="dxa"/>
            <w:shd w:val="clear" w:color="auto" w:fill="auto"/>
            <w:vAlign w:val="center"/>
          </w:tcPr>
          <w:p w:rsidR="003D0186" w:rsidRDefault="001C2D48">
            <w:pPr>
              <w:jc w:val="center"/>
              <w:rPr>
                <w:rStyle w:val="fontstyle01"/>
                <w:rFonts w:hint="eastAsia"/>
                <w:b w:val="0"/>
                <w:sz w:val="21"/>
                <w:szCs w:val="21"/>
              </w:rPr>
            </w:pPr>
            <w:r>
              <w:rPr>
                <w:rStyle w:val="fontstyle01"/>
                <w:b w:val="0"/>
                <w:sz w:val="21"/>
                <w:szCs w:val="21"/>
              </w:rPr>
              <w:t>-10</w:t>
            </w:r>
          </w:p>
        </w:tc>
      </w:tr>
      <w:tr w:rsidR="003D0186">
        <w:trPr>
          <w:trHeight w:val="285"/>
        </w:trPr>
        <w:tc>
          <w:tcPr>
            <w:tcW w:w="2653" w:type="dxa"/>
            <w:vMerge/>
            <w:shd w:val="clear" w:color="auto" w:fill="auto"/>
            <w:noWrap/>
            <w:vAlign w:val="center"/>
          </w:tcPr>
          <w:p w:rsidR="003D0186" w:rsidRDefault="003D0186">
            <w:pPr>
              <w:jc w:val="center"/>
              <w:rPr>
                <w:rStyle w:val="fontstyle01"/>
                <w:rFonts w:hint="eastAsia"/>
                <w:b w:val="0"/>
                <w:sz w:val="21"/>
                <w:szCs w:val="21"/>
              </w:rPr>
            </w:pPr>
          </w:p>
        </w:tc>
        <w:tc>
          <w:tcPr>
            <w:tcW w:w="2888" w:type="dxa"/>
            <w:shd w:val="clear" w:color="auto" w:fill="auto"/>
            <w:vAlign w:val="center"/>
          </w:tcPr>
          <w:p w:rsidR="003D0186" w:rsidRDefault="001C2D48">
            <w:pPr>
              <w:jc w:val="center"/>
              <w:rPr>
                <w:rStyle w:val="fontstyle01"/>
                <w:rFonts w:hint="eastAsia"/>
                <w:b w:val="0"/>
                <w:sz w:val="21"/>
                <w:szCs w:val="21"/>
              </w:rPr>
            </w:pPr>
            <w:r>
              <w:rPr>
                <w:rStyle w:val="fontstyle01"/>
                <w:b w:val="0"/>
                <w:sz w:val="21"/>
                <w:szCs w:val="21"/>
              </w:rPr>
              <w:t>2</w:t>
            </w:r>
          </w:p>
        </w:tc>
        <w:tc>
          <w:tcPr>
            <w:tcW w:w="4029" w:type="dxa"/>
            <w:shd w:val="clear" w:color="auto" w:fill="auto"/>
            <w:vAlign w:val="center"/>
          </w:tcPr>
          <w:p w:rsidR="003D0186" w:rsidRDefault="001C2D48">
            <w:pPr>
              <w:jc w:val="center"/>
              <w:rPr>
                <w:rStyle w:val="fontstyle01"/>
                <w:rFonts w:hint="eastAsia"/>
                <w:b w:val="0"/>
                <w:sz w:val="21"/>
                <w:szCs w:val="21"/>
              </w:rPr>
            </w:pPr>
            <w:r>
              <w:rPr>
                <w:rStyle w:val="fontstyle01"/>
                <w:b w:val="0"/>
                <w:sz w:val="21"/>
                <w:szCs w:val="21"/>
              </w:rPr>
              <w:t>-10</w:t>
            </w:r>
          </w:p>
        </w:tc>
      </w:tr>
      <w:tr w:rsidR="003D0186">
        <w:trPr>
          <w:trHeight w:val="285"/>
        </w:trPr>
        <w:tc>
          <w:tcPr>
            <w:tcW w:w="2653" w:type="dxa"/>
            <w:vMerge/>
            <w:shd w:val="clear" w:color="auto" w:fill="auto"/>
            <w:noWrap/>
            <w:vAlign w:val="center"/>
          </w:tcPr>
          <w:p w:rsidR="003D0186" w:rsidRDefault="003D0186">
            <w:pPr>
              <w:jc w:val="center"/>
              <w:rPr>
                <w:rStyle w:val="fontstyle01"/>
                <w:rFonts w:hint="eastAsia"/>
                <w:b w:val="0"/>
                <w:sz w:val="21"/>
                <w:szCs w:val="21"/>
              </w:rPr>
            </w:pPr>
          </w:p>
        </w:tc>
        <w:tc>
          <w:tcPr>
            <w:tcW w:w="2888" w:type="dxa"/>
            <w:shd w:val="clear" w:color="auto" w:fill="auto"/>
            <w:vAlign w:val="center"/>
          </w:tcPr>
          <w:p w:rsidR="003D0186" w:rsidRDefault="001C2D48">
            <w:pPr>
              <w:jc w:val="center"/>
              <w:rPr>
                <w:rStyle w:val="fontstyle01"/>
                <w:rFonts w:hint="eastAsia"/>
                <w:b w:val="0"/>
                <w:sz w:val="21"/>
                <w:szCs w:val="21"/>
              </w:rPr>
            </w:pPr>
            <w:r>
              <w:rPr>
                <w:rStyle w:val="fontstyle01"/>
                <w:b w:val="0"/>
                <w:sz w:val="21"/>
                <w:szCs w:val="21"/>
              </w:rPr>
              <w:t>3</w:t>
            </w:r>
          </w:p>
        </w:tc>
        <w:tc>
          <w:tcPr>
            <w:tcW w:w="4029" w:type="dxa"/>
            <w:shd w:val="clear" w:color="auto" w:fill="auto"/>
            <w:vAlign w:val="center"/>
          </w:tcPr>
          <w:p w:rsidR="003D0186" w:rsidRDefault="001C2D48">
            <w:pPr>
              <w:jc w:val="center"/>
              <w:rPr>
                <w:rStyle w:val="fontstyle01"/>
                <w:rFonts w:hint="eastAsia"/>
                <w:b w:val="0"/>
                <w:sz w:val="21"/>
                <w:szCs w:val="21"/>
              </w:rPr>
            </w:pPr>
            <w:r>
              <w:rPr>
                <w:rStyle w:val="fontstyle01"/>
                <w:b w:val="0"/>
                <w:sz w:val="21"/>
                <w:szCs w:val="21"/>
              </w:rPr>
              <w:t>-10</w:t>
            </w:r>
          </w:p>
        </w:tc>
      </w:tr>
      <w:tr w:rsidR="003D0186">
        <w:trPr>
          <w:trHeight w:val="285"/>
        </w:trPr>
        <w:tc>
          <w:tcPr>
            <w:tcW w:w="2653" w:type="dxa"/>
            <w:vMerge/>
            <w:shd w:val="clear" w:color="auto" w:fill="auto"/>
            <w:noWrap/>
            <w:vAlign w:val="center"/>
          </w:tcPr>
          <w:p w:rsidR="003D0186" w:rsidRDefault="003D0186">
            <w:pPr>
              <w:jc w:val="center"/>
              <w:rPr>
                <w:rStyle w:val="fontstyle01"/>
                <w:rFonts w:hint="eastAsia"/>
                <w:b w:val="0"/>
                <w:sz w:val="21"/>
                <w:szCs w:val="21"/>
              </w:rPr>
            </w:pPr>
          </w:p>
        </w:tc>
        <w:tc>
          <w:tcPr>
            <w:tcW w:w="2888" w:type="dxa"/>
            <w:shd w:val="clear" w:color="auto" w:fill="auto"/>
            <w:vAlign w:val="center"/>
          </w:tcPr>
          <w:p w:rsidR="003D0186" w:rsidRDefault="001C2D48">
            <w:pPr>
              <w:jc w:val="center"/>
              <w:rPr>
                <w:rStyle w:val="fontstyle01"/>
                <w:rFonts w:hint="eastAsia"/>
                <w:b w:val="0"/>
                <w:sz w:val="21"/>
                <w:szCs w:val="21"/>
              </w:rPr>
            </w:pPr>
            <w:r>
              <w:rPr>
                <w:rStyle w:val="fontstyle01"/>
                <w:b w:val="0"/>
                <w:sz w:val="21"/>
                <w:szCs w:val="21"/>
              </w:rPr>
              <w:t>4</w:t>
            </w:r>
          </w:p>
        </w:tc>
        <w:tc>
          <w:tcPr>
            <w:tcW w:w="4029" w:type="dxa"/>
            <w:shd w:val="clear" w:color="auto" w:fill="auto"/>
            <w:vAlign w:val="center"/>
          </w:tcPr>
          <w:p w:rsidR="003D0186" w:rsidRDefault="001C2D48">
            <w:pPr>
              <w:jc w:val="center"/>
              <w:rPr>
                <w:rStyle w:val="fontstyle01"/>
                <w:rFonts w:hint="eastAsia"/>
                <w:b w:val="0"/>
                <w:sz w:val="21"/>
                <w:szCs w:val="21"/>
              </w:rPr>
            </w:pPr>
            <w:r>
              <w:rPr>
                <w:rStyle w:val="fontstyle01"/>
                <w:b w:val="0"/>
                <w:sz w:val="21"/>
                <w:szCs w:val="21"/>
              </w:rPr>
              <w:t>-13</w:t>
            </w:r>
          </w:p>
        </w:tc>
      </w:tr>
      <w:tr w:rsidR="003D0186">
        <w:trPr>
          <w:trHeight w:val="285"/>
        </w:trPr>
        <w:tc>
          <w:tcPr>
            <w:tcW w:w="2653" w:type="dxa"/>
            <w:vMerge/>
            <w:shd w:val="clear" w:color="auto" w:fill="auto"/>
            <w:noWrap/>
            <w:vAlign w:val="center"/>
          </w:tcPr>
          <w:p w:rsidR="003D0186" w:rsidRDefault="003D0186">
            <w:pPr>
              <w:jc w:val="center"/>
              <w:rPr>
                <w:rStyle w:val="fontstyle01"/>
                <w:rFonts w:hint="eastAsia"/>
                <w:b w:val="0"/>
                <w:sz w:val="21"/>
                <w:szCs w:val="21"/>
              </w:rPr>
            </w:pPr>
          </w:p>
        </w:tc>
        <w:tc>
          <w:tcPr>
            <w:tcW w:w="2888" w:type="dxa"/>
            <w:shd w:val="clear" w:color="auto" w:fill="auto"/>
            <w:vAlign w:val="center"/>
          </w:tcPr>
          <w:p w:rsidR="003D0186" w:rsidRDefault="001C2D48">
            <w:pPr>
              <w:jc w:val="center"/>
              <w:rPr>
                <w:rStyle w:val="fontstyle01"/>
                <w:rFonts w:hint="eastAsia"/>
                <w:b w:val="0"/>
                <w:sz w:val="21"/>
                <w:szCs w:val="21"/>
              </w:rPr>
            </w:pPr>
            <w:r>
              <w:rPr>
                <w:rStyle w:val="fontstyle01"/>
                <w:b w:val="0"/>
                <w:sz w:val="21"/>
                <w:szCs w:val="21"/>
              </w:rPr>
              <w:t>5</w:t>
            </w:r>
          </w:p>
        </w:tc>
        <w:tc>
          <w:tcPr>
            <w:tcW w:w="4029" w:type="dxa"/>
            <w:shd w:val="clear" w:color="auto" w:fill="auto"/>
            <w:vAlign w:val="center"/>
          </w:tcPr>
          <w:p w:rsidR="003D0186" w:rsidRDefault="001C2D48">
            <w:pPr>
              <w:jc w:val="center"/>
              <w:rPr>
                <w:rStyle w:val="fontstyle01"/>
                <w:rFonts w:hint="eastAsia"/>
                <w:b w:val="0"/>
                <w:sz w:val="21"/>
                <w:szCs w:val="21"/>
              </w:rPr>
            </w:pPr>
            <w:r>
              <w:rPr>
                <w:rStyle w:val="fontstyle01"/>
                <w:b w:val="0"/>
                <w:sz w:val="21"/>
                <w:szCs w:val="21"/>
              </w:rPr>
              <w:t>-16</w:t>
            </w:r>
          </w:p>
        </w:tc>
      </w:tr>
      <w:tr w:rsidR="003D0186">
        <w:trPr>
          <w:trHeight w:val="285"/>
        </w:trPr>
        <w:tc>
          <w:tcPr>
            <w:tcW w:w="2653" w:type="dxa"/>
            <w:vMerge/>
            <w:shd w:val="clear" w:color="auto" w:fill="auto"/>
            <w:noWrap/>
            <w:vAlign w:val="center"/>
          </w:tcPr>
          <w:p w:rsidR="003D0186" w:rsidRDefault="003D0186">
            <w:pPr>
              <w:jc w:val="center"/>
              <w:rPr>
                <w:rStyle w:val="fontstyle01"/>
                <w:rFonts w:hint="eastAsia"/>
                <w:b w:val="0"/>
                <w:sz w:val="21"/>
                <w:szCs w:val="21"/>
              </w:rPr>
            </w:pPr>
          </w:p>
        </w:tc>
        <w:tc>
          <w:tcPr>
            <w:tcW w:w="2888" w:type="dxa"/>
            <w:shd w:val="clear" w:color="auto" w:fill="auto"/>
            <w:vAlign w:val="center"/>
          </w:tcPr>
          <w:p w:rsidR="003D0186" w:rsidRDefault="001C2D48">
            <w:pPr>
              <w:jc w:val="center"/>
              <w:rPr>
                <w:rStyle w:val="fontstyle01"/>
                <w:rFonts w:hint="eastAsia"/>
                <w:b w:val="0"/>
                <w:sz w:val="21"/>
                <w:szCs w:val="21"/>
              </w:rPr>
            </w:pPr>
            <w:r>
              <w:rPr>
                <w:rStyle w:val="fontstyle01"/>
                <w:b w:val="0"/>
                <w:sz w:val="21"/>
                <w:szCs w:val="21"/>
              </w:rPr>
              <w:t>6</w:t>
            </w:r>
          </w:p>
        </w:tc>
        <w:tc>
          <w:tcPr>
            <w:tcW w:w="4029" w:type="dxa"/>
            <w:shd w:val="clear" w:color="auto" w:fill="auto"/>
            <w:vAlign w:val="center"/>
          </w:tcPr>
          <w:p w:rsidR="003D0186" w:rsidRDefault="001C2D48">
            <w:pPr>
              <w:jc w:val="center"/>
              <w:rPr>
                <w:rStyle w:val="fontstyle01"/>
                <w:rFonts w:hint="eastAsia"/>
                <w:b w:val="0"/>
                <w:sz w:val="21"/>
                <w:szCs w:val="21"/>
              </w:rPr>
            </w:pPr>
            <w:r>
              <w:rPr>
                <w:rStyle w:val="fontstyle01"/>
                <w:b w:val="0"/>
                <w:sz w:val="21"/>
                <w:szCs w:val="21"/>
              </w:rPr>
              <w:t>-19</w:t>
            </w:r>
          </w:p>
        </w:tc>
      </w:tr>
      <w:tr w:rsidR="003D0186">
        <w:trPr>
          <w:trHeight w:val="285"/>
        </w:trPr>
        <w:tc>
          <w:tcPr>
            <w:tcW w:w="2653" w:type="dxa"/>
            <w:vMerge w:val="restart"/>
            <w:shd w:val="clear" w:color="auto" w:fill="auto"/>
            <w:noWrap/>
            <w:vAlign w:val="center"/>
          </w:tcPr>
          <w:p w:rsidR="003D0186" w:rsidRDefault="001C2D48">
            <w:pPr>
              <w:jc w:val="center"/>
              <w:rPr>
                <w:rStyle w:val="fontstyle01"/>
                <w:rFonts w:hint="eastAsia"/>
                <w:b w:val="0"/>
                <w:sz w:val="21"/>
                <w:szCs w:val="21"/>
              </w:rPr>
            </w:pPr>
            <w:r>
              <w:rPr>
                <w:rStyle w:val="fontstyle01"/>
                <w:b w:val="0"/>
                <w:sz w:val="21"/>
                <w:szCs w:val="21"/>
              </w:rPr>
              <w:t>PHR-EVM</w:t>
            </w:r>
          </w:p>
        </w:tc>
        <w:tc>
          <w:tcPr>
            <w:tcW w:w="2888" w:type="dxa"/>
            <w:shd w:val="clear" w:color="auto" w:fill="auto"/>
            <w:vAlign w:val="center"/>
          </w:tcPr>
          <w:p w:rsidR="003D0186" w:rsidRDefault="001C2D48">
            <w:pPr>
              <w:jc w:val="center"/>
              <w:rPr>
                <w:rStyle w:val="fontstyle01"/>
                <w:rFonts w:hint="eastAsia"/>
                <w:b w:val="0"/>
                <w:sz w:val="21"/>
                <w:szCs w:val="21"/>
              </w:rPr>
            </w:pPr>
            <w:r>
              <w:rPr>
                <w:rStyle w:val="fontstyle01"/>
                <w:b w:val="0"/>
                <w:sz w:val="21"/>
                <w:szCs w:val="21"/>
              </w:rPr>
              <w:t>0~5</w:t>
            </w:r>
          </w:p>
        </w:tc>
        <w:tc>
          <w:tcPr>
            <w:tcW w:w="4029" w:type="dxa"/>
            <w:shd w:val="clear" w:color="auto" w:fill="auto"/>
            <w:vAlign w:val="center"/>
          </w:tcPr>
          <w:p w:rsidR="003D0186" w:rsidRDefault="001C2D48">
            <w:pPr>
              <w:jc w:val="center"/>
              <w:rPr>
                <w:rStyle w:val="fontstyle01"/>
                <w:rFonts w:hint="eastAsia"/>
                <w:b w:val="0"/>
                <w:sz w:val="21"/>
                <w:szCs w:val="21"/>
              </w:rPr>
            </w:pPr>
            <w:r>
              <w:rPr>
                <w:rStyle w:val="fontstyle01"/>
                <w:b w:val="0"/>
                <w:sz w:val="21"/>
                <w:szCs w:val="21"/>
              </w:rPr>
              <w:t>-10</w:t>
            </w:r>
          </w:p>
        </w:tc>
      </w:tr>
      <w:tr w:rsidR="003D0186">
        <w:trPr>
          <w:trHeight w:val="285"/>
        </w:trPr>
        <w:tc>
          <w:tcPr>
            <w:tcW w:w="2653" w:type="dxa"/>
            <w:vMerge/>
            <w:shd w:val="clear" w:color="auto" w:fill="auto"/>
            <w:noWrap/>
            <w:vAlign w:val="center"/>
          </w:tcPr>
          <w:p w:rsidR="003D0186" w:rsidRDefault="003D0186">
            <w:pPr>
              <w:jc w:val="center"/>
              <w:rPr>
                <w:rStyle w:val="fontstyle01"/>
                <w:rFonts w:hint="eastAsia"/>
                <w:b w:val="0"/>
                <w:sz w:val="21"/>
                <w:szCs w:val="21"/>
              </w:rPr>
            </w:pPr>
          </w:p>
        </w:tc>
        <w:tc>
          <w:tcPr>
            <w:tcW w:w="2888" w:type="dxa"/>
            <w:shd w:val="clear" w:color="auto" w:fill="auto"/>
            <w:vAlign w:val="center"/>
          </w:tcPr>
          <w:p w:rsidR="003D0186" w:rsidRDefault="001C2D48">
            <w:pPr>
              <w:jc w:val="center"/>
              <w:rPr>
                <w:rStyle w:val="fontstyle01"/>
                <w:rFonts w:hint="eastAsia"/>
                <w:b w:val="0"/>
                <w:sz w:val="21"/>
                <w:szCs w:val="21"/>
              </w:rPr>
            </w:pPr>
            <w:r>
              <w:rPr>
                <w:rStyle w:val="fontstyle01"/>
                <w:b w:val="0"/>
                <w:sz w:val="21"/>
                <w:szCs w:val="21"/>
              </w:rPr>
              <w:t>6</w:t>
            </w:r>
          </w:p>
        </w:tc>
        <w:tc>
          <w:tcPr>
            <w:tcW w:w="4029" w:type="dxa"/>
            <w:shd w:val="clear" w:color="auto" w:fill="auto"/>
            <w:vAlign w:val="center"/>
          </w:tcPr>
          <w:p w:rsidR="003D0186" w:rsidRDefault="001C2D48">
            <w:pPr>
              <w:jc w:val="center"/>
              <w:rPr>
                <w:rStyle w:val="fontstyle01"/>
                <w:rFonts w:hint="eastAsia"/>
                <w:b w:val="0"/>
                <w:sz w:val="21"/>
                <w:szCs w:val="21"/>
              </w:rPr>
            </w:pPr>
            <w:r>
              <w:rPr>
                <w:rStyle w:val="fontstyle01"/>
                <w:b w:val="0"/>
                <w:sz w:val="21"/>
                <w:szCs w:val="21"/>
              </w:rPr>
              <w:t>-13</w:t>
            </w:r>
          </w:p>
        </w:tc>
      </w:tr>
      <w:tr w:rsidR="003D0186">
        <w:trPr>
          <w:trHeight w:val="285"/>
        </w:trPr>
        <w:tc>
          <w:tcPr>
            <w:tcW w:w="2653" w:type="dxa"/>
            <w:shd w:val="clear" w:color="auto" w:fill="auto"/>
            <w:noWrap/>
            <w:vAlign w:val="center"/>
          </w:tcPr>
          <w:p w:rsidR="003D0186" w:rsidRDefault="001C2D48">
            <w:pPr>
              <w:jc w:val="center"/>
              <w:rPr>
                <w:rStyle w:val="fontstyle01"/>
                <w:rFonts w:hint="eastAsia"/>
                <w:b w:val="0"/>
                <w:sz w:val="21"/>
                <w:szCs w:val="21"/>
              </w:rPr>
            </w:pPr>
            <w:r>
              <w:rPr>
                <w:rStyle w:val="fontstyle01"/>
                <w:b w:val="0"/>
                <w:sz w:val="21"/>
                <w:szCs w:val="21"/>
              </w:rPr>
              <w:t>SIG-EVM</w:t>
            </w:r>
          </w:p>
        </w:tc>
        <w:tc>
          <w:tcPr>
            <w:tcW w:w="2888" w:type="dxa"/>
            <w:shd w:val="clear" w:color="auto" w:fill="auto"/>
            <w:noWrap/>
            <w:vAlign w:val="center"/>
          </w:tcPr>
          <w:p w:rsidR="003D0186" w:rsidRDefault="001C2D48">
            <w:pPr>
              <w:jc w:val="center"/>
              <w:rPr>
                <w:rStyle w:val="fontstyle01"/>
                <w:rFonts w:hint="eastAsia"/>
                <w:b w:val="0"/>
                <w:sz w:val="21"/>
                <w:szCs w:val="21"/>
              </w:rPr>
            </w:pPr>
            <w:r>
              <w:rPr>
                <w:rStyle w:val="fontstyle01"/>
                <w:b w:val="0"/>
                <w:sz w:val="21"/>
                <w:szCs w:val="21"/>
              </w:rPr>
              <w:t>\</w:t>
            </w:r>
          </w:p>
        </w:tc>
        <w:tc>
          <w:tcPr>
            <w:tcW w:w="4029" w:type="dxa"/>
            <w:shd w:val="clear" w:color="auto" w:fill="auto"/>
            <w:vAlign w:val="center"/>
          </w:tcPr>
          <w:p w:rsidR="003D0186" w:rsidRDefault="001C2D48">
            <w:pPr>
              <w:jc w:val="center"/>
              <w:rPr>
                <w:rStyle w:val="fontstyle01"/>
                <w:rFonts w:hint="eastAsia"/>
                <w:b w:val="0"/>
                <w:sz w:val="21"/>
                <w:szCs w:val="21"/>
              </w:rPr>
            </w:pPr>
            <w:r>
              <w:rPr>
                <w:rStyle w:val="fontstyle01"/>
                <w:b w:val="0"/>
                <w:sz w:val="21"/>
                <w:szCs w:val="21"/>
              </w:rPr>
              <w:t>-10</w:t>
            </w:r>
          </w:p>
        </w:tc>
      </w:tr>
    </w:tbl>
    <w:p w:rsidR="003D0186" w:rsidRDefault="003D0186">
      <w:pPr>
        <w:pStyle w:val="afff1"/>
        <w:rPr>
          <w:rFonts w:ascii="Times New Roman"/>
        </w:rPr>
      </w:pPr>
    </w:p>
    <w:p w:rsidR="003D0186" w:rsidRDefault="001C2D48">
      <w:pPr>
        <w:pStyle w:val="a8"/>
        <w:spacing w:before="156" w:after="156"/>
        <w:rPr>
          <w:rFonts w:ascii="Times New Roman"/>
        </w:rPr>
      </w:pPr>
      <w:r>
        <w:rPr>
          <w:rFonts w:ascii="Times New Roman" w:hint="eastAsia"/>
        </w:rPr>
        <w:t>抗多径性能</w:t>
      </w:r>
    </w:p>
    <w:p w:rsidR="003D0186" w:rsidRDefault="001C2D48">
      <w:pPr>
        <w:pStyle w:val="afff1"/>
        <w:rPr>
          <w:rFonts w:ascii="Times New Roman"/>
        </w:rPr>
      </w:pPr>
      <w:r>
        <w:rPr>
          <w:rFonts w:ascii="Times New Roman"/>
        </w:rPr>
        <w:t>在屏蔽环境下</w:t>
      </w:r>
      <w:del w:id="287" w:author="作者" w:date="2025-12-26T10:15:00Z">
        <w:r>
          <w:rPr>
            <w:rFonts w:ascii="Times New Roman"/>
          </w:rPr>
          <w:delText>、</w:delText>
        </w:r>
      </w:del>
      <w:ins w:id="288" w:author="作者" w:date="2025-12-26T10:15:00Z">
        <w:r>
          <w:rPr>
            <w:rFonts w:ascii="Times New Roman" w:hint="eastAsia"/>
          </w:rPr>
          <w:t>，</w:t>
        </w:r>
        <w:r>
          <w:rPr>
            <w:rFonts w:ascii="Times New Roman" w:hint="eastAsia"/>
          </w:rPr>
          <w:t>当</w:t>
        </w:r>
      </w:ins>
      <w:r>
        <w:rPr>
          <w:rFonts w:ascii="Times New Roman"/>
        </w:rPr>
        <w:t>误包率小于</w:t>
      </w:r>
      <w:r>
        <w:rPr>
          <w:rFonts w:ascii="Times New Roman"/>
        </w:rPr>
        <w:t>10%</w:t>
      </w:r>
      <w:r>
        <w:rPr>
          <w:rFonts w:ascii="Times New Roman"/>
        </w:rPr>
        <w:t>（业务报文包长度＜</w:t>
      </w:r>
      <w:r>
        <w:rPr>
          <w:rFonts w:ascii="Times New Roman"/>
        </w:rPr>
        <w:t>100</w:t>
      </w:r>
      <w:r>
        <w:rPr>
          <w:rFonts w:ascii="Times New Roman"/>
        </w:rPr>
        <w:t>字节）时，</w:t>
      </w:r>
      <w:r>
        <w:rPr>
          <w:rFonts w:ascii="Times New Roman" w:hint="eastAsia"/>
          <w:color w:val="000000"/>
        </w:rPr>
        <w:t>双模</w:t>
      </w:r>
      <w:r>
        <w:rPr>
          <w:rFonts w:ascii="Times New Roman" w:hint="eastAsia"/>
          <w:color w:val="000000"/>
        </w:rPr>
        <w:t>通信单元</w:t>
      </w:r>
      <w:r>
        <w:rPr>
          <w:rFonts w:ascii="Times New Roman" w:hint="eastAsia"/>
          <w:color w:val="000000"/>
        </w:rPr>
        <w:t>无线</w:t>
      </w:r>
      <w:r>
        <w:rPr>
          <w:rFonts w:ascii="Times New Roman"/>
        </w:rPr>
        <w:t>Option2</w:t>
      </w:r>
      <w:r>
        <w:rPr>
          <w:rFonts w:ascii="Times New Roman"/>
        </w:rPr>
        <w:t>和</w:t>
      </w:r>
      <w:r>
        <w:rPr>
          <w:rFonts w:ascii="Times New Roman"/>
        </w:rPr>
        <w:t>Option3</w:t>
      </w:r>
      <w:r>
        <w:rPr>
          <w:rFonts w:ascii="Times New Roman"/>
        </w:rPr>
        <w:t>的抗多径性能</w:t>
      </w:r>
      <w:r>
        <w:rPr>
          <w:rFonts w:ascii="Times New Roman" w:hint="eastAsia"/>
        </w:rPr>
        <w:t>应符合</w:t>
      </w:r>
      <w:r>
        <w:rPr>
          <w:rFonts w:ascii="Times New Roman"/>
        </w:rPr>
        <w:t>表</w:t>
      </w:r>
      <w:r>
        <w:rPr>
          <w:rFonts w:ascii="Times New Roman"/>
        </w:rPr>
        <w:t>13</w:t>
      </w:r>
      <w:r>
        <w:rPr>
          <w:rFonts w:ascii="Times New Roman" w:hint="eastAsia"/>
        </w:rPr>
        <w:t>的规定</w:t>
      </w:r>
      <w:r>
        <w:rPr>
          <w:rFonts w:ascii="Times New Roman"/>
        </w:rPr>
        <w:t>。</w:t>
      </w:r>
    </w:p>
    <w:p w:rsidR="003D0186" w:rsidRDefault="001C2D48" w:rsidP="000064E9">
      <w:pPr>
        <w:pStyle w:val="aff9"/>
        <w:spacing w:beforeLines="50" w:afterLines="50"/>
        <w:jc w:val="center"/>
        <w:rPr>
          <w:rFonts w:ascii="黑体" w:hAnsi="黑体"/>
          <w:sz w:val="21"/>
          <w:szCs w:val="21"/>
        </w:rPr>
        <w:pPrChange w:id="289" w:author="作者" w:date="2025-12-29T10:55:00Z">
          <w:pPr>
            <w:pStyle w:val="aff9"/>
            <w:spacing w:beforeLines="50" w:afterLines="50"/>
            <w:jc w:val="center"/>
          </w:pPr>
        </w:pPrChange>
      </w:pPr>
      <w:bookmarkStart w:id="290" w:name="_Ref77869494"/>
      <w:r>
        <w:rPr>
          <w:rFonts w:ascii="黑体" w:hAnsi="黑体" w:hint="eastAsia"/>
          <w:sz w:val="21"/>
          <w:szCs w:val="21"/>
        </w:rPr>
        <w:t>表</w:t>
      </w:r>
      <w:bookmarkEnd w:id="290"/>
      <w:r>
        <w:rPr>
          <w:rFonts w:ascii="黑体" w:hAnsi="黑体" w:hint="eastAsia"/>
          <w:sz w:val="21"/>
          <w:szCs w:val="21"/>
        </w:rPr>
        <w:t>1</w:t>
      </w:r>
      <w:r>
        <w:rPr>
          <w:rFonts w:ascii="黑体" w:hAnsi="黑体"/>
          <w:sz w:val="21"/>
          <w:szCs w:val="21"/>
        </w:rPr>
        <w:t>3</w:t>
      </w:r>
      <w:r>
        <w:rPr>
          <w:rFonts w:ascii="黑体" w:hAnsi="黑体"/>
          <w:sz w:val="21"/>
          <w:szCs w:val="21"/>
        </w:rPr>
        <w:t>抗多径性能指标</w:t>
      </w:r>
    </w:p>
    <w:tbl>
      <w:tblPr>
        <w:tblW w:w="6324" w:type="dxa"/>
        <w:jc w:val="center"/>
        <w:tblLayout w:type="fixed"/>
        <w:tblLook w:val="04A0"/>
      </w:tblPr>
      <w:tblGrid>
        <w:gridCol w:w="937"/>
        <w:gridCol w:w="2219"/>
        <w:gridCol w:w="1141"/>
        <w:gridCol w:w="1034"/>
        <w:gridCol w:w="993"/>
      </w:tblGrid>
      <w:tr w:rsidR="003D0186">
        <w:trPr>
          <w:trHeight w:val="276"/>
          <w:jc w:val="center"/>
        </w:trPr>
        <w:tc>
          <w:tcPr>
            <w:tcW w:w="937"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186" w:rsidRDefault="001C2D48">
            <w:pPr>
              <w:widowControl/>
              <w:jc w:val="center"/>
              <w:rPr>
                <w:rStyle w:val="fontstyle01"/>
                <w:rFonts w:hint="eastAsia"/>
                <w:b w:val="0"/>
                <w:sz w:val="21"/>
                <w:szCs w:val="21"/>
              </w:rPr>
            </w:pPr>
            <w:r>
              <w:rPr>
                <w:rStyle w:val="fontstyle01"/>
                <w:rFonts w:hint="eastAsia"/>
                <w:b w:val="0"/>
                <w:sz w:val="21"/>
                <w:szCs w:val="21"/>
              </w:rPr>
              <w:t>Option</w:t>
            </w:r>
          </w:p>
        </w:tc>
        <w:tc>
          <w:tcPr>
            <w:tcW w:w="2219" w:type="dxa"/>
            <w:tcBorders>
              <w:top w:val="single" w:sz="4" w:space="0" w:color="auto"/>
              <w:left w:val="nil"/>
              <w:bottom w:val="single" w:sz="4" w:space="0" w:color="auto"/>
              <w:right w:val="single" w:sz="4" w:space="0" w:color="auto"/>
            </w:tcBorders>
            <w:shd w:val="clear" w:color="auto" w:fill="auto"/>
            <w:noWrap/>
            <w:vAlign w:val="center"/>
          </w:tcPr>
          <w:p w:rsidR="003D0186" w:rsidRDefault="001C2D48">
            <w:pPr>
              <w:widowControl/>
              <w:jc w:val="center"/>
              <w:rPr>
                <w:rStyle w:val="fontstyle01"/>
                <w:rFonts w:hint="eastAsia"/>
                <w:b w:val="0"/>
                <w:sz w:val="21"/>
                <w:szCs w:val="21"/>
              </w:rPr>
            </w:pPr>
            <w:r>
              <w:rPr>
                <w:rStyle w:val="fontstyle01"/>
                <w:rFonts w:hint="eastAsia"/>
                <w:b w:val="0"/>
                <w:sz w:val="21"/>
                <w:szCs w:val="21"/>
              </w:rPr>
              <w:t>模式</w:t>
            </w:r>
          </w:p>
        </w:tc>
        <w:tc>
          <w:tcPr>
            <w:tcW w:w="1141" w:type="dxa"/>
            <w:tcBorders>
              <w:top w:val="single" w:sz="4" w:space="0" w:color="auto"/>
              <w:left w:val="nil"/>
              <w:bottom w:val="single" w:sz="4" w:space="0" w:color="auto"/>
              <w:right w:val="single" w:sz="4" w:space="0" w:color="auto"/>
            </w:tcBorders>
            <w:shd w:val="clear" w:color="auto" w:fill="auto"/>
            <w:noWrap/>
            <w:vAlign w:val="center"/>
          </w:tcPr>
          <w:p w:rsidR="003D0186" w:rsidRDefault="001C2D48">
            <w:pPr>
              <w:widowControl/>
              <w:jc w:val="center"/>
              <w:rPr>
                <w:rStyle w:val="fontstyle01"/>
                <w:rFonts w:hint="eastAsia"/>
                <w:b w:val="0"/>
                <w:sz w:val="21"/>
                <w:szCs w:val="21"/>
              </w:rPr>
            </w:pPr>
            <w:r>
              <w:rPr>
                <w:rStyle w:val="fontstyle01"/>
                <w:rFonts w:hint="eastAsia"/>
                <w:b w:val="0"/>
                <w:sz w:val="21"/>
                <w:szCs w:val="21"/>
              </w:rPr>
              <w:t>信道</w:t>
            </w:r>
            <w:r>
              <w:rPr>
                <w:rStyle w:val="fontstyle01"/>
                <w:rFonts w:hint="eastAsia"/>
                <w:b w:val="0"/>
                <w:sz w:val="21"/>
                <w:szCs w:val="21"/>
              </w:rPr>
              <w:t>2</w:t>
            </w:r>
          </w:p>
        </w:tc>
        <w:tc>
          <w:tcPr>
            <w:tcW w:w="1034" w:type="dxa"/>
            <w:tcBorders>
              <w:top w:val="single" w:sz="4" w:space="0" w:color="auto"/>
              <w:left w:val="nil"/>
              <w:bottom w:val="single" w:sz="4" w:space="0" w:color="auto"/>
              <w:right w:val="single" w:sz="4" w:space="0" w:color="auto"/>
            </w:tcBorders>
            <w:shd w:val="clear" w:color="auto" w:fill="auto"/>
            <w:noWrap/>
            <w:vAlign w:val="center"/>
          </w:tcPr>
          <w:p w:rsidR="003D0186" w:rsidRDefault="001C2D48">
            <w:pPr>
              <w:widowControl/>
              <w:jc w:val="center"/>
              <w:rPr>
                <w:rStyle w:val="fontstyle01"/>
                <w:rFonts w:hint="eastAsia"/>
                <w:b w:val="0"/>
                <w:sz w:val="21"/>
                <w:szCs w:val="21"/>
              </w:rPr>
            </w:pPr>
            <w:r>
              <w:rPr>
                <w:rStyle w:val="fontstyle01"/>
                <w:rFonts w:hint="eastAsia"/>
                <w:b w:val="0"/>
                <w:sz w:val="21"/>
                <w:szCs w:val="21"/>
              </w:rPr>
              <w:t>信道</w:t>
            </w:r>
            <w:r>
              <w:rPr>
                <w:rStyle w:val="fontstyle01"/>
                <w:rFonts w:hint="eastAsia"/>
                <w:b w:val="0"/>
                <w:sz w:val="21"/>
                <w:szCs w:val="21"/>
              </w:rPr>
              <w:t>3</w:t>
            </w:r>
          </w:p>
        </w:tc>
        <w:tc>
          <w:tcPr>
            <w:tcW w:w="993" w:type="dxa"/>
            <w:tcBorders>
              <w:top w:val="single" w:sz="4" w:space="0" w:color="auto"/>
              <w:left w:val="nil"/>
              <w:bottom w:val="single" w:sz="4" w:space="0" w:color="auto"/>
              <w:right w:val="single" w:sz="4" w:space="0" w:color="auto"/>
            </w:tcBorders>
            <w:shd w:val="clear" w:color="auto" w:fill="auto"/>
            <w:noWrap/>
            <w:vAlign w:val="center"/>
          </w:tcPr>
          <w:p w:rsidR="003D0186" w:rsidRDefault="001C2D48">
            <w:pPr>
              <w:widowControl/>
              <w:jc w:val="center"/>
              <w:rPr>
                <w:rStyle w:val="fontstyle01"/>
                <w:rFonts w:hint="eastAsia"/>
                <w:b w:val="0"/>
                <w:sz w:val="21"/>
                <w:szCs w:val="21"/>
              </w:rPr>
            </w:pPr>
            <w:r>
              <w:rPr>
                <w:rStyle w:val="fontstyle01"/>
                <w:rFonts w:hint="eastAsia"/>
                <w:b w:val="0"/>
                <w:sz w:val="21"/>
                <w:szCs w:val="21"/>
              </w:rPr>
              <w:t>信道</w:t>
            </w:r>
            <w:r>
              <w:rPr>
                <w:rStyle w:val="fontstyle01"/>
                <w:rFonts w:hint="eastAsia"/>
                <w:b w:val="0"/>
                <w:sz w:val="21"/>
                <w:szCs w:val="21"/>
              </w:rPr>
              <w:t>7</w:t>
            </w:r>
          </w:p>
        </w:tc>
      </w:tr>
      <w:tr w:rsidR="003D0186">
        <w:trPr>
          <w:trHeight w:val="276"/>
          <w:jc w:val="center"/>
        </w:trPr>
        <w:tc>
          <w:tcPr>
            <w:tcW w:w="937" w:type="dxa"/>
            <w:vMerge w:val="restart"/>
            <w:tcBorders>
              <w:top w:val="nil"/>
              <w:left w:val="single" w:sz="4" w:space="0" w:color="auto"/>
              <w:bottom w:val="single" w:sz="4" w:space="0" w:color="000000"/>
              <w:right w:val="single" w:sz="4" w:space="0" w:color="auto"/>
            </w:tcBorders>
            <w:shd w:val="clear" w:color="auto" w:fill="auto"/>
            <w:noWrap/>
            <w:vAlign w:val="center"/>
          </w:tcPr>
          <w:p w:rsidR="003D0186" w:rsidRDefault="001C2D48">
            <w:pPr>
              <w:widowControl/>
              <w:jc w:val="center"/>
              <w:rPr>
                <w:rStyle w:val="fontstyle01"/>
                <w:rFonts w:hint="eastAsia"/>
                <w:b w:val="0"/>
                <w:sz w:val="21"/>
                <w:szCs w:val="21"/>
              </w:rPr>
            </w:pPr>
            <w:r>
              <w:rPr>
                <w:rStyle w:val="fontstyle01"/>
                <w:rFonts w:hint="eastAsia"/>
                <w:b w:val="0"/>
                <w:sz w:val="21"/>
                <w:szCs w:val="21"/>
              </w:rPr>
              <w:t>2</w:t>
            </w:r>
          </w:p>
        </w:tc>
        <w:tc>
          <w:tcPr>
            <w:tcW w:w="2219" w:type="dxa"/>
            <w:tcBorders>
              <w:top w:val="nil"/>
              <w:left w:val="nil"/>
              <w:bottom w:val="single" w:sz="4" w:space="0" w:color="auto"/>
              <w:right w:val="single" w:sz="4" w:space="0" w:color="auto"/>
            </w:tcBorders>
            <w:shd w:val="clear" w:color="auto" w:fill="auto"/>
            <w:noWrap/>
            <w:vAlign w:val="center"/>
          </w:tcPr>
          <w:p w:rsidR="003D0186" w:rsidRDefault="001C2D48">
            <w:pPr>
              <w:widowControl/>
              <w:jc w:val="center"/>
              <w:rPr>
                <w:rStyle w:val="fontstyle01"/>
                <w:rFonts w:hint="eastAsia"/>
                <w:b w:val="0"/>
                <w:sz w:val="21"/>
                <w:szCs w:val="21"/>
              </w:rPr>
            </w:pPr>
            <w:r>
              <w:rPr>
                <w:rStyle w:val="fontstyle01"/>
                <w:rFonts w:hint="eastAsia"/>
                <w:b w:val="0"/>
                <w:sz w:val="21"/>
                <w:szCs w:val="21"/>
              </w:rPr>
              <w:t>PSDU MCS0</w:t>
            </w:r>
            <w:r>
              <w:rPr>
                <w:rStyle w:val="fontstyle01"/>
                <w:rFonts w:hint="eastAsia"/>
                <w:b w:val="0"/>
                <w:sz w:val="21"/>
                <w:szCs w:val="21"/>
              </w:rPr>
              <w:t>（</w:t>
            </w:r>
            <w:r>
              <w:rPr>
                <w:rStyle w:val="fontstyle01"/>
                <w:rFonts w:hint="eastAsia"/>
                <w:b w:val="0"/>
                <w:sz w:val="21"/>
                <w:szCs w:val="21"/>
              </w:rPr>
              <w:t>dB</w:t>
            </w:r>
            <w:r>
              <w:rPr>
                <w:rStyle w:val="fontstyle01"/>
                <w:b w:val="0"/>
                <w:sz w:val="21"/>
                <w:szCs w:val="21"/>
              </w:rPr>
              <w:t>m</w:t>
            </w:r>
            <w:r>
              <w:rPr>
                <w:rStyle w:val="fontstyle01"/>
                <w:rFonts w:hint="eastAsia"/>
                <w:b w:val="0"/>
                <w:sz w:val="21"/>
                <w:szCs w:val="21"/>
              </w:rPr>
              <w:t>）</w:t>
            </w:r>
          </w:p>
        </w:tc>
        <w:tc>
          <w:tcPr>
            <w:tcW w:w="1141" w:type="dxa"/>
            <w:tcBorders>
              <w:top w:val="nil"/>
              <w:left w:val="nil"/>
              <w:bottom w:val="single" w:sz="4" w:space="0" w:color="auto"/>
              <w:right w:val="single" w:sz="4" w:space="0" w:color="auto"/>
            </w:tcBorders>
            <w:shd w:val="clear" w:color="auto" w:fill="auto"/>
            <w:noWrap/>
            <w:vAlign w:val="center"/>
          </w:tcPr>
          <w:p w:rsidR="003D0186" w:rsidRDefault="001C2D48">
            <w:pPr>
              <w:widowControl/>
              <w:jc w:val="center"/>
              <w:rPr>
                <w:rStyle w:val="fontstyle01"/>
                <w:rFonts w:hint="eastAsia"/>
                <w:b w:val="0"/>
                <w:sz w:val="21"/>
                <w:szCs w:val="21"/>
              </w:rPr>
            </w:pPr>
            <w:r>
              <w:rPr>
                <w:rStyle w:val="fontstyle01"/>
                <w:rFonts w:hint="eastAsia"/>
                <w:b w:val="0"/>
                <w:sz w:val="21"/>
                <w:szCs w:val="21"/>
              </w:rPr>
              <w:t>-105</w:t>
            </w:r>
          </w:p>
        </w:tc>
        <w:tc>
          <w:tcPr>
            <w:tcW w:w="1034" w:type="dxa"/>
            <w:tcBorders>
              <w:top w:val="nil"/>
              <w:left w:val="nil"/>
              <w:bottom w:val="single" w:sz="4" w:space="0" w:color="auto"/>
              <w:right w:val="single" w:sz="4" w:space="0" w:color="auto"/>
            </w:tcBorders>
            <w:shd w:val="clear" w:color="auto" w:fill="auto"/>
            <w:noWrap/>
            <w:vAlign w:val="center"/>
          </w:tcPr>
          <w:p w:rsidR="003D0186" w:rsidRDefault="001C2D48">
            <w:pPr>
              <w:widowControl/>
              <w:jc w:val="center"/>
              <w:rPr>
                <w:rStyle w:val="fontstyle01"/>
                <w:rFonts w:hint="eastAsia"/>
                <w:b w:val="0"/>
                <w:sz w:val="21"/>
                <w:szCs w:val="21"/>
              </w:rPr>
            </w:pPr>
            <w:r>
              <w:rPr>
                <w:rStyle w:val="fontstyle01"/>
                <w:rFonts w:hint="eastAsia"/>
                <w:b w:val="0"/>
                <w:sz w:val="21"/>
                <w:szCs w:val="21"/>
              </w:rPr>
              <w:t>-102</w:t>
            </w:r>
          </w:p>
        </w:tc>
        <w:tc>
          <w:tcPr>
            <w:tcW w:w="993" w:type="dxa"/>
            <w:tcBorders>
              <w:top w:val="nil"/>
              <w:left w:val="nil"/>
              <w:bottom w:val="single" w:sz="4" w:space="0" w:color="auto"/>
              <w:right w:val="single" w:sz="4" w:space="0" w:color="auto"/>
            </w:tcBorders>
            <w:shd w:val="clear" w:color="auto" w:fill="auto"/>
            <w:noWrap/>
            <w:vAlign w:val="center"/>
          </w:tcPr>
          <w:p w:rsidR="003D0186" w:rsidRDefault="001C2D48">
            <w:pPr>
              <w:widowControl/>
              <w:jc w:val="center"/>
              <w:rPr>
                <w:rStyle w:val="fontstyle01"/>
                <w:rFonts w:hint="eastAsia"/>
                <w:b w:val="0"/>
                <w:sz w:val="21"/>
                <w:szCs w:val="21"/>
              </w:rPr>
            </w:pPr>
            <w:r>
              <w:rPr>
                <w:rStyle w:val="fontstyle01"/>
                <w:rFonts w:hint="eastAsia"/>
                <w:b w:val="0"/>
                <w:sz w:val="21"/>
                <w:szCs w:val="21"/>
              </w:rPr>
              <w:t>-103</w:t>
            </w:r>
          </w:p>
        </w:tc>
      </w:tr>
      <w:tr w:rsidR="003D0186">
        <w:trPr>
          <w:trHeight w:val="276"/>
          <w:jc w:val="center"/>
        </w:trPr>
        <w:tc>
          <w:tcPr>
            <w:tcW w:w="937" w:type="dxa"/>
            <w:vMerge/>
            <w:tcBorders>
              <w:top w:val="nil"/>
              <w:left w:val="single" w:sz="4" w:space="0" w:color="auto"/>
              <w:bottom w:val="single" w:sz="4" w:space="0" w:color="000000"/>
              <w:right w:val="single" w:sz="4" w:space="0" w:color="auto"/>
            </w:tcBorders>
            <w:shd w:val="clear" w:color="auto" w:fill="auto"/>
            <w:vAlign w:val="center"/>
          </w:tcPr>
          <w:p w:rsidR="003D0186" w:rsidRDefault="003D0186">
            <w:pPr>
              <w:widowControl/>
              <w:jc w:val="center"/>
              <w:rPr>
                <w:rStyle w:val="fontstyle01"/>
                <w:rFonts w:hint="eastAsia"/>
                <w:b w:val="0"/>
                <w:sz w:val="21"/>
                <w:szCs w:val="21"/>
              </w:rPr>
            </w:pPr>
          </w:p>
        </w:tc>
        <w:tc>
          <w:tcPr>
            <w:tcW w:w="2219" w:type="dxa"/>
            <w:tcBorders>
              <w:top w:val="nil"/>
              <w:left w:val="nil"/>
              <w:bottom w:val="single" w:sz="4" w:space="0" w:color="auto"/>
              <w:right w:val="single" w:sz="4" w:space="0" w:color="auto"/>
            </w:tcBorders>
            <w:shd w:val="clear" w:color="auto" w:fill="auto"/>
            <w:noWrap/>
            <w:vAlign w:val="center"/>
          </w:tcPr>
          <w:p w:rsidR="003D0186" w:rsidRDefault="001C2D48">
            <w:pPr>
              <w:widowControl/>
              <w:jc w:val="center"/>
              <w:rPr>
                <w:rStyle w:val="fontstyle01"/>
                <w:rFonts w:hint="eastAsia"/>
                <w:b w:val="0"/>
                <w:sz w:val="21"/>
                <w:szCs w:val="21"/>
              </w:rPr>
            </w:pPr>
            <w:r>
              <w:rPr>
                <w:rStyle w:val="fontstyle01"/>
                <w:rFonts w:hint="eastAsia"/>
                <w:b w:val="0"/>
                <w:sz w:val="21"/>
                <w:szCs w:val="21"/>
              </w:rPr>
              <w:t>PSDU MCS3</w:t>
            </w:r>
            <w:r>
              <w:rPr>
                <w:rStyle w:val="fontstyle01"/>
                <w:rFonts w:hint="eastAsia"/>
                <w:b w:val="0"/>
                <w:sz w:val="21"/>
                <w:szCs w:val="21"/>
              </w:rPr>
              <w:t>（</w:t>
            </w:r>
            <w:r>
              <w:rPr>
                <w:rStyle w:val="fontstyle01"/>
                <w:rFonts w:hint="eastAsia"/>
                <w:b w:val="0"/>
                <w:sz w:val="21"/>
                <w:szCs w:val="21"/>
              </w:rPr>
              <w:t>dB</w:t>
            </w:r>
            <w:r>
              <w:rPr>
                <w:rStyle w:val="fontstyle01"/>
                <w:b w:val="0"/>
                <w:sz w:val="21"/>
                <w:szCs w:val="21"/>
              </w:rPr>
              <w:t>m</w:t>
            </w:r>
            <w:r>
              <w:rPr>
                <w:rStyle w:val="fontstyle01"/>
                <w:rFonts w:hint="eastAsia"/>
                <w:b w:val="0"/>
                <w:sz w:val="21"/>
                <w:szCs w:val="21"/>
              </w:rPr>
              <w:t>）</w:t>
            </w:r>
          </w:p>
        </w:tc>
        <w:tc>
          <w:tcPr>
            <w:tcW w:w="1141" w:type="dxa"/>
            <w:tcBorders>
              <w:top w:val="nil"/>
              <w:left w:val="nil"/>
              <w:bottom w:val="single" w:sz="4" w:space="0" w:color="auto"/>
              <w:right w:val="single" w:sz="4" w:space="0" w:color="auto"/>
            </w:tcBorders>
            <w:shd w:val="clear" w:color="auto" w:fill="auto"/>
            <w:noWrap/>
            <w:vAlign w:val="center"/>
          </w:tcPr>
          <w:p w:rsidR="003D0186" w:rsidRDefault="001C2D48">
            <w:pPr>
              <w:widowControl/>
              <w:jc w:val="center"/>
              <w:rPr>
                <w:rStyle w:val="fontstyle01"/>
                <w:rFonts w:hint="eastAsia"/>
                <w:b w:val="0"/>
                <w:sz w:val="21"/>
                <w:szCs w:val="21"/>
              </w:rPr>
            </w:pPr>
            <w:r>
              <w:rPr>
                <w:rStyle w:val="fontstyle01"/>
                <w:rFonts w:hint="eastAsia"/>
                <w:b w:val="0"/>
                <w:sz w:val="21"/>
                <w:szCs w:val="21"/>
              </w:rPr>
              <w:t>-98</w:t>
            </w:r>
          </w:p>
        </w:tc>
        <w:tc>
          <w:tcPr>
            <w:tcW w:w="1034" w:type="dxa"/>
            <w:tcBorders>
              <w:top w:val="nil"/>
              <w:left w:val="nil"/>
              <w:bottom w:val="single" w:sz="4" w:space="0" w:color="auto"/>
              <w:right w:val="single" w:sz="4" w:space="0" w:color="auto"/>
            </w:tcBorders>
            <w:shd w:val="clear" w:color="auto" w:fill="auto"/>
            <w:noWrap/>
            <w:vAlign w:val="center"/>
          </w:tcPr>
          <w:p w:rsidR="003D0186" w:rsidRDefault="001C2D48">
            <w:pPr>
              <w:widowControl/>
              <w:jc w:val="center"/>
              <w:rPr>
                <w:rStyle w:val="fontstyle01"/>
                <w:rFonts w:hint="eastAsia"/>
                <w:b w:val="0"/>
                <w:sz w:val="21"/>
                <w:szCs w:val="21"/>
              </w:rPr>
            </w:pPr>
            <w:r>
              <w:rPr>
                <w:rStyle w:val="fontstyle01"/>
                <w:rFonts w:hint="eastAsia"/>
                <w:b w:val="0"/>
                <w:sz w:val="21"/>
                <w:szCs w:val="21"/>
              </w:rPr>
              <w:t>-94</w:t>
            </w:r>
          </w:p>
        </w:tc>
        <w:tc>
          <w:tcPr>
            <w:tcW w:w="993" w:type="dxa"/>
            <w:tcBorders>
              <w:top w:val="nil"/>
              <w:left w:val="nil"/>
              <w:bottom w:val="single" w:sz="4" w:space="0" w:color="auto"/>
              <w:right w:val="single" w:sz="4" w:space="0" w:color="auto"/>
            </w:tcBorders>
            <w:shd w:val="clear" w:color="auto" w:fill="auto"/>
            <w:noWrap/>
            <w:vAlign w:val="center"/>
          </w:tcPr>
          <w:p w:rsidR="003D0186" w:rsidRDefault="001C2D48">
            <w:pPr>
              <w:widowControl/>
              <w:jc w:val="center"/>
              <w:rPr>
                <w:rStyle w:val="fontstyle01"/>
                <w:rFonts w:hint="eastAsia"/>
                <w:b w:val="0"/>
                <w:sz w:val="21"/>
                <w:szCs w:val="21"/>
              </w:rPr>
            </w:pPr>
            <w:r>
              <w:rPr>
                <w:rStyle w:val="fontstyle01"/>
                <w:rFonts w:hint="eastAsia"/>
                <w:b w:val="0"/>
                <w:sz w:val="21"/>
                <w:szCs w:val="21"/>
              </w:rPr>
              <w:t>-96</w:t>
            </w:r>
          </w:p>
        </w:tc>
      </w:tr>
      <w:tr w:rsidR="003D0186">
        <w:trPr>
          <w:trHeight w:val="276"/>
          <w:jc w:val="center"/>
        </w:trPr>
        <w:tc>
          <w:tcPr>
            <w:tcW w:w="937" w:type="dxa"/>
            <w:vMerge/>
            <w:tcBorders>
              <w:top w:val="nil"/>
              <w:left w:val="single" w:sz="4" w:space="0" w:color="auto"/>
              <w:bottom w:val="single" w:sz="4" w:space="0" w:color="000000"/>
              <w:right w:val="single" w:sz="4" w:space="0" w:color="auto"/>
            </w:tcBorders>
            <w:shd w:val="clear" w:color="auto" w:fill="auto"/>
            <w:vAlign w:val="center"/>
          </w:tcPr>
          <w:p w:rsidR="003D0186" w:rsidRDefault="003D0186">
            <w:pPr>
              <w:widowControl/>
              <w:jc w:val="center"/>
              <w:rPr>
                <w:rStyle w:val="fontstyle01"/>
                <w:rFonts w:hint="eastAsia"/>
                <w:b w:val="0"/>
                <w:sz w:val="21"/>
                <w:szCs w:val="21"/>
              </w:rPr>
            </w:pPr>
          </w:p>
        </w:tc>
        <w:tc>
          <w:tcPr>
            <w:tcW w:w="2219" w:type="dxa"/>
            <w:tcBorders>
              <w:top w:val="nil"/>
              <w:left w:val="nil"/>
              <w:bottom w:val="single" w:sz="4" w:space="0" w:color="auto"/>
              <w:right w:val="single" w:sz="4" w:space="0" w:color="auto"/>
            </w:tcBorders>
            <w:shd w:val="clear" w:color="auto" w:fill="auto"/>
            <w:noWrap/>
            <w:vAlign w:val="center"/>
          </w:tcPr>
          <w:p w:rsidR="003D0186" w:rsidRDefault="001C2D48">
            <w:pPr>
              <w:widowControl/>
              <w:jc w:val="center"/>
              <w:rPr>
                <w:rStyle w:val="fontstyle01"/>
                <w:rFonts w:hint="eastAsia"/>
                <w:b w:val="0"/>
                <w:sz w:val="21"/>
                <w:szCs w:val="21"/>
              </w:rPr>
            </w:pPr>
            <w:r>
              <w:rPr>
                <w:rStyle w:val="fontstyle01"/>
                <w:rFonts w:hint="eastAsia"/>
                <w:b w:val="0"/>
                <w:sz w:val="21"/>
                <w:szCs w:val="21"/>
              </w:rPr>
              <w:t>PSDU MCS6</w:t>
            </w:r>
            <w:r>
              <w:rPr>
                <w:rStyle w:val="fontstyle01"/>
                <w:rFonts w:hint="eastAsia"/>
                <w:b w:val="0"/>
                <w:sz w:val="21"/>
                <w:szCs w:val="21"/>
              </w:rPr>
              <w:t>（</w:t>
            </w:r>
            <w:r>
              <w:rPr>
                <w:rStyle w:val="fontstyle01"/>
                <w:rFonts w:hint="eastAsia"/>
                <w:b w:val="0"/>
                <w:sz w:val="21"/>
                <w:szCs w:val="21"/>
              </w:rPr>
              <w:t>dB</w:t>
            </w:r>
            <w:r>
              <w:rPr>
                <w:rStyle w:val="fontstyle01"/>
                <w:b w:val="0"/>
                <w:sz w:val="21"/>
                <w:szCs w:val="21"/>
              </w:rPr>
              <w:t>m</w:t>
            </w:r>
            <w:r>
              <w:rPr>
                <w:rStyle w:val="fontstyle01"/>
                <w:rFonts w:hint="eastAsia"/>
                <w:b w:val="0"/>
                <w:sz w:val="21"/>
                <w:szCs w:val="21"/>
              </w:rPr>
              <w:t>）</w:t>
            </w:r>
          </w:p>
        </w:tc>
        <w:tc>
          <w:tcPr>
            <w:tcW w:w="1141" w:type="dxa"/>
            <w:tcBorders>
              <w:top w:val="nil"/>
              <w:left w:val="nil"/>
              <w:bottom w:val="single" w:sz="4" w:space="0" w:color="auto"/>
              <w:right w:val="single" w:sz="4" w:space="0" w:color="auto"/>
            </w:tcBorders>
            <w:shd w:val="clear" w:color="auto" w:fill="auto"/>
            <w:noWrap/>
            <w:vAlign w:val="center"/>
          </w:tcPr>
          <w:p w:rsidR="003D0186" w:rsidRDefault="001C2D48">
            <w:pPr>
              <w:widowControl/>
              <w:jc w:val="center"/>
              <w:rPr>
                <w:rStyle w:val="fontstyle01"/>
                <w:rFonts w:hint="eastAsia"/>
                <w:b w:val="0"/>
                <w:sz w:val="21"/>
                <w:szCs w:val="21"/>
              </w:rPr>
            </w:pPr>
            <w:r>
              <w:rPr>
                <w:rStyle w:val="fontstyle01"/>
                <w:rFonts w:hint="eastAsia"/>
                <w:b w:val="0"/>
                <w:sz w:val="21"/>
                <w:szCs w:val="21"/>
              </w:rPr>
              <w:t>-86</w:t>
            </w:r>
          </w:p>
        </w:tc>
        <w:tc>
          <w:tcPr>
            <w:tcW w:w="1034" w:type="dxa"/>
            <w:tcBorders>
              <w:top w:val="nil"/>
              <w:left w:val="nil"/>
              <w:bottom w:val="single" w:sz="4" w:space="0" w:color="auto"/>
              <w:right w:val="single" w:sz="4" w:space="0" w:color="auto"/>
            </w:tcBorders>
            <w:shd w:val="clear" w:color="auto" w:fill="auto"/>
            <w:noWrap/>
            <w:vAlign w:val="center"/>
          </w:tcPr>
          <w:p w:rsidR="003D0186" w:rsidRDefault="001C2D48">
            <w:pPr>
              <w:widowControl/>
              <w:jc w:val="center"/>
              <w:rPr>
                <w:rStyle w:val="fontstyle01"/>
                <w:rFonts w:hint="eastAsia"/>
                <w:b w:val="0"/>
                <w:sz w:val="21"/>
                <w:szCs w:val="21"/>
              </w:rPr>
            </w:pPr>
            <w:r>
              <w:rPr>
                <w:rStyle w:val="fontstyle01"/>
                <w:rFonts w:hint="eastAsia"/>
                <w:b w:val="0"/>
                <w:sz w:val="21"/>
                <w:szCs w:val="21"/>
              </w:rPr>
              <w:t>-82</w:t>
            </w:r>
          </w:p>
        </w:tc>
        <w:tc>
          <w:tcPr>
            <w:tcW w:w="993" w:type="dxa"/>
            <w:tcBorders>
              <w:top w:val="nil"/>
              <w:left w:val="nil"/>
              <w:bottom w:val="single" w:sz="4" w:space="0" w:color="auto"/>
              <w:right w:val="single" w:sz="4" w:space="0" w:color="auto"/>
            </w:tcBorders>
            <w:shd w:val="clear" w:color="auto" w:fill="auto"/>
            <w:noWrap/>
            <w:vAlign w:val="center"/>
          </w:tcPr>
          <w:p w:rsidR="003D0186" w:rsidRDefault="001C2D48">
            <w:pPr>
              <w:widowControl/>
              <w:jc w:val="center"/>
              <w:rPr>
                <w:rStyle w:val="fontstyle01"/>
                <w:rFonts w:hint="eastAsia"/>
                <w:b w:val="0"/>
                <w:sz w:val="21"/>
                <w:szCs w:val="21"/>
              </w:rPr>
            </w:pPr>
            <w:r>
              <w:rPr>
                <w:rStyle w:val="fontstyle01"/>
                <w:rFonts w:hint="eastAsia"/>
                <w:b w:val="0"/>
                <w:sz w:val="21"/>
                <w:szCs w:val="21"/>
              </w:rPr>
              <w:t>-85</w:t>
            </w:r>
          </w:p>
        </w:tc>
      </w:tr>
      <w:tr w:rsidR="003D0186">
        <w:trPr>
          <w:trHeight w:val="276"/>
          <w:jc w:val="center"/>
        </w:trPr>
        <w:tc>
          <w:tcPr>
            <w:tcW w:w="937" w:type="dxa"/>
            <w:vMerge w:val="restart"/>
            <w:tcBorders>
              <w:top w:val="nil"/>
              <w:left w:val="single" w:sz="4" w:space="0" w:color="auto"/>
              <w:bottom w:val="single" w:sz="4" w:space="0" w:color="000000"/>
              <w:right w:val="single" w:sz="4" w:space="0" w:color="auto"/>
            </w:tcBorders>
            <w:shd w:val="clear" w:color="auto" w:fill="auto"/>
            <w:noWrap/>
            <w:vAlign w:val="center"/>
          </w:tcPr>
          <w:p w:rsidR="003D0186" w:rsidRDefault="001C2D48">
            <w:pPr>
              <w:widowControl/>
              <w:jc w:val="center"/>
              <w:rPr>
                <w:rStyle w:val="fontstyle01"/>
                <w:rFonts w:hint="eastAsia"/>
                <w:b w:val="0"/>
                <w:sz w:val="21"/>
                <w:szCs w:val="21"/>
              </w:rPr>
            </w:pPr>
            <w:r>
              <w:rPr>
                <w:rStyle w:val="fontstyle01"/>
                <w:rFonts w:hint="eastAsia"/>
                <w:b w:val="0"/>
                <w:sz w:val="21"/>
                <w:szCs w:val="21"/>
              </w:rPr>
              <w:t>3</w:t>
            </w:r>
          </w:p>
        </w:tc>
        <w:tc>
          <w:tcPr>
            <w:tcW w:w="2219" w:type="dxa"/>
            <w:tcBorders>
              <w:top w:val="nil"/>
              <w:left w:val="nil"/>
              <w:bottom w:val="single" w:sz="4" w:space="0" w:color="auto"/>
              <w:right w:val="single" w:sz="4" w:space="0" w:color="auto"/>
            </w:tcBorders>
            <w:shd w:val="clear" w:color="auto" w:fill="auto"/>
            <w:noWrap/>
            <w:vAlign w:val="center"/>
          </w:tcPr>
          <w:p w:rsidR="003D0186" w:rsidRDefault="001C2D48">
            <w:pPr>
              <w:widowControl/>
              <w:jc w:val="center"/>
              <w:rPr>
                <w:rStyle w:val="fontstyle01"/>
                <w:rFonts w:hint="eastAsia"/>
                <w:b w:val="0"/>
                <w:sz w:val="21"/>
                <w:szCs w:val="21"/>
              </w:rPr>
            </w:pPr>
            <w:r>
              <w:rPr>
                <w:rStyle w:val="fontstyle01"/>
                <w:rFonts w:hint="eastAsia"/>
                <w:b w:val="0"/>
                <w:sz w:val="21"/>
                <w:szCs w:val="21"/>
              </w:rPr>
              <w:t>PSDU MCS1</w:t>
            </w:r>
            <w:r>
              <w:rPr>
                <w:rStyle w:val="fontstyle01"/>
                <w:rFonts w:hint="eastAsia"/>
                <w:b w:val="0"/>
                <w:sz w:val="21"/>
                <w:szCs w:val="21"/>
              </w:rPr>
              <w:t>（</w:t>
            </w:r>
            <w:r>
              <w:rPr>
                <w:rStyle w:val="fontstyle01"/>
                <w:rFonts w:hint="eastAsia"/>
                <w:b w:val="0"/>
                <w:sz w:val="21"/>
                <w:szCs w:val="21"/>
              </w:rPr>
              <w:t>dB</w:t>
            </w:r>
            <w:r>
              <w:rPr>
                <w:rStyle w:val="fontstyle01"/>
                <w:b w:val="0"/>
                <w:sz w:val="21"/>
                <w:szCs w:val="21"/>
              </w:rPr>
              <w:t>m</w:t>
            </w:r>
            <w:r>
              <w:rPr>
                <w:rStyle w:val="fontstyle01"/>
                <w:rFonts w:hint="eastAsia"/>
                <w:b w:val="0"/>
                <w:sz w:val="21"/>
                <w:szCs w:val="21"/>
              </w:rPr>
              <w:t>）</w:t>
            </w:r>
          </w:p>
        </w:tc>
        <w:tc>
          <w:tcPr>
            <w:tcW w:w="1141" w:type="dxa"/>
            <w:tcBorders>
              <w:top w:val="nil"/>
              <w:left w:val="nil"/>
              <w:bottom w:val="single" w:sz="4" w:space="0" w:color="auto"/>
              <w:right w:val="single" w:sz="4" w:space="0" w:color="auto"/>
            </w:tcBorders>
            <w:shd w:val="clear" w:color="auto" w:fill="auto"/>
            <w:noWrap/>
            <w:vAlign w:val="center"/>
          </w:tcPr>
          <w:p w:rsidR="003D0186" w:rsidRDefault="001C2D48">
            <w:pPr>
              <w:widowControl/>
              <w:jc w:val="center"/>
              <w:rPr>
                <w:rStyle w:val="fontstyle01"/>
                <w:rFonts w:hint="eastAsia"/>
                <w:b w:val="0"/>
                <w:sz w:val="21"/>
                <w:szCs w:val="21"/>
              </w:rPr>
            </w:pPr>
            <w:r>
              <w:rPr>
                <w:rStyle w:val="fontstyle01"/>
                <w:rFonts w:hint="eastAsia"/>
                <w:b w:val="0"/>
                <w:sz w:val="21"/>
                <w:szCs w:val="21"/>
              </w:rPr>
              <w:t>-106</w:t>
            </w:r>
          </w:p>
        </w:tc>
        <w:tc>
          <w:tcPr>
            <w:tcW w:w="1034" w:type="dxa"/>
            <w:tcBorders>
              <w:top w:val="nil"/>
              <w:left w:val="nil"/>
              <w:bottom w:val="single" w:sz="4" w:space="0" w:color="auto"/>
              <w:right w:val="single" w:sz="4" w:space="0" w:color="auto"/>
            </w:tcBorders>
            <w:shd w:val="clear" w:color="auto" w:fill="auto"/>
            <w:noWrap/>
            <w:vAlign w:val="center"/>
          </w:tcPr>
          <w:p w:rsidR="003D0186" w:rsidRDefault="001C2D48">
            <w:pPr>
              <w:widowControl/>
              <w:jc w:val="center"/>
              <w:rPr>
                <w:rStyle w:val="fontstyle01"/>
                <w:rFonts w:hint="eastAsia"/>
                <w:b w:val="0"/>
                <w:sz w:val="21"/>
                <w:szCs w:val="21"/>
              </w:rPr>
            </w:pPr>
            <w:r>
              <w:rPr>
                <w:rStyle w:val="fontstyle01"/>
                <w:rFonts w:hint="eastAsia"/>
                <w:b w:val="0"/>
                <w:sz w:val="21"/>
                <w:szCs w:val="21"/>
              </w:rPr>
              <w:t>-104</w:t>
            </w:r>
          </w:p>
        </w:tc>
        <w:tc>
          <w:tcPr>
            <w:tcW w:w="993" w:type="dxa"/>
            <w:tcBorders>
              <w:top w:val="nil"/>
              <w:left w:val="nil"/>
              <w:bottom w:val="single" w:sz="4" w:space="0" w:color="auto"/>
              <w:right w:val="single" w:sz="4" w:space="0" w:color="auto"/>
            </w:tcBorders>
            <w:shd w:val="clear" w:color="auto" w:fill="auto"/>
            <w:noWrap/>
            <w:vAlign w:val="center"/>
          </w:tcPr>
          <w:p w:rsidR="003D0186" w:rsidRDefault="001C2D48">
            <w:pPr>
              <w:widowControl/>
              <w:jc w:val="center"/>
              <w:rPr>
                <w:rStyle w:val="fontstyle01"/>
                <w:rFonts w:hint="eastAsia"/>
                <w:b w:val="0"/>
                <w:sz w:val="21"/>
                <w:szCs w:val="21"/>
              </w:rPr>
            </w:pPr>
            <w:r>
              <w:rPr>
                <w:rStyle w:val="fontstyle01"/>
                <w:rFonts w:hint="eastAsia"/>
                <w:b w:val="0"/>
                <w:sz w:val="21"/>
                <w:szCs w:val="21"/>
              </w:rPr>
              <w:t>-104</w:t>
            </w:r>
          </w:p>
        </w:tc>
      </w:tr>
      <w:tr w:rsidR="003D0186">
        <w:trPr>
          <w:trHeight w:val="276"/>
          <w:jc w:val="center"/>
        </w:trPr>
        <w:tc>
          <w:tcPr>
            <w:tcW w:w="937" w:type="dxa"/>
            <w:vMerge/>
            <w:tcBorders>
              <w:top w:val="nil"/>
              <w:left w:val="single" w:sz="4" w:space="0" w:color="auto"/>
              <w:bottom w:val="single" w:sz="4" w:space="0" w:color="000000"/>
              <w:right w:val="single" w:sz="4" w:space="0" w:color="auto"/>
            </w:tcBorders>
            <w:shd w:val="clear" w:color="auto" w:fill="auto"/>
            <w:vAlign w:val="center"/>
          </w:tcPr>
          <w:p w:rsidR="003D0186" w:rsidRDefault="003D0186">
            <w:pPr>
              <w:widowControl/>
              <w:jc w:val="center"/>
              <w:rPr>
                <w:rStyle w:val="fontstyle01"/>
                <w:rFonts w:hint="eastAsia"/>
                <w:b w:val="0"/>
                <w:sz w:val="21"/>
                <w:szCs w:val="21"/>
              </w:rPr>
            </w:pPr>
          </w:p>
        </w:tc>
        <w:tc>
          <w:tcPr>
            <w:tcW w:w="2219" w:type="dxa"/>
            <w:tcBorders>
              <w:top w:val="nil"/>
              <w:left w:val="nil"/>
              <w:bottom w:val="single" w:sz="4" w:space="0" w:color="auto"/>
              <w:right w:val="single" w:sz="4" w:space="0" w:color="auto"/>
            </w:tcBorders>
            <w:shd w:val="clear" w:color="auto" w:fill="auto"/>
            <w:noWrap/>
            <w:vAlign w:val="center"/>
          </w:tcPr>
          <w:p w:rsidR="003D0186" w:rsidRDefault="001C2D48">
            <w:pPr>
              <w:widowControl/>
              <w:jc w:val="center"/>
              <w:rPr>
                <w:rStyle w:val="fontstyle01"/>
                <w:rFonts w:hint="eastAsia"/>
                <w:b w:val="0"/>
                <w:sz w:val="21"/>
                <w:szCs w:val="21"/>
              </w:rPr>
            </w:pPr>
            <w:r>
              <w:rPr>
                <w:rStyle w:val="fontstyle01"/>
                <w:rFonts w:hint="eastAsia"/>
                <w:b w:val="0"/>
                <w:sz w:val="21"/>
                <w:szCs w:val="21"/>
              </w:rPr>
              <w:t>PSDU MCS3</w:t>
            </w:r>
            <w:r>
              <w:rPr>
                <w:rStyle w:val="fontstyle01"/>
                <w:rFonts w:hint="eastAsia"/>
                <w:b w:val="0"/>
                <w:sz w:val="21"/>
                <w:szCs w:val="21"/>
              </w:rPr>
              <w:t>（</w:t>
            </w:r>
            <w:r>
              <w:rPr>
                <w:rStyle w:val="fontstyle01"/>
                <w:rFonts w:hint="eastAsia"/>
                <w:b w:val="0"/>
                <w:sz w:val="21"/>
                <w:szCs w:val="21"/>
              </w:rPr>
              <w:t>dB</w:t>
            </w:r>
            <w:r>
              <w:rPr>
                <w:rStyle w:val="fontstyle01"/>
                <w:b w:val="0"/>
                <w:sz w:val="21"/>
                <w:szCs w:val="21"/>
              </w:rPr>
              <w:t>m</w:t>
            </w:r>
            <w:r>
              <w:rPr>
                <w:rStyle w:val="fontstyle01"/>
                <w:rFonts w:hint="eastAsia"/>
                <w:b w:val="0"/>
                <w:sz w:val="21"/>
                <w:szCs w:val="21"/>
              </w:rPr>
              <w:t>）</w:t>
            </w:r>
          </w:p>
        </w:tc>
        <w:tc>
          <w:tcPr>
            <w:tcW w:w="1141" w:type="dxa"/>
            <w:tcBorders>
              <w:top w:val="nil"/>
              <w:left w:val="nil"/>
              <w:bottom w:val="single" w:sz="4" w:space="0" w:color="auto"/>
              <w:right w:val="single" w:sz="4" w:space="0" w:color="auto"/>
            </w:tcBorders>
            <w:shd w:val="clear" w:color="auto" w:fill="auto"/>
            <w:noWrap/>
            <w:vAlign w:val="center"/>
          </w:tcPr>
          <w:p w:rsidR="003D0186" w:rsidRDefault="001C2D48">
            <w:pPr>
              <w:widowControl/>
              <w:jc w:val="center"/>
              <w:rPr>
                <w:rStyle w:val="fontstyle01"/>
                <w:rFonts w:hint="eastAsia"/>
                <w:b w:val="0"/>
                <w:sz w:val="21"/>
                <w:szCs w:val="21"/>
              </w:rPr>
            </w:pPr>
            <w:r>
              <w:rPr>
                <w:rStyle w:val="fontstyle01"/>
                <w:rFonts w:hint="eastAsia"/>
                <w:b w:val="0"/>
                <w:sz w:val="21"/>
                <w:szCs w:val="21"/>
              </w:rPr>
              <w:t>-100</w:t>
            </w:r>
          </w:p>
        </w:tc>
        <w:tc>
          <w:tcPr>
            <w:tcW w:w="1034" w:type="dxa"/>
            <w:tcBorders>
              <w:top w:val="nil"/>
              <w:left w:val="nil"/>
              <w:bottom w:val="single" w:sz="4" w:space="0" w:color="auto"/>
              <w:right w:val="single" w:sz="4" w:space="0" w:color="auto"/>
            </w:tcBorders>
            <w:shd w:val="clear" w:color="auto" w:fill="auto"/>
            <w:noWrap/>
            <w:vAlign w:val="center"/>
          </w:tcPr>
          <w:p w:rsidR="003D0186" w:rsidRDefault="001C2D48">
            <w:pPr>
              <w:widowControl/>
              <w:jc w:val="center"/>
              <w:rPr>
                <w:rStyle w:val="fontstyle01"/>
                <w:rFonts w:hint="eastAsia"/>
                <w:b w:val="0"/>
                <w:sz w:val="21"/>
                <w:szCs w:val="21"/>
              </w:rPr>
            </w:pPr>
            <w:r>
              <w:rPr>
                <w:rStyle w:val="fontstyle01"/>
                <w:rFonts w:hint="eastAsia"/>
                <w:b w:val="0"/>
                <w:sz w:val="21"/>
                <w:szCs w:val="21"/>
              </w:rPr>
              <w:t>-99</w:t>
            </w:r>
          </w:p>
        </w:tc>
        <w:tc>
          <w:tcPr>
            <w:tcW w:w="993" w:type="dxa"/>
            <w:tcBorders>
              <w:top w:val="nil"/>
              <w:left w:val="nil"/>
              <w:bottom w:val="single" w:sz="4" w:space="0" w:color="auto"/>
              <w:right w:val="single" w:sz="4" w:space="0" w:color="auto"/>
            </w:tcBorders>
            <w:shd w:val="clear" w:color="auto" w:fill="auto"/>
            <w:noWrap/>
            <w:vAlign w:val="center"/>
          </w:tcPr>
          <w:p w:rsidR="003D0186" w:rsidRDefault="001C2D48">
            <w:pPr>
              <w:widowControl/>
              <w:jc w:val="center"/>
              <w:rPr>
                <w:rStyle w:val="fontstyle01"/>
                <w:rFonts w:hint="eastAsia"/>
                <w:b w:val="0"/>
                <w:sz w:val="21"/>
                <w:szCs w:val="21"/>
              </w:rPr>
            </w:pPr>
            <w:r>
              <w:rPr>
                <w:rStyle w:val="fontstyle01"/>
                <w:rFonts w:hint="eastAsia"/>
                <w:b w:val="0"/>
                <w:sz w:val="21"/>
                <w:szCs w:val="21"/>
              </w:rPr>
              <w:t>-99</w:t>
            </w:r>
          </w:p>
        </w:tc>
      </w:tr>
      <w:tr w:rsidR="003D0186">
        <w:trPr>
          <w:trHeight w:val="276"/>
          <w:jc w:val="center"/>
        </w:trPr>
        <w:tc>
          <w:tcPr>
            <w:tcW w:w="937" w:type="dxa"/>
            <w:vMerge/>
            <w:tcBorders>
              <w:top w:val="nil"/>
              <w:left w:val="single" w:sz="4" w:space="0" w:color="auto"/>
              <w:bottom w:val="single" w:sz="4" w:space="0" w:color="000000"/>
              <w:right w:val="single" w:sz="4" w:space="0" w:color="auto"/>
            </w:tcBorders>
            <w:shd w:val="clear" w:color="auto" w:fill="auto"/>
            <w:vAlign w:val="center"/>
          </w:tcPr>
          <w:p w:rsidR="003D0186" w:rsidRDefault="003D0186">
            <w:pPr>
              <w:widowControl/>
              <w:jc w:val="center"/>
              <w:rPr>
                <w:rStyle w:val="fontstyle01"/>
                <w:rFonts w:hint="eastAsia"/>
                <w:b w:val="0"/>
                <w:sz w:val="21"/>
                <w:szCs w:val="21"/>
              </w:rPr>
            </w:pPr>
          </w:p>
        </w:tc>
        <w:tc>
          <w:tcPr>
            <w:tcW w:w="2219" w:type="dxa"/>
            <w:tcBorders>
              <w:top w:val="nil"/>
              <w:left w:val="nil"/>
              <w:bottom w:val="single" w:sz="4" w:space="0" w:color="auto"/>
              <w:right w:val="single" w:sz="4" w:space="0" w:color="auto"/>
            </w:tcBorders>
            <w:shd w:val="clear" w:color="auto" w:fill="auto"/>
            <w:noWrap/>
            <w:vAlign w:val="center"/>
          </w:tcPr>
          <w:p w:rsidR="003D0186" w:rsidRDefault="001C2D48">
            <w:pPr>
              <w:widowControl/>
              <w:jc w:val="center"/>
              <w:rPr>
                <w:rStyle w:val="fontstyle01"/>
                <w:rFonts w:hint="eastAsia"/>
                <w:b w:val="0"/>
                <w:sz w:val="21"/>
                <w:szCs w:val="21"/>
              </w:rPr>
            </w:pPr>
            <w:r>
              <w:rPr>
                <w:rStyle w:val="fontstyle01"/>
                <w:rFonts w:hint="eastAsia"/>
                <w:b w:val="0"/>
                <w:sz w:val="21"/>
                <w:szCs w:val="21"/>
              </w:rPr>
              <w:t>PSDU MCS6</w:t>
            </w:r>
            <w:r>
              <w:rPr>
                <w:rStyle w:val="fontstyle01"/>
                <w:rFonts w:hint="eastAsia"/>
                <w:b w:val="0"/>
                <w:sz w:val="21"/>
                <w:szCs w:val="21"/>
              </w:rPr>
              <w:t>（</w:t>
            </w:r>
            <w:r>
              <w:rPr>
                <w:rStyle w:val="fontstyle01"/>
                <w:rFonts w:hint="eastAsia"/>
                <w:b w:val="0"/>
                <w:sz w:val="21"/>
                <w:szCs w:val="21"/>
              </w:rPr>
              <w:t>dB</w:t>
            </w:r>
            <w:r>
              <w:rPr>
                <w:rStyle w:val="fontstyle01"/>
                <w:b w:val="0"/>
                <w:sz w:val="21"/>
                <w:szCs w:val="21"/>
              </w:rPr>
              <w:t>m</w:t>
            </w:r>
            <w:r>
              <w:rPr>
                <w:rStyle w:val="fontstyle01"/>
                <w:rFonts w:hint="eastAsia"/>
                <w:b w:val="0"/>
                <w:sz w:val="21"/>
                <w:szCs w:val="21"/>
              </w:rPr>
              <w:t>）</w:t>
            </w:r>
          </w:p>
        </w:tc>
        <w:tc>
          <w:tcPr>
            <w:tcW w:w="1141" w:type="dxa"/>
            <w:tcBorders>
              <w:top w:val="nil"/>
              <w:left w:val="nil"/>
              <w:bottom w:val="single" w:sz="4" w:space="0" w:color="auto"/>
              <w:right w:val="single" w:sz="4" w:space="0" w:color="auto"/>
            </w:tcBorders>
            <w:shd w:val="clear" w:color="auto" w:fill="auto"/>
            <w:noWrap/>
            <w:vAlign w:val="center"/>
          </w:tcPr>
          <w:p w:rsidR="003D0186" w:rsidRDefault="001C2D48">
            <w:pPr>
              <w:widowControl/>
              <w:jc w:val="center"/>
              <w:rPr>
                <w:rStyle w:val="fontstyle01"/>
                <w:rFonts w:hint="eastAsia"/>
                <w:b w:val="0"/>
                <w:sz w:val="21"/>
                <w:szCs w:val="21"/>
              </w:rPr>
            </w:pPr>
            <w:r>
              <w:rPr>
                <w:rStyle w:val="fontstyle01"/>
                <w:rFonts w:hint="eastAsia"/>
                <w:b w:val="0"/>
                <w:sz w:val="21"/>
                <w:szCs w:val="21"/>
              </w:rPr>
              <w:t>-89</w:t>
            </w:r>
          </w:p>
        </w:tc>
        <w:tc>
          <w:tcPr>
            <w:tcW w:w="1034" w:type="dxa"/>
            <w:tcBorders>
              <w:top w:val="nil"/>
              <w:left w:val="nil"/>
              <w:bottom w:val="single" w:sz="4" w:space="0" w:color="auto"/>
              <w:right w:val="single" w:sz="4" w:space="0" w:color="auto"/>
            </w:tcBorders>
            <w:shd w:val="clear" w:color="auto" w:fill="auto"/>
            <w:noWrap/>
            <w:vAlign w:val="center"/>
          </w:tcPr>
          <w:p w:rsidR="003D0186" w:rsidRDefault="001C2D48">
            <w:pPr>
              <w:widowControl/>
              <w:jc w:val="center"/>
              <w:rPr>
                <w:rStyle w:val="fontstyle01"/>
                <w:rFonts w:hint="eastAsia"/>
                <w:b w:val="0"/>
                <w:sz w:val="21"/>
                <w:szCs w:val="21"/>
              </w:rPr>
            </w:pPr>
            <w:r>
              <w:rPr>
                <w:rStyle w:val="fontstyle01"/>
                <w:rFonts w:hint="eastAsia"/>
                <w:b w:val="0"/>
                <w:sz w:val="21"/>
                <w:szCs w:val="21"/>
              </w:rPr>
              <w:t>-89</w:t>
            </w:r>
          </w:p>
        </w:tc>
        <w:tc>
          <w:tcPr>
            <w:tcW w:w="993" w:type="dxa"/>
            <w:tcBorders>
              <w:top w:val="nil"/>
              <w:left w:val="nil"/>
              <w:bottom w:val="single" w:sz="4" w:space="0" w:color="auto"/>
              <w:right w:val="single" w:sz="4" w:space="0" w:color="auto"/>
            </w:tcBorders>
            <w:shd w:val="clear" w:color="auto" w:fill="auto"/>
            <w:noWrap/>
            <w:vAlign w:val="center"/>
          </w:tcPr>
          <w:p w:rsidR="003D0186" w:rsidRDefault="001C2D48">
            <w:pPr>
              <w:widowControl/>
              <w:jc w:val="center"/>
              <w:rPr>
                <w:rStyle w:val="fontstyle01"/>
                <w:rFonts w:hint="eastAsia"/>
                <w:b w:val="0"/>
                <w:sz w:val="21"/>
                <w:szCs w:val="21"/>
              </w:rPr>
            </w:pPr>
            <w:r>
              <w:rPr>
                <w:rStyle w:val="fontstyle01"/>
                <w:rFonts w:hint="eastAsia"/>
                <w:b w:val="0"/>
                <w:sz w:val="21"/>
                <w:szCs w:val="21"/>
              </w:rPr>
              <w:t>-89</w:t>
            </w:r>
          </w:p>
        </w:tc>
      </w:tr>
    </w:tbl>
    <w:p w:rsidR="003D0186" w:rsidRDefault="003D0186">
      <w:pPr>
        <w:pStyle w:val="afff1"/>
        <w:rPr>
          <w:rFonts w:ascii="Times New Roman"/>
        </w:rPr>
      </w:pPr>
    </w:p>
    <w:p w:rsidR="003D0186" w:rsidRDefault="001C2D48">
      <w:pPr>
        <w:pStyle w:val="a7"/>
        <w:spacing w:before="156" w:after="156"/>
        <w:rPr>
          <w:rFonts w:ascii="Times New Roman"/>
          <w:highlight w:val="yellow"/>
        </w:rPr>
      </w:pPr>
      <w:commentRangeStart w:id="291"/>
      <w:r>
        <w:rPr>
          <w:rFonts w:ascii="Times New Roman"/>
          <w:highlight w:val="yellow"/>
        </w:rPr>
        <w:t>通信协议</w:t>
      </w:r>
      <w:commentRangeEnd w:id="291"/>
      <w:r>
        <w:rPr>
          <w:rStyle w:val="afff9"/>
          <w:rFonts w:ascii="Times New Roman" w:eastAsia="宋体"/>
          <w:kern w:val="2"/>
        </w:rPr>
        <w:commentReference w:id="291"/>
      </w:r>
    </w:p>
    <w:p w:rsidR="003D0186" w:rsidRDefault="001C2D48">
      <w:pPr>
        <w:pStyle w:val="afff1"/>
        <w:rPr>
          <w:rFonts w:ascii="Times New Roman"/>
        </w:rPr>
      </w:pPr>
      <w:r>
        <w:rPr>
          <w:rFonts w:ascii="Times New Roman" w:hint="eastAsia"/>
          <w:color w:val="000000"/>
        </w:rPr>
        <w:t>双模通信单元</w:t>
      </w:r>
      <w:r>
        <w:rPr>
          <w:rFonts w:ascii="Times New Roman"/>
        </w:rPr>
        <w:t>应遵循</w:t>
      </w:r>
      <w:r>
        <w:rPr>
          <w:rFonts w:ascii="Times New Roman"/>
        </w:rPr>
        <w:t>Q/GDWXXX.4</w:t>
      </w:r>
      <w:r>
        <w:rPr>
          <w:rFonts w:ascii="Times New Roman"/>
          <w:szCs w:val="21"/>
        </w:rPr>
        <w:t>、</w:t>
      </w:r>
      <w:r>
        <w:rPr>
          <w:rFonts w:ascii="Times New Roman"/>
        </w:rPr>
        <w:t>Q/GDW XXX</w:t>
      </w:r>
      <w:r>
        <w:rPr>
          <w:rFonts w:ascii="Times New Roman" w:hint="eastAsia"/>
        </w:rPr>
        <w:t>.5</w:t>
      </w:r>
      <w:r>
        <w:rPr>
          <w:rFonts w:ascii="Times New Roman"/>
          <w:szCs w:val="21"/>
        </w:rPr>
        <w:t>和</w:t>
      </w:r>
      <w:r>
        <w:rPr>
          <w:rFonts w:ascii="Times New Roman"/>
        </w:rPr>
        <w:t>Q/GDW XXX.5</w:t>
      </w:r>
      <w:r>
        <w:rPr>
          <w:rFonts w:ascii="Times New Roman"/>
        </w:rPr>
        <w:t>，满足</w:t>
      </w:r>
      <w:r>
        <w:rPr>
          <w:rFonts w:ascii="Times New Roman" w:hint="eastAsia"/>
        </w:rPr>
        <w:t>双模</w:t>
      </w:r>
      <w:r>
        <w:rPr>
          <w:rFonts w:ascii="Times New Roman"/>
        </w:rPr>
        <w:t>通信单元互联互通要求。</w:t>
      </w:r>
    </w:p>
    <w:p w:rsidR="003D0186" w:rsidRDefault="001C2D48">
      <w:pPr>
        <w:pStyle w:val="a7"/>
        <w:spacing w:before="156" w:after="156"/>
        <w:rPr>
          <w:rFonts w:ascii="Times New Roman"/>
          <w:highlight w:val="yellow"/>
        </w:rPr>
      </w:pPr>
      <w:bookmarkStart w:id="292" w:name="_Toc398721824"/>
      <w:commentRangeStart w:id="293"/>
      <w:r>
        <w:rPr>
          <w:rFonts w:ascii="Times New Roman"/>
          <w:highlight w:val="yellow"/>
        </w:rPr>
        <w:t>网络管理</w:t>
      </w:r>
      <w:commentRangeEnd w:id="293"/>
      <w:r>
        <w:rPr>
          <w:rStyle w:val="afff9"/>
          <w:rFonts w:ascii="Times New Roman" w:eastAsia="宋体"/>
          <w:kern w:val="2"/>
        </w:rPr>
        <w:commentReference w:id="293"/>
      </w:r>
      <w:r>
        <w:rPr>
          <w:rFonts w:ascii="Times New Roman"/>
          <w:highlight w:val="yellow"/>
        </w:rPr>
        <w:t>功能</w:t>
      </w:r>
    </w:p>
    <w:p w:rsidR="003D0186" w:rsidRDefault="001C2D48">
      <w:pPr>
        <w:pStyle w:val="a8"/>
        <w:spacing w:before="156" w:after="156"/>
        <w:rPr>
          <w:rFonts w:ascii="Times New Roman"/>
        </w:rPr>
      </w:pPr>
      <w:r>
        <w:rPr>
          <w:rFonts w:ascii="Times New Roman"/>
        </w:rPr>
        <w:t>节点管理</w:t>
      </w:r>
    </w:p>
    <w:p w:rsidR="003D0186" w:rsidRDefault="001C2D48">
      <w:pPr>
        <w:pStyle w:val="afff1"/>
        <w:rPr>
          <w:rFonts w:ascii="Times New Roman"/>
        </w:rPr>
      </w:pPr>
      <w:r>
        <w:rPr>
          <w:rFonts w:ascii="Times New Roman"/>
        </w:rPr>
        <w:t>CCO</w:t>
      </w:r>
      <w:r>
        <w:rPr>
          <w:rFonts w:ascii="Times New Roman"/>
        </w:rPr>
        <w:t>应具备在本地网络中唯一的节点地址标识，用于</w:t>
      </w:r>
      <w:del w:id="294" w:author="作者" w:date="2025-12-26T10:17:00Z">
        <w:r>
          <w:rPr>
            <w:rFonts w:ascii="Times New Roman"/>
          </w:rPr>
          <w:delText>建立</w:delText>
        </w:r>
      </w:del>
      <w:r>
        <w:rPr>
          <w:rFonts w:ascii="Times New Roman"/>
        </w:rPr>
        <w:t>中继路由关系</w:t>
      </w:r>
      <w:ins w:id="295" w:author="作者" w:date="2025-12-26T10:17:00Z">
        <w:r>
          <w:rPr>
            <w:rFonts w:ascii="Times New Roman" w:hint="eastAsia"/>
          </w:rPr>
          <w:t>的</w:t>
        </w:r>
        <w:r>
          <w:rPr>
            <w:rFonts w:ascii="Times New Roman"/>
          </w:rPr>
          <w:t>建立</w:t>
        </w:r>
      </w:ins>
      <w:r>
        <w:rPr>
          <w:rFonts w:ascii="Times New Roman"/>
        </w:rPr>
        <w:t>。</w:t>
      </w:r>
      <w:r>
        <w:rPr>
          <w:rFonts w:ascii="Times New Roman"/>
        </w:rPr>
        <w:t>CCO</w:t>
      </w:r>
      <w:r>
        <w:rPr>
          <w:rFonts w:ascii="Times New Roman"/>
        </w:rPr>
        <w:t>应能</w:t>
      </w:r>
      <w:del w:id="296" w:author="作者" w:date="2025-12-26T10:17:00Z">
        <w:r>
          <w:rPr>
            <w:rFonts w:ascii="Times New Roman"/>
          </w:rPr>
          <w:delText>够</w:delText>
        </w:r>
      </w:del>
      <w:r>
        <w:rPr>
          <w:rFonts w:ascii="Times New Roman"/>
        </w:rPr>
        <w:t>在无人工干预</w:t>
      </w:r>
      <w:ins w:id="297" w:author="作者" w:date="2025-12-26T10:18:00Z">
        <w:r>
          <w:rPr>
            <w:rFonts w:ascii="Times New Roman" w:hint="eastAsia"/>
          </w:rPr>
          <w:t>的</w:t>
        </w:r>
      </w:ins>
      <w:r>
        <w:rPr>
          <w:rFonts w:ascii="Times New Roman"/>
        </w:rPr>
        <w:t>情况下，自动管理下属节点的中继路由关系</w:t>
      </w:r>
      <w:r>
        <w:rPr>
          <w:rFonts w:ascii="Times New Roman" w:hint="eastAsia"/>
        </w:rPr>
        <w:t>，</w:t>
      </w:r>
      <w:ins w:id="298" w:author="作者" w:date="2025-12-26T10:18:00Z">
        <w:r>
          <w:rPr>
            <w:rFonts w:ascii="Times New Roman" w:hint="eastAsia"/>
          </w:rPr>
          <w:t>且</w:t>
        </w:r>
      </w:ins>
      <w:r>
        <w:rPr>
          <w:rFonts w:ascii="Times New Roman"/>
        </w:rPr>
        <w:t>CCO</w:t>
      </w:r>
      <w:r>
        <w:rPr>
          <w:rFonts w:ascii="Times New Roman"/>
        </w:rPr>
        <w:t>下属</w:t>
      </w:r>
      <w:r>
        <w:rPr>
          <w:rFonts w:hint="eastAsia"/>
        </w:rPr>
        <w:t>从</w:t>
      </w:r>
      <w:r>
        <w:rPr>
          <w:rFonts w:ascii="Times New Roman"/>
        </w:rPr>
        <w:t>节点</w:t>
      </w:r>
      <w:ins w:id="299" w:author="作者" w:date="2025-12-26T10:18:00Z">
        <w:r>
          <w:rPr>
            <w:rFonts w:ascii="Times New Roman" w:hint="eastAsia"/>
          </w:rPr>
          <w:t>的</w:t>
        </w:r>
      </w:ins>
      <w:r>
        <w:rPr>
          <w:rFonts w:ascii="Times New Roman"/>
        </w:rPr>
        <w:t>最大数量不应</w:t>
      </w:r>
      <w:del w:id="300" w:author="作者" w:date="2025-12-26T10:18:00Z">
        <w:r>
          <w:rPr>
            <w:rFonts w:ascii="Times New Roman"/>
          </w:rPr>
          <w:delText>少</w:delText>
        </w:r>
      </w:del>
      <w:ins w:id="301" w:author="作者" w:date="2025-12-26T10:18:00Z">
        <w:r>
          <w:rPr>
            <w:rFonts w:ascii="Times New Roman" w:hint="eastAsia"/>
          </w:rPr>
          <w:t>低</w:t>
        </w:r>
      </w:ins>
      <w:r>
        <w:rPr>
          <w:rFonts w:ascii="Times New Roman"/>
        </w:rPr>
        <w:t>于</w:t>
      </w:r>
      <w:r>
        <w:rPr>
          <w:rFonts w:ascii="Times New Roman"/>
        </w:rPr>
        <w:t>2000</w:t>
      </w:r>
      <w:r>
        <w:rPr>
          <w:rFonts w:ascii="Times New Roman"/>
        </w:rPr>
        <w:t>个。</w:t>
      </w:r>
    </w:p>
    <w:p w:rsidR="003D0186" w:rsidRDefault="001C2D48">
      <w:pPr>
        <w:pStyle w:val="a8"/>
        <w:spacing w:before="156" w:after="156"/>
        <w:rPr>
          <w:rFonts w:ascii="Times New Roman"/>
          <w:highlight w:val="yellow"/>
        </w:rPr>
      </w:pPr>
      <w:r>
        <w:rPr>
          <w:rFonts w:ascii="Times New Roman"/>
          <w:highlight w:val="yellow"/>
        </w:rPr>
        <w:t>信道访问机制</w:t>
      </w:r>
    </w:p>
    <w:p w:rsidR="003D0186" w:rsidRDefault="001C2D48">
      <w:pPr>
        <w:pStyle w:val="afff1"/>
        <w:rPr>
          <w:rFonts w:ascii="Times New Roman"/>
        </w:rPr>
      </w:pPr>
      <w:r>
        <w:rPr>
          <w:rFonts w:ascii="Times New Roman" w:hint="eastAsia"/>
          <w:color w:val="000000"/>
        </w:rPr>
        <w:t>双模通信单元</w:t>
      </w:r>
      <w:commentRangeStart w:id="302"/>
      <w:r>
        <w:rPr>
          <w:rFonts w:ascii="Times New Roman"/>
        </w:rPr>
        <w:t>应</w:t>
      </w:r>
      <w:commentRangeEnd w:id="302"/>
      <w:r>
        <w:rPr>
          <w:rStyle w:val="afff9"/>
          <w:rFonts w:ascii="Times New Roman"/>
          <w:kern w:val="2"/>
        </w:rPr>
        <w:commentReference w:id="302"/>
      </w:r>
      <w:r>
        <w:rPr>
          <w:rFonts w:ascii="Times New Roman"/>
        </w:rPr>
        <w:t>支持</w:t>
      </w:r>
      <w:r>
        <w:rPr>
          <w:rFonts w:ascii="Times New Roman"/>
        </w:rPr>
        <w:t>TDMA</w:t>
      </w:r>
      <w:r>
        <w:rPr>
          <w:rFonts w:ascii="Times New Roman"/>
        </w:rPr>
        <w:t>（</w:t>
      </w:r>
      <w:r>
        <w:rPr>
          <w:rFonts w:ascii="Times New Roman"/>
        </w:rPr>
        <w:t>Time Division Multiple Access</w:t>
      </w:r>
      <w:r>
        <w:rPr>
          <w:rFonts w:ascii="Times New Roman"/>
        </w:rPr>
        <w:t>）和</w:t>
      </w:r>
      <w:r>
        <w:rPr>
          <w:rFonts w:ascii="Times New Roman"/>
        </w:rPr>
        <w:t>CSMA</w:t>
      </w:r>
      <w:r>
        <w:rPr>
          <w:rFonts w:ascii="Times New Roman"/>
        </w:rPr>
        <w:t>（</w:t>
      </w:r>
      <w:r>
        <w:rPr>
          <w:rFonts w:ascii="Times New Roman"/>
        </w:rPr>
        <w:t>Carrier Sense Multiple Access</w:t>
      </w:r>
      <w:r>
        <w:rPr>
          <w:rFonts w:ascii="Times New Roman"/>
        </w:rPr>
        <w:t>）</w:t>
      </w:r>
      <w:r>
        <w:rPr>
          <w:rFonts w:ascii="Times New Roman"/>
        </w:rPr>
        <w:t>/CA</w:t>
      </w:r>
      <w:r>
        <w:rPr>
          <w:rFonts w:ascii="Times New Roman"/>
        </w:rPr>
        <w:t>（</w:t>
      </w:r>
      <w:r>
        <w:rPr>
          <w:rFonts w:ascii="Times New Roman"/>
        </w:rPr>
        <w:t>Collision Avoidance</w:t>
      </w:r>
      <w:r>
        <w:rPr>
          <w:rFonts w:ascii="Times New Roman"/>
        </w:rPr>
        <w:t>），提供冲突避免机制。</w:t>
      </w:r>
      <w:r>
        <w:rPr>
          <w:rFonts w:ascii="Times New Roman" w:hint="eastAsia"/>
        </w:rPr>
        <w:t>CSMA</w:t>
      </w:r>
      <w:r>
        <w:rPr>
          <w:rFonts w:ascii="Times New Roman" w:hint="eastAsia"/>
        </w:rPr>
        <w:t>信道访问中，应支持</w:t>
      </w:r>
      <w:r>
        <w:rPr>
          <w:rFonts w:ascii="Times New Roman" w:hint="eastAsia"/>
        </w:rPr>
        <w:t>OFDMA</w:t>
      </w:r>
      <w:r>
        <w:rPr>
          <w:rFonts w:ascii="Times New Roman" w:hint="eastAsia"/>
        </w:rPr>
        <w:t>下行多</w:t>
      </w:r>
      <w:r>
        <w:rPr>
          <w:rFonts w:ascii="Times New Roman" w:hint="eastAsia"/>
          <w:highlight w:val="yellow"/>
        </w:rPr>
        <w:t>站点</w:t>
      </w:r>
      <w:r>
        <w:rPr>
          <w:rFonts w:ascii="Times New Roman" w:hint="eastAsia"/>
        </w:rPr>
        <w:t>调度和</w:t>
      </w:r>
      <w:r>
        <w:rPr>
          <w:rFonts w:ascii="Times New Roman" w:hint="eastAsia"/>
        </w:rPr>
        <w:t>TDA</w:t>
      </w:r>
      <w:r>
        <w:rPr>
          <w:rFonts w:ascii="Times New Roman" w:hint="eastAsia"/>
        </w:rPr>
        <w:t>下行多</w:t>
      </w:r>
      <w:r>
        <w:rPr>
          <w:rFonts w:ascii="Times New Roman" w:hint="eastAsia"/>
          <w:highlight w:val="yellow"/>
        </w:rPr>
        <w:t>站点</w:t>
      </w:r>
      <w:r>
        <w:rPr>
          <w:rFonts w:ascii="Times New Roman" w:hint="eastAsia"/>
        </w:rPr>
        <w:t>调度。</w:t>
      </w:r>
    </w:p>
    <w:p w:rsidR="003D0186" w:rsidRDefault="001C2D48">
      <w:pPr>
        <w:pStyle w:val="a8"/>
        <w:spacing w:before="156" w:after="156"/>
        <w:rPr>
          <w:rFonts w:ascii="Times New Roman"/>
        </w:rPr>
      </w:pPr>
      <w:bookmarkStart w:id="303" w:name="_Toc292727133"/>
      <w:r>
        <w:rPr>
          <w:rFonts w:ascii="Times New Roman"/>
        </w:rPr>
        <w:t>自动路由</w:t>
      </w:r>
      <w:bookmarkEnd w:id="303"/>
    </w:p>
    <w:p w:rsidR="003D0186" w:rsidRDefault="001C2D48">
      <w:pPr>
        <w:pStyle w:val="afff1"/>
        <w:rPr>
          <w:rFonts w:ascii="Times New Roman"/>
        </w:rPr>
      </w:pPr>
      <w:r>
        <w:rPr>
          <w:rFonts w:ascii="Times New Roman" w:hint="eastAsia"/>
          <w:color w:val="000000"/>
        </w:rPr>
        <w:t>双模通信单元</w:t>
      </w:r>
      <w:r>
        <w:rPr>
          <w:rFonts w:ascii="Times New Roman"/>
        </w:rPr>
        <w:t>应具备自动路由快速组网</w:t>
      </w:r>
      <w:ins w:id="304" w:author="作者" w:date="2025-12-26T10:19:00Z">
        <w:r>
          <w:rPr>
            <w:rFonts w:ascii="Times New Roman"/>
            <w:szCs w:val="21"/>
          </w:rPr>
          <w:t>、</w:t>
        </w:r>
      </w:ins>
      <w:del w:id="305" w:author="作者" w:date="2025-12-26T10:19:00Z">
        <w:r>
          <w:rPr>
            <w:rFonts w:ascii="Times New Roman"/>
          </w:rPr>
          <w:delText>，</w:delText>
        </w:r>
      </w:del>
      <w:r>
        <w:rPr>
          <w:rFonts w:ascii="Times New Roman"/>
        </w:rPr>
        <w:t>网络实时优化</w:t>
      </w:r>
      <w:del w:id="306" w:author="作者" w:date="2025-12-26T10:19:00Z">
        <w:r>
          <w:rPr>
            <w:rFonts w:ascii="Times New Roman"/>
          </w:rPr>
          <w:delText>和</w:delText>
        </w:r>
      </w:del>
      <w:ins w:id="307" w:author="作者" w:date="2025-12-26T10:19:00Z">
        <w:r>
          <w:rPr>
            <w:rFonts w:ascii="Times New Roman" w:hint="eastAsia"/>
          </w:rPr>
          <w:t>与</w:t>
        </w:r>
      </w:ins>
      <w:r>
        <w:rPr>
          <w:rFonts w:ascii="Times New Roman"/>
        </w:rPr>
        <w:t>动态变化</w:t>
      </w:r>
      <w:del w:id="308" w:author="作者" w:date="2025-12-26T10:20:00Z">
        <w:r>
          <w:rPr>
            <w:rFonts w:ascii="Times New Roman"/>
          </w:rPr>
          <w:delText>功能</w:delText>
        </w:r>
      </w:del>
      <w:ins w:id="309" w:author="作者" w:date="2025-12-26T10:20:00Z">
        <w:r>
          <w:rPr>
            <w:rFonts w:ascii="Times New Roman" w:hint="eastAsia"/>
          </w:rPr>
          <w:t>能力</w:t>
        </w:r>
      </w:ins>
      <w:r>
        <w:rPr>
          <w:rFonts w:ascii="Times New Roman" w:hint="eastAsia"/>
        </w:rPr>
        <w:t>。</w:t>
      </w:r>
      <w:del w:id="310" w:author="作者" w:date="2025-12-26T10:20:00Z">
        <w:r>
          <w:rPr>
            <w:rFonts w:ascii="Times New Roman"/>
          </w:rPr>
          <w:delText>无需人工干预，</w:delText>
        </w:r>
      </w:del>
      <w:r>
        <w:rPr>
          <w:rFonts w:ascii="Times New Roman"/>
        </w:rPr>
        <w:t>通信单元之间</w:t>
      </w:r>
      <w:ins w:id="311" w:author="作者" w:date="2025-12-26T10:20:00Z">
        <w:r>
          <w:rPr>
            <w:rFonts w:ascii="Times New Roman" w:hint="eastAsia"/>
          </w:rPr>
          <w:t>无需人工干预即可</w:t>
        </w:r>
      </w:ins>
      <w:del w:id="312" w:author="作者" w:date="2025-12-26T10:20:00Z">
        <w:r>
          <w:rPr>
            <w:rFonts w:ascii="Times New Roman"/>
          </w:rPr>
          <w:delText>应</w:delText>
        </w:r>
      </w:del>
      <w:r>
        <w:rPr>
          <w:rFonts w:ascii="Times New Roman"/>
        </w:rPr>
        <w:t>自动建立数据传输路由关系；当信道变化、中间节点被拆除或</w:t>
      </w:r>
      <w:ins w:id="313" w:author="作者" w:date="2025-12-26T10:21:00Z">
        <w:r>
          <w:rPr>
            <w:rFonts w:ascii="Times New Roman" w:hint="eastAsia"/>
          </w:rPr>
          <w:t>发生</w:t>
        </w:r>
      </w:ins>
      <w:r>
        <w:rPr>
          <w:rFonts w:ascii="Times New Roman"/>
        </w:rPr>
        <w:t>故障</w:t>
      </w:r>
      <w:ins w:id="314" w:author="作者" w:date="2025-12-26T10:21:00Z">
        <w:r>
          <w:rPr>
            <w:rFonts w:ascii="Times New Roman" w:hint="eastAsia"/>
          </w:rPr>
          <w:t>时</w:t>
        </w:r>
      </w:ins>
      <w:del w:id="315" w:author="作者" w:date="2025-12-26T10:21:00Z">
        <w:r>
          <w:rPr>
            <w:rFonts w:ascii="Times New Roman"/>
          </w:rPr>
          <w:delText>后</w:delText>
        </w:r>
      </w:del>
      <w:r>
        <w:rPr>
          <w:rFonts w:ascii="Times New Roman"/>
        </w:rPr>
        <w:t>，系统</w:t>
      </w:r>
      <w:r>
        <w:rPr>
          <w:rFonts w:ascii="Times New Roman" w:hint="eastAsia"/>
        </w:rPr>
        <w:t>应</w:t>
      </w:r>
      <w:r>
        <w:rPr>
          <w:rFonts w:ascii="Times New Roman"/>
        </w:rPr>
        <w:t>具备自动建立新路由</w:t>
      </w:r>
      <w:ins w:id="316" w:author="作者" w:date="2025-12-26T10:21:00Z">
        <w:r>
          <w:rPr>
            <w:rFonts w:ascii="Times New Roman" w:hint="eastAsia"/>
          </w:rPr>
          <w:t>的</w:t>
        </w:r>
      </w:ins>
      <w:r>
        <w:rPr>
          <w:rFonts w:ascii="Times New Roman"/>
        </w:rPr>
        <w:t>能力。</w:t>
      </w:r>
    </w:p>
    <w:p w:rsidR="003D0186" w:rsidRDefault="001C2D48">
      <w:pPr>
        <w:pStyle w:val="a8"/>
        <w:spacing w:before="156" w:after="156"/>
        <w:rPr>
          <w:rFonts w:ascii="Times New Roman"/>
        </w:rPr>
      </w:pPr>
      <w:r>
        <w:rPr>
          <w:rFonts w:ascii="Times New Roman"/>
        </w:rPr>
        <w:t>白名单管理</w:t>
      </w:r>
    </w:p>
    <w:p w:rsidR="003D0186" w:rsidRDefault="001C2D48">
      <w:pPr>
        <w:pStyle w:val="afff1"/>
        <w:rPr>
          <w:rFonts w:ascii="Times New Roman"/>
        </w:rPr>
      </w:pPr>
      <w:r>
        <w:rPr>
          <w:rFonts w:ascii="Times New Roman"/>
        </w:rPr>
        <w:t>CCO</w:t>
      </w:r>
      <w:r>
        <w:rPr>
          <w:rFonts w:ascii="Times New Roman" w:hint="eastAsia"/>
        </w:rPr>
        <w:t>应</w:t>
      </w:r>
      <w:r>
        <w:rPr>
          <w:rFonts w:ascii="Times New Roman"/>
        </w:rPr>
        <w:t>支持白名单管理机制，</w:t>
      </w:r>
      <w:ins w:id="317" w:author="作者" w:date="2025-12-26T10:22:00Z">
        <w:r>
          <w:rPr>
            <w:rFonts w:ascii="Times New Roman" w:hint="eastAsia"/>
          </w:rPr>
          <w:t>仅</w:t>
        </w:r>
      </w:ins>
      <w:r>
        <w:rPr>
          <w:rFonts w:ascii="Times New Roman"/>
        </w:rPr>
        <w:t>允许白名单</w:t>
      </w:r>
      <w:ins w:id="318" w:author="作者" w:date="2025-12-26T10:22:00Z">
        <w:r>
          <w:rPr>
            <w:rFonts w:ascii="Times New Roman" w:hint="eastAsia"/>
          </w:rPr>
          <w:t>内的</w:t>
        </w:r>
      </w:ins>
      <w:r>
        <w:rPr>
          <w:rFonts w:ascii="Times New Roman"/>
        </w:rPr>
        <w:t>地址入网，</w:t>
      </w:r>
      <w:ins w:id="319" w:author="作者" w:date="2025-12-26T10:22:00Z">
        <w:r>
          <w:rPr>
            <w:rFonts w:ascii="Times New Roman" w:hint="eastAsia"/>
          </w:rPr>
          <w:t>并</w:t>
        </w:r>
      </w:ins>
      <w:r>
        <w:rPr>
          <w:rFonts w:ascii="Times New Roman"/>
        </w:rPr>
        <w:t>剔除</w:t>
      </w:r>
      <w:ins w:id="320" w:author="作者" w:date="2025-12-26T10:22:00Z">
        <w:r>
          <w:rPr>
            <w:rFonts w:ascii="Times New Roman" w:hint="eastAsia"/>
          </w:rPr>
          <w:t>非</w:t>
        </w:r>
      </w:ins>
      <w:del w:id="321" w:author="作者" w:date="2025-12-26T10:22:00Z">
        <w:r>
          <w:rPr>
            <w:rFonts w:ascii="Times New Roman"/>
          </w:rPr>
          <w:delText>不在</w:delText>
        </w:r>
      </w:del>
      <w:r>
        <w:rPr>
          <w:rFonts w:ascii="Times New Roman"/>
        </w:rPr>
        <w:t>白名单地址</w:t>
      </w:r>
      <w:del w:id="322" w:author="作者" w:date="2025-12-26T10:22:00Z">
        <w:r>
          <w:rPr>
            <w:rFonts w:ascii="Times New Roman"/>
          </w:rPr>
          <w:delText>范围</w:delText>
        </w:r>
      </w:del>
      <w:r>
        <w:rPr>
          <w:rFonts w:ascii="Times New Roman"/>
        </w:rPr>
        <w:t>的节点。</w:t>
      </w:r>
    </w:p>
    <w:p w:rsidR="003D0186" w:rsidRDefault="001C2D48">
      <w:pPr>
        <w:pStyle w:val="a8"/>
        <w:spacing w:before="156" w:after="156"/>
        <w:rPr>
          <w:rFonts w:ascii="Times New Roman"/>
        </w:rPr>
      </w:pPr>
      <w:r>
        <w:rPr>
          <w:rFonts w:ascii="Times New Roman"/>
        </w:rPr>
        <w:t>多网络管理</w:t>
      </w:r>
    </w:p>
    <w:p w:rsidR="003D0186" w:rsidRDefault="001C2D48">
      <w:pPr>
        <w:pStyle w:val="afff1"/>
        <w:rPr>
          <w:rFonts w:ascii="Times New Roman"/>
        </w:rPr>
      </w:pPr>
      <w:r>
        <w:rPr>
          <w:rFonts w:ascii="Times New Roman"/>
        </w:rPr>
        <w:t>CCO</w:t>
      </w:r>
      <w:r>
        <w:rPr>
          <w:rFonts w:ascii="Times New Roman"/>
        </w:rPr>
        <w:t>应支持多网络共存（多台区串扰），</w:t>
      </w:r>
      <w:ins w:id="323" w:author="作者" w:date="2025-12-26T10:23:00Z">
        <w:r>
          <w:rPr>
            <w:rFonts w:ascii="Times New Roman" w:hint="eastAsia"/>
          </w:rPr>
          <w:t>其</w:t>
        </w:r>
      </w:ins>
      <w:r>
        <w:rPr>
          <w:rFonts w:ascii="Times New Roman"/>
        </w:rPr>
        <w:t>同时组网及抄表</w:t>
      </w:r>
      <w:r>
        <w:rPr>
          <w:rFonts w:ascii="Times New Roman" w:hint="eastAsia"/>
        </w:rPr>
        <w:t>等</w:t>
      </w:r>
      <w:r>
        <w:rPr>
          <w:rFonts w:ascii="Times New Roman"/>
        </w:rPr>
        <w:t>性能指标</w:t>
      </w:r>
      <w:ins w:id="324" w:author="作者" w:date="2025-12-26T10:23:00Z">
        <w:r>
          <w:rPr>
            <w:rFonts w:ascii="Times New Roman" w:hint="eastAsia"/>
          </w:rPr>
          <w:t>应</w:t>
        </w:r>
      </w:ins>
      <w:r>
        <w:rPr>
          <w:rFonts w:ascii="Times New Roman"/>
        </w:rPr>
        <w:t>与单网络</w:t>
      </w:r>
      <w:ins w:id="325" w:author="作者" w:date="2025-12-26T10:23:00Z">
        <w:r>
          <w:rPr>
            <w:rFonts w:ascii="Times New Roman" w:hint="eastAsia"/>
          </w:rPr>
          <w:t>场景</w:t>
        </w:r>
      </w:ins>
      <w:r>
        <w:rPr>
          <w:rFonts w:ascii="Times New Roman"/>
        </w:rPr>
        <w:t>保持一致</w:t>
      </w:r>
      <w:ins w:id="326" w:author="作者" w:date="2025-12-26T10:23:00Z">
        <w:r>
          <w:rPr>
            <w:rFonts w:ascii="Times New Roman"/>
          </w:rPr>
          <w:t>，</w:t>
        </w:r>
      </w:ins>
      <w:ins w:id="327" w:author="作者" w:date="2025-12-26T10:24:00Z">
        <w:r>
          <w:rPr>
            <w:rFonts w:ascii="Times New Roman" w:hint="eastAsia"/>
          </w:rPr>
          <w:t>且能</w:t>
        </w:r>
      </w:ins>
      <w:del w:id="328" w:author="作者" w:date="2025-12-26T10:23:00Z">
        <w:r>
          <w:rPr>
            <w:rFonts w:ascii="Times New Roman"/>
          </w:rPr>
          <w:delText>；</w:delText>
        </w:r>
      </w:del>
      <w:r>
        <w:rPr>
          <w:rFonts w:ascii="Times New Roman"/>
        </w:rPr>
        <w:t>管理</w:t>
      </w:r>
      <w:ins w:id="329" w:author="作者" w:date="2025-12-26T10:24:00Z">
        <w:r>
          <w:rPr>
            <w:rFonts w:ascii="Times New Roman" w:hint="eastAsia"/>
          </w:rPr>
          <w:t>的</w:t>
        </w:r>
      </w:ins>
      <w:r>
        <w:rPr>
          <w:rFonts w:ascii="Times New Roman"/>
        </w:rPr>
        <w:t>共存多网络数量</w:t>
      </w:r>
      <w:ins w:id="330" w:author="作者" w:date="2025-12-26T14:51:00Z">
        <w:r>
          <w:rPr>
            <w:rFonts w:ascii="Times New Roman" w:hint="eastAsia"/>
          </w:rPr>
          <w:t>应</w:t>
        </w:r>
      </w:ins>
      <w:r>
        <w:rPr>
          <w:rFonts w:ascii="Times New Roman"/>
        </w:rPr>
        <w:t>不少于</w:t>
      </w:r>
      <w:r>
        <w:rPr>
          <w:rFonts w:ascii="Times New Roman"/>
        </w:rPr>
        <w:t>6</w:t>
      </w:r>
      <w:r>
        <w:rPr>
          <w:rFonts w:ascii="Times New Roman"/>
        </w:rPr>
        <w:t>个。</w:t>
      </w:r>
    </w:p>
    <w:p w:rsidR="003D0186" w:rsidRDefault="001C2D48">
      <w:pPr>
        <w:pStyle w:val="a8"/>
        <w:spacing w:before="156" w:after="156"/>
        <w:rPr>
          <w:rFonts w:ascii="Times New Roman"/>
        </w:rPr>
      </w:pPr>
      <w:r>
        <w:rPr>
          <w:rFonts w:ascii="Times New Roman"/>
        </w:rPr>
        <w:t>网络信息管理</w:t>
      </w:r>
    </w:p>
    <w:p w:rsidR="003D0186" w:rsidRDefault="001C2D48">
      <w:pPr>
        <w:pStyle w:val="afff1"/>
        <w:rPr>
          <w:rFonts w:ascii="Times New Roman"/>
        </w:rPr>
      </w:pPr>
      <w:r>
        <w:rPr>
          <w:rFonts w:ascii="Times New Roman" w:hint="eastAsia"/>
          <w:color w:val="000000"/>
        </w:rPr>
        <w:t>双模通信单元</w:t>
      </w:r>
      <w:r>
        <w:rPr>
          <w:rFonts w:ascii="Times New Roman"/>
        </w:rPr>
        <w:t>应具备网络信息管理功能，包括</w:t>
      </w:r>
      <w:ins w:id="331" w:author="作者" w:date="2025-12-26T10:25:00Z">
        <w:r>
          <w:rPr>
            <w:rFonts w:ascii="Times New Roman" w:hint="eastAsia"/>
          </w:rPr>
          <w:t>查询</w:t>
        </w:r>
      </w:ins>
      <w:del w:id="332" w:author="作者" w:date="2025-12-26T10:25:00Z">
        <w:r>
          <w:rPr>
            <w:rFonts w:ascii="Times New Roman"/>
          </w:rPr>
          <w:delText>对</w:delText>
        </w:r>
      </w:del>
      <w:r>
        <w:rPr>
          <w:rFonts w:ascii="Times New Roman"/>
        </w:rPr>
        <w:t>CCO</w:t>
      </w:r>
      <w:r>
        <w:rPr>
          <w:rFonts w:ascii="Times New Roman"/>
        </w:rPr>
        <w:t>和</w:t>
      </w:r>
      <w:r>
        <w:rPr>
          <w:rFonts w:ascii="Times New Roman"/>
        </w:rPr>
        <w:t>STA</w:t>
      </w:r>
      <w:ins w:id="333" w:author="作者" w:date="2025-12-26T10:25:00Z">
        <w:r>
          <w:rPr>
            <w:rFonts w:ascii="Times New Roman" w:hint="eastAsia"/>
          </w:rPr>
          <w:t>的</w:t>
        </w:r>
      </w:ins>
      <w:r>
        <w:rPr>
          <w:rFonts w:ascii="Times New Roman"/>
        </w:rPr>
        <w:t>程序版本</w:t>
      </w:r>
      <w:ins w:id="334" w:author="作者" w:date="2025-12-26T10:25:00Z">
        <w:r>
          <w:rPr>
            <w:rFonts w:ascii="Times New Roman" w:hint="eastAsia"/>
          </w:rPr>
          <w:t>与</w:t>
        </w:r>
      </w:ins>
      <w:del w:id="335" w:author="作者" w:date="2025-12-26T10:25:00Z">
        <w:r>
          <w:rPr>
            <w:rFonts w:ascii="Times New Roman"/>
          </w:rPr>
          <w:delText>、</w:delText>
        </w:r>
      </w:del>
      <w:r>
        <w:rPr>
          <w:rFonts w:ascii="Times New Roman"/>
        </w:rPr>
        <w:t>参数信息</w:t>
      </w:r>
      <w:del w:id="336" w:author="作者" w:date="2025-12-26T10:25:00Z">
        <w:r>
          <w:rPr>
            <w:rFonts w:ascii="Times New Roman"/>
          </w:rPr>
          <w:delText>查询</w:delText>
        </w:r>
      </w:del>
      <w:r>
        <w:rPr>
          <w:rFonts w:ascii="Times New Roman"/>
        </w:rPr>
        <w:t>等</w:t>
      </w:r>
      <w:del w:id="337" w:author="作者" w:date="2025-12-26T10:25:00Z">
        <w:r>
          <w:rPr>
            <w:rFonts w:ascii="Times New Roman"/>
          </w:rPr>
          <w:delText>功能</w:delText>
        </w:r>
      </w:del>
      <w:r>
        <w:rPr>
          <w:rFonts w:ascii="Times New Roman"/>
        </w:rPr>
        <w:t>。主节点应</w:t>
      </w:r>
      <w:del w:id="338" w:author="作者" w:date="2025-12-26T10:25:00Z">
        <w:r>
          <w:rPr>
            <w:rFonts w:ascii="Times New Roman"/>
          </w:rPr>
          <w:delText>具备</w:delText>
        </w:r>
      </w:del>
      <w:ins w:id="339" w:author="作者" w:date="2025-12-26T10:25:00Z">
        <w:r>
          <w:rPr>
            <w:rFonts w:ascii="Times New Roman" w:hint="eastAsia"/>
          </w:rPr>
          <w:t>能</w:t>
        </w:r>
      </w:ins>
      <w:r>
        <w:rPr>
          <w:rFonts w:ascii="Times New Roman"/>
        </w:rPr>
        <w:t>查询网络拓扑信息</w:t>
      </w:r>
      <w:ins w:id="340" w:author="作者" w:date="2025-12-26T10:25:00Z">
        <w:r>
          <w:rPr>
            <w:rFonts w:ascii="Times New Roman" w:hint="eastAsia"/>
          </w:rPr>
          <w:t>(</w:t>
        </w:r>
      </w:ins>
      <w:ins w:id="341" w:author="作者" w:date="2025-12-26T10:26:00Z">
        <w:r>
          <w:rPr>
            <w:rFonts w:ascii="Times New Roman" w:hint="eastAsia"/>
          </w:rPr>
          <w:t>如</w:t>
        </w:r>
      </w:ins>
      <w:del w:id="342" w:author="作者" w:date="2025-12-26T10:25:00Z">
        <w:r>
          <w:rPr>
            <w:rFonts w:ascii="Times New Roman"/>
          </w:rPr>
          <w:delText>，包括</w:delText>
        </w:r>
      </w:del>
      <w:r>
        <w:rPr>
          <w:rFonts w:ascii="Times New Roman"/>
        </w:rPr>
        <w:t>子节点层级</w:t>
      </w:r>
      <w:r>
        <w:rPr>
          <w:rFonts w:ascii="Times New Roman" w:hint="eastAsia"/>
        </w:rPr>
        <w:t>、</w:t>
      </w:r>
      <w:r>
        <w:rPr>
          <w:rFonts w:ascii="Times New Roman"/>
        </w:rPr>
        <w:t>网络角色</w:t>
      </w:r>
      <w:r>
        <w:rPr>
          <w:rFonts w:ascii="Times New Roman" w:hint="eastAsia"/>
        </w:rPr>
        <w:t>、</w:t>
      </w:r>
      <w:r>
        <w:rPr>
          <w:rFonts w:ascii="Times New Roman"/>
        </w:rPr>
        <w:t>相位信息</w:t>
      </w:r>
      <w:del w:id="343" w:author="作者" w:date="2025-12-26T10:26:00Z">
        <w:r>
          <w:rPr>
            <w:rFonts w:ascii="Times New Roman" w:hint="eastAsia"/>
          </w:rPr>
          <w:delText>等</w:delText>
        </w:r>
        <w:r>
          <w:rPr>
            <w:rFonts w:ascii="Times New Roman"/>
          </w:rPr>
          <w:delText>功能</w:delText>
        </w:r>
      </w:del>
      <w:ins w:id="344" w:author="作者" w:date="2025-12-26T10:26:00Z">
        <w:r>
          <w:rPr>
            <w:rFonts w:ascii="Times New Roman" w:hint="eastAsia"/>
          </w:rPr>
          <w:t>)</w:t>
        </w:r>
      </w:ins>
      <w:r>
        <w:rPr>
          <w:rFonts w:ascii="Times New Roman" w:hint="eastAsia"/>
        </w:rPr>
        <w:t>，</w:t>
      </w:r>
      <w:del w:id="345" w:author="作者" w:date="2025-12-26T10:26:00Z">
        <w:r>
          <w:rPr>
            <w:rFonts w:ascii="Times New Roman"/>
          </w:rPr>
          <w:delText>同时</w:delText>
        </w:r>
      </w:del>
      <w:ins w:id="346" w:author="作者" w:date="2025-12-26T10:26:00Z">
        <w:r>
          <w:rPr>
            <w:rFonts w:ascii="Times New Roman" w:hint="eastAsia"/>
          </w:rPr>
          <w:t>并</w:t>
        </w:r>
      </w:ins>
      <w:r>
        <w:rPr>
          <w:rFonts w:ascii="Times New Roman"/>
        </w:rPr>
        <w:t>支持查询子节点信道</w:t>
      </w:r>
      <w:del w:id="347" w:author="作者" w:date="2025-12-26T10:26:00Z">
        <w:r>
          <w:rPr>
            <w:rFonts w:ascii="Times New Roman"/>
          </w:rPr>
          <w:delText>品质</w:delText>
        </w:r>
      </w:del>
      <w:ins w:id="348" w:author="作者" w:date="2025-12-26T10:26:00Z">
        <w:r>
          <w:rPr>
            <w:rFonts w:ascii="Times New Roman" w:hint="eastAsia"/>
          </w:rPr>
          <w:t>质量</w:t>
        </w:r>
      </w:ins>
      <w:r>
        <w:rPr>
          <w:rFonts w:ascii="Times New Roman" w:hint="eastAsia"/>
        </w:rPr>
        <w:t>、</w:t>
      </w:r>
      <w:r>
        <w:rPr>
          <w:rFonts w:ascii="Times New Roman"/>
        </w:rPr>
        <w:t>通信成功率</w:t>
      </w:r>
      <w:del w:id="349" w:author="作者" w:date="2025-12-26T10:26:00Z">
        <w:r>
          <w:rPr>
            <w:rFonts w:ascii="Times New Roman"/>
          </w:rPr>
          <w:delText>、</w:delText>
        </w:r>
      </w:del>
      <w:ins w:id="350" w:author="作者" w:date="2025-12-26T10:26:00Z">
        <w:r>
          <w:rPr>
            <w:rFonts w:ascii="Times New Roman" w:hint="eastAsia"/>
          </w:rPr>
          <w:t>及</w:t>
        </w:r>
      </w:ins>
      <w:r>
        <w:rPr>
          <w:rFonts w:ascii="Times New Roman"/>
        </w:rPr>
        <w:t>代理变更等信息。</w:t>
      </w:r>
    </w:p>
    <w:p w:rsidR="003D0186" w:rsidRDefault="001C2D48">
      <w:pPr>
        <w:pStyle w:val="a7"/>
        <w:spacing w:before="156" w:after="156"/>
        <w:rPr>
          <w:rFonts w:ascii="Times New Roman"/>
        </w:rPr>
      </w:pPr>
      <w:r>
        <w:rPr>
          <w:rFonts w:ascii="Times New Roman"/>
        </w:rPr>
        <w:t>业务功能</w:t>
      </w:r>
    </w:p>
    <w:p w:rsidR="003D0186" w:rsidRDefault="001C2D48">
      <w:pPr>
        <w:pStyle w:val="a8"/>
        <w:spacing w:before="156" w:after="156"/>
        <w:rPr>
          <w:rFonts w:ascii="Times New Roman"/>
          <w:highlight w:val="yellow"/>
        </w:rPr>
      </w:pPr>
      <w:r>
        <w:rPr>
          <w:rFonts w:ascii="Times New Roman"/>
          <w:highlight w:val="yellow"/>
        </w:rPr>
        <w:t>抄表功能</w:t>
      </w:r>
    </w:p>
    <w:p w:rsidR="003D0186" w:rsidRDefault="001C2D48">
      <w:pPr>
        <w:pStyle w:val="afff1"/>
        <w:rPr>
          <w:rFonts w:ascii="Times New Roman"/>
        </w:rPr>
      </w:pPr>
      <w:r>
        <w:rPr>
          <w:rFonts w:ascii="Times New Roman" w:hint="eastAsia"/>
          <w:color w:val="000000"/>
        </w:rPr>
        <w:t>双模通信单元</w:t>
      </w:r>
      <w:r>
        <w:rPr>
          <w:rFonts w:ascii="Times New Roman"/>
        </w:rPr>
        <w:t>应支持终端主动方式抄表、路由主动方式抄表及并发方式抄表，</w:t>
      </w:r>
      <w:ins w:id="351" w:author="作者" w:date="2025-12-26T10:27:00Z">
        <w:r>
          <w:rPr>
            <w:rFonts w:ascii="Times New Roman" w:hint="eastAsia"/>
          </w:rPr>
          <w:t>且</w:t>
        </w:r>
      </w:ins>
      <w:r>
        <w:rPr>
          <w:rFonts w:ascii="Times New Roman"/>
        </w:rPr>
        <w:t>能够支持的并发数不</w:t>
      </w:r>
      <w:ins w:id="352" w:author="作者" w:date="2025-12-26T10:28:00Z">
        <w:r>
          <w:rPr>
            <w:rFonts w:ascii="Times New Roman" w:hint="eastAsia"/>
          </w:rPr>
          <w:t>低</w:t>
        </w:r>
      </w:ins>
      <w:del w:id="353" w:author="作者" w:date="2025-12-26T10:28:00Z">
        <w:r>
          <w:rPr>
            <w:rFonts w:ascii="Times New Roman"/>
          </w:rPr>
          <w:delText>小</w:delText>
        </w:r>
      </w:del>
      <w:r>
        <w:rPr>
          <w:rFonts w:ascii="Times New Roman"/>
        </w:rPr>
        <w:t>于</w:t>
      </w:r>
      <w:r>
        <w:rPr>
          <w:rFonts w:ascii="Times New Roman" w:hint="eastAsia"/>
        </w:rPr>
        <w:t>2</w:t>
      </w:r>
      <w:r>
        <w:rPr>
          <w:rFonts w:ascii="Times New Roman"/>
        </w:rPr>
        <w:t>0</w:t>
      </w:r>
      <w:r>
        <w:rPr>
          <w:rFonts w:ascii="Times New Roman" w:hint="eastAsia"/>
        </w:rPr>
        <w:t>。</w:t>
      </w:r>
    </w:p>
    <w:p w:rsidR="003D0186" w:rsidRDefault="001C2D48">
      <w:pPr>
        <w:pStyle w:val="a8"/>
        <w:spacing w:before="156" w:after="156"/>
        <w:rPr>
          <w:rFonts w:ascii="Times New Roman"/>
        </w:rPr>
      </w:pPr>
      <w:r>
        <w:rPr>
          <w:rFonts w:ascii="Times New Roman"/>
        </w:rPr>
        <w:t>广播对时</w:t>
      </w:r>
    </w:p>
    <w:p w:rsidR="003D0186" w:rsidRDefault="001C2D48">
      <w:pPr>
        <w:pStyle w:val="afff1"/>
        <w:rPr>
          <w:rFonts w:ascii="Times New Roman"/>
        </w:rPr>
      </w:pPr>
      <w:r>
        <w:rPr>
          <w:rFonts w:ascii="Times New Roman" w:hint="eastAsia"/>
          <w:color w:val="000000"/>
        </w:rPr>
        <w:t>双模通信单元</w:t>
      </w:r>
      <w:r>
        <w:rPr>
          <w:rFonts w:ascii="Times New Roman"/>
        </w:rPr>
        <w:t>应支持终端对电能表的广播对时功能。</w:t>
      </w:r>
    </w:p>
    <w:p w:rsidR="003D0186" w:rsidRDefault="001C2D48">
      <w:pPr>
        <w:pStyle w:val="a8"/>
        <w:spacing w:before="156" w:after="156"/>
        <w:rPr>
          <w:rFonts w:ascii="Times New Roman"/>
        </w:rPr>
      </w:pPr>
      <w:r>
        <w:rPr>
          <w:rFonts w:ascii="Times New Roman"/>
        </w:rPr>
        <w:t>从节点注册</w:t>
      </w:r>
    </w:p>
    <w:p w:rsidR="003D0186" w:rsidRDefault="001C2D48">
      <w:pPr>
        <w:pStyle w:val="afff1"/>
        <w:rPr>
          <w:rFonts w:ascii="Times New Roman"/>
        </w:rPr>
      </w:pPr>
      <w:ins w:id="354" w:author="作者" w:date="2025-12-26T10:29:00Z">
        <w:r>
          <w:rPr>
            <w:rFonts w:ascii="Times New Roman" w:hint="eastAsia"/>
          </w:rPr>
          <w:lastRenderedPageBreak/>
          <w:t>当本地双模通信单元启动从节点主动注册时，电能表侧通信单元应能完成搜表操作，并具备上报结果的能力。</w:t>
        </w:r>
      </w:ins>
      <w:del w:id="355" w:author="作者" w:date="2025-12-26T10:29:00Z">
        <w:r>
          <w:rPr>
            <w:rFonts w:ascii="Times New Roman"/>
          </w:rPr>
          <w:delText>本地双模通信单元启动从节点主动注册时，电能表侧通信单元应具备完成搜表，并上报结果的能力。</w:delText>
        </w:r>
      </w:del>
    </w:p>
    <w:p w:rsidR="003D0186" w:rsidRDefault="001C2D48">
      <w:pPr>
        <w:pStyle w:val="a8"/>
        <w:spacing w:before="156" w:after="156"/>
        <w:rPr>
          <w:rFonts w:ascii="Times New Roman"/>
        </w:rPr>
      </w:pPr>
      <w:r>
        <w:rPr>
          <w:rFonts w:ascii="Times New Roman"/>
        </w:rPr>
        <w:t>事件上报</w:t>
      </w:r>
    </w:p>
    <w:p w:rsidR="003D0186" w:rsidRDefault="001C2D48">
      <w:pPr>
        <w:pStyle w:val="afff1"/>
        <w:rPr>
          <w:rFonts w:ascii="Times New Roman"/>
        </w:rPr>
      </w:pPr>
      <w:r>
        <w:rPr>
          <w:rFonts w:ascii="Times New Roman" w:hint="eastAsia"/>
          <w:color w:val="000000"/>
        </w:rPr>
        <w:t>双模通信单元</w:t>
      </w:r>
      <w:r>
        <w:rPr>
          <w:rFonts w:ascii="Times New Roman"/>
        </w:rPr>
        <w:t>应具备异常事件上报功能。</w:t>
      </w:r>
      <w:del w:id="356" w:author="作者" w:date="2025-12-26T10:32:00Z">
        <w:r>
          <w:rPr>
            <w:rFonts w:ascii="Times New Roman"/>
          </w:rPr>
          <w:delText>其中，</w:delText>
        </w:r>
      </w:del>
      <w:ins w:id="357" w:author="作者" w:date="2025-12-26T10:32:00Z">
        <w:r>
          <w:rPr>
            <w:rFonts w:ascii="Times New Roman" w:hint="eastAsia"/>
          </w:rPr>
          <w:t>对于</w:t>
        </w:r>
      </w:ins>
      <w:r>
        <w:rPr>
          <w:rFonts w:ascii="Times New Roman"/>
        </w:rPr>
        <w:t>停电事件</w:t>
      </w:r>
      <w:ins w:id="358" w:author="作者" w:date="2025-12-26T10:32:00Z">
        <w:r>
          <w:rPr>
            <w:rFonts w:ascii="Times New Roman" w:hint="eastAsia"/>
          </w:rPr>
          <w:t>，</w:t>
        </w:r>
        <w:r>
          <w:rPr>
            <w:rFonts w:ascii="Times New Roman" w:hint="eastAsia"/>
          </w:rPr>
          <w:t>其</w:t>
        </w:r>
      </w:ins>
      <w:r>
        <w:rPr>
          <w:rFonts w:ascii="Times New Roman"/>
        </w:rPr>
        <w:t>主动上报漏报率应</w:t>
      </w:r>
      <w:ins w:id="359" w:author="作者" w:date="2025-12-26T10:32:00Z">
        <w:r>
          <w:rPr>
            <w:rFonts w:ascii="Times New Roman" w:hint="eastAsia"/>
          </w:rPr>
          <w:t>低</w:t>
        </w:r>
      </w:ins>
      <w:del w:id="360" w:author="作者" w:date="2025-12-26T10:32:00Z">
        <w:r>
          <w:rPr>
            <w:rFonts w:ascii="Times New Roman"/>
          </w:rPr>
          <w:delText>小</w:delText>
        </w:r>
      </w:del>
      <w:r>
        <w:rPr>
          <w:rFonts w:ascii="Times New Roman"/>
        </w:rPr>
        <w:t>于</w:t>
      </w:r>
      <w:r>
        <w:rPr>
          <w:rFonts w:ascii="Times New Roman"/>
        </w:rPr>
        <w:t>2%</w:t>
      </w:r>
      <w:r>
        <w:rPr>
          <w:rFonts w:ascii="Times New Roman" w:hint="eastAsia"/>
        </w:rPr>
        <w:t>，</w:t>
      </w:r>
      <w:ins w:id="361" w:author="作者" w:date="2025-12-26T10:33:00Z">
        <w:r>
          <w:rPr>
            <w:rFonts w:ascii="Times New Roman" w:hint="eastAsia"/>
          </w:rPr>
          <w:t>且</w:t>
        </w:r>
      </w:ins>
      <w:r>
        <w:rPr>
          <w:rFonts w:ascii="Times New Roman"/>
        </w:rPr>
        <w:t>误报率</w:t>
      </w:r>
      <w:ins w:id="362" w:author="作者" w:date="2025-12-29T11:14:00Z">
        <w:r w:rsidR="00F63AA8">
          <w:rPr>
            <w:rFonts w:ascii="Times New Roman" w:hint="eastAsia"/>
          </w:rPr>
          <w:t>应</w:t>
        </w:r>
      </w:ins>
      <w:ins w:id="363" w:author="作者" w:date="2025-12-26T10:33:00Z">
        <w:del w:id="364" w:author="作者" w:date="2025-12-29T11:14:00Z">
          <w:r w:rsidDel="00F63AA8">
            <w:rPr>
              <w:rFonts w:ascii="Times New Roman" w:hint="eastAsia"/>
            </w:rPr>
            <w:delText>需</w:delText>
          </w:r>
        </w:del>
      </w:ins>
      <w:r>
        <w:rPr>
          <w:rFonts w:ascii="Times New Roman" w:hint="eastAsia"/>
        </w:rPr>
        <w:t>为</w:t>
      </w:r>
      <w:r>
        <w:rPr>
          <w:rFonts w:ascii="Times New Roman" w:hint="eastAsia"/>
        </w:rPr>
        <w:t>0%</w:t>
      </w:r>
      <w:r>
        <w:rPr>
          <w:rFonts w:ascii="Times New Roman"/>
        </w:rPr>
        <w:t>。</w:t>
      </w:r>
    </w:p>
    <w:p w:rsidR="003D0186" w:rsidRDefault="001C2D48">
      <w:pPr>
        <w:pStyle w:val="a8"/>
        <w:spacing w:before="156" w:after="156"/>
        <w:rPr>
          <w:rFonts w:ascii="Times New Roman"/>
        </w:rPr>
      </w:pPr>
      <w:r>
        <w:rPr>
          <w:rFonts w:ascii="Times New Roman"/>
        </w:rPr>
        <w:t>远程费控</w:t>
      </w:r>
    </w:p>
    <w:p w:rsidR="003D0186" w:rsidRDefault="001C2D48">
      <w:pPr>
        <w:pStyle w:val="afff1"/>
        <w:rPr>
          <w:rFonts w:ascii="Times New Roman"/>
        </w:rPr>
      </w:pPr>
      <w:r>
        <w:rPr>
          <w:rFonts w:ascii="Times New Roman" w:hint="eastAsia"/>
          <w:color w:val="000000"/>
        </w:rPr>
        <w:t>双模通信单元</w:t>
      </w:r>
      <w:r>
        <w:rPr>
          <w:rFonts w:ascii="Times New Roman" w:hint="eastAsia"/>
        </w:rPr>
        <w:t>应</w:t>
      </w:r>
      <w:r>
        <w:rPr>
          <w:rFonts w:ascii="Times New Roman"/>
        </w:rPr>
        <w:t>支持主站、</w:t>
      </w:r>
      <w:r>
        <w:rPr>
          <w:rFonts w:ascii="Times New Roman" w:hint="eastAsia"/>
        </w:rPr>
        <w:t>采集终端</w:t>
      </w:r>
      <w:r>
        <w:rPr>
          <w:rFonts w:ascii="Times New Roman"/>
        </w:rPr>
        <w:t>对电能表的远程费控操作。</w:t>
      </w:r>
    </w:p>
    <w:p w:rsidR="003D0186" w:rsidRDefault="001C2D48">
      <w:pPr>
        <w:pStyle w:val="a8"/>
        <w:spacing w:before="156" w:after="156"/>
        <w:rPr>
          <w:rFonts w:ascii="Times New Roman"/>
        </w:rPr>
      </w:pPr>
      <w:r>
        <w:rPr>
          <w:rFonts w:ascii="Times New Roman"/>
        </w:rPr>
        <w:t>在线升级</w:t>
      </w:r>
    </w:p>
    <w:p w:rsidR="003D0186" w:rsidRDefault="001C2D48">
      <w:pPr>
        <w:pStyle w:val="afff1"/>
        <w:rPr>
          <w:rFonts w:ascii="Times New Roman"/>
        </w:rPr>
      </w:pPr>
      <w:r>
        <w:rPr>
          <w:rFonts w:ascii="Times New Roman" w:hint="eastAsia"/>
          <w:color w:val="000000"/>
        </w:rPr>
        <w:t>双模通信单元</w:t>
      </w:r>
      <w:r>
        <w:rPr>
          <w:rFonts w:ascii="Times New Roman" w:hint="eastAsia"/>
        </w:rPr>
        <w:t>应具备</w:t>
      </w:r>
      <w:r>
        <w:rPr>
          <w:rFonts w:ascii="Times New Roman"/>
        </w:rPr>
        <w:t>在线升级功能，</w:t>
      </w:r>
      <w:ins w:id="365" w:author="作者" w:date="2025-12-26T10:34:00Z">
        <w:r>
          <w:rPr>
            <w:rFonts w:ascii="Times New Roman" w:hint="eastAsia"/>
          </w:rPr>
          <w:t>可</w:t>
        </w:r>
      </w:ins>
      <w:r>
        <w:rPr>
          <w:rFonts w:ascii="Times New Roman"/>
        </w:rPr>
        <w:t>在正常运行状态下</w:t>
      </w:r>
      <w:del w:id="366" w:author="作者" w:date="2025-12-26T10:34:00Z">
        <w:r>
          <w:rPr>
            <w:rFonts w:ascii="Times New Roman"/>
          </w:rPr>
          <w:delText>，</w:delText>
        </w:r>
      </w:del>
      <w:r>
        <w:rPr>
          <w:rFonts w:ascii="Times New Roman"/>
        </w:rPr>
        <w:t>完成软件升级。</w:t>
      </w:r>
    </w:p>
    <w:p w:rsidR="003D0186" w:rsidRDefault="001C2D48">
      <w:pPr>
        <w:pStyle w:val="a8"/>
        <w:spacing w:before="156" w:after="156"/>
        <w:rPr>
          <w:rFonts w:ascii="Times New Roman"/>
        </w:rPr>
      </w:pPr>
      <w:r>
        <w:rPr>
          <w:rFonts w:ascii="Times New Roman" w:hint="eastAsia"/>
        </w:rPr>
        <w:t>高频</w:t>
      </w:r>
      <w:r>
        <w:rPr>
          <w:rFonts w:ascii="Times New Roman"/>
        </w:rPr>
        <w:t>数据采集</w:t>
      </w:r>
    </w:p>
    <w:p w:rsidR="003D0186" w:rsidRDefault="001C2D48">
      <w:pPr>
        <w:pStyle w:val="afff1"/>
      </w:pPr>
      <w:r>
        <w:rPr>
          <w:rFonts w:ascii="Times New Roman" w:hint="eastAsia"/>
          <w:color w:val="000000"/>
        </w:rPr>
        <w:t>双模通信单元</w:t>
      </w:r>
      <w:r>
        <w:rPr>
          <w:rFonts w:hint="eastAsia"/>
        </w:rPr>
        <w:t>应具备</w:t>
      </w:r>
      <w:r>
        <w:rPr>
          <w:rFonts w:ascii="Times New Roman"/>
        </w:rPr>
        <w:t>高频数据采集功能，</w:t>
      </w:r>
      <w:del w:id="367" w:author="作者" w:date="2025-12-26T10:34:00Z">
        <w:r>
          <w:rPr>
            <w:rFonts w:ascii="Times New Roman"/>
          </w:rPr>
          <w:delText>应</w:delText>
        </w:r>
      </w:del>
      <w:r>
        <w:rPr>
          <w:rFonts w:ascii="Times New Roman"/>
        </w:rPr>
        <w:t>支持</w:t>
      </w:r>
      <w:ins w:id="368" w:author="作者" w:date="2025-12-26T10:34:00Z">
        <w:r>
          <w:rPr>
            <w:rFonts w:ascii="Times New Roman" w:hint="eastAsia"/>
          </w:rPr>
          <w:t>对</w:t>
        </w:r>
      </w:ins>
      <w:r>
        <w:rPr>
          <w:rFonts w:ascii="Times New Roman"/>
        </w:rPr>
        <w:t>单个电能表的电压、电流、功率、电能量等</w:t>
      </w:r>
      <w:ins w:id="369" w:author="作者" w:date="2025-12-26T10:35:00Z">
        <w:r>
          <w:rPr>
            <w:rFonts w:ascii="Times New Roman" w:hint="eastAsia"/>
          </w:rPr>
          <w:t>不超过</w:t>
        </w:r>
      </w:ins>
      <w:r>
        <w:rPr>
          <w:rFonts w:ascii="Times New Roman"/>
        </w:rPr>
        <w:t>4</w:t>
      </w:r>
      <w:r>
        <w:rPr>
          <w:rFonts w:ascii="Times New Roman"/>
        </w:rPr>
        <w:t>个数据项</w:t>
      </w:r>
      <w:del w:id="370" w:author="作者" w:date="2025-12-26T10:35:00Z">
        <w:r>
          <w:rPr>
            <w:rFonts w:ascii="Times New Roman"/>
          </w:rPr>
          <w:delText>以内</w:delText>
        </w:r>
      </w:del>
      <w:ins w:id="371" w:author="作者" w:date="2025-12-26T10:35:00Z">
        <w:r>
          <w:rPr>
            <w:rFonts w:ascii="Times New Roman" w:hint="eastAsia"/>
          </w:rPr>
          <w:t>的采集</w:t>
        </w:r>
      </w:ins>
      <w:r>
        <w:rPr>
          <w:rFonts w:ascii="Times New Roman"/>
        </w:rPr>
        <w:t>，</w:t>
      </w:r>
      <w:ins w:id="372" w:author="作者" w:date="2025-12-26T10:36:00Z">
        <w:r>
          <w:rPr>
            <w:rFonts w:ascii="Times New Roman" w:hint="eastAsia"/>
          </w:rPr>
          <w:t>并在包含不少于</w:t>
        </w:r>
        <w:r>
          <w:rPr>
            <w:rFonts w:ascii="Times New Roman" w:hint="eastAsia"/>
          </w:rPr>
          <w:t>300</w:t>
        </w:r>
        <w:r>
          <w:rPr>
            <w:rFonts w:ascii="Times New Roman" w:hint="eastAsia"/>
          </w:rPr>
          <w:t>个节点的</w:t>
        </w:r>
        <w:r>
          <w:rPr>
            <w:rFonts w:ascii="Times New Roman" w:hint="eastAsia"/>
          </w:rPr>
          <w:t>CCO</w:t>
        </w:r>
        <w:r>
          <w:rPr>
            <w:rFonts w:ascii="Times New Roman" w:hint="eastAsia"/>
          </w:rPr>
          <w:t>与</w:t>
        </w:r>
        <w:r>
          <w:rPr>
            <w:rFonts w:ascii="Times New Roman" w:hint="eastAsia"/>
          </w:rPr>
          <w:t>STA</w:t>
        </w:r>
        <w:r>
          <w:rPr>
            <w:rFonts w:ascii="Times New Roman" w:hint="eastAsia"/>
          </w:rPr>
          <w:t>本地通信网络中，实现分钟级用电数据采集。</w:t>
        </w:r>
      </w:ins>
      <w:del w:id="373" w:author="作者" w:date="2025-12-26T10:36:00Z">
        <w:r>
          <w:rPr>
            <w:rFonts w:ascii="Times New Roman"/>
          </w:rPr>
          <w:delText>CCO</w:delText>
        </w:r>
        <w:r>
          <w:rPr>
            <w:rFonts w:ascii="Times New Roman"/>
          </w:rPr>
          <w:delText>与</w:delText>
        </w:r>
        <w:r>
          <w:rPr>
            <w:rFonts w:ascii="Times New Roman"/>
          </w:rPr>
          <w:delText>STA</w:delText>
        </w:r>
        <w:r>
          <w:rPr>
            <w:rFonts w:ascii="Times New Roman"/>
          </w:rPr>
          <w:delText>间本地通信网络不低于</w:delText>
        </w:r>
        <w:r>
          <w:rPr>
            <w:rFonts w:ascii="Times New Roman"/>
          </w:rPr>
          <w:delText>300</w:delText>
        </w:r>
        <w:r>
          <w:rPr>
            <w:rFonts w:ascii="Times New Roman"/>
          </w:rPr>
          <w:delText>个</w:delText>
        </w:r>
        <w:r>
          <w:rPr>
            <w:rFonts w:ascii="Times New Roman" w:hint="eastAsia"/>
          </w:rPr>
          <w:delText>节点的分钟级用电数据采集。</w:delText>
        </w:r>
      </w:del>
      <w:r>
        <w:commentReference w:id="374"/>
      </w:r>
    </w:p>
    <w:p w:rsidR="003D0186" w:rsidRDefault="001C2D48">
      <w:pPr>
        <w:pStyle w:val="a8"/>
        <w:spacing w:before="156" w:after="156"/>
        <w:rPr>
          <w:rFonts w:ascii="Times New Roman"/>
        </w:rPr>
      </w:pPr>
      <w:r>
        <w:rPr>
          <w:rFonts w:ascii="Times New Roman" w:hint="eastAsia"/>
        </w:rPr>
        <w:t>相位拓扑识别</w:t>
      </w:r>
    </w:p>
    <w:p w:rsidR="003D0186" w:rsidRDefault="001C2D48">
      <w:pPr>
        <w:pStyle w:val="afff1"/>
        <w:rPr>
          <w:rFonts w:ascii="Times New Roman"/>
        </w:rPr>
      </w:pPr>
      <w:r>
        <w:rPr>
          <w:rFonts w:ascii="Times New Roman" w:hint="eastAsia"/>
          <w:color w:val="000000"/>
        </w:rPr>
        <w:t>双模通信单元</w:t>
      </w:r>
      <w:r>
        <w:rPr>
          <w:rFonts w:ascii="Times New Roman"/>
        </w:rPr>
        <w:t>应</w:t>
      </w:r>
      <w:r>
        <w:rPr>
          <w:rFonts w:ascii="Times New Roman" w:hint="eastAsia"/>
        </w:rPr>
        <w:t>具备</w:t>
      </w:r>
      <w:r>
        <w:rPr>
          <w:rFonts w:ascii="Times New Roman"/>
        </w:rPr>
        <w:t>相位</w:t>
      </w:r>
      <w:r>
        <w:rPr>
          <w:rFonts w:ascii="Times New Roman" w:hint="eastAsia"/>
        </w:rPr>
        <w:t>拓扑</w:t>
      </w:r>
      <w:r>
        <w:rPr>
          <w:rFonts w:ascii="Times New Roman"/>
        </w:rPr>
        <w:t>识别功能，</w:t>
      </w:r>
      <w:del w:id="375" w:author="作者" w:date="2025-12-26T10:38:00Z">
        <w:r>
          <w:rPr>
            <w:rFonts w:ascii="Times New Roman"/>
          </w:rPr>
          <w:delText>能够</w:delText>
        </w:r>
      </w:del>
      <w:ins w:id="376" w:author="作者" w:date="2025-12-26T10:38:00Z">
        <w:r>
          <w:rPr>
            <w:rFonts w:ascii="Times New Roman" w:hint="eastAsia"/>
          </w:rPr>
          <w:t>可</w:t>
        </w:r>
      </w:ins>
      <w:r>
        <w:rPr>
          <w:rFonts w:ascii="Times New Roman"/>
        </w:rPr>
        <w:t>判断</w:t>
      </w:r>
      <w:del w:id="377" w:author="作者" w:date="2025-12-26T10:38:00Z">
        <w:r>
          <w:rPr>
            <w:rFonts w:ascii="Times New Roman"/>
          </w:rPr>
          <w:delText>出</w:delText>
        </w:r>
      </w:del>
      <w:r>
        <w:rPr>
          <w:rFonts w:ascii="Times New Roman"/>
        </w:rPr>
        <w:t>A</w:t>
      </w:r>
      <w:r>
        <w:rPr>
          <w:rFonts w:ascii="Times New Roman"/>
        </w:rPr>
        <w:t>、</w:t>
      </w:r>
      <w:r>
        <w:rPr>
          <w:rFonts w:ascii="Times New Roman"/>
        </w:rPr>
        <w:t>B</w:t>
      </w:r>
      <w:r>
        <w:rPr>
          <w:rFonts w:ascii="Times New Roman"/>
        </w:rPr>
        <w:t>、</w:t>
      </w:r>
      <w:r>
        <w:rPr>
          <w:rFonts w:ascii="Times New Roman"/>
        </w:rPr>
        <w:t>C</w:t>
      </w:r>
      <w:r>
        <w:rPr>
          <w:rFonts w:ascii="Times New Roman"/>
        </w:rPr>
        <w:t>三相相位</w:t>
      </w:r>
      <w:del w:id="378" w:author="作者" w:date="2025-12-26T10:38:00Z">
        <w:r>
          <w:rPr>
            <w:rFonts w:ascii="Times New Roman"/>
          </w:rPr>
          <w:delText>以</w:delText>
        </w:r>
      </w:del>
      <w:r>
        <w:rPr>
          <w:rFonts w:ascii="Times New Roman"/>
        </w:rPr>
        <w:t>及</w:t>
      </w:r>
      <w:ins w:id="379" w:author="作者" w:date="2025-12-26T10:38:00Z">
        <w:r>
          <w:rPr>
            <w:rFonts w:ascii="Times New Roman" w:hint="eastAsia"/>
          </w:rPr>
          <w:t>其</w:t>
        </w:r>
      </w:ins>
      <w:r>
        <w:rPr>
          <w:rFonts w:ascii="Times New Roman"/>
        </w:rPr>
        <w:t>拓扑关系</w:t>
      </w:r>
      <w:del w:id="380" w:author="作者" w:date="2025-12-26T10:38:00Z">
        <w:r>
          <w:rPr>
            <w:rFonts w:ascii="Times New Roman" w:hint="eastAsia"/>
          </w:rPr>
          <w:delText>，</w:delText>
        </w:r>
      </w:del>
      <w:ins w:id="381" w:author="作者" w:date="2025-12-26T10:38:00Z">
        <w:r>
          <w:rPr>
            <w:rFonts w:ascii="Times New Roman" w:hint="eastAsia"/>
          </w:rPr>
          <w:t>。</w:t>
        </w:r>
        <w:r>
          <w:rPr>
            <w:rFonts w:ascii="Times New Roman" w:hint="eastAsia"/>
          </w:rPr>
          <w:t>其</w:t>
        </w:r>
      </w:ins>
      <w:del w:id="382" w:author="作者" w:date="2025-12-26T10:38:00Z">
        <w:r>
          <w:rPr>
            <w:rFonts w:ascii="Times New Roman"/>
          </w:rPr>
          <w:delText>所</w:delText>
        </w:r>
      </w:del>
      <w:r>
        <w:rPr>
          <w:rFonts w:ascii="Times New Roman"/>
        </w:rPr>
        <w:t>采集的过零</w:t>
      </w:r>
      <w:r>
        <w:rPr>
          <w:rFonts w:ascii="Times New Roman"/>
        </w:rPr>
        <w:t>NTB</w:t>
      </w:r>
      <w:r>
        <w:rPr>
          <w:rFonts w:ascii="Times New Roman"/>
        </w:rPr>
        <w:t>与</w:t>
      </w:r>
      <w:r>
        <w:rPr>
          <w:rFonts w:ascii="Times New Roman" w:hint="eastAsia"/>
        </w:rPr>
        <w:t>NTB</w:t>
      </w:r>
      <w:r>
        <w:rPr>
          <w:rFonts w:ascii="Times New Roman" w:hint="eastAsia"/>
        </w:rPr>
        <w:t>计数下的实际过零时刻</w:t>
      </w:r>
      <w:r>
        <w:rPr>
          <w:rFonts w:ascii="Times New Roman"/>
        </w:rPr>
        <w:t>的</w:t>
      </w:r>
      <w:r>
        <w:rPr>
          <w:rFonts w:ascii="Times New Roman" w:hint="eastAsia"/>
        </w:rPr>
        <w:t>绝对</w:t>
      </w:r>
      <w:r>
        <w:rPr>
          <w:rFonts w:ascii="Times New Roman"/>
        </w:rPr>
        <w:t>偏差应在</w:t>
      </w:r>
      <w:r>
        <w:rPr>
          <w:rFonts w:ascii="Times New Roman"/>
        </w:rPr>
        <w:t>±300</w:t>
      </w:r>
      <w:r>
        <w:rPr>
          <w:rFonts w:ascii="Times New Roman"/>
          <w:color w:val="333333"/>
          <w:szCs w:val="21"/>
          <w:shd w:val="clear" w:color="auto" w:fill="FFFFFF"/>
        </w:rPr>
        <w:t>μs</w:t>
      </w:r>
      <w:r>
        <w:rPr>
          <w:rFonts w:ascii="Times New Roman"/>
        </w:rPr>
        <w:t>范围内</w:t>
      </w:r>
      <w:r>
        <w:rPr>
          <w:rFonts w:ascii="Times New Roman" w:hint="eastAsia"/>
        </w:rPr>
        <w:t>，</w:t>
      </w:r>
      <w:ins w:id="383" w:author="作者" w:date="2025-12-26T10:39:00Z">
        <w:r>
          <w:rPr>
            <w:rFonts w:ascii="Times New Roman" w:hint="eastAsia"/>
          </w:rPr>
          <w:t>且</w:t>
        </w:r>
      </w:ins>
      <w:r>
        <w:rPr>
          <w:rFonts w:ascii="Times New Roman" w:hint="eastAsia"/>
        </w:rPr>
        <w:t>平均抖动范围不应大于</w:t>
      </w:r>
      <w:r>
        <w:rPr>
          <w:rFonts w:ascii="Times New Roman"/>
        </w:rPr>
        <w:t>1</w:t>
      </w:r>
      <w:r>
        <w:rPr>
          <w:rFonts w:ascii="Times New Roman"/>
          <w:color w:val="333333"/>
          <w:szCs w:val="21"/>
          <w:shd w:val="clear" w:color="auto" w:fill="FFFFFF"/>
        </w:rPr>
        <w:t>μs</w:t>
      </w:r>
      <w:r>
        <w:rPr>
          <w:rFonts w:ascii="Times New Roman" w:hint="eastAsia"/>
        </w:rPr>
        <w:t>。</w:t>
      </w:r>
    </w:p>
    <w:p w:rsidR="003D0186" w:rsidRDefault="001C2D48">
      <w:pPr>
        <w:pStyle w:val="a6"/>
        <w:spacing w:before="156" w:after="156"/>
        <w:rPr>
          <w:rFonts w:ascii="Times New Roman"/>
        </w:rPr>
      </w:pPr>
      <w:bookmarkStart w:id="384" w:name="_Toc398721834"/>
      <w:bookmarkStart w:id="385" w:name="_Toc329692392"/>
      <w:bookmarkStart w:id="386" w:name="_Toc329242591"/>
      <w:bookmarkStart w:id="387" w:name="_Toc237417747"/>
      <w:bookmarkStart w:id="388" w:name="_Toc409122179"/>
      <w:bookmarkStart w:id="389" w:name="_Toc241576717"/>
      <w:bookmarkStart w:id="390" w:name="_Toc409121275"/>
      <w:bookmarkEnd w:id="292"/>
      <w:r>
        <w:rPr>
          <w:rFonts w:ascii="Times New Roman"/>
        </w:rPr>
        <w:t>电气安全要求</w:t>
      </w:r>
      <w:bookmarkEnd w:id="384"/>
      <w:bookmarkEnd w:id="385"/>
      <w:bookmarkEnd w:id="386"/>
      <w:bookmarkEnd w:id="387"/>
      <w:bookmarkEnd w:id="388"/>
      <w:bookmarkEnd w:id="389"/>
      <w:bookmarkEnd w:id="390"/>
    </w:p>
    <w:p w:rsidR="003D0186" w:rsidRDefault="001C2D48">
      <w:pPr>
        <w:pStyle w:val="a7"/>
        <w:spacing w:before="156" w:after="156"/>
        <w:rPr>
          <w:rFonts w:ascii="Times New Roman"/>
        </w:rPr>
      </w:pPr>
      <w:bookmarkStart w:id="391" w:name="_Toc398721835"/>
      <w:r>
        <w:rPr>
          <w:rFonts w:ascii="Times New Roman"/>
        </w:rPr>
        <w:t>绝缘电阻</w:t>
      </w:r>
      <w:bookmarkEnd w:id="391"/>
    </w:p>
    <w:p w:rsidR="003D0186" w:rsidRDefault="001C2D48">
      <w:pPr>
        <w:pStyle w:val="afff1"/>
        <w:rPr>
          <w:rFonts w:ascii="Times New Roman"/>
        </w:rPr>
      </w:pPr>
      <w:r>
        <w:rPr>
          <w:rFonts w:ascii="Times New Roman"/>
        </w:rPr>
        <w:t>各电气回路对地和各电气回路之间的绝缘电阻</w:t>
      </w:r>
      <w:r>
        <w:rPr>
          <w:rFonts w:ascii="Times New Roman" w:hint="eastAsia"/>
        </w:rPr>
        <w:t>应符合</w:t>
      </w:r>
      <w:r>
        <w:rPr>
          <w:rFonts w:ascii="Times New Roman"/>
        </w:rPr>
        <w:t>表</w:t>
      </w:r>
      <w:r>
        <w:rPr>
          <w:rFonts w:ascii="Times New Roman"/>
        </w:rPr>
        <w:t>14</w:t>
      </w:r>
      <w:r>
        <w:rPr>
          <w:rFonts w:ascii="Times New Roman" w:hint="eastAsia"/>
        </w:rPr>
        <w:t>的</w:t>
      </w:r>
      <w:r>
        <w:rPr>
          <w:rFonts w:ascii="Times New Roman"/>
        </w:rPr>
        <w:t>规定。</w:t>
      </w:r>
    </w:p>
    <w:p w:rsidR="003D0186" w:rsidRDefault="001C2D48" w:rsidP="000064E9">
      <w:pPr>
        <w:pStyle w:val="aff9"/>
        <w:spacing w:beforeLines="50" w:afterLines="50"/>
        <w:jc w:val="center"/>
        <w:rPr>
          <w:rFonts w:ascii="黑体" w:hAnsi="黑体"/>
          <w:sz w:val="21"/>
          <w:szCs w:val="21"/>
        </w:rPr>
        <w:pPrChange w:id="392" w:author="作者" w:date="2025-12-29T10:55:00Z">
          <w:pPr>
            <w:pStyle w:val="aff9"/>
            <w:spacing w:beforeLines="50" w:afterLines="50"/>
            <w:jc w:val="center"/>
          </w:pPr>
        </w:pPrChange>
      </w:pPr>
      <w:bookmarkStart w:id="393" w:name="_Ref399163479"/>
      <w:r>
        <w:rPr>
          <w:rFonts w:ascii="黑体" w:hAnsi="黑体" w:hint="eastAsia"/>
          <w:sz w:val="21"/>
          <w:szCs w:val="21"/>
        </w:rPr>
        <w:t>表</w:t>
      </w:r>
      <w:r>
        <w:rPr>
          <w:rFonts w:ascii="黑体" w:hAnsi="黑体" w:hint="eastAsia"/>
          <w:sz w:val="21"/>
          <w:szCs w:val="21"/>
        </w:rPr>
        <w:t>1</w:t>
      </w:r>
      <w:r>
        <w:rPr>
          <w:rFonts w:ascii="黑体" w:hAnsi="黑体"/>
          <w:sz w:val="21"/>
          <w:szCs w:val="21"/>
        </w:rPr>
        <w:t>4</w:t>
      </w:r>
      <w:r>
        <w:rPr>
          <w:rFonts w:ascii="黑体" w:hAnsi="黑体"/>
          <w:sz w:val="21"/>
          <w:szCs w:val="21"/>
        </w:rPr>
        <w:t>绝缘电阻</w:t>
      </w:r>
      <w:bookmarkEnd w:id="393"/>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69"/>
        <w:gridCol w:w="2353"/>
        <w:gridCol w:w="2409"/>
        <w:gridCol w:w="2181"/>
      </w:tblGrid>
      <w:tr w:rsidR="003D0186">
        <w:trPr>
          <w:trHeight w:val="295"/>
        </w:trPr>
        <w:tc>
          <w:tcPr>
            <w:tcW w:w="2469" w:type="dxa"/>
            <w:vMerge w:val="restart"/>
            <w:vAlign w:val="center"/>
          </w:tcPr>
          <w:p w:rsidR="003D0186" w:rsidRDefault="001C2D48">
            <w:pPr>
              <w:jc w:val="center"/>
              <w:rPr>
                <w:szCs w:val="21"/>
              </w:rPr>
            </w:pPr>
            <w:r>
              <w:rPr>
                <w:szCs w:val="21"/>
              </w:rPr>
              <w:t>额定绝缘电压</w:t>
            </w:r>
            <w:r>
              <w:rPr>
                <w:rFonts w:hint="eastAsia"/>
                <w:szCs w:val="21"/>
              </w:rPr>
              <w:t>（</w:t>
            </w:r>
            <w:r>
              <w:rPr>
                <w:i/>
                <w:szCs w:val="21"/>
              </w:rPr>
              <w:t>U</w:t>
            </w:r>
            <w:r>
              <w:rPr>
                <w:rFonts w:hint="eastAsia"/>
                <w:szCs w:val="21"/>
              </w:rPr>
              <w:t>）</w:t>
            </w:r>
            <w:r>
              <w:rPr>
                <w:szCs w:val="21"/>
              </w:rPr>
              <w:br/>
              <w:t>V</w:t>
            </w:r>
          </w:p>
        </w:tc>
        <w:tc>
          <w:tcPr>
            <w:tcW w:w="4762" w:type="dxa"/>
            <w:gridSpan w:val="2"/>
            <w:vAlign w:val="center"/>
          </w:tcPr>
          <w:p w:rsidR="003D0186" w:rsidRDefault="001C2D48">
            <w:pPr>
              <w:jc w:val="center"/>
              <w:rPr>
                <w:szCs w:val="21"/>
              </w:rPr>
            </w:pPr>
            <w:r>
              <w:rPr>
                <w:szCs w:val="21"/>
              </w:rPr>
              <w:t>绝缘电阻</w:t>
            </w:r>
            <w:r>
              <w:rPr>
                <w:szCs w:val="21"/>
              </w:rPr>
              <w:br/>
              <w:t>MΩ</w:t>
            </w:r>
          </w:p>
        </w:tc>
        <w:tc>
          <w:tcPr>
            <w:tcW w:w="2181" w:type="dxa"/>
            <w:vMerge w:val="restart"/>
            <w:vAlign w:val="center"/>
          </w:tcPr>
          <w:p w:rsidR="003D0186" w:rsidRDefault="001C2D48">
            <w:pPr>
              <w:jc w:val="center"/>
              <w:rPr>
                <w:szCs w:val="21"/>
              </w:rPr>
            </w:pPr>
            <w:r>
              <w:rPr>
                <w:szCs w:val="21"/>
              </w:rPr>
              <w:t>测试电压</w:t>
            </w:r>
            <w:r>
              <w:rPr>
                <w:szCs w:val="21"/>
              </w:rPr>
              <w:br/>
              <w:t>V</w:t>
            </w:r>
          </w:p>
        </w:tc>
      </w:tr>
      <w:tr w:rsidR="003D0186">
        <w:trPr>
          <w:trHeight w:val="295"/>
        </w:trPr>
        <w:tc>
          <w:tcPr>
            <w:tcW w:w="2469" w:type="dxa"/>
            <w:vMerge/>
            <w:vAlign w:val="center"/>
          </w:tcPr>
          <w:p w:rsidR="003D0186" w:rsidRDefault="003D0186">
            <w:pPr>
              <w:jc w:val="center"/>
              <w:rPr>
                <w:szCs w:val="21"/>
              </w:rPr>
            </w:pPr>
          </w:p>
        </w:tc>
        <w:tc>
          <w:tcPr>
            <w:tcW w:w="2353" w:type="dxa"/>
            <w:vAlign w:val="center"/>
          </w:tcPr>
          <w:p w:rsidR="003D0186" w:rsidRDefault="001C2D48">
            <w:pPr>
              <w:jc w:val="center"/>
              <w:rPr>
                <w:szCs w:val="21"/>
              </w:rPr>
            </w:pPr>
            <w:r>
              <w:rPr>
                <w:szCs w:val="21"/>
              </w:rPr>
              <w:t>正常条件</w:t>
            </w:r>
          </w:p>
        </w:tc>
        <w:tc>
          <w:tcPr>
            <w:tcW w:w="2409" w:type="dxa"/>
            <w:vAlign w:val="center"/>
          </w:tcPr>
          <w:p w:rsidR="003D0186" w:rsidRDefault="001C2D48">
            <w:pPr>
              <w:jc w:val="center"/>
              <w:rPr>
                <w:szCs w:val="21"/>
              </w:rPr>
            </w:pPr>
            <w:r>
              <w:rPr>
                <w:szCs w:val="21"/>
              </w:rPr>
              <w:t>湿热条件</w:t>
            </w:r>
          </w:p>
        </w:tc>
        <w:tc>
          <w:tcPr>
            <w:tcW w:w="2181" w:type="dxa"/>
            <w:vMerge/>
            <w:vAlign w:val="center"/>
          </w:tcPr>
          <w:p w:rsidR="003D0186" w:rsidRDefault="003D0186">
            <w:pPr>
              <w:jc w:val="center"/>
              <w:rPr>
                <w:szCs w:val="21"/>
              </w:rPr>
            </w:pPr>
          </w:p>
        </w:tc>
      </w:tr>
      <w:tr w:rsidR="003D0186">
        <w:trPr>
          <w:trHeight w:val="295"/>
        </w:trPr>
        <w:tc>
          <w:tcPr>
            <w:tcW w:w="2469" w:type="dxa"/>
            <w:vAlign w:val="center"/>
          </w:tcPr>
          <w:p w:rsidR="003D0186" w:rsidRDefault="001C2D48">
            <w:pPr>
              <w:jc w:val="center"/>
              <w:rPr>
                <w:szCs w:val="21"/>
              </w:rPr>
            </w:pPr>
            <w:r>
              <w:rPr>
                <w:szCs w:val="21"/>
              </w:rPr>
              <w:t>U≤60</w:t>
            </w:r>
          </w:p>
        </w:tc>
        <w:tc>
          <w:tcPr>
            <w:tcW w:w="2353" w:type="dxa"/>
            <w:vAlign w:val="center"/>
          </w:tcPr>
          <w:p w:rsidR="003D0186" w:rsidRDefault="001C2D48">
            <w:pPr>
              <w:jc w:val="center"/>
              <w:rPr>
                <w:szCs w:val="21"/>
              </w:rPr>
            </w:pPr>
            <w:r>
              <w:rPr>
                <w:szCs w:val="21"/>
              </w:rPr>
              <w:t>≥10</w:t>
            </w:r>
          </w:p>
        </w:tc>
        <w:tc>
          <w:tcPr>
            <w:tcW w:w="2409" w:type="dxa"/>
            <w:vAlign w:val="center"/>
          </w:tcPr>
          <w:p w:rsidR="003D0186" w:rsidRDefault="001C2D48">
            <w:pPr>
              <w:jc w:val="center"/>
              <w:rPr>
                <w:szCs w:val="21"/>
              </w:rPr>
            </w:pPr>
            <w:r>
              <w:rPr>
                <w:szCs w:val="21"/>
              </w:rPr>
              <w:t>≥2</w:t>
            </w:r>
          </w:p>
        </w:tc>
        <w:tc>
          <w:tcPr>
            <w:tcW w:w="2181" w:type="dxa"/>
            <w:vAlign w:val="center"/>
          </w:tcPr>
          <w:p w:rsidR="003D0186" w:rsidRDefault="001C2D48">
            <w:pPr>
              <w:jc w:val="center"/>
              <w:rPr>
                <w:szCs w:val="21"/>
              </w:rPr>
            </w:pPr>
            <w:r>
              <w:rPr>
                <w:szCs w:val="21"/>
              </w:rPr>
              <w:t>250</w:t>
            </w:r>
          </w:p>
        </w:tc>
      </w:tr>
      <w:tr w:rsidR="003D0186">
        <w:trPr>
          <w:trHeight w:val="295"/>
        </w:trPr>
        <w:tc>
          <w:tcPr>
            <w:tcW w:w="2469" w:type="dxa"/>
            <w:vAlign w:val="center"/>
          </w:tcPr>
          <w:p w:rsidR="003D0186" w:rsidRDefault="001C2D48">
            <w:pPr>
              <w:jc w:val="center"/>
              <w:rPr>
                <w:szCs w:val="21"/>
              </w:rPr>
            </w:pPr>
            <w:r>
              <w:rPr>
                <w:szCs w:val="21"/>
              </w:rPr>
              <w:t>60</w:t>
            </w:r>
            <w:r>
              <w:rPr>
                <w:szCs w:val="21"/>
              </w:rPr>
              <w:t>＜</w:t>
            </w:r>
            <w:r>
              <w:rPr>
                <w:szCs w:val="21"/>
              </w:rPr>
              <w:t>U≤250</w:t>
            </w:r>
          </w:p>
        </w:tc>
        <w:tc>
          <w:tcPr>
            <w:tcW w:w="2353" w:type="dxa"/>
            <w:vAlign w:val="center"/>
          </w:tcPr>
          <w:p w:rsidR="003D0186" w:rsidRDefault="001C2D48">
            <w:pPr>
              <w:jc w:val="center"/>
              <w:rPr>
                <w:szCs w:val="21"/>
              </w:rPr>
            </w:pPr>
            <w:r>
              <w:rPr>
                <w:szCs w:val="21"/>
              </w:rPr>
              <w:t>≥10</w:t>
            </w:r>
          </w:p>
        </w:tc>
        <w:tc>
          <w:tcPr>
            <w:tcW w:w="2409" w:type="dxa"/>
            <w:vAlign w:val="center"/>
          </w:tcPr>
          <w:p w:rsidR="003D0186" w:rsidRDefault="001C2D48">
            <w:pPr>
              <w:jc w:val="center"/>
              <w:rPr>
                <w:szCs w:val="21"/>
              </w:rPr>
            </w:pPr>
            <w:r>
              <w:rPr>
                <w:szCs w:val="21"/>
              </w:rPr>
              <w:t>≥2</w:t>
            </w:r>
          </w:p>
        </w:tc>
        <w:tc>
          <w:tcPr>
            <w:tcW w:w="2181" w:type="dxa"/>
            <w:vAlign w:val="center"/>
          </w:tcPr>
          <w:p w:rsidR="003D0186" w:rsidRDefault="001C2D48">
            <w:pPr>
              <w:jc w:val="center"/>
              <w:rPr>
                <w:szCs w:val="21"/>
              </w:rPr>
            </w:pPr>
            <w:r>
              <w:rPr>
                <w:szCs w:val="21"/>
              </w:rPr>
              <w:t>500</w:t>
            </w:r>
          </w:p>
        </w:tc>
      </w:tr>
    </w:tbl>
    <w:p w:rsidR="003D0186" w:rsidRDefault="001C2D48">
      <w:pPr>
        <w:pStyle w:val="a7"/>
        <w:spacing w:before="156" w:after="156"/>
        <w:rPr>
          <w:rFonts w:ascii="Times New Roman"/>
        </w:rPr>
      </w:pPr>
      <w:bookmarkStart w:id="394" w:name="_Toc398721836"/>
      <w:bookmarkStart w:id="395" w:name="_Ref399486153"/>
      <w:r>
        <w:rPr>
          <w:rFonts w:ascii="Times New Roman"/>
        </w:rPr>
        <w:t>绝缘强度</w:t>
      </w:r>
      <w:bookmarkEnd w:id="394"/>
      <w:bookmarkEnd w:id="395"/>
    </w:p>
    <w:p w:rsidR="003D0186" w:rsidRDefault="001C2D48">
      <w:pPr>
        <w:pStyle w:val="afff1"/>
        <w:rPr>
          <w:rFonts w:ascii="Times New Roman"/>
        </w:rPr>
      </w:pPr>
      <w:r>
        <w:rPr>
          <w:rFonts w:ascii="Times New Roman"/>
        </w:rPr>
        <w:t>电源回路对地应耐受</w:t>
      </w:r>
      <w:r>
        <w:rPr>
          <w:rFonts w:ascii="Times New Roman"/>
        </w:rPr>
        <w:t>500V</w:t>
      </w:r>
      <w:r>
        <w:rPr>
          <w:rFonts w:ascii="Times New Roman"/>
        </w:rPr>
        <w:t>（</w:t>
      </w:r>
      <w:r>
        <w:rPr>
          <w:rFonts w:ascii="Times New Roman" w:hint="eastAsia"/>
        </w:rPr>
        <w:t>小于</w:t>
      </w:r>
      <w:r>
        <w:rPr>
          <w:rFonts w:ascii="Times New Roman"/>
        </w:rPr>
        <w:t>60V</w:t>
      </w:r>
      <w:r>
        <w:rPr>
          <w:rFonts w:ascii="Times New Roman"/>
        </w:rPr>
        <w:t>直流电源回路）、</w:t>
      </w:r>
      <w:r>
        <w:rPr>
          <w:rFonts w:ascii="Times New Roman"/>
        </w:rPr>
        <w:t>2500V</w:t>
      </w:r>
      <w:r>
        <w:rPr>
          <w:rFonts w:ascii="Times New Roman"/>
        </w:rPr>
        <w:t>（</w:t>
      </w:r>
      <w:r>
        <w:rPr>
          <w:rFonts w:ascii="Times New Roman"/>
        </w:rPr>
        <w:t>CCO</w:t>
      </w:r>
      <w:r>
        <w:rPr>
          <w:rFonts w:ascii="Times New Roman"/>
        </w:rPr>
        <w:t>，</w:t>
      </w:r>
      <w:r>
        <w:rPr>
          <w:rFonts w:ascii="Times New Roman"/>
        </w:rPr>
        <w:t>220V</w:t>
      </w:r>
      <w:r>
        <w:rPr>
          <w:rFonts w:ascii="Times New Roman"/>
        </w:rPr>
        <w:t>交流电源回路）或</w:t>
      </w:r>
      <w:r>
        <w:rPr>
          <w:rFonts w:ascii="Times New Roman" w:hint="eastAsia"/>
        </w:rPr>
        <w:t>4</w:t>
      </w:r>
      <w:r>
        <w:rPr>
          <w:rFonts w:ascii="Times New Roman"/>
        </w:rPr>
        <w:t>000V</w:t>
      </w:r>
      <w:r>
        <w:rPr>
          <w:rFonts w:ascii="Times New Roman"/>
        </w:rPr>
        <w:t>（</w:t>
      </w:r>
      <w:r>
        <w:rPr>
          <w:rFonts w:ascii="Times New Roman"/>
        </w:rPr>
        <w:t>STA</w:t>
      </w:r>
      <w:r>
        <w:rPr>
          <w:rFonts w:ascii="Times New Roman"/>
        </w:rPr>
        <w:t>，</w:t>
      </w:r>
      <w:r>
        <w:rPr>
          <w:rFonts w:ascii="Times New Roman"/>
        </w:rPr>
        <w:t>220V</w:t>
      </w:r>
      <w:r>
        <w:rPr>
          <w:rFonts w:ascii="Times New Roman"/>
        </w:rPr>
        <w:t>交流电源回路）的</w:t>
      </w:r>
      <w:r>
        <w:rPr>
          <w:rFonts w:ascii="Times New Roman"/>
        </w:rPr>
        <w:t>50Hz</w:t>
      </w:r>
      <w:r>
        <w:rPr>
          <w:rFonts w:ascii="Times New Roman"/>
        </w:rPr>
        <w:t>的交流电压，历时</w:t>
      </w:r>
      <w:r>
        <w:rPr>
          <w:rFonts w:ascii="Times New Roman"/>
        </w:rPr>
        <w:t>1min</w:t>
      </w:r>
      <w:r>
        <w:rPr>
          <w:rFonts w:ascii="Times New Roman"/>
        </w:rPr>
        <w:t>的绝缘强度试验。试验时不得出现击穿、闪络现象，泄漏电流不应大于</w:t>
      </w:r>
      <w:r>
        <w:rPr>
          <w:rFonts w:ascii="Times New Roman"/>
        </w:rPr>
        <w:t>5mA</w:t>
      </w:r>
      <w:r>
        <w:rPr>
          <w:rFonts w:ascii="Times New Roman"/>
        </w:rPr>
        <w:t>。</w:t>
      </w:r>
    </w:p>
    <w:p w:rsidR="003D0186" w:rsidRDefault="001C2D48">
      <w:pPr>
        <w:pStyle w:val="a7"/>
        <w:spacing w:before="156" w:after="156"/>
        <w:rPr>
          <w:rFonts w:ascii="Times New Roman"/>
        </w:rPr>
      </w:pPr>
      <w:bookmarkStart w:id="396" w:name="_Toc398721837"/>
      <w:r>
        <w:rPr>
          <w:rFonts w:ascii="Times New Roman"/>
        </w:rPr>
        <w:t>冲击电压</w:t>
      </w:r>
      <w:bookmarkEnd w:id="396"/>
    </w:p>
    <w:p w:rsidR="003D0186" w:rsidRDefault="001C2D48">
      <w:pPr>
        <w:pStyle w:val="afff1"/>
        <w:rPr>
          <w:rFonts w:ascii="Times New Roman"/>
        </w:rPr>
      </w:pPr>
      <w:ins w:id="397" w:author="作者" w:date="2025-12-26T10:40:00Z">
        <w:r>
          <w:rPr>
            <w:rFonts w:ascii="Times New Roman" w:hint="eastAsia"/>
          </w:rPr>
          <w:t>电源回路、信号输入回路及信号输出回路各自对地之间，以及输入</w:t>
        </w:r>
        <w:r>
          <w:rPr>
            <w:rFonts w:ascii="Times New Roman" w:hint="eastAsia"/>
          </w:rPr>
          <w:t>/</w:t>
        </w:r>
        <w:r>
          <w:rPr>
            <w:rFonts w:ascii="Times New Roman" w:hint="eastAsia"/>
          </w:rPr>
          <w:t>输出回路与电源回路之间，应能耐受表</w:t>
        </w:r>
        <w:r>
          <w:rPr>
            <w:rFonts w:ascii="Times New Roman" w:hint="eastAsia"/>
          </w:rPr>
          <w:t>15</w:t>
        </w:r>
        <w:r>
          <w:rPr>
            <w:rFonts w:ascii="Times New Roman" w:hint="eastAsia"/>
          </w:rPr>
          <w:t>规定的冲击电压峰值，正、负极性各施加</w:t>
        </w:r>
        <w:r>
          <w:rPr>
            <w:rFonts w:ascii="Times New Roman" w:hint="eastAsia"/>
          </w:rPr>
          <w:t>5</w:t>
        </w:r>
        <w:r>
          <w:rPr>
            <w:rFonts w:ascii="Times New Roman" w:hint="eastAsia"/>
          </w:rPr>
          <w:t>次。试验过程中不应出现破坏性放电（如击穿跳火、闪络或绝缘击穿）现象。</w:t>
        </w:r>
      </w:ins>
      <w:del w:id="398" w:author="作者" w:date="2025-12-26T10:40:00Z">
        <w:r>
          <w:rPr>
            <w:rFonts w:ascii="Times New Roman"/>
          </w:rPr>
          <w:delText>电源回路、信号输入回路、信号输出回路各自对地和输入回路、输出回路和电源回路之间，应耐受如</w:delText>
        </w:r>
        <w:r>
          <w:rPr>
            <w:rFonts w:ascii="Times New Roman" w:hint="eastAsia"/>
          </w:rPr>
          <w:delText>表</w:delText>
        </w:r>
        <w:r>
          <w:rPr>
            <w:rFonts w:ascii="Times New Roman" w:hint="eastAsia"/>
          </w:rPr>
          <w:delText>1</w:delText>
        </w:r>
        <w:r>
          <w:rPr>
            <w:rFonts w:ascii="Times New Roman"/>
          </w:rPr>
          <w:delText>5</w:delText>
        </w:r>
        <w:r>
          <w:rPr>
            <w:rFonts w:ascii="Times New Roman"/>
          </w:rPr>
          <w:delText>中规定的冲击电压峰值，正负极性各</w:delText>
        </w:r>
        <w:r>
          <w:rPr>
            <w:rFonts w:ascii="Times New Roman"/>
          </w:rPr>
          <w:delText>5</w:delText>
        </w:r>
        <w:r>
          <w:rPr>
            <w:rFonts w:ascii="Times New Roman"/>
          </w:rPr>
          <w:delText>次。试验时应无破坏性放电（击穿跳火、闪络或绝缘击穿）现象。</w:delText>
        </w:r>
      </w:del>
    </w:p>
    <w:p w:rsidR="003D0186" w:rsidRDefault="001C2D48" w:rsidP="000064E9">
      <w:pPr>
        <w:pStyle w:val="aff9"/>
        <w:spacing w:beforeLines="50" w:afterLines="50"/>
        <w:jc w:val="center"/>
        <w:rPr>
          <w:rFonts w:ascii="黑体" w:hAnsi="黑体"/>
          <w:sz w:val="21"/>
          <w:szCs w:val="21"/>
        </w:rPr>
        <w:pPrChange w:id="399" w:author="作者" w:date="2025-12-29T10:55:00Z">
          <w:pPr>
            <w:pStyle w:val="aff9"/>
            <w:spacing w:beforeLines="50" w:afterLines="50"/>
            <w:jc w:val="center"/>
          </w:pPr>
        </w:pPrChange>
      </w:pPr>
      <w:bookmarkStart w:id="400" w:name="_Ref53580565"/>
      <w:bookmarkStart w:id="401" w:name="_Ref399163511"/>
      <w:r>
        <w:rPr>
          <w:rFonts w:ascii="黑体" w:hAnsi="黑体" w:hint="eastAsia"/>
          <w:sz w:val="21"/>
          <w:szCs w:val="21"/>
        </w:rPr>
        <w:lastRenderedPageBreak/>
        <w:t>表</w:t>
      </w:r>
      <w:bookmarkEnd w:id="400"/>
      <w:r>
        <w:rPr>
          <w:rFonts w:ascii="黑体" w:hAnsi="黑体" w:hint="eastAsia"/>
          <w:sz w:val="21"/>
          <w:szCs w:val="21"/>
        </w:rPr>
        <w:t>1</w:t>
      </w:r>
      <w:r>
        <w:rPr>
          <w:rFonts w:ascii="黑体" w:hAnsi="黑体"/>
          <w:sz w:val="21"/>
          <w:szCs w:val="21"/>
        </w:rPr>
        <w:t>5</w:t>
      </w:r>
      <w:r>
        <w:rPr>
          <w:rFonts w:ascii="黑体" w:hAnsi="黑体"/>
          <w:sz w:val="21"/>
          <w:szCs w:val="21"/>
        </w:rPr>
        <w:t>冲击电压峰值</w:t>
      </w:r>
      <w:bookmarkEnd w:id="401"/>
    </w:p>
    <w:tbl>
      <w:tblPr>
        <w:tblW w:w="86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099"/>
        <w:gridCol w:w="1870"/>
        <w:gridCol w:w="2693"/>
        <w:gridCol w:w="1985"/>
      </w:tblGrid>
      <w:tr w:rsidR="003D0186">
        <w:trPr>
          <w:jc w:val="center"/>
        </w:trPr>
        <w:tc>
          <w:tcPr>
            <w:tcW w:w="2099" w:type="dxa"/>
            <w:vAlign w:val="center"/>
          </w:tcPr>
          <w:p w:rsidR="003D0186" w:rsidRDefault="001C2D48">
            <w:pPr>
              <w:jc w:val="center"/>
              <w:rPr>
                <w:szCs w:val="21"/>
              </w:rPr>
            </w:pPr>
            <w:r>
              <w:rPr>
                <w:szCs w:val="21"/>
              </w:rPr>
              <w:t>试验回路</w:t>
            </w:r>
          </w:p>
        </w:tc>
        <w:tc>
          <w:tcPr>
            <w:tcW w:w="1870" w:type="dxa"/>
            <w:vAlign w:val="center"/>
          </w:tcPr>
          <w:p w:rsidR="003D0186" w:rsidRDefault="001C2D48">
            <w:pPr>
              <w:jc w:val="center"/>
              <w:rPr>
                <w:szCs w:val="21"/>
              </w:rPr>
            </w:pPr>
            <w:r>
              <w:rPr>
                <w:szCs w:val="21"/>
              </w:rPr>
              <w:t>冲击电压峰值</w:t>
            </w:r>
          </w:p>
        </w:tc>
        <w:tc>
          <w:tcPr>
            <w:tcW w:w="2693" w:type="dxa"/>
            <w:vAlign w:val="center"/>
          </w:tcPr>
          <w:p w:rsidR="003D0186" w:rsidRDefault="001C2D48">
            <w:pPr>
              <w:jc w:val="center"/>
              <w:rPr>
                <w:szCs w:val="21"/>
              </w:rPr>
            </w:pPr>
            <w:r>
              <w:rPr>
                <w:szCs w:val="21"/>
              </w:rPr>
              <w:t>试验回路</w:t>
            </w:r>
          </w:p>
        </w:tc>
        <w:tc>
          <w:tcPr>
            <w:tcW w:w="1985" w:type="dxa"/>
            <w:vAlign w:val="center"/>
          </w:tcPr>
          <w:p w:rsidR="003D0186" w:rsidRDefault="001C2D48">
            <w:pPr>
              <w:jc w:val="center"/>
              <w:rPr>
                <w:szCs w:val="21"/>
              </w:rPr>
            </w:pPr>
            <w:r>
              <w:rPr>
                <w:szCs w:val="21"/>
              </w:rPr>
              <w:t>冲击电压峰值</w:t>
            </w:r>
          </w:p>
        </w:tc>
      </w:tr>
      <w:tr w:rsidR="003D0186">
        <w:trPr>
          <w:jc w:val="center"/>
        </w:trPr>
        <w:tc>
          <w:tcPr>
            <w:tcW w:w="2099" w:type="dxa"/>
            <w:vAlign w:val="center"/>
          </w:tcPr>
          <w:p w:rsidR="003D0186" w:rsidRDefault="001C2D48">
            <w:pPr>
              <w:jc w:val="center"/>
              <w:rPr>
                <w:szCs w:val="21"/>
              </w:rPr>
            </w:pPr>
            <w:r>
              <w:rPr>
                <w:szCs w:val="21"/>
              </w:rPr>
              <w:t>直流电源对地</w:t>
            </w:r>
          </w:p>
        </w:tc>
        <w:tc>
          <w:tcPr>
            <w:tcW w:w="1870" w:type="dxa"/>
            <w:vAlign w:val="center"/>
          </w:tcPr>
          <w:p w:rsidR="003D0186" w:rsidRDefault="001C2D48">
            <w:pPr>
              <w:jc w:val="center"/>
              <w:rPr>
                <w:szCs w:val="21"/>
              </w:rPr>
            </w:pPr>
            <w:r>
              <w:rPr>
                <w:szCs w:val="21"/>
              </w:rPr>
              <w:t>500V</w:t>
            </w:r>
          </w:p>
        </w:tc>
        <w:tc>
          <w:tcPr>
            <w:tcW w:w="2693" w:type="dxa"/>
            <w:vAlign w:val="center"/>
          </w:tcPr>
          <w:p w:rsidR="003D0186" w:rsidRDefault="001C2D48">
            <w:pPr>
              <w:jc w:val="center"/>
              <w:rPr>
                <w:szCs w:val="21"/>
              </w:rPr>
            </w:pPr>
            <w:r>
              <w:rPr>
                <w:szCs w:val="21"/>
              </w:rPr>
              <w:t>信号输入回路对输出回路</w:t>
            </w:r>
          </w:p>
        </w:tc>
        <w:tc>
          <w:tcPr>
            <w:tcW w:w="1985" w:type="dxa"/>
            <w:vAlign w:val="center"/>
          </w:tcPr>
          <w:p w:rsidR="003D0186" w:rsidRDefault="001C2D48">
            <w:pPr>
              <w:jc w:val="center"/>
              <w:rPr>
                <w:szCs w:val="21"/>
              </w:rPr>
            </w:pPr>
            <w:r>
              <w:rPr>
                <w:szCs w:val="21"/>
              </w:rPr>
              <w:t>500V</w:t>
            </w:r>
          </w:p>
        </w:tc>
      </w:tr>
      <w:tr w:rsidR="003D0186">
        <w:trPr>
          <w:jc w:val="center"/>
        </w:trPr>
        <w:tc>
          <w:tcPr>
            <w:tcW w:w="2099" w:type="dxa"/>
            <w:vAlign w:val="center"/>
          </w:tcPr>
          <w:p w:rsidR="003D0186" w:rsidRDefault="001C2D48">
            <w:pPr>
              <w:jc w:val="center"/>
              <w:rPr>
                <w:szCs w:val="21"/>
              </w:rPr>
            </w:pPr>
            <w:r>
              <w:rPr>
                <w:szCs w:val="21"/>
              </w:rPr>
              <w:t>交流电源对地</w:t>
            </w:r>
          </w:p>
        </w:tc>
        <w:tc>
          <w:tcPr>
            <w:tcW w:w="1870" w:type="dxa"/>
            <w:vAlign w:val="center"/>
          </w:tcPr>
          <w:p w:rsidR="003D0186" w:rsidRDefault="001C2D48">
            <w:pPr>
              <w:jc w:val="center"/>
              <w:rPr>
                <w:szCs w:val="21"/>
              </w:rPr>
            </w:pPr>
            <w:r>
              <w:rPr>
                <w:szCs w:val="21"/>
              </w:rPr>
              <w:t>5000V</w:t>
            </w:r>
          </w:p>
        </w:tc>
        <w:tc>
          <w:tcPr>
            <w:tcW w:w="2693" w:type="dxa"/>
            <w:vAlign w:val="center"/>
          </w:tcPr>
          <w:p w:rsidR="003D0186" w:rsidRDefault="001C2D48">
            <w:pPr>
              <w:jc w:val="center"/>
              <w:rPr>
                <w:szCs w:val="21"/>
              </w:rPr>
            </w:pPr>
            <w:r>
              <w:rPr>
                <w:szCs w:val="21"/>
              </w:rPr>
              <w:t>信号输入回路对电源回路</w:t>
            </w:r>
          </w:p>
        </w:tc>
        <w:tc>
          <w:tcPr>
            <w:tcW w:w="1985" w:type="dxa"/>
            <w:vAlign w:val="center"/>
          </w:tcPr>
          <w:p w:rsidR="003D0186" w:rsidRDefault="001C2D48">
            <w:pPr>
              <w:jc w:val="center"/>
              <w:rPr>
                <w:szCs w:val="21"/>
              </w:rPr>
            </w:pPr>
            <w:r>
              <w:rPr>
                <w:szCs w:val="21"/>
              </w:rPr>
              <w:t>4000V</w:t>
            </w:r>
          </w:p>
        </w:tc>
      </w:tr>
      <w:tr w:rsidR="003D0186">
        <w:trPr>
          <w:jc w:val="center"/>
        </w:trPr>
        <w:tc>
          <w:tcPr>
            <w:tcW w:w="2099" w:type="dxa"/>
            <w:vAlign w:val="center"/>
          </w:tcPr>
          <w:p w:rsidR="003D0186" w:rsidRDefault="001C2D48">
            <w:pPr>
              <w:jc w:val="center"/>
              <w:rPr>
                <w:szCs w:val="21"/>
              </w:rPr>
            </w:pPr>
            <w:r>
              <w:rPr>
                <w:szCs w:val="21"/>
              </w:rPr>
              <w:t>信号输入</w:t>
            </w:r>
            <w:r>
              <w:rPr>
                <w:szCs w:val="21"/>
              </w:rPr>
              <w:t>/</w:t>
            </w:r>
            <w:r>
              <w:rPr>
                <w:szCs w:val="21"/>
              </w:rPr>
              <w:t>输出对地</w:t>
            </w:r>
          </w:p>
        </w:tc>
        <w:tc>
          <w:tcPr>
            <w:tcW w:w="1870" w:type="dxa"/>
            <w:vAlign w:val="center"/>
          </w:tcPr>
          <w:p w:rsidR="003D0186" w:rsidRDefault="001C2D48">
            <w:pPr>
              <w:jc w:val="center"/>
              <w:rPr>
                <w:szCs w:val="21"/>
              </w:rPr>
            </w:pPr>
            <w:r>
              <w:rPr>
                <w:szCs w:val="21"/>
              </w:rPr>
              <w:t>500V</w:t>
            </w:r>
          </w:p>
        </w:tc>
        <w:tc>
          <w:tcPr>
            <w:tcW w:w="2693" w:type="dxa"/>
            <w:vAlign w:val="center"/>
          </w:tcPr>
          <w:p w:rsidR="003D0186" w:rsidRDefault="001C2D48">
            <w:pPr>
              <w:jc w:val="center"/>
              <w:rPr>
                <w:szCs w:val="21"/>
              </w:rPr>
            </w:pPr>
            <w:r>
              <w:rPr>
                <w:szCs w:val="21"/>
              </w:rPr>
              <w:t>信号输出回路对电源回路</w:t>
            </w:r>
          </w:p>
        </w:tc>
        <w:tc>
          <w:tcPr>
            <w:tcW w:w="1985" w:type="dxa"/>
            <w:vAlign w:val="center"/>
          </w:tcPr>
          <w:p w:rsidR="003D0186" w:rsidRDefault="001C2D48">
            <w:pPr>
              <w:jc w:val="center"/>
              <w:rPr>
                <w:szCs w:val="21"/>
              </w:rPr>
            </w:pPr>
            <w:r>
              <w:rPr>
                <w:szCs w:val="21"/>
              </w:rPr>
              <w:t>4000V</w:t>
            </w:r>
          </w:p>
        </w:tc>
      </w:tr>
    </w:tbl>
    <w:p w:rsidR="003D0186" w:rsidRDefault="003D0186">
      <w:pPr>
        <w:pStyle w:val="afff1"/>
        <w:rPr>
          <w:rFonts w:ascii="Times New Roman"/>
        </w:rPr>
      </w:pPr>
      <w:bookmarkStart w:id="402" w:name="_Toc398721838"/>
      <w:bookmarkStart w:id="403" w:name="_Toc241576718"/>
      <w:bookmarkStart w:id="404" w:name="_Toc329242592"/>
      <w:bookmarkStart w:id="405" w:name="_Toc329692393"/>
      <w:bookmarkStart w:id="406" w:name="_Toc409121276"/>
      <w:bookmarkStart w:id="407" w:name="_Toc409122180"/>
      <w:bookmarkStart w:id="408" w:name="_Toc237417748"/>
    </w:p>
    <w:p w:rsidR="003D0186" w:rsidRDefault="001C2D48">
      <w:pPr>
        <w:pStyle w:val="a6"/>
        <w:spacing w:before="156" w:after="156"/>
        <w:rPr>
          <w:rFonts w:ascii="Times New Roman"/>
        </w:rPr>
      </w:pPr>
      <w:r>
        <w:rPr>
          <w:rFonts w:ascii="Times New Roman"/>
        </w:rPr>
        <w:t>电磁抗扰性要求</w:t>
      </w:r>
      <w:bookmarkEnd w:id="402"/>
      <w:bookmarkEnd w:id="403"/>
      <w:bookmarkEnd w:id="404"/>
      <w:bookmarkEnd w:id="405"/>
      <w:bookmarkEnd w:id="406"/>
      <w:bookmarkEnd w:id="407"/>
      <w:bookmarkEnd w:id="408"/>
    </w:p>
    <w:p w:rsidR="003D0186" w:rsidRDefault="001C2D48">
      <w:pPr>
        <w:pStyle w:val="a7"/>
        <w:spacing w:before="156" w:after="156"/>
        <w:rPr>
          <w:rFonts w:ascii="Times New Roman"/>
        </w:rPr>
      </w:pPr>
      <w:bookmarkStart w:id="409" w:name="_Toc398721839"/>
      <w:r>
        <w:rPr>
          <w:rFonts w:ascii="Times New Roman"/>
        </w:rPr>
        <w:t>评价等级</w:t>
      </w:r>
    </w:p>
    <w:p w:rsidR="003D0186" w:rsidRDefault="001C2D48">
      <w:pPr>
        <w:pStyle w:val="afff1"/>
        <w:rPr>
          <w:rFonts w:ascii="Times New Roman"/>
        </w:rPr>
      </w:pPr>
      <w:r>
        <w:rPr>
          <w:rFonts w:ascii="Times New Roman" w:hint="eastAsia"/>
        </w:rPr>
        <w:t>双模</w:t>
      </w:r>
      <w:r>
        <w:rPr>
          <w:rFonts w:ascii="Times New Roman"/>
        </w:rPr>
        <w:t>通信单元应在表</w:t>
      </w:r>
      <w:r>
        <w:rPr>
          <w:rFonts w:ascii="Times New Roman"/>
        </w:rPr>
        <w:t>16</w:t>
      </w:r>
      <w:r>
        <w:rPr>
          <w:rFonts w:ascii="Times New Roman"/>
        </w:rPr>
        <w:t>所列的电磁骚扰环境下正常工作，骚扰对</w:t>
      </w:r>
      <w:r>
        <w:rPr>
          <w:rFonts w:ascii="Times New Roman" w:hint="eastAsia"/>
        </w:rPr>
        <w:t>双模</w:t>
      </w:r>
      <w:r>
        <w:rPr>
          <w:rFonts w:ascii="Times New Roman"/>
        </w:rPr>
        <w:t>通信单元工作影响程度用试验结果评价等级表示。</w:t>
      </w:r>
    </w:p>
    <w:p w:rsidR="003D0186" w:rsidRDefault="001C2D48">
      <w:pPr>
        <w:pStyle w:val="afff1"/>
        <w:rPr>
          <w:rFonts w:ascii="Times New Roman"/>
        </w:rPr>
      </w:pPr>
      <w:r>
        <w:rPr>
          <w:rFonts w:ascii="Times New Roman"/>
        </w:rPr>
        <w:t>评价等级</w:t>
      </w:r>
      <w:r>
        <w:rPr>
          <w:rFonts w:ascii="Times New Roman"/>
        </w:rPr>
        <w:t>A</w:t>
      </w:r>
      <w:r>
        <w:rPr>
          <w:rFonts w:ascii="Times New Roman"/>
        </w:rPr>
        <w:t>：骚扰对</w:t>
      </w:r>
      <w:r>
        <w:rPr>
          <w:rFonts w:ascii="Times New Roman" w:hint="eastAsia"/>
        </w:rPr>
        <w:t>双模</w:t>
      </w:r>
      <w:r>
        <w:rPr>
          <w:rFonts w:ascii="Times New Roman"/>
        </w:rPr>
        <w:t>通信单元工作无影响，试验时和试验后双模通信单元均能正常通信。</w:t>
      </w:r>
    </w:p>
    <w:p w:rsidR="003D0186" w:rsidRDefault="001C2D48" w:rsidP="000064E9">
      <w:pPr>
        <w:pStyle w:val="aff9"/>
        <w:spacing w:beforeLines="50" w:afterLines="50"/>
        <w:jc w:val="center"/>
        <w:rPr>
          <w:rFonts w:ascii="黑体" w:hAnsi="黑体"/>
          <w:sz w:val="21"/>
          <w:szCs w:val="21"/>
        </w:rPr>
        <w:pPrChange w:id="410" w:author="作者" w:date="2025-12-29T10:55:00Z">
          <w:pPr>
            <w:pStyle w:val="aff9"/>
            <w:spacing w:beforeLines="50" w:afterLines="50"/>
            <w:jc w:val="center"/>
          </w:pPr>
        </w:pPrChange>
      </w:pPr>
      <w:r>
        <w:rPr>
          <w:rFonts w:ascii="黑体" w:hAnsi="黑体" w:hint="eastAsia"/>
          <w:sz w:val="21"/>
          <w:szCs w:val="21"/>
        </w:rPr>
        <w:t>表</w:t>
      </w:r>
      <w:r>
        <w:rPr>
          <w:rFonts w:ascii="黑体" w:hAnsi="黑体" w:hint="eastAsia"/>
          <w:sz w:val="21"/>
          <w:szCs w:val="21"/>
        </w:rPr>
        <w:t>1</w:t>
      </w:r>
      <w:r>
        <w:rPr>
          <w:rFonts w:ascii="黑体" w:hAnsi="黑体"/>
          <w:sz w:val="21"/>
          <w:szCs w:val="21"/>
        </w:rPr>
        <w:t>6</w:t>
      </w:r>
      <w:r>
        <w:rPr>
          <w:rFonts w:ascii="黑体" w:hAnsi="黑体"/>
          <w:sz w:val="21"/>
          <w:szCs w:val="21"/>
        </w:rPr>
        <w:t>电磁抗扰性要求</w:t>
      </w:r>
    </w:p>
    <w:tbl>
      <w:tblPr>
        <w:tblW w:w="97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411"/>
        <w:gridCol w:w="1276"/>
        <w:gridCol w:w="2835"/>
        <w:gridCol w:w="1984"/>
        <w:gridCol w:w="1224"/>
      </w:tblGrid>
      <w:tr w:rsidR="003D0186">
        <w:trPr>
          <w:jc w:val="center"/>
        </w:trPr>
        <w:tc>
          <w:tcPr>
            <w:tcW w:w="2411" w:type="dxa"/>
            <w:vAlign w:val="center"/>
          </w:tcPr>
          <w:p w:rsidR="003D0186" w:rsidRDefault="001C2D48">
            <w:pPr>
              <w:jc w:val="center"/>
              <w:rPr>
                <w:szCs w:val="21"/>
              </w:rPr>
            </w:pPr>
            <w:r>
              <w:rPr>
                <w:szCs w:val="21"/>
              </w:rPr>
              <w:t>电磁骚扰源</w:t>
            </w:r>
          </w:p>
        </w:tc>
        <w:tc>
          <w:tcPr>
            <w:tcW w:w="1276" w:type="dxa"/>
            <w:vAlign w:val="center"/>
          </w:tcPr>
          <w:p w:rsidR="003D0186" w:rsidRDefault="001C2D48">
            <w:pPr>
              <w:jc w:val="center"/>
              <w:rPr>
                <w:szCs w:val="21"/>
              </w:rPr>
            </w:pPr>
            <w:r>
              <w:rPr>
                <w:szCs w:val="21"/>
              </w:rPr>
              <w:t>严酷等级</w:t>
            </w:r>
          </w:p>
        </w:tc>
        <w:tc>
          <w:tcPr>
            <w:tcW w:w="2835" w:type="dxa"/>
            <w:vAlign w:val="center"/>
          </w:tcPr>
          <w:p w:rsidR="003D0186" w:rsidRDefault="001C2D48">
            <w:pPr>
              <w:jc w:val="center"/>
              <w:rPr>
                <w:szCs w:val="21"/>
              </w:rPr>
            </w:pPr>
            <w:r>
              <w:rPr>
                <w:szCs w:val="21"/>
              </w:rPr>
              <w:t>骚扰施加值</w:t>
            </w:r>
          </w:p>
        </w:tc>
        <w:tc>
          <w:tcPr>
            <w:tcW w:w="1984" w:type="dxa"/>
            <w:vAlign w:val="center"/>
          </w:tcPr>
          <w:p w:rsidR="003D0186" w:rsidRDefault="001C2D48">
            <w:pPr>
              <w:jc w:val="center"/>
              <w:rPr>
                <w:szCs w:val="21"/>
              </w:rPr>
            </w:pPr>
            <w:r>
              <w:rPr>
                <w:szCs w:val="21"/>
              </w:rPr>
              <w:t>施加端口</w:t>
            </w:r>
          </w:p>
        </w:tc>
        <w:tc>
          <w:tcPr>
            <w:tcW w:w="1224" w:type="dxa"/>
            <w:vAlign w:val="center"/>
          </w:tcPr>
          <w:p w:rsidR="003D0186" w:rsidRDefault="001C2D48">
            <w:pPr>
              <w:jc w:val="center"/>
              <w:rPr>
                <w:szCs w:val="21"/>
              </w:rPr>
            </w:pPr>
            <w:r>
              <w:rPr>
                <w:szCs w:val="21"/>
              </w:rPr>
              <w:t>评价等级要求</w:t>
            </w:r>
          </w:p>
        </w:tc>
      </w:tr>
      <w:tr w:rsidR="003D0186">
        <w:trPr>
          <w:trHeight w:val="284"/>
          <w:jc w:val="center"/>
        </w:trPr>
        <w:tc>
          <w:tcPr>
            <w:tcW w:w="2411" w:type="dxa"/>
            <w:vAlign w:val="center"/>
          </w:tcPr>
          <w:p w:rsidR="003D0186" w:rsidRDefault="001C2D48">
            <w:pPr>
              <w:jc w:val="center"/>
              <w:rPr>
                <w:szCs w:val="21"/>
              </w:rPr>
            </w:pPr>
            <w:r>
              <w:rPr>
                <w:szCs w:val="21"/>
              </w:rPr>
              <w:t>工频磁场</w:t>
            </w:r>
          </w:p>
        </w:tc>
        <w:tc>
          <w:tcPr>
            <w:tcW w:w="1276" w:type="dxa"/>
            <w:vAlign w:val="center"/>
          </w:tcPr>
          <w:p w:rsidR="003D0186" w:rsidRDefault="001C2D48">
            <w:pPr>
              <w:jc w:val="center"/>
              <w:rPr>
                <w:szCs w:val="21"/>
              </w:rPr>
            </w:pPr>
            <w:r>
              <w:rPr>
                <w:szCs w:val="21"/>
              </w:rPr>
              <w:t>-</w:t>
            </w:r>
          </w:p>
        </w:tc>
        <w:tc>
          <w:tcPr>
            <w:tcW w:w="2835" w:type="dxa"/>
            <w:vAlign w:val="center"/>
          </w:tcPr>
          <w:p w:rsidR="003D0186" w:rsidRDefault="001C2D48">
            <w:pPr>
              <w:jc w:val="center"/>
              <w:rPr>
                <w:szCs w:val="21"/>
              </w:rPr>
            </w:pPr>
            <w:r>
              <w:rPr>
                <w:szCs w:val="21"/>
              </w:rPr>
              <w:t>400A/m</w:t>
            </w:r>
          </w:p>
        </w:tc>
        <w:tc>
          <w:tcPr>
            <w:tcW w:w="1984" w:type="dxa"/>
            <w:vAlign w:val="center"/>
          </w:tcPr>
          <w:p w:rsidR="003D0186" w:rsidRDefault="001C2D48">
            <w:pPr>
              <w:jc w:val="center"/>
              <w:rPr>
                <w:szCs w:val="21"/>
              </w:rPr>
            </w:pPr>
            <w:r>
              <w:rPr>
                <w:szCs w:val="21"/>
              </w:rPr>
              <w:t>整机</w:t>
            </w:r>
          </w:p>
        </w:tc>
        <w:tc>
          <w:tcPr>
            <w:tcW w:w="1224" w:type="dxa"/>
            <w:vAlign w:val="center"/>
          </w:tcPr>
          <w:p w:rsidR="003D0186" w:rsidRDefault="001C2D48">
            <w:pPr>
              <w:jc w:val="center"/>
              <w:rPr>
                <w:szCs w:val="21"/>
              </w:rPr>
            </w:pPr>
            <w:r>
              <w:rPr>
                <w:szCs w:val="21"/>
              </w:rPr>
              <w:t>A</w:t>
            </w:r>
          </w:p>
        </w:tc>
      </w:tr>
      <w:tr w:rsidR="003D0186">
        <w:trPr>
          <w:trHeight w:val="284"/>
          <w:jc w:val="center"/>
        </w:trPr>
        <w:tc>
          <w:tcPr>
            <w:tcW w:w="2411" w:type="dxa"/>
            <w:vAlign w:val="center"/>
          </w:tcPr>
          <w:p w:rsidR="003D0186" w:rsidRDefault="001C2D48">
            <w:pPr>
              <w:jc w:val="center"/>
              <w:rPr>
                <w:szCs w:val="21"/>
              </w:rPr>
            </w:pPr>
            <w:r>
              <w:rPr>
                <w:szCs w:val="21"/>
              </w:rPr>
              <w:t>射频辐射电磁场</w:t>
            </w:r>
          </w:p>
        </w:tc>
        <w:tc>
          <w:tcPr>
            <w:tcW w:w="1276" w:type="dxa"/>
            <w:vAlign w:val="center"/>
          </w:tcPr>
          <w:p w:rsidR="003D0186" w:rsidRDefault="001C2D48">
            <w:pPr>
              <w:jc w:val="center"/>
              <w:rPr>
                <w:szCs w:val="21"/>
              </w:rPr>
            </w:pPr>
            <w:r>
              <w:rPr>
                <w:szCs w:val="21"/>
              </w:rPr>
              <w:t>3</w:t>
            </w:r>
          </w:p>
        </w:tc>
        <w:tc>
          <w:tcPr>
            <w:tcW w:w="2835" w:type="dxa"/>
            <w:vAlign w:val="center"/>
          </w:tcPr>
          <w:p w:rsidR="003D0186" w:rsidRDefault="001C2D48">
            <w:pPr>
              <w:jc w:val="center"/>
              <w:rPr>
                <w:szCs w:val="21"/>
              </w:rPr>
            </w:pPr>
            <w:r>
              <w:rPr>
                <w:szCs w:val="21"/>
              </w:rPr>
              <w:t>10V/m</w:t>
            </w:r>
          </w:p>
        </w:tc>
        <w:tc>
          <w:tcPr>
            <w:tcW w:w="1984" w:type="dxa"/>
            <w:vAlign w:val="center"/>
          </w:tcPr>
          <w:p w:rsidR="003D0186" w:rsidRDefault="001C2D48">
            <w:pPr>
              <w:jc w:val="center"/>
              <w:rPr>
                <w:szCs w:val="21"/>
              </w:rPr>
            </w:pPr>
            <w:r>
              <w:rPr>
                <w:szCs w:val="21"/>
              </w:rPr>
              <w:t>整机</w:t>
            </w:r>
          </w:p>
        </w:tc>
        <w:tc>
          <w:tcPr>
            <w:tcW w:w="1224" w:type="dxa"/>
            <w:vAlign w:val="center"/>
          </w:tcPr>
          <w:p w:rsidR="003D0186" w:rsidRDefault="001C2D48">
            <w:pPr>
              <w:jc w:val="center"/>
              <w:rPr>
                <w:szCs w:val="21"/>
              </w:rPr>
            </w:pPr>
            <w:r>
              <w:rPr>
                <w:szCs w:val="21"/>
              </w:rPr>
              <w:t>A</w:t>
            </w:r>
          </w:p>
        </w:tc>
      </w:tr>
      <w:tr w:rsidR="003D0186">
        <w:trPr>
          <w:trHeight w:val="284"/>
          <w:jc w:val="center"/>
        </w:trPr>
        <w:tc>
          <w:tcPr>
            <w:tcW w:w="2411" w:type="dxa"/>
            <w:vAlign w:val="center"/>
          </w:tcPr>
          <w:p w:rsidR="003D0186" w:rsidRDefault="001C2D48">
            <w:pPr>
              <w:jc w:val="center"/>
              <w:rPr>
                <w:szCs w:val="21"/>
              </w:rPr>
            </w:pPr>
            <w:r>
              <w:rPr>
                <w:szCs w:val="21"/>
              </w:rPr>
              <w:t>射频辐射电磁场</w:t>
            </w:r>
          </w:p>
        </w:tc>
        <w:tc>
          <w:tcPr>
            <w:tcW w:w="1276" w:type="dxa"/>
            <w:vAlign w:val="center"/>
          </w:tcPr>
          <w:p w:rsidR="003D0186" w:rsidRDefault="001C2D48">
            <w:pPr>
              <w:jc w:val="center"/>
              <w:rPr>
                <w:szCs w:val="21"/>
              </w:rPr>
            </w:pPr>
            <w:r>
              <w:rPr>
                <w:szCs w:val="21"/>
              </w:rPr>
              <w:t>4</w:t>
            </w:r>
          </w:p>
        </w:tc>
        <w:tc>
          <w:tcPr>
            <w:tcW w:w="2835" w:type="dxa"/>
            <w:vAlign w:val="center"/>
          </w:tcPr>
          <w:p w:rsidR="003D0186" w:rsidRDefault="001C2D48">
            <w:pPr>
              <w:jc w:val="center"/>
              <w:rPr>
                <w:szCs w:val="21"/>
              </w:rPr>
            </w:pPr>
            <w:r>
              <w:rPr>
                <w:szCs w:val="21"/>
              </w:rPr>
              <w:t>30V/m</w:t>
            </w:r>
          </w:p>
        </w:tc>
        <w:tc>
          <w:tcPr>
            <w:tcW w:w="1984" w:type="dxa"/>
            <w:vAlign w:val="center"/>
          </w:tcPr>
          <w:p w:rsidR="003D0186" w:rsidRDefault="001C2D48">
            <w:pPr>
              <w:jc w:val="center"/>
              <w:rPr>
                <w:szCs w:val="21"/>
              </w:rPr>
            </w:pPr>
            <w:r>
              <w:rPr>
                <w:szCs w:val="21"/>
              </w:rPr>
              <w:t>整机</w:t>
            </w:r>
          </w:p>
        </w:tc>
        <w:tc>
          <w:tcPr>
            <w:tcW w:w="1224" w:type="dxa"/>
            <w:vAlign w:val="center"/>
          </w:tcPr>
          <w:p w:rsidR="003D0186" w:rsidRDefault="001C2D48">
            <w:pPr>
              <w:jc w:val="center"/>
              <w:rPr>
                <w:szCs w:val="21"/>
              </w:rPr>
            </w:pPr>
            <w:r>
              <w:rPr>
                <w:szCs w:val="21"/>
              </w:rPr>
              <w:t>A</w:t>
            </w:r>
          </w:p>
        </w:tc>
      </w:tr>
      <w:tr w:rsidR="003D0186">
        <w:trPr>
          <w:trHeight w:val="284"/>
          <w:jc w:val="center"/>
        </w:trPr>
        <w:tc>
          <w:tcPr>
            <w:tcW w:w="2411" w:type="dxa"/>
            <w:vAlign w:val="center"/>
          </w:tcPr>
          <w:p w:rsidR="003D0186" w:rsidRDefault="001C2D48">
            <w:pPr>
              <w:jc w:val="center"/>
              <w:rPr>
                <w:szCs w:val="21"/>
              </w:rPr>
            </w:pPr>
            <w:r>
              <w:rPr>
                <w:szCs w:val="21"/>
              </w:rPr>
              <w:t>静电放电</w:t>
            </w:r>
          </w:p>
        </w:tc>
        <w:tc>
          <w:tcPr>
            <w:tcW w:w="1276" w:type="dxa"/>
            <w:vAlign w:val="center"/>
          </w:tcPr>
          <w:p w:rsidR="003D0186" w:rsidRDefault="001C2D48">
            <w:pPr>
              <w:jc w:val="center"/>
              <w:rPr>
                <w:szCs w:val="21"/>
              </w:rPr>
            </w:pPr>
            <w:r>
              <w:rPr>
                <w:szCs w:val="21"/>
              </w:rPr>
              <w:t>4</w:t>
            </w:r>
          </w:p>
        </w:tc>
        <w:tc>
          <w:tcPr>
            <w:tcW w:w="2835" w:type="dxa"/>
            <w:vAlign w:val="center"/>
          </w:tcPr>
          <w:p w:rsidR="003D0186" w:rsidRDefault="001C2D48">
            <w:pPr>
              <w:jc w:val="center"/>
              <w:rPr>
                <w:szCs w:val="21"/>
              </w:rPr>
            </w:pPr>
            <w:r>
              <w:rPr>
                <w:szCs w:val="21"/>
              </w:rPr>
              <w:t>8kV</w:t>
            </w:r>
          </w:p>
        </w:tc>
        <w:tc>
          <w:tcPr>
            <w:tcW w:w="1984" w:type="dxa"/>
            <w:vAlign w:val="center"/>
          </w:tcPr>
          <w:p w:rsidR="003D0186" w:rsidRDefault="001C2D48">
            <w:pPr>
              <w:jc w:val="center"/>
              <w:rPr>
                <w:szCs w:val="21"/>
              </w:rPr>
            </w:pPr>
            <w:r>
              <w:rPr>
                <w:szCs w:val="21"/>
              </w:rPr>
              <w:t>外壳和操作部分</w:t>
            </w:r>
          </w:p>
        </w:tc>
        <w:tc>
          <w:tcPr>
            <w:tcW w:w="1224" w:type="dxa"/>
            <w:vAlign w:val="center"/>
          </w:tcPr>
          <w:p w:rsidR="003D0186" w:rsidRDefault="001C2D48">
            <w:pPr>
              <w:jc w:val="center"/>
              <w:rPr>
                <w:szCs w:val="21"/>
              </w:rPr>
            </w:pPr>
            <w:r>
              <w:rPr>
                <w:rFonts w:hint="eastAsia"/>
                <w:szCs w:val="21"/>
              </w:rPr>
              <w:t>A</w:t>
            </w:r>
          </w:p>
        </w:tc>
      </w:tr>
      <w:tr w:rsidR="003D0186">
        <w:trPr>
          <w:trHeight w:val="284"/>
          <w:jc w:val="center"/>
        </w:trPr>
        <w:tc>
          <w:tcPr>
            <w:tcW w:w="2411" w:type="dxa"/>
            <w:vAlign w:val="center"/>
          </w:tcPr>
          <w:p w:rsidR="003D0186" w:rsidRDefault="001C2D48">
            <w:pPr>
              <w:jc w:val="center"/>
              <w:rPr>
                <w:szCs w:val="21"/>
              </w:rPr>
            </w:pPr>
            <w:r>
              <w:rPr>
                <w:szCs w:val="21"/>
              </w:rPr>
              <w:t>电快速瞬变脉冲群</w:t>
            </w:r>
          </w:p>
        </w:tc>
        <w:tc>
          <w:tcPr>
            <w:tcW w:w="1276" w:type="dxa"/>
            <w:vAlign w:val="center"/>
          </w:tcPr>
          <w:p w:rsidR="003D0186" w:rsidRDefault="001C2D48">
            <w:pPr>
              <w:jc w:val="center"/>
              <w:rPr>
                <w:szCs w:val="21"/>
              </w:rPr>
            </w:pPr>
            <w:r>
              <w:rPr>
                <w:szCs w:val="21"/>
              </w:rPr>
              <w:t>4</w:t>
            </w:r>
          </w:p>
        </w:tc>
        <w:tc>
          <w:tcPr>
            <w:tcW w:w="2835" w:type="dxa"/>
            <w:vAlign w:val="center"/>
          </w:tcPr>
          <w:p w:rsidR="003D0186" w:rsidRDefault="001C2D48">
            <w:pPr>
              <w:jc w:val="center"/>
              <w:rPr>
                <w:szCs w:val="21"/>
              </w:rPr>
            </w:pPr>
            <w:r>
              <w:rPr>
                <w:szCs w:val="21"/>
              </w:rPr>
              <w:t>4.0kV</w:t>
            </w:r>
          </w:p>
        </w:tc>
        <w:tc>
          <w:tcPr>
            <w:tcW w:w="1984" w:type="dxa"/>
            <w:vAlign w:val="center"/>
          </w:tcPr>
          <w:p w:rsidR="003D0186" w:rsidRDefault="001C2D48">
            <w:pPr>
              <w:jc w:val="center"/>
              <w:rPr>
                <w:szCs w:val="21"/>
              </w:rPr>
            </w:pPr>
            <w:r>
              <w:rPr>
                <w:szCs w:val="21"/>
              </w:rPr>
              <w:t>电源端口</w:t>
            </w:r>
          </w:p>
        </w:tc>
        <w:tc>
          <w:tcPr>
            <w:tcW w:w="1224" w:type="dxa"/>
            <w:vAlign w:val="center"/>
          </w:tcPr>
          <w:p w:rsidR="003D0186" w:rsidRDefault="001C2D48">
            <w:pPr>
              <w:jc w:val="center"/>
              <w:rPr>
                <w:szCs w:val="21"/>
              </w:rPr>
            </w:pPr>
            <w:r>
              <w:rPr>
                <w:szCs w:val="21"/>
              </w:rPr>
              <w:t>A</w:t>
            </w:r>
          </w:p>
        </w:tc>
      </w:tr>
      <w:tr w:rsidR="003D0186">
        <w:trPr>
          <w:trHeight w:val="284"/>
          <w:jc w:val="center"/>
        </w:trPr>
        <w:tc>
          <w:tcPr>
            <w:tcW w:w="2411" w:type="dxa"/>
            <w:vAlign w:val="center"/>
          </w:tcPr>
          <w:p w:rsidR="003D0186" w:rsidRDefault="001C2D48">
            <w:pPr>
              <w:jc w:val="center"/>
              <w:rPr>
                <w:szCs w:val="21"/>
              </w:rPr>
            </w:pPr>
            <w:r>
              <w:rPr>
                <w:szCs w:val="21"/>
              </w:rPr>
              <w:t>振荡波</w:t>
            </w:r>
          </w:p>
        </w:tc>
        <w:tc>
          <w:tcPr>
            <w:tcW w:w="1276" w:type="dxa"/>
            <w:vAlign w:val="center"/>
          </w:tcPr>
          <w:p w:rsidR="003D0186" w:rsidRDefault="001C2D48">
            <w:pPr>
              <w:jc w:val="center"/>
              <w:rPr>
                <w:szCs w:val="21"/>
              </w:rPr>
            </w:pPr>
            <w:r>
              <w:rPr>
                <w:szCs w:val="21"/>
              </w:rPr>
              <w:t>4</w:t>
            </w:r>
          </w:p>
        </w:tc>
        <w:tc>
          <w:tcPr>
            <w:tcW w:w="2835" w:type="dxa"/>
            <w:vAlign w:val="center"/>
          </w:tcPr>
          <w:p w:rsidR="003D0186" w:rsidRDefault="001C2D48">
            <w:pPr>
              <w:jc w:val="center"/>
              <w:rPr>
                <w:szCs w:val="21"/>
              </w:rPr>
            </w:pPr>
            <w:r>
              <w:rPr>
                <w:szCs w:val="21"/>
              </w:rPr>
              <w:t>2.5kV</w:t>
            </w:r>
            <w:r>
              <w:rPr>
                <w:szCs w:val="21"/>
              </w:rPr>
              <w:t>（共模），</w:t>
            </w:r>
            <w:r>
              <w:rPr>
                <w:szCs w:val="21"/>
              </w:rPr>
              <w:t>1.25kV</w:t>
            </w:r>
            <w:r>
              <w:rPr>
                <w:szCs w:val="21"/>
              </w:rPr>
              <w:t>（差模）</w:t>
            </w:r>
          </w:p>
        </w:tc>
        <w:tc>
          <w:tcPr>
            <w:tcW w:w="1984" w:type="dxa"/>
            <w:vAlign w:val="center"/>
          </w:tcPr>
          <w:p w:rsidR="003D0186" w:rsidRDefault="001C2D48">
            <w:pPr>
              <w:jc w:val="center"/>
              <w:rPr>
                <w:szCs w:val="21"/>
              </w:rPr>
            </w:pPr>
            <w:r>
              <w:rPr>
                <w:szCs w:val="21"/>
              </w:rPr>
              <w:t>电源端口</w:t>
            </w:r>
          </w:p>
        </w:tc>
        <w:tc>
          <w:tcPr>
            <w:tcW w:w="1224" w:type="dxa"/>
            <w:vAlign w:val="center"/>
          </w:tcPr>
          <w:p w:rsidR="003D0186" w:rsidRDefault="001C2D48">
            <w:pPr>
              <w:jc w:val="center"/>
              <w:rPr>
                <w:szCs w:val="21"/>
              </w:rPr>
            </w:pPr>
            <w:r>
              <w:rPr>
                <w:szCs w:val="21"/>
              </w:rPr>
              <w:t>A</w:t>
            </w:r>
          </w:p>
        </w:tc>
      </w:tr>
      <w:tr w:rsidR="003D0186">
        <w:trPr>
          <w:trHeight w:val="284"/>
          <w:jc w:val="center"/>
        </w:trPr>
        <w:tc>
          <w:tcPr>
            <w:tcW w:w="2411" w:type="dxa"/>
            <w:vAlign w:val="center"/>
          </w:tcPr>
          <w:p w:rsidR="003D0186" w:rsidRDefault="001C2D48">
            <w:pPr>
              <w:jc w:val="center"/>
              <w:rPr>
                <w:szCs w:val="21"/>
              </w:rPr>
            </w:pPr>
            <w:r>
              <w:rPr>
                <w:szCs w:val="21"/>
              </w:rPr>
              <w:t>射频场感应的传导骚扰</w:t>
            </w:r>
          </w:p>
        </w:tc>
        <w:tc>
          <w:tcPr>
            <w:tcW w:w="1276" w:type="dxa"/>
            <w:vAlign w:val="center"/>
          </w:tcPr>
          <w:p w:rsidR="003D0186" w:rsidRDefault="001C2D48">
            <w:pPr>
              <w:jc w:val="center"/>
              <w:rPr>
                <w:szCs w:val="21"/>
              </w:rPr>
            </w:pPr>
            <w:r>
              <w:rPr>
                <w:szCs w:val="21"/>
              </w:rPr>
              <w:t>3</w:t>
            </w:r>
          </w:p>
        </w:tc>
        <w:tc>
          <w:tcPr>
            <w:tcW w:w="2835" w:type="dxa"/>
            <w:vAlign w:val="center"/>
          </w:tcPr>
          <w:p w:rsidR="003D0186" w:rsidRDefault="001C2D48">
            <w:pPr>
              <w:jc w:val="center"/>
              <w:rPr>
                <w:szCs w:val="21"/>
              </w:rPr>
            </w:pPr>
            <w:r>
              <w:rPr>
                <w:szCs w:val="21"/>
              </w:rPr>
              <w:t>10V</w:t>
            </w:r>
          </w:p>
        </w:tc>
        <w:tc>
          <w:tcPr>
            <w:tcW w:w="1984" w:type="dxa"/>
            <w:vAlign w:val="center"/>
          </w:tcPr>
          <w:p w:rsidR="003D0186" w:rsidRDefault="001C2D48">
            <w:pPr>
              <w:jc w:val="center"/>
              <w:rPr>
                <w:szCs w:val="21"/>
              </w:rPr>
            </w:pPr>
            <w:r>
              <w:rPr>
                <w:szCs w:val="21"/>
              </w:rPr>
              <w:t>电源端口</w:t>
            </w:r>
          </w:p>
        </w:tc>
        <w:tc>
          <w:tcPr>
            <w:tcW w:w="1224" w:type="dxa"/>
            <w:vAlign w:val="center"/>
          </w:tcPr>
          <w:p w:rsidR="003D0186" w:rsidRDefault="001C2D48">
            <w:pPr>
              <w:jc w:val="center"/>
              <w:rPr>
                <w:szCs w:val="21"/>
              </w:rPr>
            </w:pPr>
            <w:r>
              <w:rPr>
                <w:szCs w:val="21"/>
              </w:rPr>
              <w:t>A</w:t>
            </w:r>
          </w:p>
        </w:tc>
      </w:tr>
      <w:tr w:rsidR="003D0186">
        <w:trPr>
          <w:trHeight w:val="284"/>
          <w:jc w:val="center"/>
        </w:trPr>
        <w:tc>
          <w:tcPr>
            <w:tcW w:w="2411" w:type="dxa"/>
            <w:vAlign w:val="center"/>
          </w:tcPr>
          <w:p w:rsidR="003D0186" w:rsidRDefault="001C2D48">
            <w:pPr>
              <w:jc w:val="center"/>
              <w:rPr>
                <w:szCs w:val="21"/>
              </w:rPr>
            </w:pPr>
            <w:r>
              <w:rPr>
                <w:szCs w:val="21"/>
              </w:rPr>
              <w:t>浪涌</w:t>
            </w:r>
          </w:p>
        </w:tc>
        <w:tc>
          <w:tcPr>
            <w:tcW w:w="1276" w:type="dxa"/>
            <w:vAlign w:val="center"/>
          </w:tcPr>
          <w:p w:rsidR="003D0186" w:rsidRDefault="001C2D48">
            <w:pPr>
              <w:jc w:val="center"/>
              <w:rPr>
                <w:szCs w:val="21"/>
              </w:rPr>
            </w:pPr>
            <w:r>
              <w:rPr>
                <w:szCs w:val="21"/>
              </w:rPr>
              <w:t>4</w:t>
            </w:r>
          </w:p>
        </w:tc>
        <w:tc>
          <w:tcPr>
            <w:tcW w:w="2835" w:type="dxa"/>
            <w:vAlign w:val="center"/>
          </w:tcPr>
          <w:p w:rsidR="003D0186" w:rsidRDefault="001C2D48">
            <w:pPr>
              <w:jc w:val="center"/>
              <w:rPr>
                <w:szCs w:val="21"/>
              </w:rPr>
            </w:pPr>
            <w:r>
              <w:rPr>
                <w:szCs w:val="21"/>
              </w:rPr>
              <w:t>4.0kV</w:t>
            </w:r>
            <w:r>
              <w:rPr>
                <w:szCs w:val="21"/>
              </w:rPr>
              <w:t>（共模），</w:t>
            </w:r>
            <w:r>
              <w:rPr>
                <w:szCs w:val="21"/>
              </w:rPr>
              <w:t>2.0kV</w:t>
            </w:r>
            <w:r>
              <w:rPr>
                <w:szCs w:val="21"/>
              </w:rPr>
              <w:t>（差模）</w:t>
            </w:r>
          </w:p>
        </w:tc>
        <w:tc>
          <w:tcPr>
            <w:tcW w:w="1984" w:type="dxa"/>
            <w:vAlign w:val="center"/>
          </w:tcPr>
          <w:p w:rsidR="003D0186" w:rsidRDefault="001C2D48">
            <w:pPr>
              <w:jc w:val="center"/>
              <w:rPr>
                <w:szCs w:val="21"/>
              </w:rPr>
            </w:pPr>
            <w:r>
              <w:rPr>
                <w:szCs w:val="21"/>
              </w:rPr>
              <w:t>电源端口</w:t>
            </w:r>
          </w:p>
        </w:tc>
        <w:tc>
          <w:tcPr>
            <w:tcW w:w="1224" w:type="dxa"/>
            <w:vAlign w:val="center"/>
          </w:tcPr>
          <w:p w:rsidR="003D0186" w:rsidRDefault="001C2D48">
            <w:pPr>
              <w:jc w:val="center"/>
              <w:rPr>
                <w:szCs w:val="21"/>
              </w:rPr>
            </w:pPr>
            <w:r>
              <w:rPr>
                <w:szCs w:val="21"/>
              </w:rPr>
              <w:t>A</w:t>
            </w:r>
          </w:p>
        </w:tc>
      </w:tr>
    </w:tbl>
    <w:p w:rsidR="003D0186" w:rsidRDefault="003D0186">
      <w:pPr>
        <w:pStyle w:val="afff1"/>
        <w:rPr>
          <w:rFonts w:ascii="Times New Roman"/>
        </w:rPr>
      </w:pPr>
    </w:p>
    <w:p w:rsidR="003D0186" w:rsidRDefault="001C2D48">
      <w:pPr>
        <w:pStyle w:val="a7"/>
        <w:spacing w:before="156" w:after="156"/>
        <w:rPr>
          <w:rFonts w:ascii="Times New Roman"/>
        </w:rPr>
      </w:pPr>
      <w:r>
        <w:rPr>
          <w:rFonts w:ascii="Times New Roman"/>
        </w:rPr>
        <w:t>电压暂降和短时中断抗扰度</w:t>
      </w:r>
      <w:bookmarkEnd w:id="409"/>
    </w:p>
    <w:p w:rsidR="003D0186" w:rsidRDefault="001C2D48">
      <w:pPr>
        <w:pStyle w:val="afff1"/>
        <w:rPr>
          <w:rFonts w:ascii="Times New Roman"/>
        </w:rPr>
      </w:pPr>
      <w:ins w:id="411" w:author="作者" w:date="2025-12-26T10:44:00Z">
        <w:r>
          <w:rPr>
            <w:rFonts w:ascii="Times New Roman" w:hint="eastAsia"/>
          </w:rPr>
          <w:t>在电源电压发生突降或短时中断时，双模通信单元不应出现死机或损坏，且当电源电压恢复后，应能自动恢复正常通信。</w:t>
        </w:r>
      </w:ins>
      <w:del w:id="412" w:author="作者" w:date="2025-12-26T10:44:00Z">
        <w:r>
          <w:rPr>
            <w:rFonts w:ascii="Times New Roman"/>
          </w:rPr>
          <w:delText>在电源电压突降及短时中断时，</w:delText>
        </w:r>
        <w:r>
          <w:rPr>
            <w:rFonts w:ascii="Times New Roman" w:hint="eastAsia"/>
          </w:rPr>
          <w:delText>双模</w:delText>
        </w:r>
        <w:r>
          <w:rPr>
            <w:rFonts w:ascii="Times New Roman"/>
          </w:rPr>
          <w:delText>通信单元不应发生死机或损坏，电源电压恢复后应能自动恢复正常通信。</w:delText>
        </w:r>
      </w:del>
    </w:p>
    <w:p w:rsidR="003D0186" w:rsidRDefault="001C2D48">
      <w:pPr>
        <w:pStyle w:val="a7"/>
        <w:spacing w:before="156" w:after="156"/>
        <w:rPr>
          <w:rFonts w:ascii="Times New Roman"/>
        </w:rPr>
      </w:pPr>
      <w:bookmarkStart w:id="413" w:name="_Toc398721840"/>
      <w:r>
        <w:rPr>
          <w:rFonts w:ascii="Times New Roman"/>
        </w:rPr>
        <w:t>工频磁场抗扰度</w:t>
      </w:r>
      <w:bookmarkEnd w:id="413"/>
    </w:p>
    <w:p w:rsidR="003D0186" w:rsidRDefault="001C2D48">
      <w:pPr>
        <w:pStyle w:val="afff1"/>
        <w:rPr>
          <w:rFonts w:ascii="Times New Roman"/>
        </w:rPr>
      </w:pPr>
      <w:ins w:id="414" w:author="作者" w:date="2025-12-26T10:45:00Z">
        <w:r>
          <w:rPr>
            <w:rFonts w:ascii="Times New Roman" w:hint="eastAsia"/>
          </w:rPr>
          <w:t>在表</w:t>
        </w:r>
        <w:r>
          <w:rPr>
            <w:rFonts w:ascii="Times New Roman" w:hint="eastAsia"/>
          </w:rPr>
          <w:t>16</w:t>
        </w:r>
        <w:r>
          <w:rPr>
            <w:rFonts w:ascii="Times New Roman" w:hint="eastAsia"/>
          </w:rPr>
          <w:t>所列严酷等级的工频磁场影响下，双模通信单元不</w:t>
        </w:r>
      </w:ins>
      <w:ins w:id="415" w:author="作者" w:date="2025-12-26T15:09:00Z">
        <w:r>
          <w:rPr>
            <w:rFonts w:ascii="Times New Roman" w:hint="eastAsia"/>
          </w:rPr>
          <w:t>应</w:t>
        </w:r>
      </w:ins>
      <w:ins w:id="416" w:author="作者" w:date="2025-12-26T10:45:00Z">
        <w:del w:id="417" w:author="作者" w:date="2025-12-26T15:09:00Z">
          <w:r>
            <w:rPr>
              <w:rFonts w:ascii="Times New Roman" w:hint="eastAsia"/>
            </w:rPr>
            <w:delText>得</w:delText>
          </w:r>
        </w:del>
      </w:ins>
      <w:ins w:id="418" w:author="作者" w:date="2025-12-26T15:09:00Z">
        <w:r>
          <w:rPr>
            <w:rFonts w:ascii="Times New Roman" w:hint="eastAsia"/>
          </w:rPr>
          <w:t>出现</w:t>
        </w:r>
      </w:ins>
      <w:ins w:id="419" w:author="作者" w:date="2025-12-26T10:45:00Z">
        <w:del w:id="420" w:author="作者" w:date="2025-12-26T15:09:00Z">
          <w:r>
            <w:rPr>
              <w:rFonts w:ascii="Times New Roman" w:hint="eastAsia"/>
            </w:rPr>
            <w:delText>发生</w:delText>
          </w:r>
        </w:del>
        <w:r>
          <w:rPr>
            <w:rFonts w:ascii="Times New Roman" w:hint="eastAsia"/>
          </w:rPr>
          <w:t>死机或损坏，且不应引起其承载设备死机或损坏，并应保持正常通信。</w:t>
        </w:r>
      </w:ins>
      <w:del w:id="421" w:author="作者" w:date="2025-12-26T10:45:00Z">
        <w:r>
          <w:rPr>
            <w:rFonts w:ascii="Times New Roman"/>
          </w:rPr>
          <w:delText>在</w:delText>
        </w:r>
        <w:r>
          <w:rPr>
            <w:rFonts w:ascii="Times New Roman" w:hint="eastAsia"/>
          </w:rPr>
          <w:delText>表</w:delText>
        </w:r>
        <w:r>
          <w:rPr>
            <w:rFonts w:ascii="Times New Roman" w:hint="eastAsia"/>
          </w:rPr>
          <w:delText>1</w:delText>
        </w:r>
        <w:r>
          <w:rPr>
            <w:rFonts w:ascii="Times New Roman"/>
          </w:rPr>
          <w:delText>6</w:delText>
        </w:r>
        <w:r>
          <w:rPr>
            <w:rFonts w:ascii="Times New Roman"/>
          </w:rPr>
          <w:delText>所列严酷等级的工频磁场影响下，</w:delText>
        </w:r>
        <w:r>
          <w:rPr>
            <w:rFonts w:ascii="Times New Roman" w:hint="eastAsia"/>
          </w:rPr>
          <w:delText>双模</w:delText>
        </w:r>
        <w:r>
          <w:rPr>
            <w:rFonts w:ascii="Times New Roman"/>
          </w:rPr>
          <w:delText>通信单元不应发生死机或损坏，同时不应导致</w:delText>
        </w:r>
        <w:r>
          <w:rPr>
            <w:rFonts w:ascii="Times New Roman" w:hint="eastAsia"/>
          </w:rPr>
          <w:delText>其承载设备</w:delText>
        </w:r>
        <w:r>
          <w:rPr>
            <w:rFonts w:ascii="Times New Roman"/>
          </w:rPr>
          <w:delText>出现死机或损坏，应能正常通信。</w:delText>
        </w:r>
      </w:del>
    </w:p>
    <w:p w:rsidR="003D0186" w:rsidRDefault="001C2D48">
      <w:pPr>
        <w:pStyle w:val="a7"/>
        <w:spacing w:before="156" w:after="156"/>
        <w:rPr>
          <w:rFonts w:ascii="Times New Roman"/>
        </w:rPr>
      </w:pPr>
      <w:bookmarkStart w:id="422" w:name="_Toc398721841"/>
      <w:r>
        <w:rPr>
          <w:rFonts w:ascii="Times New Roman"/>
        </w:rPr>
        <w:t>射频辐射电磁场抗扰度</w:t>
      </w:r>
      <w:bookmarkEnd w:id="422"/>
    </w:p>
    <w:p w:rsidR="003D0186" w:rsidRDefault="001C2D48">
      <w:pPr>
        <w:pStyle w:val="afff1"/>
        <w:rPr>
          <w:rFonts w:ascii="Times New Roman"/>
        </w:rPr>
      </w:pPr>
      <w:ins w:id="423" w:author="作者" w:date="2025-12-26T10:45:00Z">
        <w:r>
          <w:rPr>
            <w:rFonts w:ascii="Times New Roman" w:hint="eastAsia"/>
          </w:rPr>
          <w:t>在表</w:t>
        </w:r>
        <w:r>
          <w:rPr>
            <w:rFonts w:ascii="Times New Roman" w:hint="eastAsia"/>
          </w:rPr>
          <w:t>16</w:t>
        </w:r>
        <w:r>
          <w:rPr>
            <w:rFonts w:ascii="Times New Roman" w:hint="eastAsia"/>
          </w:rPr>
          <w:t>所列严酷等级的射频辐射电磁场影响下，双模通信单元不应</w:t>
        </w:r>
      </w:ins>
      <w:ins w:id="424" w:author="作者" w:date="2025-12-26T15:10:00Z">
        <w:r>
          <w:rPr>
            <w:rFonts w:ascii="Times New Roman" w:hint="eastAsia"/>
          </w:rPr>
          <w:t>出现</w:t>
        </w:r>
      </w:ins>
      <w:ins w:id="425" w:author="作者" w:date="2025-12-26T10:45:00Z">
        <w:del w:id="426" w:author="作者" w:date="2025-12-26T15:10:00Z">
          <w:r>
            <w:rPr>
              <w:rFonts w:ascii="Times New Roman" w:hint="eastAsia"/>
            </w:rPr>
            <w:delText>发生</w:delText>
          </w:r>
        </w:del>
        <w:r>
          <w:rPr>
            <w:rFonts w:ascii="Times New Roman" w:hint="eastAsia"/>
          </w:rPr>
          <w:t>死机或损坏，同时不应导致其承载设备出现死机或损坏，且应能正常通信。</w:t>
        </w:r>
      </w:ins>
      <w:del w:id="427" w:author="作者" w:date="2025-12-26T10:45:00Z">
        <w:r>
          <w:rPr>
            <w:rFonts w:ascii="Times New Roman"/>
          </w:rPr>
          <w:delText>在</w:delText>
        </w:r>
        <w:r>
          <w:rPr>
            <w:rFonts w:ascii="Times New Roman" w:hint="eastAsia"/>
          </w:rPr>
          <w:delText>表</w:delText>
        </w:r>
        <w:r>
          <w:rPr>
            <w:rFonts w:ascii="Times New Roman" w:hint="eastAsia"/>
          </w:rPr>
          <w:delText>1</w:delText>
        </w:r>
        <w:r>
          <w:rPr>
            <w:rFonts w:ascii="Times New Roman"/>
          </w:rPr>
          <w:delText>6</w:delText>
        </w:r>
        <w:r>
          <w:rPr>
            <w:rFonts w:ascii="Times New Roman"/>
          </w:rPr>
          <w:delText>所列严酷等级的射频辐射电磁场影响下，</w:delText>
        </w:r>
        <w:r>
          <w:rPr>
            <w:rFonts w:ascii="Times New Roman" w:hint="eastAsia"/>
          </w:rPr>
          <w:delText>双模</w:delText>
        </w:r>
        <w:r>
          <w:rPr>
            <w:rFonts w:ascii="Times New Roman"/>
          </w:rPr>
          <w:delText>通信单元不应发生死机或损坏，同时应导致</w:delText>
        </w:r>
        <w:r>
          <w:rPr>
            <w:rFonts w:ascii="Times New Roman" w:hint="eastAsia"/>
          </w:rPr>
          <w:delText>其承载设备</w:delText>
        </w:r>
        <w:r>
          <w:rPr>
            <w:rFonts w:ascii="Times New Roman"/>
          </w:rPr>
          <w:delText>出现死机或损坏，应能正常通信。</w:delText>
        </w:r>
      </w:del>
    </w:p>
    <w:p w:rsidR="003D0186" w:rsidRDefault="001C2D48">
      <w:pPr>
        <w:pStyle w:val="a7"/>
        <w:spacing w:before="156" w:after="156"/>
        <w:rPr>
          <w:rFonts w:ascii="Times New Roman"/>
        </w:rPr>
      </w:pPr>
      <w:bookmarkStart w:id="428" w:name="_Toc398721842"/>
      <w:r>
        <w:rPr>
          <w:rFonts w:ascii="Times New Roman"/>
        </w:rPr>
        <w:t>静电放电抗扰度</w:t>
      </w:r>
      <w:bookmarkEnd w:id="428"/>
    </w:p>
    <w:p w:rsidR="003D0186" w:rsidRDefault="001C2D48">
      <w:pPr>
        <w:pStyle w:val="afff1"/>
        <w:rPr>
          <w:rFonts w:ascii="Times New Roman"/>
        </w:rPr>
      </w:pPr>
      <w:ins w:id="429" w:author="作者" w:date="2025-12-26T10:47:00Z">
        <w:r>
          <w:rPr>
            <w:rFonts w:ascii="Times New Roman" w:hint="eastAsia"/>
          </w:rPr>
          <w:t>对于有外封装的双模通信单元，在表</w:t>
        </w:r>
        <w:r>
          <w:rPr>
            <w:rFonts w:ascii="Times New Roman" w:hint="eastAsia"/>
          </w:rPr>
          <w:t>16</w:t>
        </w:r>
        <w:r>
          <w:rPr>
            <w:rFonts w:ascii="Times New Roman" w:hint="eastAsia"/>
          </w:rPr>
          <w:t>所列严酷等级的静电放电骚扰下，其本身及承载设备均不应</w:t>
        </w:r>
      </w:ins>
      <w:ins w:id="430" w:author="作者" w:date="2025-12-26T15:10:00Z">
        <w:r>
          <w:rPr>
            <w:rFonts w:ascii="Times New Roman" w:hint="eastAsia"/>
          </w:rPr>
          <w:t>出现</w:t>
        </w:r>
      </w:ins>
      <w:ins w:id="431" w:author="作者" w:date="2025-12-26T10:47:00Z">
        <w:del w:id="432" w:author="作者" w:date="2025-12-26T15:10:00Z">
          <w:r>
            <w:rPr>
              <w:rFonts w:ascii="Times New Roman" w:hint="eastAsia"/>
            </w:rPr>
            <w:delText>发生</w:delText>
          </w:r>
        </w:del>
        <w:r>
          <w:rPr>
            <w:rFonts w:ascii="Times New Roman" w:hint="eastAsia"/>
          </w:rPr>
          <w:t>死机或损坏，且应能保持正常通信；但允许</w:t>
        </w:r>
      </w:ins>
      <w:ins w:id="433" w:author="作者" w:date="2025-12-26T10:48:00Z">
        <w:r>
          <w:rPr>
            <w:rFonts w:ascii="Times New Roman" w:hint="eastAsia"/>
          </w:rPr>
          <w:t>双模通信单元</w:t>
        </w:r>
      </w:ins>
      <w:ins w:id="434" w:author="作者" w:date="2025-12-26T10:47:00Z">
        <w:r>
          <w:rPr>
            <w:rFonts w:ascii="Times New Roman" w:hint="eastAsia"/>
          </w:rPr>
          <w:t>出现复位或短时通信中断现象。</w:t>
        </w:r>
      </w:ins>
      <w:del w:id="435" w:author="作者" w:date="2025-12-26T10:47:00Z">
        <w:r>
          <w:rPr>
            <w:rFonts w:ascii="Times New Roman"/>
          </w:rPr>
          <w:delText>有外封装的</w:delText>
        </w:r>
        <w:r>
          <w:rPr>
            <w:rFonts w:ascii="Times New Roman" w:hint="eastAsia"/>
          </w:rPr>
          <w:delText>双模</w:delText>
        </w:r>
        <w:r>
          <w:rPr>
            <w:rFonts w:ascii="Times New Roman"/>
          </w:rPr>
          <w:delText>通信单元，在</w:delText>
        </w:r>
        <w:r>
          <w:rPr>
            <w:rFonts w:ascii="Times New Roman" w:hint="eastAsia"/>
          </w:rPr>
          <w:delText>表</w:delText>
        </w:r>
        <w:r>
          <w:rPr>
            <w:rFonts w:ascii="Times New Roman" w:hint="eastAsia"/>
          </w:rPr>
          <w:delText>1</w:delText>
        </w:r>
        <w:r>
          <w:rPr>
            <w:rFonts w:ascii="Times New Roman"/>
          </w:rPr>
          <w:delText>6</w:delText>
        </w:r>
        <w:r>
          <w:rPr>
            <w:rFonts w:ascii="Times New Roman"/>
          </w:rPr>
          <w:delText>所列严酷等级的节点放电骚扰下，</w:delText>
        </w:r>
        <w:r>
          <w:rPr>
            <w:rFonts w:ascii="Times New Roman" w:hint="eastAsia"/>
          </w:rPr>
          <w:delText>双模</w:delText>
        </w:r>
        <w:r>
          <w:rPr>
            <w:rFonts w:ascii="Times New Roman"/>
          </w:rPr>
          <w:delText>通信单元不应发生死机或损坏，同时不应导致</w:delText>
        </w:r>
        <w:r>
          <w:rPr>
            <w:rFonts w:ascii="Times New Roman" w:hint="eastAsia"/>
          </w:rPr>
          <w:delText>其承载设备</w:delText>
        </w:r>
        <w:r>
          <w:rPr>
            <w:rFonts w:ascii="Times New Roman"/>
          </w:rPr>
          <w:delText>出现死机或损坏，应能正常通信；允许</w:delText>
        </w:r>
        <w:r>
          <w:rPr>
            <w:rFonts w:ascii="Times New Roman" w:hint="eastAsia"/>
          </w:rPr>
          <w:delText>双模</w:delText>
        </w:r>
        <w:r>
          <w:rPr>
            <w:rFonts w:ascii="Times New Roman"/>
          </w:rPr>
          <w:delText>通信单元出现复位或短时通信中断现象。</w:delText>
        </w:r>
      </w:del>
    </w:p>
    <w:p w:rsidR="003D0186" w:rsidRDefault="001C2D48">
      <w:pPr>
        <w:pStyle w:val="a7"/>
        <w:spacing w:before="156" w:after="156"/>
        <w:rPr>
          <w:rFonts w:ascii="Times New Roman"/>
        </w:rPr>
      </w:pPr>
      <w:bookmarkStart w:id="436" w:name="_Toc398721843"/>
      <w:r>
        <w:rPr>
          <w:rFonts w:ascii="Times New Roman"/>
        </w:rPr>
        <w:lastRenderedPageBreak/>
        <w:t>电快速瞬变脉冲群抗扰度</w:t>
      </w:r>
      <w:bookmarkEnd w:id="436"/>
    </w:p>
    <w:p w:rsidR="003D0186" w:rsidRDefault="001C2D48">
      <w:pPr>
        <w:pStyle w:val="afff1"/>
        <w:rPr>
          <w:rFonts w:ascii="Times New Roman"/>
        </w:rPr>
      </w:pPr>
      <w:ins w:id="437" w:author="作者" w:date="2025-12-26T10:48:00Z">
        <w:r>
          <w:rPr>
            <w:rFonts w:ascii="Times New Roman" w:hint="eastAsia"/>
          </w:rPr>
          <w:t>在表</w:t>
        </w:r>
        <w:r>
          <w:rPr>
            <w:rFonts w:ascii="Times New Roman" w:hint="eastAsia"/>
          </w:rPr>
          <w:t>16</w:t>
        </w:r>
        <w:r>
          <w:rPr>
            <w:rFonts w:ascii="Times New Roman" w:hint="eastAsia"/>
          </w:rPr>
          <w:t>所列严酷等级的电快速瞬变脉冲群骚扰下，双模通信单元及其承载设备均不应</w:t>
        </w:r>
      </w:ins>
      <w:ins w:id="438" w:author="作者" w:date="2025-12-26T15:10:00Z">
        <w:r>
          <w:rPr>
            <w:rFonts w:ascii="Times New Roman" w:hint="eastAsia"/>
          </w:rPr>
          <w:t>出现</w:t>
        </w:r>
      </w:ins>
      <w:ins w:id="439" w:author="作者" w:date="2025-12-26T10:48:00Z">
        <w:del w:id="440" w:author="作者" w:date="2025-12-26T15:10:00Z">
          <w:r>
            <w:rPr>
              <w:rFonts w:ascii="Times New Roman" w:hint="eastAsia"/>
            </w:rPr>
            <w:delText>发生</w:delText>
          </w:r>
        </w:del>
        <w:r>
          <w:rPr>
            <w:rFonts w:ascii="Times New Roman" w:hint="eastAsia"/>
          </w:rPr>
          <w:t>死机或损坏，且应能正常通信；但允许双模通信单元出现复位或短时通信中断现象。</w:t>
        </w:r>
      </w:ins>
      <w:del w:id="441" w:author="作者" w:date="2025-12-26T10:48:00Z">
        <w:r>
          <w:rPr>
            <w:rFonts w:ascii="Times New Roman"/>
          </w:rPr>
          <w:delText>在</w:delText>
        </w:r>
        <w:r>
          <w:rPr>
            <w:rFonts w:ascii="Times New Roman" w:hint="eastAsia"/>
          </w:rPr>
          <w:delText>表</w:delText>
        </w:r>
        <w:r>
          <w:rPr>
            <w:rFonts w:ascii="Times New Roman" w:hint="eastAsia"/>
          </w:rPr>
          <w:delText>1</w:delText>
        </w:r>
        <w:r>
          <w:rPr>
            <w:rFonts w:ascii="Times New Roman"/>
          </w:rPr>
          <w:delText>6</w:delText>
        </w:r>
        <w:r>
          <w:rPr>
            <w:rFonts w:ascii="Times New Roman"/>
          </w:rPr>
          <w:delText>所列严酷等级的电快速瞬变脉冲群骚扰下，</w:delText>
        </w:r>
        <w:r>
          <w:rPr>
            <w:rFonts w:ascii="Times New Roman" w:hint="eastAsia"/>
          </w:rPr>
          <w:delText>双模</w:delText>
        </w:r>
        <w:r>
          <w:rPr>
            <w:rFonts w:ascii="Times New Roman"/>
          </w:rPr>
          <w:delText>通信单元不应发生死机或损坏，同时不应导致</w:delText>
        </w:r>
        <w:r>
          <w:rPr>
            <w:rFonts w:ascii="Times New Roman" w:hint="eastAsia"/>
          </w:rPr>
          <w:delText>其承载设备</w:delText>
        </w:r>
        <w:r>
          <w:rPr>
            <w:rFonts w:ascii="Times New Roman"/>
          </w:rPr>
          <w:delText>出现死机或损坏，应能正常通信；允许双模通信单元出现复位或短时通信中断现象。</w:delText>
        </w:r>
      </w:del>
    </w:p>
    <w:p w:rsidR="003D0186" w:rsidRDefault="001C2D48">
      <w:pPr>
        <w:pStyle w:val="a7"/>
        <w:spacing w:before="156" w:after="156"/>
        <w:rPr>
          <w:rFonts w:ascii="Times New Roman"/>
        </w:rPr>
      </w:pPr>
      <w:bookmarkStart w:id="442" w:name="_Toc398721844"/>
      <w:r>
        <w:rPr>
          <w:rFonts w:ascii="Times New Roman"/>
        </w:rPr>
        <w:t>振荡波抗扰度</w:t>
      </w:r>
      <w:bookmarkEnd w:id="442"/>
    </w:p>
    <w:p w:rsidR="003D0186" w:rsidRDefault="001C2D48">
      <w:pPr>
        <w:pStyle w:val="afff1"/>
        <w:rPr>
          <w:rFonts w:ascii="Times New Roman"/>
        </w:rPr>
      </w:pPr>
      <w:ins w:id="443" w:author="作者" w:date="2025-12-26T10:49:00Z">
        <w:r>
          <w:rPr>
            <w:rFonts w:ascii="Times New Roman" w:hint="eastAsia"/>
          </w:rPr>
          <w:t>在表</w:t>
        </w:r>
        <w:r>
          <w:rPr>
            <w:rFonts w:ascii="Times New Roman" w:hint="eastAsia"/>
          </w:rPr>
          <w:t>16</w:t>
        </w:r>
        <w:r>
          <w:rPr>
            <w:rFonts w:ascii="Times New Roman" w:hint="eastAsia"/>
          </w:rPr>
          <w:t>所列严酷等级的振荡波骚扰下，双模通信单元及其承载设备均不应</w:t>
        </w:r>
      </w:ins>
      <w:ins w:id="444" w:author="作者" w:date="2025-12-26T15:10:00Z">
        <w:r>
          <w:rPr>
            <w:rFonts w:ascii="Times New Roman" w:hint="eastAsia"/>
          </w:rPr>
          <w:t>出现</w:t>
        </w:r>
      </w:ins>
      <w:ins w:id="445" w:author="作者" w:date="2025-12-26T10:49:00Z">
        <w:del w:id="446" w:author="作者" w:date="2025-12-26T15:10:00Z">
          <w:r>
            <w:rPr>
              <w:rFonts w:ascii="Times New Roman" w:hint="eastAsia"/>
            </w:rPr>
            <w:delText>发生</w:delText>
          </w:r>
        </w:del>
        <w:r>
          <w:rPr>
            <w:rFonts w:ascii="Times New Roman" w:hint="eastAsia"/>
          </w:rPr>
          <w:t>死机或损坏，且应能正常通信；允许双模通信单元出现复位或短时通信中断</w:t>
        </w:r>
        <w:r>
          <w:rPr>
            <w:rFonts w:ascii="Times New Roman" w:hint="eastAsia"/>
          </w:rPr>
          <w:t>现象。</w:t>
        </w:r>
      </w:ins>
      <w:del w:id="447" w:author="作者" w:date="2025-12-26T10:49:00Z">
        <w:r>
          <w:rPr>
            <w:rFonts w:ascii="Times New Roman"/>
          </w:rPr>
          <w:delText>在</w:delText>
        </w:r>
        <w:r>
          <w:rPr>
            <w:rFonts w:ascii="Times New Roman" w:hint="eastAsia"/>
          </w:rPr>
          <w:delText>表</w:delText>
        </w:r>
        <w:r>
          <w:rPr>
            <w:rFonts w:ascii="Times New Roman" w:hint="eastAsia"/>
          </w:rPr>
          <w:delText>1</w:delText>
        </w:r>
        <w:r>
          <w:rPr>
            <w:rFonts w:ascii="Times New Roman"/>
          </w:rPr>
          <w:delText>6</w:delText>
        </w:r>
        <w:r>
          <w:rPr>
            <w:rFonts w:ascii="Times New Roman"/>
          </w:rPr>
          <w:delText>所列严酷等级的振荡波骚扰下，双模通信单元不应发生死机或损坏，同时不应导致</w:delText>
        </w:r>
        <w:r>
          <w:rPr>
            <w:rFonts w:ascii="Times New Roman" w:hint="eastAsia"/>
          </w:rPr>
          <w:delText>其承载设备</w:delText>
        </w:r>
        <w:r>
          <w:rPr>
            <w:rFonts w:ascii="Times New Roman"/>
          </w:rPr>
          <w:delText>出现死机或损坏，应能正常通信；允许双模通信单元出现复位或短时通信中断现象。</w:delText>
        </w:r>
      </w:del>
    </w:p>
    <w:p w:rsidR="003D0186" w:rsidRDefault="001C2D48">
      <w:pPr>
        <w:pStyle w:val="a7"/>
        <w:spacing w:before="156" w:after="156"/>
        <w:rPr>
          <w:rFonts w:ascii="Times New Roman"/>
        </w:rPr>
      </w:pPr>
      <w:bookmarkStart w:id="448" w:name="_Toc398721845"/>
      <w:r>
        <w:rPr>
          <w:rFonts w:ascii="Times New Roman"/>
        </w:rPr>
        <w:t>射频场感应的传导抗扰度</w:t>
      </w:r>
      <w:bookmarkEnd w:id="448"/>
    </w:p>
    <w:p w:rsidR="003D0186" w:rsidRDefault="001C2D48">
      <w:pPr>
        <w:pStyle w:val="afff1"/>
        <w:rPr>
          <w:rFonts w:ascii="Times New Roman"/>
        </w:rPr>
      </w:pPr>
      <w:ins w:id="449" w:author="作者" w:date="2025-12-26T10:50:00Z">
        <w:r>
          <w:rPr>
            <w:rFonts w:ascii="Times New Roman" w:hint="eastAsia"/>
          </w:rPr>
          <w:t>在表</w:t>
        </w:r>
        <w:r>
          <w:rPr>
            <w:rFonts w:ascii="Times New Roman" w:hint="eastAsia"/>
          </w:rPr>
          <w:t>16</w:t>
        </w:r>
        <w:r>
          <w:rPr>
            <w:rFonts w:ascii="Times New Roman" w:hint="eastAsia"/>
          </w:rPr>
          <w:t>所列严酷等级的射频场感应传导骚扰下，双模通信单元及其承载设备均不应</w:t>
        </w:r>
      </w:ins>
      <w:ins w:id="450" w:author="作者" w:date="2025-12-26T15:10:00Z">
        <w:r>
          <w:rPr>
            <w:rFonts w:ascii="Times New Roman" w:hint="eastAsia"/>
          </w:rPr>
          <w:t>出现</w:t>
        </w:r>
      </w:ins>
      <w:ins w:id="451" w:author="作者" w:date="2025-12-26T10:50:00Z">
        <w:del w:id="452" w:author="作者" w:date="2025-12-26T15:10:00Z">
          <w:r>
            <w:rPr>
              <w:rFonts w:ascii="Times New Roman" w:hint="eastAsia"/>
            </w:rPr>
            <w:delText>发生</w:delText>
          </w:r>
        </w:del>
        <w:r>
          <w:rPr>
            <w:rFonts w:ascii="Times New Roman" w:hint="eastAsia"/>
          </w:rPr>
          <w:t>死机或损坏，且应能正常通信。</w:t>
        </w:r>
      </w:ins>
      <w:del w:id="453" w:author="作者" w:date="2025-12-26T10:50:00Z">
        <w:r>
          <w:rPr>
            <w:rFonts w:ascii="Times New Roman"/>
          </w:rPr>
          <w:delText>在</w:delText>
        </w:r>
        <w:r>
          <w:rPr>
            <w:rFonts w:ascii="Times New Roman" w:hint="eastAsia"/>
          </w:rPr>
          <w:delText>表</w:delText>
        </w:r>
        <w:r>
          <w:rPr>
            <w:rFonts w:ascii="Times New Roman" w:hint="eastAsia"/>
          </w:rPr>
          <w:delText>1</w:delText>
        </w:r>
        <w:r>
          <w:rPr>
            <w:rFonts w:ascii="Times New Roman"/>
          </w:rPr>
          <w:delText>6</w:delText>
        </w:r>
        <w:r>
          <w:rPr>
            <w:rFonts w:ascii="Times New Roman"/>
          </w:rPr>
          <w:delText>所列严酷等级的射频场感应的传导骚扰下，双模通信单元不应发生死机或损坏，同时不应导致</w:delText>
        </w:r>
        <w:r>
          <w:rPr>
            <w:rFonts w:ascii="Times New Roman" w:hint="eastAsia"/>
          </w:rPr>
          <w:delText>其承载设备</w:delText>
        </w:r>
        <w:r>
          <w:rPr>
            <w:rFonts w:ascii="Times New Roman"/>
          </w:rPr>
          <w:delText>出现死机或损坏，应能正常通信。</w:delText>
        </w:r>
      </w:del>
    </w:p>
    <w:p w:rsidR="003D0186" w:rsidRDefault="001C2D48">
      <w:pPr>
        <w:pStyle w:val="a7"/>
        <w:spacing w:before="156" w:after="156"/>
        <w:rPr>
          <w:rFonts w:ascii="Times New Roman"/>
        </w:rPr>
      </w:pPr>
      <w:bookmarkStart w:id="454" w:name="_Toc398721846"/>
      <w:r>
        <w:rPr>
          <w:rFonts w:ascii="Times New Roman"/>
        </w:rPr>
        <w:t>浪涌抗扰度</w:t>
      </w:r>
      <w:bookmarkEnd w:id="454"/>
    </w:p>
    <w:p w:rsidR="003D0186" w:rsidRDefault="001C2D48">
      <w:pPr>
        <w:pStyle w:val="afff1"/>
        <w:rPr>
          <w:rFonts w:ascii="Times New Roman"/>
        </w:rPr>
      </w:pPr>
      <w:ins w:id="455" w:author="作者" w:date="2025-12-26T10:51:00Z">
        <w:r>
          <w:rPr>
            <w:rFonts w:ascii="Times New Roman" w:hint="eastAsia"/>
          </w:rPr>
          <w:t>在表</w:t>
        </w:r>
        <w:r>
          <w:rPr>
            <w:rFonts w:ascii="Times New Roman" w:hint="eastAsia"/>
          </w:rPr>
          <w:t>16</w:t>
        </w:r>
        <w:r>
          <w:rPr>
            <w:rFonts w:ascii="Times New Roman" w:hint="eastAsia"/>
          </w:rPr>
          <w:t>所列严酷等级的振荡波骚扰下，双模通信单元及其承载设备均不应</w:t>
        </w:r>
      </w:ins>
      <w:ins w:id="456" w:author="作者" w:date="2025-12-26T15:11:00Z">
        <w:r>
          <w:rPr>
            <w:rFonts w:ascii="Times New Roman" w:hint="eastAsia"/>
          </w:rPr>
          <w:t>出现</w:t>
        </w:r>
      </w:ins>
      <w:ins w:id="457" w:author="作者" w:date="2025-12-26T10:51:00Z">
        <w:del w:id="458" w:author="作者" w:date="2025-12-26T15:11:00Z">
          <w:r>
            <w:rPr>
              <w:rFonts w:ascii="Times New Roman" w:hint="eastAsia"/>
            </w:rPr>
            <w:delText>发生</w:delText>
          </w:r>
        </w:del>
        <w:r>
          <w:rPr>
            <w:rFonts w:ascii="Times New Roman" w:hint="eastAsia"/>
          </w:rPr>
          <w:t>死机或损坏，且应能正常通信；</w:t>
        </w:r>
        <w:r>
          <w:rPr>
            <w:rFonts w:ascii="Times New Roman" w:hint="eastAsia"/>
          </w:rPr>
          <w:t>但</w:t>
        </w:r>
        <w:r>
          <w:rPr>
            <w:rFonts w:ascii="Times New Roman" w:hint="eastAsia"/>
          </w:rPr>
          <w:t>允许双模通信单元出现复位或短时通信中断现象。</w:t>
        </w:r>
      </w:ins>
      <w:del w:id="459" w:author="作者" w:date="2025-12-26T10:51:00Z">
        <w:r>
          <w:rPr>
            <w:rFonts w:ascii="Times New Roman"/>
          </w:rPr>
          <w:delText>在</w:delText>
        </w:r>
        <w:r>
          <w:rPr>
            <w:rFonts w:ascii="Times New Roman" w:hint="eastAsia"/>
          </w:rPr>
          <w:delText>表</w:delText>
        </w:r>
        <w:r>
          <w:rPr>
            <w:rFonts w:ascii="Times New Roman" w:hint="eastAsia"/>
          </w:rPr>
          <w:delText>1</w:delText>
        </w:r>
        <w:r>
          <w:rPr>
            <w:rFonts w:ascii="Times New Roman"/>
          </w:rPr>
          <w:delText>6</w:delText>
        </w:r>
        <w:r>
          <w:rPr>
            <w:rFonts w:ascii="Times New Roman"/>
          </w:rPr>
          <w:delText>所列严酷等级的振荡波骚扰下，双模通信单元不应发生死机或损坏，同时不应导致</w:delText>
        </w:r>
        <w:r>
          <w:rPr>
            <w:rFonts w:ascii="Times New Roman" w:hint="eastAsia"/>
          </w:rPr>
          <w:delText>其承载设备</w:delText>
        </w:r>
        <w:r>
          <w:rPr>
            <w:rFonts w:ascii="Times New Roman"/>
          </w:rPr>
          <w:delText>出现死机或损坏，应能正常通信；允许双模通信单元出现复位或短时通信中断现象。</w:delText>
        </w:r>
      </w:del>
    </w:p>
    <w:p w:rsidR="003D0186" w:rsidRDefault="001C2D48">
      <w:pPr>
        <w:pStyle w:val="a6"/>
        <w:spacing w:before="156" w:after="156"/>
        <w:rPr>
          <w:rFonts w:ascii="Times New Roman"/>
        </w:rPr>
      </w:pPr>
      <w:bookmarkStart w:id="460" w:name="_Toc398721848"/>
      <w:bookmarkStart w:id="461" w:name="_Toc329242593"/>
      <w:bookmarkStart w:id="462" w:name="_Toc409121277"/>
      <w:bookmarkStart w:id="463" w:name="_Toc409122181"/>
      <w:bookmarkStart w:id="464" w:name="_Toc329692394"/>
      <w:r>
        <w:rPr>
          <w:rFonts w:ascii="Times New Roman"/>
        </w:rPr>
        <w:t>电磁骚扰性要求</w:t>
      </w:r>
    </w:p>
    <w:p w:rsidR="003D0186" w:rsidRDefault="001C2D48">
      <w:pPr>
        <w:pStyle w:val="afff1"/>
        <w:rPr>
          <w:rFonts w:ascii="Times New Roman"/>
        </w:rPr>
      </w:pPr>
      <w:r>
        <w:rPr>
          <w:rFonts w:ascii="Times New Roman"/>
        </w:rPr>
        <w:t>参考</w:t>
      </w:r>
      <w:r>
        <w:rPr>
          <w:rFonts w:ascii="Times New Roman"/>
        </w:rPr>
        <w:t>FCC part 15</w:t>
      </w:r>
      <w:r>
        <w:rPr>
          <w:rFonts w:ascii="Times New Roman" w:hint="eastAsia"/>
          <w:color w:val="000000"/>
        </w:rPr>
        <w:t>—</w:t>
      </w:r>
      <w:r>
        <w:rPr>
          <w:rFonts w:ascii="Times New Roman" w:hint="eastAsia"/>
          <w:color w:val="000000"/>
        </w:rPr>
        <w:t>20</w:t>
      </w:r>
      <w:r>
        <w:rPr>
          <w:rFonts w:ascii="Times New Roman"/>
          <w:color w:val="000000"/>
        </w:rPr>
        <w:t>15</w:t>
      </w:r>
      <w:r>
        <w:rPr>
          <w:rFonts w:ascii="Times New Roman" w:hint="eastAsia"/>
          <w:color w:val="000000"/>
        </w:rPr>
        <w:t>中</w:t>
      </w:r>
      <w:r>
        <w:rPr>
          <w:rFonts w:ascii="Times New Roman" w:hint="eastAsia"/>
          <w:color w:val="000000"/>
        </w:rPr>
        <w:t>1</w:t>
      </w:r>
      <w:r>
        <w:rPr>
          <w:rFonts w:ascii="Times New Roman"/>
          <w:color w:val="000000"/>
        </w:rPr>
        <w:t>5.209</w:t>
      </w:r>
      <w:r>
        <w:rPr>
          <w:rFonts w:ascii="Times New Roman" w:hint="eastAsia"/>
          <w:color w:val="000000"/>
        </w:rPr>
        <w:t>中</w:t>
      </w:r>
      <w:r>
        <w:rPr>
          <w:rFonts w:ascii="Times New Roman"/>
        </w:rPr>
        <w:t>低压电力线</w:t>
      </w:r>
      <w:r>
        <w:rPr>
          <w:rFonts w:ascii="Times New Roman" w:hint="eastAsia"/>
        </w:rPr>
        <w:t>载波通信</w:t>
      </w:r>
      <w:r>
        <w:rPr>
          <w:rFonts w:ascii="Times New Roman"/>
        </w:rPr>
        <w:t>接入设备的要求，在</w:t>
      </w:r>
      <w:r>
        <w:rPr>
          <w:rFonts w:ascii="Times New Roman"/>
        </w:rPr>
        <w:t>9kHz</w:t>
      </w:r>
      <w:r>
        <w:rPr>
          <w:rFonts w:ascii="Times New Roman"/>
        </w:rPr>
        <w:t>～</w:t>
      </w:r>
      <w:r>
        <w:rPr>
          <w:rFonts w:ascii="Times New Roman"/>
        </w:rPr>
        <w:t>30MHz</w:t>
      </w:r>
      <w:r>
        <w:rPr>
          <w:rFonts w:ascii="Times New Roman"/>
        </w:rPr>
        <w:t>频带内的电磁骚扰限值</w:t>
      </w:r>
      <w:r>
        <w:rPr>
          <w:rFonts w:ascii="Times New Roman" w:hint="eastAsia"/>
        </w:rPr>
        <w:t>应</w:t>
      </w:r>
      <w:del w:id="465" w:author="作者" w:date="2025-12-29T11:18:00Z">
        <w:r w:rsidDel="00C565B9">
          <w:rPr>
            <w:rFonts w:ascii="Times New Roman" w:hint="eastAsia"/>
          </w:rPr>
          <w:delText>参照</w:delText>
        </w:r>
      </w:del>
      <w:ins w:id="466" w:author="作者" w:date="2025-12-29T11:18:00Z">
        <w:r w:rsidR="00C565B9">
          <w:rPr>
            <w:rFonts w:ascii="Times New Roman" w:hint="eastAsia"/>
          </w:rPr>
          <w:t>符合</w:t>
        </w:r>
      </w:ins>
      <w:r>
        <w:rPr>
          <w:rFonts w:ascii="Times New Roman" w:hint="eastAsia"/>
        </w:rPr>
        <w:t>表</w:t>
      </w:r>
      <w:r>
        <w:rPr>
          <w:rFonts w:ascii="Times New Roman" w:hint="eastAsia"/>
        </w:rPr>
        <w:t>1</w:t>
      </w:r>
      <w:r>
        <w:rPr>
          <w:rFonts w:ascii="Times New Roman"/>
        </w:rPr>
        <w:t>7</w:t>
      </w:r>
      <w:ins w:id="467" w:author="作者" w:date="2025-12-29T11:18:00Z">
        <w:r w:rsidR="00C565B9">
          <w:rPr>
            <w:rFonts w:ascii="Times New Roman" w:hint="eastAsia"/>
          </w:rPr>
          <w:t>要求</w:t>
        </w:r>
      </w:ins>
      <w:r>
        <w:rPr>
          <w:rFonts w:ascii="Times New Roman"/>
        </w:rPr>
        <w:t>。采用</w:t>
      </w:r>
      <w:r>
        <w:rPr>
          <w:rFonts w:ascii="Times New Roman"/>
        </w:rPr>
        <w:t>CISPR</w:t>
      </w:r>
      <w:r>
        <w:rPr>
          <w:rFonts w:ascii="Times New Roman"/>
        </w:rPr>
        <w:t>（</w:t>
      </w:r>
      <w:r>
        <w:rPr>
          <w:rFonts w:ascii="Times New Roman" w:hAnsi="Arial"/>
        </w:rPr>
        <w:t>国际无线电干扰特别委员会</w:t>
      </w:r>
      <w:r>
        <w:rPr>
          <w:rFonts w:ascii="Times New Roman"/>
        </w:rPr>
        <w:t>）所规定平均值检波器测量。</w:t>
      </w:r>
    </w:p>
    <w:p w:rsidR="003D0186" w:rsidRDefault="001C2D48" w:rsidP="000064E9">
      <w:pPr>
        <w:pStyle w:val="aff9"/>
        <w:spacing w:beforeLines="50" w:afterLines="50"/>
        <w:jc w:val="center"/>
        <w:rPr>
          <w:rFonts w:ascii="黑体" w:hAnsi="黑体"/>
          <w:sz w:val="21"/>
          <w:szCs w:val="21"/>
        </w:rPr>
        <w:pPrChange w:id="468" w:author="作者" w:date="2025-12-29T10:55:00Z">
          <w:pPr>
            <w:pStyle w:val="aff9"/>
            <w:spacing w:beforeLines="50" w:afterLines="50"/>
            <w:jc w:val="center"/>
          </w:pPr>
        </w:pPrChange>
      </w:pPr>
      <w:bookmarkStart w:id="469" w:name="_Ref53580632"/>
      <w:r>
        <w:rPr>
          <w:rFonts w:ascii="黑体" w:hAnsi="黑体" w:hint="eastAsia"/>
          <w:sz w:val="21"/>
          <w:szCs w:val="21"/>
        </w:rPr>
        <w:t>表</w:t>
      </w:r>
      <w:bookmarkEnd w:id="469"/>
      <w:r>
        <w:rPr>
          <w:rFonts w:ascii="黑体" w:hAnsi="黑体"/>
          <w:sz w:val="21"/>
          <w:szCs w:val="21"/>
        </w:rPr>
        <w:t>17 9kHz</w:t>
      </w:r>
      <w:r>
        <w:rPr>
          <w:rFonts w:ascii="黑体" w:hAnsi="黑体"/>
          <w:sz w:val="21"/>
          <w:szCs w:val="21"/>
        </w:rPr>
        <w:t>～</w:t>
      </w:r>
      <w:r>
        <w:rPr>
          <w:rFonts w:ascii="黑体" w:hAnsi="黑体"/>
          <w:sz w:val="21"/>
          <w:szCs w:val="21"/>
        </w:rPr>
        <w:t>30MHz</w:t>
      </w:r>
      <w:r>
        <w:rPr>
          <w:rFonts w:ascii="黑体" w:hAnsi="黑体"/>
          <w:sz w:val="21"/>
          <w:szCs w:val="21"/>
        </w:rPr>
        <w:t>频带内的辐射限值</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3146"/>
        <w:gridCol w:w="3137"/>
        <w:gridCol w:w="3129"/>
      </w:tblGrid>
      <w:tr w:rsidR="003D0186">
        <w:trPr>
          <w:jc w:val="center"/>
        </w:trPr>
        <w:tc>
          <w:tcPr>
            <w:tcW w:w="3146" w:type="dxa"/>
            <w:vAlign w:val="center"/>
          </w:tcPr>
          <w:p w:rsidR="003D0186" w:rsidRDefault="001C2D48">
            <w:pPr>
              <w:jc w:val="center"/>
              <w:rPr>
                <w:szCs w:val="21"/>
              </w:rPr>
            </w:pPr>
            <w:r>
              <w:rPr>
                <w:szCs w:val="21"/>
              </w:rPr>
              <w:t>频率（</w:t>
            </w:r>
            <w:r>
              <w:rPr>
                <w:i/>
                <w:szCs w:val="21"/>
              </w:rPr>
              <w:t>F</w:t>
            </w:r>
            <w:r>
              <w:rPr>
                <w:szCs w:val="21"/>
              </w:rPr>
              <w:t>）</w:t>
            </w:r>
          </w:p>
          <w:p w:rsidR="003D0186" w:rsidRDefault="001C2D48">
            <w:pPr>
              <w:jc w:val="center"/>
              <w:rPr>
                <w:szCs w:val="21"/>
              </w:rPr>
            </w:pPr>
            <w:r>
              <w:rPr>
                <w:szCs w:val="21"/>
              </w:rPr>
              <w:t>MHz</w:t>
            </w:r>
          </w:p>
        </w:tc>
        <w:tc>
          <w:tcPr>
            <w:tcW w:w="3137" w:type="dxa"/>
            <w:vAlign w:val="center"/>
          </w:tcPr>
          <w:p w:rsidR="003D0186" w:rsidRDefault="001C2D48">
            <w:pPr>
              <w:jc w:val="center"/>
              <w:rPr>
                <w:szCs w:val="21"/>
              </w:rPr>
            </w:pPr>
            <w:r>
              <w:rPr>
                <w:szCs w:val="21"/>
              </w:rPr>
              <w:t>场强</w:t>
            </w:r>
          </w:p>
          <w:p w:rsidR="003D0186" w:rsidRDefault="001C2D48">
            <w:pPr>
              <w:jc w:val="center"/>
              <w:rPr>
                <w:szCs w:val="21"/>
              </w:rPr>
            </w:pPr>
            <w:r>
              <w:rPr>
                <w:szCs w:val="21"/>
              </w:rPr>
              <w:t>μV/m</w:t>
            </w:r>
          </w:p>
        </w:tc>
        <w:tc>
          <w:tcPr>
            <w:tcW w:w="3129" w:type="dxa"/>
            <w:vAlign w:val="center"/>
          </w:tcPr>
          <w:p w:rsidR="003D0186" w:rsidRDefault="001C2D48">
            <w:pPr>
              <w:jc w:val="center"/>
              <w:rPr>
                <w:szCs w:val="21"/>
              </w:rPr>
            </w:pPr>
            <w:r>
              <w:rPr>
                <w:szCs w:val="21"/>
              </w:rPr>
              <w:t>测量距离</w:t>
            </w:r>
          </w:p>
          <w:p w:rsidR="003D0186" w:rsidRDefault="001C2D48">
            <w:pPr>
              <w:jc w:val="center"/>
              <w:rPr>
                <w:szCs w:val="21"/>
              </w:rPr>
            </w:pPr>
            <w:r>
              <w:rPr>
                <w:szCs w:val="21"/>
              </w:rPr>
              <w:t>m</w:t>
            </w:r>
          </w:p>
        </w:tc>
      </w:tr>
      <w:tr w:rsidR="003D0186">
        <w:trPr>
          <w:jc w:val="center"/>
        </w:trPr>
        <w:tc>
          <w:tcPr>
            <w:tcW w:w="3146" w:type="dxa"/>
            <w:vAlign w:val="center"/>
          </w:tcPr>
          <w:p w:rsidR="003D0186" w:rsidRDefault="001C2D48">
            <w:pPr>
              <w:jc w:val="center"/>
              <w:rPr>
                <w:szCs w:val="21"/>
              </w:rPr>
            </w:pPr>
            <w:r>
              <w:rPr>
                <w:szCs w:val="21"/>
              </w:rPr>
              <w:t>0.009-0.490</w:t>
            </w:r>
          </w:p>
        </w:tc>
        <w:tc>
          <w:tcPr>
            <w:tcW w:w="3137" w:type="dxa"/>
            <w:vAlign w:val="center"/>
          </w:tcPr>
          <w:p w:rsidR="003D0186" w:rsidRDefault="001C2D48">
            <w:pPr>
              <w:jc w:val="center"/>
              <w:rPr>
                <w:szCs w:val="21"/>
              </w:rPr>
            </w:pPr>
            <w:r>
              <w:rPr>
                <w:szCs w:val="21"/>
              </w:rPr>
              <w:t>2.4/F</w:t>
            </w:r>
          </w:p>
        </w:tc>
        <w:tc>
          <w:tcPr>
            <w:tcW w:w="3129" w:type="dxa"/>
            <w:vAlign w:val="center"/>
          </w:tcPr>
          <w:p w:rsidR="003D0186" w:rsidRDefault="001C2D48">
            <w:pPr>
              <w:jc w:val="center"/>
              <w:rPr>
                <w:szCs w:val="21"/>
              </w:rPr>
            </w:pPr>
            <w:r>
              <w:rPr>
                <w:szCs w:val="21"/>
              </w:rPr>
              <w:t>300</w:t>
            </w:r>
          </w:p>
        </w:tc>
      </w:tr>
      <w:tr w:rsidR="003D0186">
        <w:trPr>
          <w:jc w:val="center"/>
        </w:trPr>
        <w:tc>
          <w:tcPr>
            <w:tcW w:w="3146" w:type="dxa"/>
            <w:vAlign w:val="center"/>
          </w:tcPr>
          <w:p w:rsidR="003D0186" w:rsidRDefault="001C2D48">
            <w:pPr>
              <w:jc w:val="center"/>
              <w:rPr>
                <w:szCs w:val="21"/>
              </w:rPr>
            </w:pPr>
            <w:r>
              <w:rPr>
                <w:szCs w:val="21"/>
              </w:rPr>
              <w:t>0.490-1.705</w:t>
            </w:r>
          </w:p>
        </w:tc>
        <w:tc>
          <w:tcPr>
            <w:tcW w:w="3137" w:type="dxa"/>
            <w:vAlign w:val="center"/>
          </w:tcPr>
          <w:p w:rsidR="003D0186" w:rsidRDefault="001C2D48">
            <w:pPr>
              <w:jc w:val="center"/>
              <w:rPr>
                <w:szCs w:val="21"/>
              </w:rPr>
            </w:pPr>
            <w:r>
              <w:rPr>
                <w:szCs w:val="21"/>
              </w:rPr>
              <w:t>24/F</w:t>
            </w:r>
          </w:p>
        </w:tc>
        <w:tc>
          <w:tcPr>
            <w:tcW w:w="3129" w:type="dxa"/>
            <w:vAlign w:val="center"/>
          </w:tcPr>
          <w:p w:rsidR="003D0186" w:rsidRDefault="001C2D48">
            <w:pPr>
              <w:jc w:val="center"/>
              <w:rPr>
                <w:szCs w:val="21"/>
              </w:rPr>
            </w:pPr>
            <w:r>
              <w:rPr>
                <w:szCs w:val="21"/>
              </w:rPr>
              <w:t>30</w:t>
            </w:r>
          </w:p>
        </w:tc>
      </w:tr>
      <w:tr w:rsidR="003D0186">
        <w:trPr>
          <w:jc w:val="center"/>
        </w:trPr>
        <w:tc>
          <w:tcPr>
            <w:tcW w:w="3146" w:type="dxa"/>
            <w:vAlign w:val="center"/>
          </w:tcPr>
          <w:p w:rsidR="003D0186" w:rsidRDefault="001C2D48">
            <w:pPr>
              <w:jc w:val="center"/>
              <w:rPr>
                <w:szCs w:val="21"/>
              </w:rPr>
            </w:pPr>
            <w:r>
              <w:rPr>
                <w:szCs w:val="21"/>
              </w:rPr>
              <w:t>1.705-30</w:t>
            </w:r>
          </w:p>
        </w:tc>
        <w:tc>
          <w:tcPr>
            <w:tcW w:w="3137" w:type="dxa"/>
            <w:vAlign w:val="center"/>
          </w:tcPr>
          <w:p w:rsidR="003D0186" w:rsidRDefault="001C2D48">
            <w:pPr>
              <w:jc w:val="center"/>
              <w:rPr>
                <w:szCs w:val="21"/>
              </w:rPr>
            </w:pPr>
            <w:r>
              <w:rPr>
                <w:szCs w:val="21"/>
              </w:rPr>
              <w:t>30</w:t>
            </w:r>
          </w:p>
        </w:tc>
        <w:tc>
          <w:tcPr>
            <w:tcW w:w="3129" w:type="dxa"/>
            <w:vAlign w:val="center"/>
          </w:tcPr>
          <w:p w:rsidR="003D0186" w:rsidRDefault="001C2D48">
            <w:pPr>
              <w:jc w:val="center"/>
              <w:rPr>
                <w:szCs w:val="21"/>
              </w:rPr>
            </w:pPr>
            <w:r>
              <w:rPr>
                <w:szCs w:val="21"/>
              </w:rPr>
              <w:t>30</w:t>
            </w:r>
          </w:p>
        </w:tc>
      </w:tr>
    </w:tbl>
    <w:p w:rsidR="003D0186" w:rsidRDefault="003D0186">
      <w:pPr>
        <w:pStyle w:val="afff1"/>
        <w:rPr>
          <w:rFonts w:ascii="Times New Roman"/>
        </w:rPr>
      </w:pPr>
    </w:p>
    <w:p w:rsidR="003D0186" w:rsidRDefault="001C2D48">
      <w:pPr>
        <w:pStyle w:val="afff1"/>
        <w:rPr>
          <w:rFonts w:ascii="Times New Roman"/>
        </w:rPr>
      </w:pPr>
      <w:r>
        <w:rPr>
          <w:rFonts w:ascii="Times New Roman"/>
        </w:rPr>
        <w:t>30MHz</w:t>
      </w:r>
      <w:r>
        <w:rPr>
          <w:rFonts w:ascii="Times New Roman"/>
        </w:rPr>
        <w:t>以上频带的电磁骚扰限值应</w:t>
      </w:r>
      <w:ins w:id="470" w:author="作者" w:date="2025-12-29T11:19:00Z">
        <w:r w:rsidR="00C565B9">
          <w:rPr>
            <w:rFonts w:ascii="Times New Roman" w:hint="eastAsia"/>
          </w:rPr>
          <w:t>符合</w:t>
        </w:r>
      </w:ins>
      <w:del w:id="471" w:author="作者" w:date="2025-12-29T11:19:00Z">
        <w:r w:rsidDel="00C565B9">
          <w:rPr>
            <w:rFonts w:ascii="Times New Roman"/>
          </w:rPr>
          <w:delText>参照</w:delText>
        </w:r>
      </w:del>
      <w:r>
        <w:rPr>
          <w:rFonts w:ascii="Times New Roman" w:hint="eastAsia"/>
        </w:rPr>
        <w:t>表</w:t>
      </w:r>
      <w:r>
        <w:rPr>
          <w:rFonts w:ascii="Times New Roman" w:hint="eastAsia"/>
        </w:rPr>
        <w:t>1</w:t>
      </w:r>
      <w:r>
        <w:rPr>
          <w:rFonts w:ascii="Times New Roman"/>
        </w:rPr>
        <w:t>8</w:t>
      </w:r>
      <w:ins w:id="472" w:author="作者" w:date="2025-12-29T11:19:00Z">
        <w:r w:rsidR="00C565B9">
          <w:rPr>
            <w:rFonts w:ascii="Times New Roman" w:hint="eastAsia"/>
          </w:rPr>
          <w:t>要求</w:t>
        </w:r>
      </w:ins>
      <w:r>
        <w:rPr>
          <w:rFonts w:ascii="Times New Roman"/>
        </w:rPr>
        <w:t>。</w:t>
      </w:r>
    </w:p>
    <w:p w:rsidR="003D0186" w:rsidRDefault="001C2D48" w:rsidP="000064E9">
      <w:pPr>
        <w:pStyle w:val="aff9"/>
        <w:spacing w:beforeLines="50" w:afterLines="50"/>
        <w:jc w:val="center"/>
        <w:rPr>
          <w:rFonts w:ascii="黑体" w:hAnsi="黑体"/>
          <w:sz w:val="21"/>
          <w:szCs w:val="21"/>
        </w:rPr>
        <w:pPrChange w:id="473" w:author="作者" w:date="2025-12-29T10:55:00Z">
          <w:pPr>
            <w:pStyle w:val="aff9"/>
            <w:spacing w:beforeLines="50" w:afterLines="50"/>
            <w:jc w:val="center"/>
          </w:pPr>
        </w:pPrChange>
      </w:pPr>
      <w:bookmarkStart w:id="474" w:name="_Ref53580657"/>
      <w:r>
        <w:rPr>
          <w:rFonts w:ascii="黑体" w:hAnsi="黑体" w:hint="eastAsia"/>
          <w:sz w:val="21"/>
          <w:szCs w:val="21"/>
        </w:rPr>
        <w:t>表</w:t>
      </w:r>
      <w:bookmarkEnd w:id="474"/>
      <w:r>
        <w:rPr>
          <w:rFonts w:ascii="黑体" w:hAnsi="黑体"/>
          <w:sz w:val="21"/>
          <w:szCs w:val="21"/>
        </w:rPr>
        <w:t>18 30MHz</w:t>
      </w:r>
      <w:r>
        <w:rPr>
          <w:rFonts w:ascii="黑体" w:hAnsi="黑体"/>
          <w:sz w:val="21"/>
          <w:szCs w:val="21"/>
        </w:rPr>
        <w:t>以上频带的辐射限值</w:t>
      </w:r>
    </w:p>
    <w:tbl>
      <w:tblPr>
        <w:tblW w:w="9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899"/>
        <w:gridCol w:w="4513"/>
      </w:tblGrid>
      <w:tr w:rsidR="003D0186">
        <w:tc>
          <w:tcPr>
            <w:tcW w:w="4899" w:type="dxa"/>
            <w:vAlign w:val="center"/>
          </w:tcPr>
          <w:p w:rsidR="003D0186" w:rsidRDefault="001C2D48">
            <w:pPr>
              <w:jc w:val="center"/>
              <w:rPr>
                <w:szCs w:val="21"/>
              </w:rPr>
            </w:pPr>
            <w:r>
              <w:rPr>
                <w:szCs w:val="21"/>
              </w:rPr>
              <w:t>频率</w:t>
            </w:r>
          </w:p>
          <w:p w:rsidR="003D0186" w:rsidRDefault="001C2D48">
            <w:pPr>
              <w:jc w:val="center"/>
              <w:rPr>
                <w:szCs w:val="21"/>
              </w:rPr>
            </w:pPr>
            <w:r>
              <w:rPr>
                <w:szCs w:val="21"/>
              </w:rPr>
              <w:t>MHz</w:t>
            </w:r>
          </w:p>
        </w:tc>
        <w:tc>
          <w:tcPr>
            <w:tcW w:w="4513" w:type="dxa"/>
            <w:vAlign w:val="center"/>
          </w:tcPr>
          <w:p w:rsidR="003D0186" w:rsidRDefault="001C2D48">
            <w:pPr>
              <w:jc w:val="center"/>
              <w:rPr>
                <w:szCs w:val="21"/>
              </w:rPr>
            </w:pPr>
            <w:r>
              <w:rPr>
                <w:szCs w:val="21"/>
              </w:rPr>
              <w:t>3m</w:t>
            </w:r>
            <w:r>
              <w:rPr>
                <w:szCs w:val="21"/>
              </w:rPr>
              <w:t>处场强</w:t>
            </w:r>
          </w:p>
          <w:p w:rsidR="003D0186" w:rsidRDefault="001C2D48">
            <w:pPr>
              <w:jc w:val="center"/>
              <w:rPr>
                <w:szCs w:val="21"/>
              </w:rPr>
            </w:pPr>
            <w:r>
              <w:rPr>
                <w:szCs w:val="21"/>
              </w:rPr>
              <w:t>dBμV/m</w:t>
            </w:r>
          </w:p>
        </w:tc>
      </w:tr>
      <w:tr w:rsidR="003D0186">
        <w:tc>
          <w:tcPr>
            <w:tcW w:w="4899" w:type="dxa"/>
            <w:vAlign w:val="center"/>
          </w:tcPr>
          <w:p w:rsidR="003D0186" w:rsidRDefault="001C2D48">
            <w:pPr>
              <w:jc w:val="center"/>
              <w:rPr>
                <w:szCs w:val="21"/>
              </w:rPr>
            </w:pPr>
            <w:r>
              <w:rPr>
                <w:szCs w:val="21"/>
              </w:rPr>
              <w:t>30-88</w:t>
            </w:r>
          </w:p>
        </w:tc>
        <w:tc>
          <w:tcPr>
            <w:tcW w:w="4513" w:type="dxa"/>
            <w:vAlign w:val="center"/>
          </w:tcPr>
          <w:p w:rsidR="003D0186" w:rsidRDefault="001C2D48">
            <w:pPr>
              <w:jc w:val="center"/>
              <w:rPr>
                <w:szCs w:val="21"/>
              </w:rPr>
            </w:pPr>
            <w:r>
              <w:rPr>
                <w:szCs w:val="21"/>
              </w:rPr>
              <w:t>100</w:t>
            </w:r>
          </w:p>
        </w:tc>
      </w:tr>
      <w:tr w:rsidR="003D0186">
        <w:tc>
          <w:tcPr>
            <w:tcW w:w="4899" w:type="dxa"/>
            <w:vAlign w:val="center"/>
          </w:tcPr>
          <w:p w:rsidR="003D0186" w:rsidRDefault="001C2D48">
            <w:pPr>
              <w:jc w:val="center"/>
              <w:rPr>
                <w:szCs w:val="21"/>
              </w:rPr>
            </w:pPr>
            <w:r>
              <w:rPr>
                <w:szCs w:val="21"/>
              </w:rPr>
              <w:t>88-216</w:t>
            </w:r>
          </w:p>
        </w:tc>
        <w:tc>
          <w:tcPr>
            <w:tcW w:w="4513" w:type="dxa"/>
            <w:vAlign w:val="center"/>
          </w:tcPr>
          <w:p w:rsidR="003D0186" w:rsidRDefault="001C2D48">
            <w:pPr>
              <w:jc w:val="center"/>
              <w:rPr>
                <w:szCs w:val="21"/>
              </w:rPr>
            </w:pPr>
            <w:r>
              <w:rPr>
                <w:szCs w:val="21"/>
              </w:rPr>
              <w:t>150</w:t>
            </w:r>
          </w:p>
        </w:tc>
      </w:tr>
      <w:tr w:rsidR="003D0186">
        <w:tc>
          <w:tcPr>
            <w:tcW w:w="4899" w:type="dxa"/>
            <w:vAlign w:val="center"/>
          </w:tcPr>
          <w:p w:rsidR="003D0186" w:rsidRDefault="001C2D48">
            <w:pPr>
              <w:jc w:val="center"/>
              <w:rPr>
                <w:szCs w:val="21"/>
              </w:rPr>
            </w:pPr>
            <w:r>
              <w:rPr>
                <w:szCs w:val="21"/>
              </w:rPr>
              <w:t>216-960</w:t>
            </w:r>
          </w:p>
        </w:tc>
        <w:tc>
          <w:tcPr>
            <w:tcW w:w="4513" w:type="dxa"/>
            <w:vAlign w:val="center"/>
          </w:tcPr>
          <w:p w:rsidR="003D0186" w:rsidRDefault="001C2D48">
            <w:pPr>
              <w:jc w:val="center"/>
              <w:rPr>
                <w:szCs w:val="21"/>
              </w:rPr>
            </w:pPr>
            <w:r>
              <w:rPr>
                <w:szCs w:val="21"/>
              </w:rPr>
              <w:t>200</w:t>
            </w:r>
          </w:p>
        </w:tc>
      </w:tr>
      <w:tr w:rsidR="003D0186">
        <w:tc>
          <w:tcPr>
            <w:tcW w:w="4899" w:type="dxa"/>
            <w:vAlign w:val="center"/>
          </w:tcPr>
          <w:p w:rsidR="003D0186" w:rsidRDefault="001C2D48">
            <w:pPr>
              <w:jc w:val="center"/>
              <w:rPr>
                <w:szCs w:val="21"/>
              </w:rPr>
            </w:pPr>
            <w:r>
              <w:rPr>
                <w:szCs w:val="21"/>
              </w:rPr>
              <w:t>＞</w:t>
            </w:r>
            <w:r>
              <w:rPr>
                <w:szCs w:val="21"/>
              </w:rPr>
              <w:t>960</w:t>
            </w:r>
          </w:p>
        </w:tc>
        <w:tc>
          <w:tcPr>
            <w:tcW w:w="4513" w:type="dxa"/>
            <w:vAlign w:val="center"/>
          </w:tcPr>
          <w:p w:rsidR="003D0186" w:rsidRDefault="001C2D48">
            <w:pPr>
              <w:jc w:val="center"/>
              <w:rPr>
                <w:szCs w:val="21"/>
              </w:rPr>
            </w:pPr>
            <w:r>
              <w:rPr>
                <w:szCs w:val="21"/>
              </w:rPr>
              <w:t>500</w:t>
            </w:r>
          </w:p>
        </w:tc>
      </w:tr>
    </w:tbl>
    <w:p w:rsidR="003D0186" w:rsidRDefault="003D0186">
      <w:pPr>
        <w:pStyle w:val="afff1"/>
        <w:rPr>
          <w:rFonts w:ascii="Times New Roman"/>
        </w:rPr>
      </w:pPr>
    </w:p>
    <w:p w:rsidR="003D0186" w:rsidRDefault="001C2D48">
      <w:pPr>
        <w:pStyle w:val="a6"/>
        <w:spacing w:before="156" w:after="156"/>
        <w:rPr>
          <w:rFonts w:ascii="Times New Roman"/>
        </w:rPr>
      </w:pPr>
      <w:r>
        <w:rPr>
          <w:rFonts w:ascii="Times New Roman"/>
        </w:rPr>
        <w:t>互换性要求</w:t>
      </w:r>
      <w:bookmarkEnd w:id="460"/>
      <w:bookmarkEnd w:id="461"/>
      <w:bookmarkEnd w:id="462"/>
      <w:bookmarkEnd w:id="463"/>
      <w:bookmarkEnd w:id="464"/>
    </w:p>
    <w:p w:rsidR="003D0186" w:rsidRDefault="001C2D48">
      <w:pPr>
        <w:pStyle w:val="afff1"/>
        <w:rPr>
          <w:rFonts w:ascii="Times New Roman"/>
        </w:rPr>
      </w:pPr>
      <w:ins w:id="475" w:author="作者" w:date="2025-12-26T10:54:00Z">
        <w:r>
          <w:rPr>
            <w:rFonts w:ascii="Times New Roman" w:hint="eastAsia"/>
          </w:rPr>
          <w:t>双模通信单元可与符合</w:t>
        </w:r>
        <w:r>
          <w:rPr>
            <w:rFonts w:ascii="Times New Roman" w:hint="eastAsia"/>
          </w:rPr>
          <w:t>Q/GDW xxx.2</w:t>
        </w:r>
        <w:r>
          <w:rPr>
            <w:rFonts w:ascii="Times New Roman" w:hint="eastAsia"/>
          </w:rPr>
          <w:t>、</w:t>
        </w:r>
        <w:r>
          <w:rPr>
            <w:rFonts w:ascii="Times New Roman" w:hint="eastAsia"/>
          </w:rPr>
          <w:t>Q/GDW xxx.3</w:t>
        </w:r>
        <w:r>
          <w:rPr>
            <w:rFonts w:ascii="Times New Roman" w:hint="eastAsia"/>
          </w:rPr>
          <w:t>及</w:t>
        </w:r>
        <w:r>
          <w:rPr>
            <w:rFonts w:ascii="Times New Roman" w:hint="eastAsia"/>
          </w:rPr>
          <w:t>Q/GDW xxx</w:t>
        </w:r>
        <w:r>
          <w:rPr>
            <w:rFonts w:ascii="Times New Roman" w:hint="eastAsia"/>
          </w:rPr>
          <w:t>规定的型式规范、尺寸及接口要求的采集终端、采集器、电能表匹配，满足电气规格、功能与通信等方面的互换性要求。</w:t>
        </w:r>
      </w:ins>
      <w:del w:id="476" w:author="作者" w:date="2025-12-26T10:54:00Z">
        <w:r>
          <w:rPr>
            <w:rFonts w:ascii="Times New Roman" w:hint="eastAsia"/>
          </w:rPr>
          <w:delText>双模通信单元可与满足</w:delText>
        </w:r>
        <w:r>
          <w:rPr>
            <w:rFonts w:ascii="Times New Roman" w:hint="eastAsia"/>
          </w:rPr>
          <w:delText>Q/GDW xxx.2</w:delText>
        </w:r>
        <w:r>
          <w:rPr>
            <w:rFonts w:ascii="Times New Roman" w:hint="eastAsia"/>
          </w:rPr>
          <w:delText>、</w:delText>
        </w:r>
        <w:r>
          <w:rPr>
            <w:rFonts w:ascii="Times New Roman" w:hint="eastAsia"/>
          </w:rPr>
          <w:delText>Q/GDW xxx.3</w:delText>
        </w:r>
        <w:r>
          <w:rPr>
            <w:rFonts w:ascii="Times New Roman" w:hint="eastAsia"/>
          </w:rPr>
          <w:delText>、</w:delText>
        </w:r>
        <w:r>
          <w:rPr>
            <w:rFonts w:ascii="Times New Roman" w:hint="eastAsia"/>
          </w:rPr>
          <w:delText>Q/GDW xxx</w:delText>
        </w:r>
        <w:r>
          <w:rPr>
            <w:rFonts w:ascii="Times New Roman" w:hint="eastAsia"/>
          </w:rPr>
          <w:delText>规定要求的型式规范尺寸和接口要求的采集终端、采集器、电表相匹配，满足电气规格、功能、通信等相应互换性要求。</w:delText>
        </w:r>
      </w:del>
    </w:p>
    <w:p w:rsidR="003D0186" w:rsidRDefault="001C2D48">
      <w:pPr>
        <w:pStyle w:val="a6"/>
        <w:spacing w:before="156" w:after="156"/>
        <w:rPr>
          <w:rFonts w:ascii="Times New Roman"/>
        </w:rPr>
      </w:pPr>
      <w:bookmarkStart w:id="477" w:name="_Toc268770969"/>
      <w:bookmarkStart w:id="478" w:name="_Toc268520679"/>
      <w:bookmarkStart w:id="479" w:name="_Toc268671960"/>
      <w:bookmarkStart w:id="480" w:name="_Toc268523404"/>
      <w:bookmarkStart w:id="481" w:name="_Toc268520253"/>
      <w:r>
        <w:rPr>
          <w:rFonts w:ascii="Times New Roman"/>
        </w:rPr>
        <w:lastRenderedPageBreak/>
        <w:t>可靠性要求</w:t>
      </w:r>
      <w:bookmarkEnd w:id="477"/>
      <w:bookmarkEnd w:id="478"/>
      <w:bookmarkEnd w:id="479"/>
      <w:bookmarkEnd w:id="480"/>
      <w:bookmarkEnd w:id="481"/>
    </w:p>
    <w:p w:rsidR="003D0186" w:rsidRDefault="001C2D48">
      <w:pPr>
        <w:pStyle w:val="afff1"/>
        <w:rPr>
          <w:rFonts w:ascii="Times New Roman"/>
        </w:rPr>
      </w:pPr>
      <w:bookmarkStart w:id="482" w:name="_Toc268671961"/>
      <w:bookmarkStart w:id="483" w:name="_Toc268770970"/>
      <w:r>
        <w:rPr>
          <w:rFonts w:ascii="Times New Roman" w:hint="eastAsia"/>
        </w:rPr>
        <w:t>双模</w:t>
      </w:r>
      <w:r>
        <w:rPr>
          <w:rFonts w:ascii="Times New Roman"/>
        </w:rPr>
        <w:t>通信单元的设计、元器件选用及生产制造工艺应保证双模通信单元的平均无故障工作时间不</w:t>
      </w:r>
      <w:del w:id="484" w:author="作者" w:date="2025-12-26T10:54:00Z">
        <w:r>
          <w:rPr>
            <w:rFonts w:ascii="Times New Roman"/>
          </w:rPr>
          <w:delText>小</w:delText>
        </w:r>
      </w:del>
      <w:ins w:id="485" w:author="作者" w:date="2025-12-26T10:54:00Z">
        <w:r>
          <w:rPr>
            <w:rFonts w:ascii="Times New Roman" w:hint="eastAsia"/>
          </w:rPr>
          <w:t>低</w:t>
        </w:r>
      </w:ins>
      <w:r>
        <w:rPr>
          <w:rFonts w:ascii="Times New Roman"/>
        </w:rPr>
        <w:t>于</w:t>
      </w:r>
      <w:r>
        <w:rPr>
          <w:rFonts w:ascii="Times New Roman"/>
        </w:rPr>
        <w:t>10</w:t>
      </w:r>
      <w:r>
        <w:rPr>
          <w:rFonts w:ascii="Times New Roman"/>
        </w:rPr>
        <w:t>年</w:t>
      </w:r>
      <w:bookmarkStart w:id="486" w:name="_Toc268770971"/>
      <w:bookmarkStart w:id="487" w:name="_Toc268671962"/>
      <w:bookmarkEnd w:id="482"/>
      <w:bookmarkEnd w:id="483"/>
      <w:r>
        <w:rPr>
          <w:rFonts w:ascii="Times New Roman"/>
        </w:rPr>
        <w:t>。</w:t>
      </w:r>
      <w:bookmarkEnd w:id="486"/>
      <w:bookmarkEnd w:id="487"/>
    </w:p>
    <w:p w:rsidR="003D0186" w:rsidRDefault="001C2D48">
      <w:pPr>
        <w:pStyle w:val="a6"/>
        <w:spacing w:before="156" w:after="156"/>
        <w:rPr>
          <w:rFonts w:ascii="Times New Roman"/>
        </w:rPr>
      </w:pPr>
      <w:r>
        <w:rPr>
          <w:rFonts w:ascii="Times New Roman"/>
        </w:rPr>
        <w:t>信息安全防护要</w:t>
      </w:r>
      <w:r>
        <w:rPr>
          <w:rFonts w:ascii="Times New Roman"/>
        </w:rPr>
        <w:t>求</w:t>
      </w:r>
    </w:p>
    <w:p w:rsidR="003D0186" w:rsidRDefault="001C2D48">
      <w:pPr>
        <w:pStyle w:val="a7"/>
        <w:spacing w:before="156" w:after="156"/>
        <w:rPr>
          <w:rFonts w:ascii="Times New Roman"/>
        </w:rPr>
      </w:pPr>
      <w:r>
        <w:rPr>
          <w:rFonts w:ascii="Times New Roman"/>
        </w:rPr>
        <w:t>安全定义与流程</w:t>
      </w:r>
    </w:p>
    <w:p w:rsidR="003D0186" w:rsidRDefault="001C2D48">
      <w:pPr>
        <w:pStyle w:val="afff1"/>
        <w:rPr>
          <w:rFonts w:ascii="Times New Roman"/>
        </w:rPr>
      </w:pPr>
      <w:r>
        <w:rPr>
          <w:rFonts w:ascii="Times New Roman"/>
        </w:rPr>
        <w:t>双模通信芯片应具备唯一</w:t>
      </w:r>
      <w:del w:id="488" w:author="作者" w:date="2025-12-26T10:55:00Z">
        <w:r>
          <w:rPr>
            <w:rFonts w:ascii="Times New Roman"/>
          </w:rPr>
          <w:delText>的、</w:delText>
        </w:r>
      </w:del>
      <w:ins w:id="489" w:author="作者" w:date="2025-12-26T10:55:00Z">
        <w:r>
          <w:rPr>
            <w:rFonts w:ascii="Times New Roman" w:hint="eastAsia"/>
          </w:rPr>
          <w:t>且</w:t>
        </w:r>
      </w:ins>
      <w:r>
        <w:rPr>
          <w:rFonts w:ascii="Times New Roman"/>
        </w:rPr>
        <w:t>不可更改的芯片</w:t>
      </w:r>
      <w:r>
        <w:rPr>
          <w:rFonts w:ascii="Times New Roman"/>
        </w:rPr>
        <w:t>ID</w:t>
      </w:r>
      <w:r>
        <w:rPr>
          <w:rFonts w:ascii="Times New Roman"/>
        </w:rPr>
        <w:t>号。双模通信单元应能基于芯片</w:t>
      </w:r>
      <w:r>
        <w:rPr>
          <w:rFonts w:ascii="Times New Roman"/>
        </w:rPr>
        <w:t>ID</w:t>
      </w:r>
      <w:r>
        <w:rPr>
          <w:rFonts w:ascii="Times New Roman"/>
        </w:rPr>
        <w:t>号和轻量级私有密码算法完成与主站的安全交互</w:t>
      </w:r>
      <w:ins w:id="490" w:author="作者" w:date="2025-12-26T10:56:00Z">
        <w:r>
          <w:rPr>
            <w:rFonts w:ascii="Times New Roman"/>
          </w:rPr>
          <w:t>、</w:t>
        </w:r>
      </w:ins>
      <w:del w:id="491" w:author="作者" w:date="2025-12-26T10:56:00Z">
        <w:r>
          <w:rPr>
            <w:rFonts w:ascii="Times New Roman"/>
          </w:rPr>
          <w:delText>流程，</w:delText>
        </w:r>
      </w:del>
      <w:r>
        <w:rPr>
          <w:rFonts w:ascii="Times New Roman"/>
        </w:rPr>
        <w:t>实现</w:t>
      </w:r>
      <w:del w:id="492" w:author="作者" w:date="2025-12-26T10:56:00Z">
        <w:r>
          <w:rPr>
            <w:rFonts w:ascii="Times New Roman"/>
          </w:rPr>
          <w:delText>双模通信单元与主站的</w:delText>
        </w:r>
      </w:del>
      <w:r>
        <w:rPr>
          <w:rFonts w:ascii="Times New Roman"/>
        </w:rPr>
        <w:t>双向鉴权、通信单元程序版本管理</w:t>
      </w:r>
      <w:del w:id="493" w:author="作者" w:date="2025-12-26T10:56:00Z">
        <w:r>
          <w:rPr>
            <w:rFonts w:ascii="Times New Roman"/>
          </w:rPr>
          <w:delText>、</w:delText>
        </w:r>
      </w:del>
      <w:ins w:id="494" w:author="作者" w:date="2025-12-26T10:56:00Z">
        <w:r>
          <w:rPr>
            <w:rFonts w:ascii="Times New Roman" w:hint="eastAsia"/>
          </w:rPr>
          <w:t>及</w:t>
        </w:r>
      </w:ins>
      <w:r>
        <w:rPr>
          <w:rFonts w:ascii="Times New Roman"/>
        </w:rPr>
        <w:t>端到端信道安全防护等</w:t>
      </w:r>
      <w:ins w:id="495" w:author="作者" w:date="2025-12-26T10:56:00Z">
        <w:r>
          <w:rPr>
            <w:rFonts w:ascii="Times New Roman" w:hint="eastAsia"/>
          </w:rPr>
          <w:t>多项</w:t>
        </w:r>
      </w:ins>
      <w:r>
        <w:rPr>
          <w:rFonts w:ascii="Times New Roman"/>
        </w:rPr>
        <w:t>信息安全防护功能。</w:t>
      </w:r>
    </w:p>
    <w:p w:rsidR="003D0186" w:rsidRDefault="003D0186">
      <w:pPr>
        <w:pStyle w:val="afff1"/>
        <w:rPr>
          <w:rFonts w:ascii="Times New Roman"/>
        </w:rPr>
      </w:pPr>
    </w:p>
    <w:p w:rsidR="003D0186" w:rsidRDefault="001C2D48">
      <w:pPr>
        <w:pStyle w:val="a7"/>
        <w:spacing w:before="156" w:after="156"/>
        <w:rPr>
          <w:rFonts w:ascii="Times New Roman"/>
        </w:rPr>
      </w:pPr>
      <w:r>
        <w:rPr>
          <w:rFonts w:ascii="Times New Roman" w:hint="eastAsia"/>
        </w:rPr>
        <w:t>本地通信安全</w:t>
      </w:r>
    </w:p>
    <w:p w:rsidR="003D0186" w:rsidRDefault="001C2D48">
      <w:pPr>
        <w:pStyle w:val="afff1"/>
        <w:rPr>
          <w:rFonts w:ascii="Times New Roman"/>
        </w:rPr>
      </w:pPr>
      <w:r>
        <w:rPr>
          <w:rFonts w:ascii="Times New Roman" w:hint="eastAsia"/>
        </w:rPr>
        <w:t>双模通信单元之间应支持双向认证和密钥协商，</w:t>
      </w:r>
      <w:ins w:id="496" w:author="作者" w:date="2025-12-26T10:57:00Z">
        <w:r>
          <w:rPr>
            <w:rFonts w:ascii="Times New Roman" w:hint="eastAsia"/>
          </w:rPr>
          <w:t>并</w:t>
        </w:r>
      </w:ins>
      <w:r>
        <w:rPr>
          <w:rFonts w:ascii="Times New Roman" w:hint="eastAsia"/>
        </w:rPr>
        <w:t>支持通信报文加密传输。使用的安全算法见表</w:t>
      </w:r>
      <w:r>
        <w:rPr>
          <w:rFonts w:ascii="Times New Roman"/>
        </w:rPr>
        <w:t>19</w:t>
      </w:r>
      <w:r>
        <w:rPr>
          <w:rFonts w:ascii="Times New Roman" w:hint="eastAsia"/>
        </w:rPr>
        <w:t>。</w:t>
      </w:r>
    </w:p>
    <w:p w:rsidR="003D0186" w:rsidRDefault="001C2D48" w:rsidP="000064E9">
      <w:pPr>
        <w:pStyle w:val="afff1"/>
        <w:spacing w:beforeLines="50" w:afterLines="50"/>
        <w:ind w:firstLineChars="0" w:firstLine="0"/>
        <w:jc w:val="center"/>
        <w:pPrChange w:id="497" w:author="作者" w:date="2025-12-29T10:55:00Z">
          <w:pPr>
            <w:pStyle w:val="afff1"/>
            <w:spacing w:beforeLines="50" w:afterLines="50"/>
            <w:ind w:firstLineChars="0" w:firstLine="0"/>
            <w:jc w:val="center"/>
          </w:pPr>
        </w:pPrChange>
      </w:pPr>
      <w:r>
        <w:rPr>
          <w:rFonts w:ascii="黑体" w:eastAsia="黑体" w:hAnsi="黑体" w:hint="eastAsia"/>
          <w:szCs w:val="21"/>
        </w:rPr>
        <w:t>表</w:t>
      </w:r>
      <w:r>
        <w:rPr>
          <w:rFonts w:ascii="黑体" w:eastAsia="黑体" w:hAnsi="黑体"/>
          <w:szCs w:val="21"/>
        </w:rPr>
        <w:t>19</w:t>
      </w:r>
      <w:r>
        <w:rPr>
          <w:rFonts w:ascii="黑体" w:eastAsia="黑体" w:hAnsi="黑体" w:hint="eastAsia"/>
          <w:szCs w:val="21"/>
        </w:rPr>
        <w:t>安全加密算法类型</w:t>
      </w:r>
    </w:p>
    <w:tbl>
      <w:tblPr>
        <w:tblW w:w="44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96"/>
        <w:gridCol w:w="1115"/>
        <w:gridCol w:w="1476"/>
      </w:tblGrid>
      <w:tr w:rsidR="003D0186">
        <w:trPr>
          <w:jc w:val="center"/>
        </w:trPr>
        <w:tc>
          <w:tcPr>
            <w:tcW w:w="1896" w:type="dxa"/>
            <w:shd w:val="clear" w:color="auto" w:fill="auto"/>
          </w:tcPr>
          <w:p w:rsidR="003D0186" w:rsidRDefault="001C2D48">
            <w:pPr>
              <w:autoSpaceDE w:val="0"/>
              <w:autoSpaceDN w:val="0"/>
              <w:adjustRightInd w:val="0"/>
              <w:jc w:val="center"/>
              <w:rPr>
                <w:szCs w:val="20"/>
              </w:rPr>
            </w:pPr>
            <w:r>
              <w:rPr>
                <w:rFonts w:hint="eastAsia"/>
              </w:rPr>
              <w:t>安全加密</w:t>
            </w:r>
            <w:r>
              <w:rPr>
                <w:rFonts w:hint="eastAsia"/>
                <w:szCs w:val="20"/>
              </w:rPr>
              <w:t>算法类型</w:t>
            </w:r>
          </w:p>
        </w:tc>
        <w:tc>
          <w:tcPr>
            <w:tcW w:w="1115" w:type="dxa"/>
            <w:shd w:val="clear" w:color="auto" w:fill="auto"/>
          </w:tcPr>
          <w:p w:rsidR="003D0186" w:rsidRDefault="001C2D48">
            <w:pPr>
              <w:autoSpaceDE w:val="0"/>
              <w:autoSpaceDN w:val="0"/>
              <w:adjustRightInd w:val="0"/>
              <w:jc w:val="center"/>
              <w:rPr>
                <w:szCs w:val="20"/>
              </w:rPr>
            </w:pPr>
            <w:r>
              <w:rPr>
                <w:rFonts w:hint="eastAsia"/>
                <w:szCs w:val="20"/>
              </w:rPr>
              <w:t>国密算法</w:t>
            </w:r>
          </w:p>
        </w:tc>
        <w:tc>
          <w:tcPr>
            <w:tcW w:w="1476" w:type="dxa"/>
          </w:tcPr>
          <w:p w:rsidR="003D0186" w:rsidRDefault="001C2D48">
            <w:pPr>
              <w:autoSpaceDE w:val="0"/>
              <w:autoSpaceDN w:val="0"/>
              <w:adjustRightInd w:val="0"/>
              <w:jc w:val="center"/>
              <w:rPr>
                <w:szCs w:val="20"/>
              </w:rPr>
            </w:pPr>
            <w:r>
              <w:rPr>
                <w:rFonts w:hint="eastAsia"/>
                <w:szCs w:val="20"/>
              </w:rPr>
              <w:t>应用场景</w:t>
            </w:r>
          </w:p>
        </w:tc>
      </w:tr>
      <w:tr w:rsidR="003D0186">
        <w:trPr>
          <w:jc w:val="center"/>
        </w:trPr>
        <w:tc>
          <w:tcPr>
            <w:tcW w:w="1896" w:type="dxa"/>
            <w:shd w:val="clear" w:color="auto" w:fill="auto"/>
          </w:tcPr>
          <w:p w:rsidR="003D0186" w:rsidRDefault="001C2D48">
            <w:pPr>
              <w:autoSpaceDE w:val="0"/>
              <w:autoSpaceDN w:val="0"/>
              <w:adjustRightInd w:val="0"/>
              <w:jc w:val="center"/>
              <w:rPr>
                <w:szCs w:val="20"/>
              </w:rPr>
            </w:pPr>
            <w:r>
              <w:rPr>
                <w:rFonts w:hint="eastAsia"/>
                <w:szCs w:val="20"/>
              </w:rPr>
              <w:t>非对称加密</w:t>
            </w:r>
          </w:p>
        </w:tc>
        <w:tc>
          <w:tcPr>
            <w:tcW w:w="1115" w:type="dxa"/>
            <w:shd w:val="clear" w:color="auto" w:fill="auto"/>
          </w:tcPr>
          <w:p w:rsidR="003D0186" w:rsidRDefault="001C2D48">
            <w:pPr>
              <w:autoSpaceDE w:val="0"/>
              <w:autoSpaceDN w:val="0"/>
              <w:adjustRightInd w:val="0"/>
              <w:rPr>
                <w:szCs w:val="20"/>
              </w:rPr>
            </w:pPr>
            <w:r>
              <w:rPr>
                <w:szCs w:val="20"/>
              </w:rPr>
              <w:t>SM2</w:t>
            </w:r>
          </w:p>
        </w:tc>
        <w:tc>
          <w:tcPr>
            <w:tcW w:w="1476" w:type="dxa"/>
          </w:tcPr>
          <w:p w:rsidR="003D0186" w:rsidRDefault="001C2D48">
            <w:pPr>
              <w:autoSpaceDE w:val="0"/>
              <w:autoSpaceDN w:val="0"/>
              <w:adjustRightInd w:val="0"/>
              <w:rPr>
                <w:szCs w:val="20"/>
              </w:rPr>
            </w:pPr>
            <w:r>
              <w:rPr>
                <w:rFonts w:hint="eastAsia"/>
                <w:szCs w:val="20"/>
              </w:rPr>
              <w:t>签名、验签</w:t>
            </w:r>
          </w:p>
        </w:tc>
      </w:tr>
      <w:tr w:rsidR="003D0186">
        <w:trPr>
          <w:jc w:val="center"/>
        </w:trPr>
        <w:tc>
          <w:tcPr>
            <w:tcW w:w="1896" w:type="dxa"/>
            <w:shd w:val="clear" w:color="auto" w:fill="auto"/>
          </w:tcPr>
          <w:p w:rsidR="003D0186" w:rsidRDefault="001C2D48">
            <w:pPr>
              <w:autoSpaceDE w:val="0"/>
              <w:autoSpaceDN w:val="0"/>
              <w:adjustRightInd w:val="0"/>
              <w:jc w:val="center"/>
              <w:rPr>
                <w:szCs w:val="20"/>
              </w:rPr>
            </w:pPr>
            <w:r>
              <w:rPr>
                <w:rFonts w:hint="eastAsia"/>
                <w:szCs w:val="20"/>
              </w:rPr>
              <w:t>对称加密</w:t>
            </w:r>
          </w:p>
        </w:tc>
        <w:tc>
          <w:tcPr>
            <w:tcW w:w="1115" w:type="dxa"/>
            <w:shd w:val="clear" w:color="auto" w:fill="auto"/>
          </w:tcPr>
          <w:p w:rsidR="003D0186" w:rsidRDefault="001C2D48">
            <w:pPr>
              <w:autoSpaceDE w:val="0"/>
              <w:autoSpaceDN w:val="0"/>
              <w:adjustRightInd w:val="0"/>
              <w:rPr>
                <w:szCs w:val="20"/>
              </w:rPr>
            </w:pPr>
            <w:r>
              <w:rPr>
                <w:szCs w:val="20"/>
              </w:rPr>
              <w:t>SM4-CBC</w:t>
            </w:r>
          </w:p>
        </w:tc>
        <w:tc>
          <w:tcPr>
            <w:tcW w:w="1476" w:type="dxa"/>
          </w:tcPr>
          <w:p w:rsidR="003D0186" w:rsidRDefault="001C2D48">
            <w:pPr>
              <w:autoSpaceDE w:val="0"/>
              <w:autoSpaceDN w:val="0"/>
              <w:adjustRightInd w:val="0"/>
              <w:rPr>
                <w:szCs w:val="20"/>
              </w:rPr>
            </w:pPr>
            <w:r>
              <w:rPr>
                <w:rFonts w:hint="eastAsia"/>
                <w:szCs w:val="20"/>
              </w:rPr>
              <w:t>信道数据加密</w:t>
            </w:r>
          </w:p>
        </w:tc>
      </w:tr>
      <w:tr w:rsidR="003D0186">
        <w:trPr>
          <w:jc w:val="center"/>
        </w:trPr>
        <w:tc>
          <w:tcPr>
            <w:tcW w:w="1896" w:type="dxa"/>
            <w:shd w:val="clear" w:color="auto" w:fill="auto"/>
          </w:tcPr>
          <w:p w:rsidR="003D0186" w:rsidRDefault="001C2D48">
            <w:pPr>
              <w:autoSpaceDE w:val="0"/>
              <w:autoSpaceDN w:val="0"/>
              <w:adjustRightInd w:val="0"/>
              <w:jc w:val="center"/>
              <w:rPr>
                <w:szCs w:val="20"/>
              </w:rPr>
            </w:pPr>
            <w:r>
              <w:rPr>
                <w:rFonts w:hint="eastAsia"/>
                <w:szCs w:val="20"/>
              </w:rPr>
              <w:t>杂凑</w:t>
            </w:r>
          </w:p>
        </w:tc>
        <w:tc>
          <w:tcPr>
            <w:tcW w:w="1115" w:type="dxa"/>
            <w:shd w:val="clear" w:color="auto" w:fill="auto"/>
          </w:tcPr>
          <w:p w:rsidR="003D0186" w:rsidRDefault="001C2D48">
            <w:pPr>
              <w:autoSpaceDE w:val="0"/>
              <w:autoSpaceDN w:val="0"/>
              <w:adjustRightInd w:val="0"/>
              <w:rPr>
                <w:szCs w:val="20"/>
              </w:rPr>
            </w:pPr>
            <w:r>
              <w:rPr>
                <w:szCs w:val="20"/>
              </w:rPr>
              <w:t>SM3</w:t>
            </w:r>
          </w:p>
        </w:tc>
        <w:tc>
          <w:tcPr>
            <w:tcW w:w="1476" w:type="dxa"/>
          </w:tcPr>
          <w:p w:rsidR="003D0186" w:rsidRDefault="001C2D48">
            <w:pPr>
              <w:autoSpaceDE w:val="0"/>
              <w:autoSpaceDN w:val="0"/>
              <w:adjustRightInd w:val="0"/>
              <w:rPr>
                <w:szCs w:val="20"/>
              </w:rPr>
            </w:pPr>
            <w:r>
              <w:rPr>
                <w:rFonts w:hint="eastAsia"/>
                <w:szCs w:val="20"/>
              </w:rPr>
              <w:t>签名、验签</w:t>
            </w:r>
          </w:p>
        </w:tc>
      </w:tr>
    </w:tbl>
    <w:p w:rsidR="003D0186" w:rsidRDefault="003D0186">
      <w:pPr>
        <w:pStyle w:val="afff1"/>
        <w:rPr>
          <w:rFonts w:ascii="Times New Roman"/>
        </w:rPr>
      </w:pPr>
    </w:p>
    <w:p w:rsidR="003D0186" w:rsidRDefault="001C2D48">
      <w:pPr>
        <w:pStyle w:val="afff1"/>
        <w:rPr>
          <w:rFonts w:ascii="Times New Roman"/>
        </w:rPr>
      </w:pPr>
      <w:r>
        <w:rPr>
          <w:rFonts w:ascii="Times New Roman" w:hint="eastAsia"/>
        </w:rPr>
        <w:t>双模芯片应支持国密算法安全加密功能，宜采用硬件加密。</w:t>
      </w:r>
    </w:p>
    <w:p w:rsidR="003D0186" w:rsidRDefault="001C2D48">
      <w:pPr>
        <w:pStyle w:val="a5"/>
        <w:spacing w:before="312" w:after="312"/>
        <w:rPr>
          <w:rFonts w:ascii="Times New Roman"/>
        </w:rPr>
      </w:pPr>
      <w:bookmarkStart w:id="498" w:name="_Toc409121278"/>
      <w:bookmarkStart w:id="499" w:name="_Toc409122182"/>
      <w:bookmarkStart w:id="500" w:name="_Toc398721849"/>
      <w:bookmarkStart w:id="501" w:name="_Toc466462154"/>
      <w:bookmarkStart w:id="502" w:name="_Toc464754585"/>
      <w:bookmarkStart w:id="503" w:name="_Toc467221576"/>
      <w:bookmarkStart w:id="504" w:name="_Toc329692395"/>
      <w:bookmarkStart w:id="505" w:name="_Toc329242594"/>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r>
        <w:rPr>
          <w:rFonts w:ascii="Times New Roman"/>
        </w:rPr>
        <w:t>检验规则</w:t>
      </w:r>
      <w:bookmarkEnd w:id="498"/>
      <w:bookmarkEnd w:id="499"/>
      <w:bookmarkEnd w:id="500"/>
      <w:bookmarkEnd w:id="501"/>
      <w:bookmarkEnd w:id="502"/>
      <w:bookmarkEnd w:id="503"/>
      <w:bookmarkEnd w:id="504"/>
      <w:bookmarkEnd w:id="505"/>
    </w:p>
    <w:p w:rsidR="003D0186" w:rsidRDefault="001C2D48">
      <w:pPr>
        <w:pStyle w:val="a6"/>
        <w:spacing w:before="156" w:after="156"/>
        <w:rPr>
          <w:rFonts w:ascii="Times New Roman"/>
        </w:rPr>
      </w:pPr>
      <w:bookmarkStart w:id="506" w:name="_Toc242925179"/>
      <w:bookmarkStart w:id="507" w:name="_Toc409122183"/>
      <w:bookmarkStart w:id="508" w:name="_Toc329692396"/>
      <w:bookmarkStart w:id="509" w:name="_Toc242955531"/>
      <w:bookmarkStart w:id="510" w:name="_Toc329242595"/>
      <w:bookmarkStart w:id="511" w:name="_Toc398721850"/>
      <w:bookmarkStart w:id="512" w:name="_Toc196299860"/>
      <w:bookmarkStart w:id="513" w:name="_Toc239436142"/>
      <w:bookmarkStart w:id="514" w:name="_Toc409121279"/>
      <w:r>
        <w:rPr>
          <w:rFonts w:ascii="Times New Roman"/>
        </w:rPr>
        <w:t>检验分类</w:t>
      </w:r>
      <w:bookmarkEnd w:id="506"/>
      <w:bookmarkEnd w:id="507"/>
      <w:bookmarkEnd w:id="508"/>
      <w:bookmarkEnd w:id="509"/>
      <w:bookmarkEnd w:id="510"/>
      <w:bookmarkEnd w:id="511"/>
      <w:bookmarkEnd w:id="512"/>
      <w:bookmarkEnd w:id="513"/>
      <w:bookmarkEnd w:id="514"/>
    </w:p>
    <w:p w:rsidR="003D0186" w:rsidRDefault="001C2D48">
      <w:pPr>
        <w:pStyle w:val="afff1"/>
        <w:rPr>
          <w:rFonts w:ascii="Times New Roman"/>
        </w:rPr>
      </w:pPr>
      <w:r>
        <w:rPr>
          <w:rFonts w:ascii="Times New Roman"/>
        </w:rPr>
        <w:t>检验分为型式试验、全性能检验、验收检验三类。</w:t>
      </w:r>
    </w:p>
    <w:p w:rsidR="003D0186" w:rsidRDefault="001C2D48">
      <w:pPr>
        <w:pStyle w:val="a6"/>
        <w:spacing w:before="156" w:after="156"/>
        <w:rPr>
          <w:rFonts w:ascii="Times New Roman"/>
        </w:rPr>
      </w:pPr>
      <w:bookmarkStart w:id="515" w:name="_Toc398721854"/>
      <w:bookmarkStart w:id="516" w:name="_Toc329692398"/>
      <w:bookmarkStart w:id="517" w:name="_Toc242955533"/>
      <w:bookmarkStart w:id="518" w:name="_Toc409121281"/>
      <w:bookmarkStart w:id="519" w:name="_Toc409122185"/>
      <w:bookmarkStart w:id="520" w:name="_Toc329242597"/>
      <w:r>
        <w:rPr>
          <w:rFonts w:ascii="Times New Roman"/>
        </w:rPr>
        <w:t>型式试验</w:t>
      </w:r>
      <w:bookmarkEnd w:id="515"/>
      <w:bookmarkEnd w:id="516"/>
      <w:bookmarkEnd w:id="517"/>
      <w:bookmarkEnd w:id="518"/>
      <w:bookmarkEnd w:id="519"/>
      <w:bookmarkEnd w:id="520"/>
    </w:p>
    <w:p w:rsidR="003D0186" w:rsidRDefault="001C2D48">
      <w:pPr>
        <w:pStyle w:val="a7"/>
        <w:spacing w:before="156" w:after="156"/>
        <w:rPr>
          <w:rFonts w:ascii="Times New Roman"/>
        </w:rPr>
      </w:pPr>
      <w:bookmarkStart w:id="521" w:name="_Toc398721855"/>
      <w:r>
        <w:rPr>
          <w:rFonts w:ascii="Times New Roman"/>
        </w:rPr>
        <w:t>周期</w:t>
      </w:r>
      <w:bookmarkEnd w:id="521"/>
    </w:p>
    <w:p w:rsidR="003D0186" w:rsidRDefault="001C2D48">
      <w:pPr>
        <w:pStyle w:val="afff1"/>
        <w:rPr>
          <w:rFonts w:ascii="Times New Roman"/>
        </w:rPr>
      </w:pPr>
      <w:ins w:id="522" w:author="作者" w:date="2025-12-26T10:59:00Z">
        <w:r>
          <w:rPr>
            <w:rFonts w:ascii="Times New Roman" w:hint="eastAsia"/>
          </w:rPr>
          <w:t>当终端产品首次投产、老产品恢复生产，或其设计与工艺发生重大改进时，应进行型式试验。对于批量或连续生产的终端，每两年至少进行一次型式试验。</w:t>
        </w:r>
      </w:ins>
      <w:del w:id="523" w:author="作者" w:date="2025-12-26T10:59:00Z">
        <w:r>
          <w:rPr>
            <w:rFonts w:ascii="Times New Roman"/>
          </w:rPr>
          <w:delText>终端新产品或老产品恢复生产以及设计和工艺有重大改进时，应进行型式试验。批量生产或连续生产的终端，每两年至少进行一次型式试验。</w:delText>
        </w:r>
      </w:del>
    </w:p>
    <w:p w:rsidR="003D0186" w:rsidRDefault="001C2D48">
      <w:pPr>
        <w:pStyle w:val="a7"/>
        <w:spacing w:before="156" w:after="156"/>
        <w:rPr>
          <w:rFonts w:ascii="Times New Roman"/>
        </w:rPr>
      </w:pPr>
      <w:bookmarkStart w:id="524" w:name="_Ref409122081"/>
      <w:bookmarkStart w:id="525" w:name="_Toc398721856"/>
      <w:bookmarkStart w:id="526" w:name="_Ref476253037"/>
      <w:r>
        <w:rPr>
          <w:rFonts w:ascii="Times New Roman"/>
        </w:rPr>
        <w:t>抽样</w:t>
      </w:r>
      <w:bookmarkEnd w:id="524"/>
      <w:bookmarkEnd w:id="525"/>
      <w:bookmarkEnd w:id="526"/>
    </w:p>
    <w:p w:rsidR="003D0186" w:rsidRDefault="001C2D48">
      <w:pPr>
        <w:pStyle w:val="afff1"/>
        <w:rPr>
          <w:rFonts w:ascii="Times New Roman"/>
        </w:rPr>
      </w:pPr>
      <w:r>
        <w:rPr>
          <w:rFonts w:ascii="Times New Roman"/>
        </w:rPr>
        <w:t>型式试验的样品应在出厂检验合格的终端中随机抽取。按</w:t>
      </w:r>
      <w:r>
        <w:rPr>
          <w:rFonts w:ascii="Times New Roman"/>
        </w:rPr>
        <w:t xml:space="preserve">GB/T </w:t>
      </w:r>
      <w:r>
        <w:rPr>
          <w:rFonts w:ascii="Times New Roman"/>
        </w:rPr>
        <w:t>2829</w:t>
      </w:r>
      <w:r>
        <w:rPr>
          <w:rFonts w:ascii="Times New Roman"/>
        </w:rPr>
        <w:t>选择判别水平</w:t>
      </w:r>
      <w:r>
        <w:rPr>
          <w:rFonts w:ascii="Times New Roman"/>
        </w:rPr>
        <w:t>Ⅰ</w:t>
      </w:r>
      <w:r>
        <w:rPr>
          <w:rFonts w:ascii="Times New Roman"/>
        </w:rPr>
        <w:t>，不合格质量水平</w:t>
      </w:r>
      <w:r>
        <w:rPr>
          <w:rFonts w:ascii="Times New Roman"/>
        </w:rPr>
        <w:t>RQL</w:t>
      </w:r>
      <w:r>
        <w:rPr>
          <w:rFonts w:ascii="Times New Roman"/>
        </w:rPr>
        <w:t>＝</w:t>
      </w:r>
      <w:r>
        <w:rPr>
          <w:rFonts w:ascii="Times New Roman"/>
        </w:rPr>
        <w:t>30</w:t>
      </w:r>
      <w:r>
        <w:rPr>
          <w:rFonts w:ascii="Times New Roman"/>
        </w:rPr>
        <w:t>的一次抽样方案，即式</w:t>
      </w:r>
      <w:r>
        <w:rPr>
          <w:rFonts w:ascii="Times New Roman" w:hint="eastAsia"/>
        </w:rPr>
        <w:t>（</w:t>
      </w:r>
      <w:r>
        <w:rPr>
          <w:rFonts w:ascii="Times New Roman" w:hint="eastAsia"/>
        </w:rPr>
        <w:t>1</w:t>
      </w:r>
      <w:r>
        <w:rPr>
          <w:rFonts w:ascii="Times New Roman" w:hint="eastAsia"/>
        </w:rPr>
        <w:t>）：</w:t>
      </w:r>
    </w:p>
    <w:p w:rsidR="003D0186" w:rsidRDefault="001C2D48">
      <w:pPr>
        <w:pStyle w:val="affffffb"/>
        <w:ind w:left="3686"/>
        <w:rPr>
          <w:rFonts w:ascii="Times New Roman"/>
        </w:rPr>
      </w:pPr>
      <w:r>
        <w:rPr>
          <w:rFonts w:ascii="Times New Roman"/>
        </w:rPr>
        <w:tab/>
      </w:r>
      <w:r w:rsidR="003D0186" w:rsidRPr="003D0186">
        <w:rPr>
          <w:rFonts w:ascii="Times New Roman"/>
          <w:position w:val="-14"/>
        </w:rPr>
        <w:object w:dxaOrig="2540" w:dyaOrig="380">
          <v:shape id="_x0000_i1026" type="#_x0000_t75" style="width:126.6pt;height:18.6pt" o:ole="">
            <v:imagedata r:id="rId17" o:title=""/>
          </v:shape>
          <o:OLEObject Type="Embed" ProgID="Equation.DSMT4" ShapeID="_x0000_i1026" DrawAspect="Content" ObjectID="_1828512544" r:id="rId18"/>
        </w:object>
      </w:r>
      <w:r>
        <w:rPr>
          <w:rFonts w:ascii="Times New Roman"/>
        </w:rPr>
        <w:t>（</w:t>
      </w:r>
      <w:r>
        <w:rPr>
          <w:rFonts w:ascii="Times New Roman"/>
        </w:rPr>
        <w:t>1</w:t>
      </w:r>
      <w:r>
        <w:rPr>
          <w:rFonts w:ascii="Times New Roman"/>
        </w:rPr>
        <w:t>）</w:t>
      </w:r>
    </w:p>
    <w:p w:rsidR="003D0186" w:rsidRDefault="001C2D48">
      <w:pPr>
        <w:pStyle w:val="afff1"/>
        <w:rPr>
          <w:rFonts w:ascii="Times New Roman"/>
        </w:rPr>
      </w:pPr>
      <w:r>
        <w:rPr>
          <w:rFonts w:ascii="Times New Roman"/>
        </w:rPr>
        <w:t>式中：</w:t>
      </w:r>
    </w:p>
    <w:p w:rsidR="003D0186" w:rsidRDefault="003D0186">
      <w:pPr>
        <w:pStyle w:val="afff1"/>
        <w:rPr>
          <w:rFonts w:ascii="Times New Roman"/>
        </w:rPr>
      </w:pPr>
      <w:r w:rsidRPr="003D0186">
        <w:rPr>
          <w:position w:val="-6"/>
        </w:rPr>
        <w:object w:dxaOrig="180" w:dyaOrig="200">
          <v:shape id="_x0000_i1027" type="#_x0000_t75" style="width:8.4pt;height:10.2pt" o:ole="">
            <v:imagedata r:id="rId19" o:title=""/>
          </v:shape>
          <o:OLEObject Type="Embed" ProgID="Equation.DSMT4" ShapeID="_x0000_i1027" DrawAspect="Content" ObjectID="_1828512545" r:id="rId20"/>
        </w:object>
      </w:r>
      <w:r w:rsidR="001C2D48">
        <w:rPr>
          <w:rFonts w:ascii="Times New Roman"/>
        </w:rPr>
        <w:t>——</w:t>
      </w:r>
      <w:r w:rsidR="001C2D48">
        <w:rPr>
          <w:rFonts w:ascii="Times New Roman"/>
        </w:rPr>
        <w:t>样本大小；</w:t>
      </w:r>
    </w:p>
    <w:p w:rsidR="003D0186" w:rsidRDefault="003D0186">
      <w:pPr>
        <w:pStyle w:val="afff1"/>
        <w:rPr>
          <w:rFonts w:ascii="Times New Roman"/>
        </w:rPr>
      </w:pPr>
      <w:r w:rsidRPr="003D0186">
        <w:rPr>
          <w:position w:val="-10"/>
        </w:rPr>
        <w:object w:dxaOrig="260" w:dyaOrig="300">
          <v:shape id="_x0000_i1028" type="#_x0000_t75" style="width:13.2pt;height:15.6pt" o:ole="">
            <v:imagedata r:id="rId21" o:title=""/>
          </v:shape>
          <o:OLEObject Type="Embed" ProgID="Equation.DSMT4" ShapeID="_x0000_i1028" DrawAspect="Content" ObjectID="_1828512546" r:id="rId22"/>
        </w:object>
      </w:r>
      <w:r w:rsidR="001C2D48">
        <w:rPr>
          <w:rFonts w:ascii="Times New Roman"/>
        </w:rPr>
        <w:t>——</w:t>
      </w:r>
      <w:r w:rsidR="001C2D48">
        <w:rPr>
          <w:rFonts w:ascii="Times New Roman"/>
        </w:rPr>
        <w:t>合格品判定数；</w:t>
      </w:r>
    </w:p>
    <w:p w:rsidR="003D0186" w:rsidRDefault="003D0186">
      <w:pPr>
        <w:pStyle w:val="afff1"/>
        <w:rPr>
          <w:rFonts w:ascii="Times New Roman"/>
        </w:rPr>
      </w:pPr>
      <w:r w:rsidRPr="003D0186">
        <w:rPr>
          <w:position w:val="-10"/>
        </w:rPr>
        <w:object w:dxaOrig="300" w:dyaOrig="300">
          <v:shape id="_x0000_i1029" type="#_x0000_t75" style="width:15.6pt;height:15.6pt" o:ole="">
            <v:imagedata r:id="rId23" o:title=""/>
          </v:shape>
          <o:OLEObject Type="Embed" ProgID="Equation.DSMT4" ShapeID="_x0000_i1029" DrawAspect="Content" ObjectID="_1828512547" r:id="rId24"/>
        </w:object>
      </w:r>
      <w:r w:rsidR="001C2D48">
        <w:rPr>
          <w:rFonts w:ascii="Times New Roman"/>
        </w:rPr>
        <w:t>——</w:t>
      </w:r>
      <w:r w:rsidR="001C2D48">
        <w:rPr>
          <w:rFonts w:ascii="Times New Roman"/>
        </w:rPr>
        <w:t>不合格品判定数。</w:t>
      </w:r>
    </w:p>
    <w:p w:rsidR="003D0186" w:rsidRDefault="001C2D48">
      <w:pPr>
        <w:pStyle w:val="a7"/>
        <w:spacing w:before="156" w:after="156"/>
        <w:rPr>
          <w:rFonts w:ascii="Times New Roman"/>
        </w:rPr>
      </w:pPr>
      <w:bookmarkStart w:id="527" w:name="_Toc398721857"/>
      <w:r>
        <w:rPr>
          <w:rFonts w:ascii="Times New Roman"/>
        </w:rPr>
        <w:t>不合格分类</w:t>
      </w:r>
      <w:bookmarkEnd w:id="527"/>
    </w:p>
    <w:p w:rsidR="003D0186" w:rsidRDefault="001C2D48">
      <w:pPr>
        <w:pStyle w:val="afff1"/>
        <w:rPr>
          <w:rFonts w:ascii="Times New Roman"/>
        </w:rPr>
      </w:pPr>
      <w:r>
        <w:rPr>
          <w:rFonts w:ascii="Times New Roman"/>
        </w:rPr>
        <w:t>按</w:t>
      </w:r>
      <w:r>
        <w:rPr>
          <w:rFonts w:ascii="Times New Roman"/>
        </w:rPr>
        <w:t>GB/T 2829</w:t>
      </w:r>
      <w:r>
        <w:rPr>
          <w:rFonts w:ascii="Times New Roman"/>
        </w:rPr>
        <w:t>规定，不合格分为</w:t>
      </w:r>
      <w:r>
        <w:rPr>
          <w:rFonts w:ascii="Times New Roman"/>
        </w:rPr>
        <w:t>A</w:t>
      </w:r>
      <w:r>
        <w:rPr>
          <w:rFonts w:ascii="Times New Roman"/>
        </w:rPr>
        <w:t>、</w:t>
      </w:r>
      <w:r>
        <w:rPr>
          <w:rFonts w:ascii="Times New Roman"/>
        </w:rPr>
        <w:t>B</w:t>
      </w:r>
      <w:r>
        <w:rPr>
          <w:rFonts w:ascii="Times New Roman"/>
        </w:rPr>
        <w:t>两类。各类的权值定为：</w:t>
      </w:r>
      <w:r>
        <w:rPr>
          <w:rFonts w:ascii="Times New Roman"/>
        </w:rPr>
        <w:t>A</w:t>
      </w:r>
      <w:r>
        <w:rPr>
          <w:rFonts w:ascii="Times New Roman"/>
        </w:rPr>
        <w:t>类</w:t>
      </w:r>
      <w:r>
        <w:rPr>
          <w:rFonts w:ascii="Times New Roman"/>
        </w:rPr>
        <w:t>1.0</w:t>
      </w:r>
      <w:r>
        <w:rPr>
          <w:rFonts w:ascii="Times New Roman"/>
        </w:rPr>
        <w:t>，</w:t>
      </w:r>
      <w:r>
        <w:rPr>
          <w:rFonts w:ascii="Times New Roman"/>
        </w:rPr>
        <w:t>B</w:t>
      </w:r>
      <w:r>
        <w:rPr>
          <w:rFonts w:ascii="Times New Roman"/>
        </w:rPr>
        <w:t>类</w:t>
      </w:r>
      <w:r>
        <w:rPr>
          <w:rFonts w:ascii="Times New Roman"/>
        </w:rPr>
        <w:t>0.5</w:t>
      </w:r>
      <w:r>
        <w:rPr>
          <w:rFonts w:ascii="Times New Roman"/>
        </w:rPr>
        <w:t>。</w:t>
      </w:r>
    </w:p>
    <w:p w:rsidR="003D0186" w:rsidRDefault="001C2D48">
      <w:pPr>
        <w:pStyle w:val="a7"/>
        <w:spacing w:before="156" w:after="156"/>
        <w:rPr>
          <w:rFonts w:ascii="Times New Roman"/>
        </w:rPr>
      </w:pPr>
      <w:bookmarkStart w:id="528" w:name="_Toc398721858"/>
      <w:r>
        <w:rPr>
          <w:rFonts w:ascii="Times New Roman"/>
        </w:rPr>
        <w:t>合格或不合格判定</w:t>
      </w:r>
      <w:bookmarkEnd w:id="528"/>
    </w:p>
    <w:p w:rsidR="003D0186" w:rsidRDefault="001C2D48">
      <w:pPr>
        <w:pStyle w:val="afff1"/>
        <w:rPr>
          <w:rFonts w:ascii="Times New Roman"/>
        </w:rPr>
      </w:pPr>
      <w:r>
        <w:rPr>
          <w:rFonts w:ascii="Times New Roman"/>
        </w:rPr>
        <w:t>检验项目不合格类别</w:t>
      </w:r>
      <w:del w:id="529" w:author="作者" w:date="2025-12-26T11:01:00Z">
        <w:r>
          <w:rPr>
            <w:rFonts w:ascii="Times New Roman"/>
          </w:rPr>
          <w:delText>的</w:delText>
        </w:r>
      </w:del>
      <w:r>
        <w:rPr>
          <w:rFonts w:ascii="Times New Roman"/>
        </w:rPr>
        <w:t>划分应参照</w:t>
      </w:r>
      <w:r>
        <w:rPr>
          <w:rFonts w:ascii="Times New Roman" w:hint="eastAsia"/>
        </w:rPr>
        <w:t>表</w:t>
      </w:r>
      <w:r>
        <w:rPr>
          <w:rFonts w:ascii="Times New Roman"/>
        </w:rPr>
        <w:t>20</w:t>
      </w:r>
      <w:del w:id="530" w:author="作者" w:date="2025-12-26T11:01:00Z">
        <w:r>
          <w:rPr>
            <w:rFonts w:ascii="Times New Roman" w:hint="eastAsia"/>
          </w:rPr>
          <w:delText>，</w:delText>
        </w:r>
      </w:del>
      <w:ins w:id="531" w:author="作者" w:date="2025-12-26T11:01:00Z">
        <w:r>
          <w:rPr>
            <w:rFonts w:ascii="Times New Roman" w:hint="eastAsia"/>
          </w:rPr>
          <w:t>。</w:t>
        </w:r>
        <w:del w:id="532" w:author="作者" w:date="2025-12-26T15:18:00Z">
          <w:r>
            <w:rPr>
              <w:rFonts w:ascii="Times New Roman" w:hint="eastAsia"/>
            </w:rPr>
            <w:delText>若</w:delText>
          </w:r>
        </w:del>
      </w:ins>
      <w:r>
        <w:rPr>
          <w:rFonts w:ascii="Times New Roman"/>
        </w:rPr>
        <w:t>当一</w:t>
      </w:r>
      <w:ins w:id="533" w:author="作者" w:date="2025-12-26T11:01:00Z">
        <w:del w:id="534" w:author="作者" w:date="2025-12-26T15:18:00Z">
          <w:r>
            <w:rPr>
              <w:rFonts w:ascii="Times New Roman" w:hint="eastAsia"/>
            </w:rPr>
            <w:delText>某</w:delText>
          </w:r>
        </w:del>
      </w:ins>
      <w:r>
        <w:rPr>
          <w:rFonts w:ascii="Times New Roman"/>
        </w:rPr>
        <w:t>个样本</w:t>
      </w:r>
      <w:del w:id="535" w:author="作者" w:date="2025-12-26T15:17:00Z">
        <w:r>
          <w:rPr>
            <w:rFonts w:ascii="Times New Roman"/>
          </w:rPr>
          <w:delText>不合格</w:delText>
        </w:r>
      </w:del>
      <w:r>
        <w:rPr>
          <w:rFonts w:ascii="Times New Roman"/>
        </w:rPr>
        <w:t>检验项目的不合格权值</w:t>
      </w:r>
      <w:del w:id="536" w:author="作者" w:date="2025-12-26T15:17:00Z">
        <w:r>
          <w:rPr>
            <w:rFonts w:ascii="Times New Roman"/>
          </w:rPr>
          <w:delText>的</w:delText>
        </w:r>
      </w:del>
      <w:r>
        <w:rPr>
          <w:rFonts w:ascii="Times New Roman"/>
        </w:rPr>
        <w:t>累积数大于或等于</w:t>
      </w:r>
      <w:r>
        <w:rPr>
          <w:rFonts w:ascii="Times New Roman"/>
        </w:rPr>
        <w:t>1</w:t>
      </w:r>
      <w:r>
        <w:rPr>
          <w:rFonts w:ascii="Times New Roman"/>
        </w:rPr>
        <w:t>时，则判为不合格品</w:t>
      </w:r>
      <w:r>
        <w:rPr>
          <w:rFonts w:ascii="Times New Roman" w:hint="eastAsia"/>
        </w:rPr>
        <w:t>，</w:t>
      </w:r>
      <w:ins w:id="537" w:author="作者" w:date="2025-12-26T11:02:00Z">
        <w:r>
          <w:rPr>
            <w:rFonts w:ascii="Times New Roman" w:hint="eastAsia"/>
          </w:rPr>
          <w:t>否则</w:t>
        </w:r>
      </w:ins>
      <w:del w:id="538" w:author="作者" w:date="2025-12-26T11:02:00Z">
        <w:r>
          <w:rPr>
            <w:rFonts w:ascii="Times New Roman"/>
          </w:rPr>
          <w:delText>反之</w:delText>
        </w:r>
      </w:del>
      <w:r>
        <w:rPr>
          <w:rFonts w:ascii="Times New Roman"/>
        </w:rPr>
        <w:t>为合格品。</w:t>
      </w:r>
    </w:p>
    <w:p w:rsidR="003D0186" w:rsidRDefault="001C2D48">
      <w:pPr>
        <w:pStyle w:val="afff1"/>
        <w:rPr>
          <w:rFonts w:ascii="Times New Roman"/>
        </w:rPr>
      </w:pPr>
      <w:r>
        <w:rPr>
          <w:rFonts w:ascii="Times New Roman"/>
        </w:rPr>
        <w:t>对一个样本的某个试验项目发生一次或一次以上的不合格，均按一个不合格计</w:t>
      </w:r>
      <w:bookmarkStart w:id="539" w:name="_GoBack"/>
      <w:bookmarkEnd w:id="539"/>
      <w:r>
        <w:rPr>
          <w:rFonts w:ascii="Times New Roman"/>
        </w:rPr>
        <w:t>。</w:t>
      </w:r>
    </w:p>
    <w:p w:rsidR="003D0186" w:rsidRDefault="001C2D48">
      <w:pPr>
        <w:pStyle w:val="a6"/>
        <w:spacing w:before="156" w:after="156"/>
        <w:rPr>
          <w:rFonts w:ascii="Times New Roman"/>
        </w:rPr>
      </w:pPr>
      <w:bookmarkStart w:id="540" w:name="_Toc409122186"/>
      <w:bookmarkStart w:id="541" w:name="_Toc329242598"/>
      <w:bookmarkStart w:id="542" w:name="_Toc329692399"/>
      <w:bookmarkStart w:id="543" w:name="_Toc398721859"/>
      <w:bookmarkStart w:id="544" w:name="_Toc409121282"/>
      <w:r>
        <w:rPr>
          <w:rFonts w:ascii="Times New Roman"/>
        </w:rPr>
        <w:t>全性能</w:t>
      </w:r>
      <w:bookmarkEnd w:id="540"/>
      <w:bookmarkEnd w:id="541"/>
      <w:bookmarkEnd w:id="542"/>
      <w:bookmarkEnd w:id="543"/>
      <w:bookmarkEnd w:id="544"/>
      <w:r>
        <w:rPr>
          <w:rFonts w:ascii="Times New Roman" w:hint="eastAsia"/>
        </w:rPr>
        <w:t>试验</w:t>
      </w:r>
    </w:p>
    <w:p w:rsidR="003D0186" w:rsidRDefault="001C2D48">
      <w:pPr>
        <w:pStyle w:val="afff1"/>
        <w:rPr>
          <w:rFonts w:ascii="Times New Roman"/>
        </w:rPr>
      </w:pPr>
      <w:ins w:id="545" w:author="作者" w:date="2025-12-26T11:03:00Z">
        <w:r>
          <w:rPr>
            <w:rFonts w:ascii="Times New Roman" w:hint="eastAsia"/>
          </w:rPr>
          <w:t>全性能检验通常在产品招标前进行，样品应按本标准</w:t>
        </w:r>
        <w:del w:id="546" w:author="作者" w:date="2025-12-29T11:21:00Z">
          <w:r w:rsidDel="004F2507">
            <w:rPr>
              <w:rFonts w:ascii="Times New Roman" w:hint="eastAsia"/>
            </w:rPr>
            <w:delText>6</w:delText>
          </w:r>
        </w:del>
      </w:ins>
      <w:ins w:id="547" w:author="作者" w:date="2025-12-29T11:21:00Z">
        <w:r w:rsidR="004F2507">
          <w:rPr>
            <w:rFonts w:ascii="Times New Roman" w:hint="eastAsia"/>
          </w:rPr>
          <w:t>5</w:t>
        </w:r>
      </w:ins>
      <w:ins w:id="548" w:author="作者" w:date="2025-12-26T11:03:00Z">
        <w:r>
          <w:rPr>
            <w:rFonts w:ascii="Times New Roman" w:hint="eastAsia"/>
          </w:rPr>
          <w:t>.2.2</w:t>
        </w:r>
        <w:r>
          <w:rPr>
            <w:rFonts w:ascii="Times New Roman" w:hint="eastAsia"/>
          </w:rPr>
          <w:t>规定的抽样方案抽取。</w:t>
        </w:r>
      </w:ins>
      <w:del w:id="549" w:author="作者" w:date="2025-12-26T11:03:00Z">
        <w:r>
          <w:rPr>
            <w:rFonts w:ascii="Times New Roman"/>
          </w:rPr>
          <w:delText>全性能检验一般在产品招标前进行，样品通过抽样方式确定，抽样方案应符合本标准中</w:delText>
        </w:r>
        <w:r>
          <w:rPr>
            <w:rFonts w:ascii="Times New Roman"/>
          </w:rPr>
          <w:delText>6.2.2</w:delText>
        </w:r>
        <w:r>
          <w:rPr>
            <w:rFonts w:ascii="Times New Roman"/>
          </w:rPr>
          <w:delText>要求。</w:delText>
        </w:r>
      </w:del>
    </w:p>
    <w:p w:rsidR="003D0186" w:rsidRDefault="001C2D48">
      <w:pPr>
        <w:pStyle w:val="a6"/>
        <w:spacing w:before="156" w:after="156"/>
        <w:rPr>
          <w:rFonts w:ascii="Times New Roman"/>
        </w:rPr>
      </w:pPr>
      <w:bookmarkStart w:id="550" w:name="_Toc409121280"/>
      <w:bookmarkStart w:id="551" w:name="_Toc329692397"/>
      <w:bookmarkStart w:id="552" w:name="_Toc242955532"/>
      <w:bookmarkStart w:id="553" w:name="_Toc329242596"/>
      <w:bookmarkStart w:id="554" w:name="_Toc409122184"/>
      <w:bookmarkStart w:id="555" w:name="_Toc398721851"/>
      <w:bookmarkStart w:id="556" w:name="_Toc242925180"/>
      <w:r>
        <w:rPr>
          <w:rFonts w:ascii="Times New Roman"/>
        </w:rPr>
        <w:t>验收</w:t>
      </w:r>
      <w:bookmarkEnd w:id="550"/>
      <w:bookmarkEnd w:id="551"/>
      <w:bookmarkEnd w:id="552"/>
      <w:bookmarkEnd w:id="553"/>
      <w:bookmarkEnd w:id="554"/>
      <w:bookmarkEnd w:id="555"/>
      <w:bookmarkEnd w:id="556"/>
      <w:r>
        <w:rPr>
          <w:rFonts w:ascii="Times New Roman" w:hint="eastAsia"/>
        </w:rPr>
        <w:t>试验</w:t>
      </w:r>
    </w:p>
    <w:p w:rsidR="003D0186" w:rsidRDefault="001C2D48">
      <w:pPr>
        <w:pStyle w:val="a7"/>
        <w:spacing w:before="156" w:after="156"/>
        <w:rPr>
          <w:rFonts w:ascii="Times New Roman"/>
        </w:rPr>
      </w:pPr>
      <w:bookmarkStart w:id="557" w:name="_Toc398721852"/>
      <w:r>
        <w:rPr>
          <w:rFonts w:ascii="Times New Roman"/>
        </w:rPr>
        <w:t>项目和建议顺序</w:t>
      </w:r>
      <w:bookmarkEnd w:id="557"/>
    </w:p>
    <w:p w:rsidR="003D0186" w:rsidRDefault="001C2D48">
      <w:pPr>
        <w:pStyle w:val="afff1"/>
        <w:rPr>
          <w:rFonts w:ascii="Times New Roman"/>
        </w:rPr>
      </w:pPr>
      <w:ins w:id="558" w:author="作者" w:date="2025-12-26T11:04:00Z">
        <w:r>
          <w:rPr>
            <w:rFonts w:ascii="Times New Roman" w:hint="eastAsia"/>
          </w:rPr>
          <w:t>到货验收的样品应按型号及生产批号分组，并依表</w:t>
        </w:r>
        <w:r>
          <w:rPr>
            <w:rFonts w:ascii="Times New Roman" w:hint="eastAsia"/>
          </w:rPr>
          <w:t>20</w:t>
        </w:r>
        <w:r>
          <w:rPr>
            <w:rFonts w:ascii="Times New Roman" w:hint="eastAsia"/>
          </w:rPr>
          <w:t>的项目与建议顺序逐项进行检验。</w:t>
        </w:r>
      </w:ins>
      <w:del w:id="559" w:author="作者" w:date="2025-12-26T11:04:00Z">
        <w:r>
          <w:rPr>
            <w:rFonts w:ascii="Times New Roman"/>
          </w:rPr>
          <w:delText>对于到货验收的</w:delText>
        </w:r>
        <w:r>
          <w:rPr>
            <w:rFonts w:ascii="Times New Roman" w:hint="eastAsia"/>
          </w:rPr>
          <w:delText>样品</w:delText>
        </w:r>
        <w:r>
          <w:rPr>
            <w:rFonts w:ascii="Times New Roman"/>
          </w:rPr>
          <w:delText>，应按型号、生产批号相同者划分为组，按表</w:delText>
        </w:r>
        <w:r>
          <w:rPr>
            <w:rFonts w:ascii="Times New Roman"/>
          </w:rPr>
          <w:delText>20</w:delText>
        </w:r>
        <w:r>
          <w:rPr>
            <w:rFonts w:ascii="Times New Roman"/>
          </w:rPr>
          <w:delText>项目和建议顺序逐个进行检验。</w:delText>
        </w:r>
      </w:del>
    </w:p>
    <w:p w:rsidR="003D0186" w:rsidRDefault="001C2D48">
      <w:pPr>
        <w:pStyle w:val="a7"/>
        <w:spacing w:before="156" w:after="156"/>
        <w:rPr>
          <w:rFonts w:ascii="Times New Roman"/>
        </w:rPr>
      </w:pPr>
      <w:bookmarkStart w:id="560" w:name="_Toc398721853"/>
      <w:r>
        <w:rPr>
          <w:rFonts w:ascii="Times New Roman"/>
        </w:rPr>
        <w:t>不合格判定</w:t>
      </w:r>
      <w:bookmarkEnd w:id="560"/>
    </w:p>
    <w:p w:rsidR="003D0186" w:rsidRDefault="001C2D48">
      <w:pPr>
        <w:pStyle w:val="afff1"/>
        <w:rPr>
          <w:rFonts w:ascii="Times New Roman"/>
        </w:rPr>
      </w:pPr>
      <w:ins w:id="561" w:author="作者" w:date="2025-12-26T11:05:00Z">
        <w:r>
          <w:rPr>
            <w:rFonts w:ascii="Times New Roman" w:hint="eastAsia"/>
          </w:rPr>
          <w:t>若检验中出现任一项目不合格，则该样品判为不合格，并应予以调换或修理。</w:t>
        </w:r>
      </w:ins>
      <w:del w:id="562" w:author="作者" w:date="2025-12-26T11:05:00Z">
        <w:r>
          <w:rPr>
            <w:rFonts w:ascii="Times New Roman"/>
          </w:rPr>
          <w:delText>检验中出现任一检验项目不合格时，判该</w:delText>
        </w:r>
        <w:r>
          <w:rPr>
            <w:rFonts w:ascii="Times New Roman" w:hint="eastAsia"/>
          </w:rPr>
          <w:delText>样品</w:delText>
        </w:r>
        <w:r>
          <w:rPr>
            <w:rFonts w:ascii="Times New Roman"/>
          </w:rPr>
          <w:delText>为不合格，应重新进行调换或修理。</w:delText>
        </w:r>
      </w:del>
    </w:p>
    <w:p w:rsidR="003D0186" w:rsidRDefault="001C2D48">
      <w:pPr>
        <w:pStyle w:val="a6"/>
        <w:spacing w:before="156" w:after="156"/>
        <w:rPr>
          <w:rFonts w:ascii="Times New Roman"/>
        </w:rPr>
      </w:pPr>
      <w:bookmarkStart w:id="563" w:name="_Toc398721860"/>
      <w:bookmarkStart w:id="564" w:name="_Toc329692400"/>
      <w:bookmarkStart w:id="565" w:name="_Toc409121283"/>
      <w:bookmarkStart w:id="566" w:name="_Toc409122187"/>
      <w:bookmarkStart w:id="567" w:name="_Toc329242599"/>
      <w:r>
        <w:rPr>
          <w:rFonts w:ascii="Times New Roman" w:hint="eastAsia"/>
        </w:rPr>
        <w:t>检验</w:t>
      </w:r>
      <w:r>
        <w:rPr>
          <w:rFonts w:ascii="Times New Roman"/>
        </w:rPr>
        <w:t>项目和顺序</w:t>
      </w:r>
      <w:bookmarkEnd w:id="563"/>
      <w:bookmarkEnd w:id="564"/>
      <w:bookmarkEnd w:id="565"/>
      <w:bookmarkEnd w:id="566"/>
      <w:bookmarkEnd w:id="567"/>
    </w:p>
    <w:p w:rsidR="003D0186" w:rsidRDefault="001C2D48">
      <w:pPr>
        <w:pStyle w:val="afff1"/>
        <w:rPr>
          <w:rFonts w:ascii="Times New Roman"/>
        </w:rPr>
      </w:pPr>
      <w:r>
        <w:rPr>
          <w:rFonts w:ascii="Times New Roman"/>
        </w:rPr>
        <w:t>检验项目和建议顺序</w:t>
      </w:r>
      <w:r>
        <w:rPr>
          <w:rFonts w:ascii="Times New Roman" w:hint="eastAsia"/>
        </w:rPr>
        <w:t>应参照表</w:t>
      </w:r>
      <w:r>
        <w:rPr>
          <w:rFonts w:ascii="Times New Roman"/>
        </w:rPr>
        <w:t>20</w:t>
      </w:r>
      <w:r>
        <w:rPr>
          <w:rFonts w:ascii="Times New Roman"/>
        </w:rPr>
        <w:t>。</w:t>
      </w:r>
    </w:p>
    <w:p w:rsidR="003D0186" w:rsidRDefault="001C2D48">
      <w:pPr>
        <w:pStyle w:val="aff9"/>
        <w:jc w:val="center"/>
        <w:rPr>
          <w:rFonts w:ascii="Times New Roman"/>
        </w:rPr>
      </w:pPr>
      <w:bookmarkStart w:id="568" w:name="_Ref53580687"/>
      <w:bookmarkStart w:id="569" w:name="_Ref399163760"/>
      <w:r>
        <w:rPr>
          <w:rFonts w:hint="eastAsia"/>
        </w:rPr>
        <w:t>表</w:t>
      </w:r>
      <w:bookmarkEnd w:id="568"/>
      <w:r>
        <w:t>20</w:t>
      </w:r>
      <w:r>
        <w:rPr>
          <w:rFonts w:ascii="Times New Roman"/>
        </w:rPr>
        <w:t>检验项目和建议顺序</w:t>
      </w:r>
      <w:bookmarkEnd w:id="569"/>
    </w:p>
    <w:tbl>
      <w:tblPr>
        <w:tblW w:w="92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1"/>
        <w:gridCol w:w="3907"/>
        <w:gridCol w:w="1116"/>
        <w:gridCol w:w="1276"/>
        <w:gridCol w:w="1134"/>
        <w:gridCol w:w="1275"/>
      </w:tblGrid>
      <w:tr w:rsidR="003D0186">
        <w:trPr>
          <w:jc w:val="center"/>
        </w:trPr>
        <w:tc>
          <w:tcPr>
            <w:tcW w:w="561" w:type="dxa"/>
            <w:vAlign w:val="center"/>
          </w:tcPr>
          <w:p w:rsidR="003D0186" w:rsidRDefault="001C2D48">
            <w:pPr>
              <w:jc w:val="center"/>
              <w:rPr>
                <w:szCs w:val="21"/>
              </w:rPr>
            </w:pPr>
            <w:r>
              <w:rPr>
                <w:szCs w:val="21"/>
              </w:rPr>
              <w:t>建议</w:t>
            </w:r>
            <w:r>
              <w:rPr>
                <w:szCs w:val="21"/>
              </w:rPr>
              <w:br/>
            </w:r>
            <w:r>
              <w:rPr>
                <w:szCs w:val="21"/>
              </w:rPr>
              <w:t>顺序</w:t>
            </w:r>
          </w:p>
        </w:tc>
        <w:tc>
          <w:tcPr>
            <w:tcW w:w="3907" w:type="dxa"/>
            <w:vAlign w:val="center"/>
          </w:tcPr>
          <w:p w:rsidR="003D0186" w:rsidRDefault="001C2D48">
            <w:pPr>
              <w:jc w:val="center"/>
              <w:rPr>
                <w:szCs w:val="21"/>
              </w:rPr>
            </w:pPr>
            <w:r>
              <w:rPr>
                <w:szCs w:val="21"/>
              </w:rPr>
              <w:t>检验项目</w:t>
            </w:r>
          </w:p>
        </w:tc>
        <w:tc>
          <w:tcPr>
            <w:tcW w:w="1116" w:type="dxa"/>
            <w:vAlign w:val="center"/>
          </w:tcPr>
          <w:p w:rsidR="003D0186" w:rsidRDefault="001C2D48">
            <w:pPr>
              <w:jc w:val="center"/>
              <w:rPr>
                <w:szCs w:val="21"/>
              </w:rPr>
            </w:pPr>
            <w:r>
              <w:rPr>
                <w:szCs w:val="21"/>
              </w:rPr>
              <w:t>型式试验</w:t>
            </w:r>
          </w:p>
        </w:tc>
        <w:tc>
          <w:tcPr>
            <w:tcW w:w="1276" w:type="dxa"/>
            <w:vAlign w:val="center"/>
          </w:tcPr>
          <w:p w:rsidR="003D0186" w:rsidRDefault="001C2D48">
            <w:pPr>
              <w:jc w:val="center"/>
              <w:rPr>
                <w:szCs w:val="21"/>
              </w:rPr>
            </w:pPr>
            <w:r>
              <w:rPr>
                <w:szCs w:val="21"/>
              </w:rPr>
              <w:t>全性能试验</w:t>
            </w:r>
          </w:p>
        </w:tc>
        <w:tc>
          <w:tcPr>
            <w:tcW w:w="1134" w:type="dxa"/>
            <w:vAlign w:val="center"/>
          </w:tcPr>
          <w:p w:rsidR="003D0186" w:rsidRDefault="001C2D48">
            <w:pPr>
              <w:jc w:val="center"/>
              <w:rPr>
                <w:szCs w:val="21"/>
              </w:rPr>
            </w:pPr>
            <w:r>
              <w:rPr>
                <w:szCs w:val="21"/>
              </w:rPr>
              <w:t>验收</w:t>
            </w:r>
            <w:r>
              <w:rPr>
                <w:rFonts w:hint="eastAsia"/>
                <w:szCs w:val="21"/>
              </w:rPr>
              <w:t>试验</w:t>
            </w:r>
          </w:p>
        </w:tc>
        <w:tc>
          <w:tcPr>
            <w:tcW w:w="1275" w:type="dxa"/>
            <w:vAlign w:val="center"/>
          </w:tcPr>
          <w:p w:rsidR="003D0186" w:rsidRDefault="001C2D48">
            <w:pPr>
              <w:jc w:val="center"/>
              <w:rPr>
                <w:szCs w:val="21"/>
              </w:rPr>
            </w:pPr>
            <w:r>
              <w:rPr>
                <w:szCs w:val="21"/>
              </w:rPr>
              <w:t>不合格类别</w:t>
            </w:r>
          </w:p>
        </w:tc>
      </w:tr>
      <w:tr w:rsidR="003D0186">
        <w:trPr>
          <w:jc w:val="center"/>
        </w:trPr>
        <w:tc>
          <w:tcPr>
            <w:tcW w:w="561" w:type="dxa"/>
            <w:vAlign w:val="center"/>
          </w:tcPr>
          <w:p w:rsidR="003D0186" w:rsidRDefault="001C2D48">
            <w:pPr>
              <w:jc w:val="center"/>
              <w:rPr>
                <w:szCs w:val="21"/>
              </w:rPr>
            </w:pPr>
            <w:r>
              <w:rPr>
                <w:szCs w:val="21"/>
              </w:rPr>
              <w:t>1</w:t>
            </w:r>
          </w:p>
        </w:tc>
        <w:tc>
          <w:tcPr>
            <w:tcW w:w="3907" w:type="dxa"/>
            <w:vAlign w:val="center"/>
          </w:tcPr>
          <w:p w:rsidR="003D0186" w:rsidRDefault="001C2D48">
            <w:pPr>
              <w:jc w:val="center"/>
              <w:rPr>
                <w:szCs w:val="21"/>
              </w:rPr>
            </w:pPr>
            <w:r>
              <w:rPr>
                <w:szCs w:val="21"/>
              </w:rPr>
              <w:t>结构</w:t>
            </w:r>
          </w:p>
        </w:tc>
        <w:tc>
          <w:tcPr>
            <w:tcW w:w="1116" w:type="dxa"/>
            <w:vAlign w:val="center"/>
          </w:tcPr>
          <w:p w:rsidR="003D0186" w:rsidRDefault="001C2D48">
            <w:pPr>
              <w:jc w:val="center"/>
              <w:rPr>
                <w:szCs w:val="21"/>
              </w:rPr>
            </w:pPr>
            <w:r>
              <w:rPr>
                <w:szCs w:val="21"/>
              </w:rPr>
              <w:t>√</w:t>
            </w:r>
          </w:p>
        </w:tc>
        <w:tc>
          <w:tcPr>
            <w:tcW w:w="1276" w:type="dxa"/>
            <w:vAlign w:val="center"/>
          </w:tcPr>
          <w:p w:rsidR="003D0186" w:rsidRDefault="001C2D48">
            <w:pPr>
              <w:jc w:val="center"/>
              <w:rPr>
                <w:szCs w:val="21"/>
              </w:rPr>
            </w:pPr>
            <w:r>
              <w:rPr>
                <w:szCs w:val="21"/>
              </w:rPr>
              <w:t>√</w:t>
            </w:r>
          </w:p>
        </w:tc>
        <w:tc>
          <w:tcPr>
            <w:tcW w:w="1134" w:type="dxa"/>
            <w:vAlign w:val="center"/>
          </w:tcPr>
          <w:p w:rsidR="003D0186" w:rsidRDefault="001C2D48">
            <w:pPr>
              <w:jc w:val="center"/>
              <w:rPr>
                <w:szCs w:val="21"/>
              </w:rPr>
            </w:pPr>
            <w:r>
              <w:rPr>
                <w:szCs w:val="21"/>
              </w:rPr>
              <w:t>√</w:t>
            </w:r>
          </w:p>
        </w:tc>
        <w:tc>
          <w:tcPr>
            <w:tcW w:w="1275" w:type="dxa"/>
            <w:vAlign w:val="center"/>
          </w:tcPr>
          <w:p w:rsidR="003D0186" w:rsidRDefault="001C2D48">
            <w:pPr>
              <w:jc w:val="center"/>
              <w:rPr>
                <w:szCs w:val="21"/>
              </w:rPr>
            </w:pPr>
            <w:r>
              <w:rPr>
                <w:szCs w:val="21"/>
              </w:rPr>
              <w:t>A</w:t>
            </w:r>
          </w:p>
        </w:tc>
      </w:tr>
      <w:tr w:rsidR="003D0186">
        <w:trPr>
          <w:jc w:val="center"/>
        </w:trPr>
        <w:tc>
          <w:tcPr>
            <w:tcW w:w="561" w:type="dxa"/>
            <w:vAlign w:val="center"/>
          </w:tcPr>
          <w:p w:rsidR="003D0186" w:rsidRDefault="001C2D48">
            <w:pPr>
              <w:jc w:val="center"/>
              <w:rPr>
                <w:szCs w:val="21"/>
              </w:rPr>
            </w:pPr>
            <w:r>
              <w:rPr>
                <w:szCs w:val="21"/>
              </w:rPr>
              <w:t>2</w:t>
            </w:r>
          </w:p>
        </w:tc>
        <w:tc>
          <w:tcPr>
            <w:tcW w:w="3907" w:type="dxa"/>
            <w:vAlign w:val="center"/>
          </w:tcPr>
          <w:p w:rsidR="003D0186" w:rsidRDefault="001C2D48">
            <w:pPr>
              <w:jc w:val="center"/>
              <w:rPr>
                <w:szCs w:val="21"/>
              </w:rPr>
            </w:pPr>
            <w:r>
              <w:rPr>
                <w:szCs w:val="21"/>
              </w:rPr>
              <w:t>互换性</w:t>
            </w:r>
          </w:p>
        </w:tc>
        <w:tc>
          <w:tcPr>
            <w:tcW w:w="1116" w:type="dxa"/>
            <w:vAlign w:val="center"/>
          </w:tcPr>
          <w:p w:rsidR="003D0186" w:rsidRDefault="001C2D48">
            <w:pPr>
              <w:jc w:val="center"/>
              <w:rPr>
                <w:szCs w:val="21"/>
              </w:rPr>
            </w:pPr>
            <w:r>
              <w:rPr>
                <w:szCs w:val="21"/>
              </w:rPr>
              <w:t>√</w:t>
            </w:r>
          </w:p>
        </w:tc>
        <w:tc>
          <w:tcPr>
            <w:tcW w:w="1276" w:type="dxa"/>
            <w:vAlign w:val="center"/>
          </w:tcPr>
          <w:p w:rsidR="003D0186" w:rsidRDefault="001C2D48">
            <w:pPr>
              <w:jc w:val="center"/>
              <w:rPr>
                <w:szCs w:val="21"/>
              </w:rPr>
            </w:pPr>
            <w:r>
              <w:rPr>
                <w:szCs w:val="21"/>
              </w:rPr>
              <w:t>√</w:t>
            </w:r>
          </w:p>
        </w:tc>
        <w:tc>
          <w:tcPr>
            <w:tcW w:w="1134" w:type="dxa"/>
            <w:vAlign w:val="center"/>
          </w:tcPr>
          <w:p w:rsidR="003D0186" w:rsidRDefault="001C2D48">
            <w:pPr>
              <w:jc w:val="center"/>
              <w:rPr>
                <w:szCs w:val="21"/>
              </w:rPr>
            </w:pPr>
            <w:r>
              <w:rPr>
                <w:szCs w:val="21"/>
              </w:rPr>
              <w:t>√</w:t>
            </w:r>
          </w:p>
        </w:tc>
        <w:tc>
          <w:tcPr>
            <w:tcW w:w="1275" w:type="dxa"/>
            <w:vAlign w:val="center"/>
          </w:tcPr>
          <w:p w:rsidR="003D0186" w:rsidRDefault="001C2D48">
            <w:pPr>
              <w:jc w:val="center"/>
              <w:rPr>
                <w:szCs w:val="21"/>
              </w:rPr>
            </w:pPr>
            <w:r>
              <w:rPr>
                <w:szCs w:val="21"/>
              </w:rPr>
              <w:t>A</w:t>
            </w:r>
          </w:p>
        </w:tc>
      </w:tr>
      <w:tr w:rsidR="003D0186">
        <w:trPr>
          <w:jc w:val="center"/>
        </w:trPr>
        <w:tc>
          <w:tcPr>
            <w:tcW w:w="561" w:type="dxa"/>
            <w:vAlign w:val="center"/>
          </w:tcPr>
          <w:p w:rsidR="003D0186" w:rsidRDefault="001C2D48">
            <w:pPr>
              <w:jc w:val="center"/>
              <w:rPr>
                <w:szCs w:val="21"/>
              </w:rPr>
            </w:pPr>
            <w:r>
              <w:rPr>
                <w:szCs w:val="21"/>
              </w:rPr>
              <w:t>3</w:t>
            </w:r>
          </w:p>
        </w:tc>
        <w:tc>
          <w:tcPr>
            <w:tcW w:w="3907" w:type="dxa"/>
            <w:vAlign w:val="center"/>
          </w:tcPr>
          <w:p w:rsidR="003D0186" w:rsidRDefault="001C2D48">
            <w:pPr>
              <w:jc w:val="center"/>
              <w:rPr>
                <w:szCs w:val="21"/>
              </w:rPr>
            </w:pPr>
            <w:r>
              <w:rPr>
                <w:szCs w:val="21"/>
              </w:rPr>
              <w:t>互联互通</w:t>
            </w:r>
          </w:p>
        </w:tc>
        <w:tc>
          <w:tcPr>
            <w:tcW w:w="1116" w:type="dxa"/>
            <w:vAlign w:val="center"/>
          </w:tcPr>
          <w:p w:rsidR="003D0186" w:rsidRDefault="001C2D48">
            <w:pPr>
              <w:jc w:val="center"/>
              <w:rPr>
                <w:szCs w:val="21"/>
              </w:rPr>
            </w:pPr>
            <w:r>
              <w:rPr>
                <w:szCs w:val="21"/>
              </w:rPr>
              <w:t>√**</w:t>
            </w:r>
          </w:p>
        </w:tc>
        <w:tc>
          <w:tcPr>
            <w:tcW w:w="1276" w:type="dxa"/>
            <w:vAlign w:val="center"/>
          </w:tcPr>
          <w:p w:rsidR="003D0186" w:rsidRDefault="001C2D48">
            <w:pPr>
              <w:jc w:val="center"/>
              <w:rPr>
                <w:szCs w:val="21"/>
              </w:rPr>
            </w:pPr>
            <w:r>
              <w:rPr>
                <w:szCs w:val="21"/>
              </w:rPr>
              <w:t>√**</w:t>
            </w:r>
          </w:p>
        </w:tc>
        <w:tc>
          <w:tcPr>
            <w:tcW w:w="1134" w:type="dxa"/>
            <w:vAlign w:val="center"/>
          </w:tcPr>
          <w:p w:rsidR="003D0186" w:rsidRDefault="001C2D48">
            <w:pPr>
              <w:jc w:val="center"/>
              <w:rPr>
                <w:szCs w:val="21"/>
              </w:rPr>
            </w:pPr>
            <w:r>
              <w:rPr>
                <w:szCs w:val="21"/>
              </w:rPr>
              <w:t>√**</w:t>
            </w:r>
          </w:p>
        </w:tc>
        <w:tc>
          <w:tcPr>
            <w:tcW w:w="1275" w:type="dxa"/>
            <w:vAlign w:val="center"/>
          </w:tcPr>
          <w:p w:rsidR="003D0186" w:rsidRDefault="001C2D48">
            <w:pPr>
              <w:jc w:val="center"/>
              <w:rPr>
                <w:szCs w:val="21"/>
              </w:rPr>
            </w:pPr>
            <w:r>
              <w:rPr>
                <w:szCs w:val="21"/>
              </w:rPr>
              <w:t>A</w:t>
            </w:r>
          </w:p>
        </w:tc>
      </w:tr>
      <w:tr w:rsidR="003D0186">
        <w:trPr>
          <w:jc w:val="center"/>
        </w:trPr>
        <w:tc>
          <w:tcPr>
            <w:tcW w:w="561" w:type="dxa"/>
            <w:vAlign w:val="center"/>
          </w:tcPr>
          <w:p w:rsidR="003D0186" w:rsidRDefault="001C2D48">
            <w:pPr>
              <w:jc w:val="center"/>
              <w:rPr>
                <w:szCs w:val="21"/>
              </w:rPr>
            </w:pPr>
            <w:r>
              <w:rPr>
                <w:szCs w:val="21"/>
              </w:rPr>
              <w:t>4</w:t>
            </w:r>
          </w:p>
        </w:tc>
        <w:tc>
          <w:tcPr>
            <w:tcW w:w="3907" w:type="dxa"/>
            <w:vAlign w:val="center"/>
          </w:tcPr>
          <w:p w:rsidR="003D0186" w:rsidRDefault="001C2D48">
            <w:pPr>
              <w:jc w:val="center"/>
              <w:rPr>
                <w:szCs w:val="21"/>
              </w:rPr>
            </w:pPr>
            <w:r>
              <w:rPr>
                <w:szCs w:val="21"/>
              </w:rPr>
              <w:t>通信功能和基本传输特性</w:t>
            </w:r>
          </w:p>
        </w:tc>
        <w:tc>
          <w:tcPr>
            <w:tcW w:w="1116" w:type="dxa"/>
            <w:vAlign w:val="center"/>
          </w:tcPr>
          <w:p w:rsidR="003D0186" w:rsidRDefault="001C2D48">
            <w:pPr>
              <w:jc w:val="center"/>
              <w:rPr>
                <w:szCs w:val="21"/>
              </w:rPr>
            </w:pPr>
            <w:r>
              <w:rPr>
                <w:szCs w:val="21"/>
              </w:rPr>
              <w:t>√</w:t>
            </w:r>
            <w:r>
              <w:rPr>
                <w:rFonts w:eastAsia="黑体"/>
                <w:szCs w:val="21"/>
              </w:rPr>
              <w:t>**</w:t>
            </w:r>
          </w:p>
        </w:tc>
        <w:tc>
          <w:tcPr>
            <w:tcW w:w="1276" w:type="dxa"/>
            <w:vAlign w:val="center"/>
          </w:tcPr>
          <w:p w:rsidR="003D0186" w:rsidRDefault="001C2D48">
            <w:pPr>
              <w:jc w:val="center"/>
              <w:rPr>
                <w:szCs w:val="21"/>
              </w:rPr>
            </w:pPr>
            <w:r>
              <w:rPr>
                <w:szCs w:val="21"/>
              </w:rPr>
              <w:t>√</w:t>
            </w:r>
            <w:r>
              <w:rPr>
                <w:rFonts w:eastAsia="黑体"/>
                <w:szCs w:val="21"/>
              </w:rPr>
              <w:t>**</w:t>
            </w:r>
          </w:p>
        </w:tc>
        <w:tc>
          <w:tcPr>
            <w:tcW w:w="1134" w:type="dxa"/>
            <w:vAlign w:val="center"/>
          </w:tcPr>
          <w:p w:rsidR="003D0186" w:rsidRDefault="001C2D48">
            <w:pPr>
              <w:jc w:val="center"/>
              <w:rPr>
                <w:szCs w:val="21"/>
              </w:rPr>
            </w:pPr>
            <w:r>
              <w:rPr>
                <w:szCs w:val="21"/>
              </w:rPr>
              <w:t>√</w:t>
            </w:r>
            <w:r>
              <w:rPr>
                <w:rFonts w:eastAsia="黑体"/>
                <w:szCs w:val="21"/>
              </w:rPr>
              <w:t>**</w:t>
            </w:r>
          </w:p>
        </w:tc>
        <w:tc>
          <w:tcPr>
            <w:tcW w:w="1275" w:type="dxa"/>
            <w:vAlign w:val="center"/>
          </w:tcPr>
          <w:p w:rsidR="003D0186" w:rsidRDefault="001C2D48">
            <w:pPr>
              <w:jc w:val="center"/>
              <w:rPr>
                <w:szCs w:val="21"/>
              </w:rPr>
            </w:pPr>
            <w:r>
              <w:rPr>
                <w:rFonts w:hint="eastAsia"/>
                <w:szCs w:val="21"/>
              </w:rPr>
              <w:t>A</w:t>
            </w:r>
          </w:p>
        </w:tc>
      </w:tr>
      <w:tr w:rsidR="003D0186">
        <w:trPr>
          <w:jc w:val="center"/>
        </w:trPr>
        <w:tc>
          <w:tcPr>
            <w:tcW w:w="561" w:type="dxa"/>
            <w:vAlign w:val="center"/>
          </w:tcPr>
          <w:p w:rsidR="003D0186" w:rsidRDefault="001C2D48">
            <w:pPr>
              <w:jc w:val="center"/>
              <w:rPr>
                <w:szCs w:val="21"/>
              </w:rPr>
            </w:pPr>
            <w:r>
              <w:rPr>
                <w:szCs w:val="21"/>
              </w:rPr>
              <w:t>5</w:t>
            </w:r>
          </w:p>
        </w:tc>
        <w:tc>
          <w:tcPr>
            <w:tcW w:w="3907" w:type="dxa"/>
            <w:vAlign w:val="center"/>
          </w:tcPr>
          <w:p w:rsidR="003D0186" w:rsidRDefault="001C2D48">
            <w:pPr>
              <w:jc w:val="center"/>
              <w:rPr>
                <w:szCs w:val="21"/>
              </w:rPr>
            </w:pPr>
            <w:r>
              <w:rPr>
                <w:szCs w:val="21"/>
              </w:rPr>
              <w:t>高温</w:t>
            </w:r>
          </w:p>
        </w:tc>
        <w:tc>
          <w:tcPr>
            <w:tcW w:w="1116" w:type="dxa"/>
            <w:vAlign w:val="center"/>
          </w:tcPr>
          <w:p w:rsidR="003D0186" w:rsidRDefault="001C2D48">
            <w:pPr>
              <w:jc w:val="center"/>
              <w:rPr>
                <w:szCs w:val="21"/>
              </w:rPr>
            </w:pPr>
            <w:r>
              <w:rPr>
                <w:szCs w:val="21"/>
              </w:rPr>
              <w:t>√</w:t>
            </w:r>
          </w:p>
        </w:tc>
        <w:tc>
          <w:tcPr>
            <w:tcW w:w="1276" w:type="dxa"/>
            <w:vAlign w:val="center"/>
          </w:tcPr>
          <w:p w:rsidR="003D0186" w:rsidRDefault="001C2D48">
            <w:pPr>
              <w:jc w:val="center"/>
              <w:rPr>
                <w:szCs w:val="21"/>
              </w:rPr>
            </w:pPr>
            <w:r>
              <w:rPr>
                <w:szCs w:val="21"/>
              </w:rPr>
              <w:t>√</w:t>
            </w:r>
          </w:p>
        </w:tc>
        <w:tc>
          <w:tcPr>
            <w:tcW w:w="1134" w:type="dxa"/>
            <w:vAlign w:val="center"/>
          </w:tcPr>
          <w:p w:rsidR="003D0186" w:rsidRDefault="001C2D48">
            <w:pPr>
              <w:jc w:val="center"/>
              <w:rPr>
                <w:szCs w:val="21"/>
              </w:rPr>
            </w:pPr>
            <w:r>
              <w:rPr>
                <w:szCs w:val="21"/>
              </w:rPr>
              <w:t>√*</w:t>
            </w:r>
          </w:p>
        </w:tc>
        <w:tc>
          <w:tcPr>
            <w:tcW w:w="1275" w:type="dxa"/>
            <w:vAlign w:val="center"/>
          </w:tcPr>
          <w:p w:rsidR="003D0186" w:rsidRDefault="001C2D48">
            <w:pPr>
              <w:jc w:val="center"/>
              <w:rPr>
                <w:szCs w:val="21"/>
              </w:rPr>
            </w:pPr>
            <w:r>
              <w:rPr>
                <w:szCs w:val="21"/>
              </w:rPr>
              <w:t>A</w:t>
            </w:r>
          </w:p>
        </w:tc>
      </w:tr>
      <w:tr w:rsidR="003D0186">
        <w:trPr>
          <w:jc w:val="center"/>
        </w:trPr>
        <w:tc>
          <w:tcPr>
            <w:tcW w:w="561" w:type="dxa"/>
            <w:vAlign w:val="center"/>
          </w:tcPr>
          <w:p w:rsidR="003D0186" w:rsidRDefault="001C2D48">
            <w:pPr>
              <w:jc w:val="center"/>
              <w:rPr>
                <w:szCs w:val="21"/>
              </w:rPr>
            </w:pPr>
            <w:r>
              <w:rPr>
                <w:szCs w:val="21"/>
              </w:rPr>
              <w:t>6</w:t>
            </w:r>
          </w:p>
        </w:tc>
        <w:tc>
          <w:tcPr>
            <w:tcW w:w="3907" w:type="dxa"/>
            <w:vAlign w:val="center"/>
          </w:tcPr>
          <w:p w:rsidR="003D0186" w:rsidRDefault="001C2D48">
            <w:pPr>
              <w:jc w:val="center"/>
              <w:rPr>
                <w:szCs w:val="21"/>
              </w:rPr>
            </w:pPr>
            <w:r>
              <w:rPr>
                <w:szCs w:val="21"/>
              </w:rPr>
              <w:t>低温</w:t>
            </w:r>
          </w:p>
        </w:tc>
        <w:tc>
          <w:tcPr>
            <w:tcW w:w="1116" w:type="dxa"/>
            <w:vAlign w:val="center"/>
          </w:tcPr>
          <w:p w:rsidR="003D0186" w:rsidRDefault="001C2D48">
            <w:pPr>
              <w:jc w:val="center"/>
              <w:rPr>
                <w:szCs w:val="21"/>
              </w:rPr>
            </w:pPr>
            <w:r>
              <w:rPr>
                <w:szCs w:val="21"/>
              </w:rPr>
              <w:t>√</w:t>
            </w:r>
          </w:p>
        </w:tc>
        <w:tc>
          <w:tcPr>
            <w:tcW w:w="1276" w:type="dxa"/>
            <w:vAlign w:val="center"/>
          </w:tcPr>
          <w:p w:rsidR="003D0186" w:rsidRDefault="001C2D48">
            <w:pPr>
              <w:jc w:val="center"/>
              <w:rPr>
                <w:szCs w:val="21"/>
              </w:rPr>
            </w:pPr>
            <w:r>
              <w:rPr>
                <w:szCs w:val="21"/>
              </w:rPr>
              <w:t>√</w:t>
            </w:r>
          </w:p>
        </w:tc>
        <w:tc>
          <w:tcPr>
            <w:tcW w:w="1134" w:type="dxa"/>
            <w:vAlign w:val="center"/>
          </w:tcPr>
          <w:p w:rsidR="003D0186" w:rsidRDefault="001C2D48">
            <w:pPr>
              <w:jc w:val="center"/>
              <w:rPr>
                <w:szCs w:val="21"/>
              </w:rPr>
            </w:pPr>
            <w:r>
              <w:rPr>
                <w:szCs w:val="21"/>
              </w:rPr>
              <w:t>√*</w:t>
            </w:r>
          </w:p>
        </w:tc>
        <w:tc>
          <w:tcPr>
            <w:tcW w:w="1275" w:type="dxa"/>
            <w:vAlign w:val="center"/>
          </w:tcPr>
          <w:p w:rsidR="003D0186" w:rsidRDefault="001C2D48">
            <w:pPr>
              <w:jc w:val="center"/>
              <w:rPr>
                <w:szCs w:val="21"/>
              </w:rPr>
            </w:pPr>
            <w:r>
              <w:rPr>
                <w:szCs w:val="21"/>
              </w:rPr>
              <w:t>A</w:t>
            </w:r>
          </w:p>
        </w:tc>
      </w:tr>
      <w:tr w:rsidR="003D0186">
        <w:trPr>
          <w:jc w:val="center"/>
        </w:trPr>
        <w:tc>
          <w:tcPr>
            <w:tcW w:w="561" w:type="dxa"/>
            <w:vAlign w:val="center"/>
          </w:tcPr>
          <w:p w:rsidR="003D0186" w:rsidRDefault="001C2D48">
            <w:pPr>
              <w:jc w:val="center"/>
              <w:rPr>
                <w:szCs w:val="21"/>
              </w:rPr>
            </w:pPr>
            <w:r>
              <w:rPr>
                <w:szCs w:val="21"/>
              </w:rPr>
              <w:t>7</w:t>
            </w:r>
          </w:p>
        </w:tc>
        <w:tc>
          <w:tcPr>
            <w:tcW w:w="3907" w:type="dxa"/>
            <w:vAlign w:val="center"/>
          </w:tcPr>
          <w:p w:rsidR="003D0186" w:rsidRDefault="001C2D48">
            <w:pPr>
              <w:jc w:val="center"/>
              <w:rPr>
                <w:szCs w:val="21"/>
              </w:rPr>
            </w:pPr>
            <w:r>
              <w:rPr>
                <w:szCs w:val="21"/>
              </w:rPr>
              <w:t>湿热</w:t>
            </w:r>
          </w:p>
        </w:tc>
        <w:tc>
          <w:tcPr>
            <w:tcW w:w="1116" w:type="dxa"/>
            <w:vAlign w:val="center"/>
          </w:tcPr>
          <w:p w:rsidR="003D0186" w:rsidRDefault="001C2D48">
            <w:pPr>
              <w:jc w:val="center"/>
              <w:rPr>
                <w:szCs w:val="21"/>
              </w:rPr>
            </w:pPr>
            <w:r>
              <w:rPr>
                <w:szCs w:val="21"/>
              </w:rPr>
              <w:t>√</w:t>
            </w:r>
          </w:p>
        </w:tc>
        <w:tc>
          <w:tcPr>
            <w:tcW w:w="1276" w:type="dxa"/>
            <w:vAlign w:val="center"/>
          </w:tcPr>
          <w:p w:rsidR="003D0186" w:rsidRDefault="001C2D48">
            <w:pPr>
              <w:jc w:val="center"/>
              <w:rPr>
                <w:szCs w:val="21"/>
              </w:rPr>
            </w:pPr>
            <w:r>
              <w:rPr>
                <w:szCs w:val="21"/>
              </w:rPr>
              <w:t>√</w:t>
            </w:r>
          </w:p>
        </w:tc>
        <w:tc>
          <w:tcPr>
            <w:tcW w:w="1134" w:type="dxa"/>
            <w:vAlign w:val="center"/>
          </w:tcPr>
          <w:p w:rsidR="003D0186" w:rsidRDefault="003D0186">
            <w:pPr>
              <w:jc w:val="center"/>
              <w:rPr>
                <w:szCs w:val="21"/>
              </w:rPr>
            </w:pPr>
          </w:p>
        </w:tc>
        <w:tc>
          <w:tcPr>
            <w:tcW w:w="1275" w:type="dxa"/>
            <w:vAlign w:val="center"/>
          </w:tcPr>
          <w:p w:rsidR="003D0186" w:rsidRDefault="001C2D48">
            <w:pPr>
              <w:jc w:val="center"/>
              <w:rPr>
                <w:szCs w:val="21"/>
              </w:rPr>
            </w:pPr>
            <w:r>
              <w:rPr>
                <w:szCs w:val="21"/>
              </w:rPr>
              <w:t>A</w:t>
            </w:r>
          </w:p>
        </w:tc>
      </w:tr>
      <w:tr w:rsidR="003D0186">
        <w:trPr>
          <w:jc w:val="center"/>
        </w:trPr>
        <w:tc>
          <w:tcPr>
            <w:tcW w:w="561" w:type="dxa"/>
            <w:vAlign w:val="center"/>
          </w:tcPr>
          <w:p w:rsidR="003D0186" w:rsidRDefault="001C2D48">
            <w:pPr>
              <w:jc w:val="center"/>
              <w:rPr>
                <w:szCs w:val="21"/>
              </w:rPr>
            </w:pPr>
            <w:r>
              <w:rPr>
                <w:szCs w:val="21"/>
              </w:rPr>
              <w:t>8</w:t>
            </w:r>
          </w:p>
        </w:tc>
        <w:tc>
          <w:tcPr>
            <w:tcW w:w="3907" w:type="dxa"/>
            <w:vAlign w:val="center"/>
          </w:tcPr>
          <w:p w:rsidR="003D0186" w:rsidRDefault="001C2D48">
            <w:pPr>
              <w:jc w:val="center"/>
              <w:rPr>
                <w:szCs w:val="21"/>
              </w:rPr>
            </w:pPr>
            <w:r>
              <w:rPr>
                <w:szCs w:val="21"/>
              </w:rPr>
              <w:t>绝缘电阻</w:t>
            </w:r>
          </w:p>
        </w:tc>
        <w:tc>
          <w:tcPr>
            <w:tcW w:w="1116" w:type="dxa"/>
            <w:vAlign w:val="center"/>
          </w:tcPr>
          <w:p w:rsidR="003D0186" w:rsidRDefault="001C2D48">
            <w:pPr>
              <w:jc w:val="center"/>
              <w:rPr>
                <w:szCs w:val="21"/>
              </w:rPr>
            </w:pPr>
            <w:r>
              <w:rPr>
                <w:szCs w:val="21"/>
              </w:rPr>
              <w:t>√</w:t>
            </w:r>
          </w:p>
        </w:tc>
        <w:tc>
          <w:tcPr>
            <w:tcW w:w="1276" w:type="dxa"/>
            <w:vAlign w:val="center"/>
          </w:tcPr>
          <w:p w:rsidR="003D0186" w:rsidRDefault="001C2D48">
            <w:pPr>
              <w:jc w:val="center"/>
              <w:rPr>
                <w:szCs w:val="21"/>
              </w:rPr>
            </w:pPr>
            <w:r>
              <w:rPr>
                <w:szCs w:val="21"/>
              </w:rPr>
              <w:t>√</w:t>
            </w:r>
          </w:p>
        </w:tc>
        <w:tc>
          <w:tcPr>
            <w:tcW w:w="1134" w:type="dxa"/>
            <w:vAlign w:val="center"/>
          </w:tcPr>
          <w:p w:rsidR="003D0186" w:rsidRDefault="001C2D48">
            <w:pPr>
              <w:jc w:val="center"/>
              <w:rPr>
                <w:szCs w:val="21"/>
              </w:rPr>
            </w:pPr>
            <w:r>
              <w:rPr>
                <w:szCs w:val="21"/>
              </w:rPr>
              <w:t>√*</w:t>
            </w:r>
          </w:p>
        </w:tc>
        <w:tc>
          <w:tcPr>
            <w:tcW w:w="1275" w:type="dxa"/>
            <w:vAlign w:val="center"/>
          </w:tcPr>
          <w:p w:rsidR="003D0186" w:rsidRDefault="001C2D48">
            <w:pPr>
              <w:jc w:val="center"/>
              <w:rPr>
                <w:szCs w:val="21"/>
              </w:rPr>
            </w:pPr>
            <w:r>
              <w:rPr>
                <w:szCs w:val="21"/>
              </w:rPr>
              <w:t>A</w:t>
            </w:r>
          </w:p>
        </w:tc>
      </w:tr>
      <w:tr w:rsidR="003D0186">
        <w:trPr>
          <w:jc w:val="center"/>
        </w:trPr>
        <w:tc>
          <w:tcPr>
            <w:tcW w:w="561" w:type="dxa"/>
            <w:vAlign w:val="center"/>
          </w:tcPr>
          <w:p w:rsidR="003D0186" w:rsidRDefault="001C2D48">
            <w:pPr>
              <w:jc w:val="center"/>
              <w:rPr>
                <w:szCs w:val="21"/>
              </w:rPr>
            </w:pPr>
            <w:r>
              <w:rPr>
                <w:szCs w:val="21"/>
              </w:rPr>
              <w:t>9</w:t>
            </w:r>
          </w:p>
        </w:tc>
        <w:tc>
          <w:tcPr>
            <w:tcW w:w="3907" w:type="dxa"/>
            <w:vAlign w:val="center"/>
          </w:tcPr>
          <w:p w:rsidR="003D0186" w:rsidRDefault="001C2D48">
            <w:pPr>
              <w:jc w:val="center"/>
              <w:rPr>
                <w:szCs w:val="21"/>
              </w:rPr>
            </w:pPr>
            <w:r>
              <w:rPr>
                <w:szCs w:val="21"/>
              </w:rPr>
              <w:t>绝缘强度</w:t>
            </w:r>
          </w:p>
        </w:tc>
        <w:tc>
          <w:tcPr>
            <w:tcW w:w="1116" w:type="dxa"/>
            <w:vAlign w:val="center"/>
          </w:tcPr>
          <w:p w:rsidR="003D0186" w:rsidRDefault="001C2D48">
            <w:pPr>
              <w:jc w:val="center"/>
              <w:rPr>
                <w:szCs w:val="21"/>
              </w:rPr>
            </w:pPr>
            <w:r>
              <w:rPr>
                <w:szCs w:val="21"/>
              </w:rPr>
              <w:t>√</w:t>
            </w:r>
          </w:p>
        </w:tc>
        <w:tc>
          <w:tcPr>
            <w:tcW w:w="1276" w:type="dxa"/>
            <w:vAlign w:val="center"/>
          </w:tcPr>
          <w:p w:rsidR="003D0186" w:rsidRDefault="001C2D48">
            <w:pPr>
              <w:jc w:val="center"/>
              <w:rPr>
                <w:szCs w:val="21"/>
              </w:rPr>
            </w:pPr>
            <w:r>
              <w:rPr>
                <w:szCs w:val="21"/>
              </w:rPr>
              <w:t>√</w:t>
            </w:r>
          </w:p>
        </w:tc>
        <w:tc>
          <w:tcPr>
            <w:tcW w:w="1134" w:type="dxa"/>
            <w:vAlign w:val="center"/>
          </w:tcPr>
          <w:p w:rsidR="003D0186" w:rsidRDefault="001C2D48">
            <w:pPr>
              <w:jc w:val="center"/>
              <w:rPr>
                <w:szCs w:val="21"/>
              </w:rPr>
            </w:pPr>
            <w:r>
              <w:rPr>
                <w:szCs w:val="21"/>
              </w:rPr>
              <w:t>√*</w:t>
            </w:r>
          </w:p>
        </w:tc>
        <w:tc>
          <w:tcPr>
            <w:tcW w:w="1275" w:type="dxa"/>
            <w:vAlign w:val="center"/>
          </w:tcPr>
          <w:p w:rsidR="003D0186" w:rsidRDefault="001C2D48">
            <w:pPr>
              <w:jc w:val="center"/>
              <w:rPr>
                <w:szCs w:val="21"/>
              </w:rPr>
            </w:pPr>
            <w:r>
              <w:rPr>
                <w:szCs w:val="21"/>
              </w:rPr>
              <w:t>A</w:t>
            </w:r>
          </w:p>
        </w:tc>
      </w:tr>
      <w:tr w:rsidR="003D0186">
        <w:trPr>
          <w:jc w:val="center"/>
        </w:trPr>
        <w:tc>
          <w:tcPr>
            <w:tcW w:w="561" w:type="dxa"/>
            <w:vAlign w:val="center"/>
          </w:tcPr>
          <w:p w:rsidR="003D0186" w:rsidRDefault="001C2D48">
            <w:pPr>
              <w:jc w:val="center"/>
              <w:rPr>
                <w:szCs w:val="21"/>
              </w:rPr>
            </w:pPr>
            <w:r>
              <w:rPr>
                <w:szCs w:val="21"/>
              </w:rPr>
              <w:t>10</w:t>
            </w:r>
          </w:p>
        </w:tc>
        <w:tc>
          <w:tcPr>
            <w:tcW w:w="3907" w:type="dxa"/>
            <w:vAlign w:val="center"/>
          </w:tcPr>
          <w:p w:rsidR="003D0186" w:rsidRDefault="001C2D48">
            <w:pPr>
              <w:jc w:val="center"/>
              <w:rPr>
                <w:szCs w:val="21"/>
              </w:rPr>
            </w:pPr>
            <w:r>
              <w:rPr>
                <w:szCs w:val="21"/>
              </w:rPr>
              <w:t>冲击电压</w:t>
            </w:r>
          </w:p>
        </w:tc>
        <w:tc>
          <w:tcPr>
            <w:tcW w:w="1116" w:type="dxa"/>
            <w:vAlign w:val="center"/>
          </w:tcPr>
          <w:p w:rsidR="003D0186" w:rsidRDefault="001C2D48">
            <w:pPr>
              <w:jc w:val="center"/>
              <w:rPr>
                <w:szCs w:val="21"/>
              </w:rPr>
            </w:pPr>
            <w:r>
              <w:rPr>
                <w:szCs w:val="21"/>
              </w:rPr>
              <w:t>√</w:t>
            </w:r>
          </w:p>
        </w:tc>
        <w:tc>
          <w:tcPr>
            <w:tcW w:w="1276" w:type="dxa"/>
            <w:vAlign w:val="center"/>
          </w:tcPr>
          <w:p w:rsidR="003D0186" w:rsidRDefault="001C2D48">
            <w:pPr>
              <w:jc w:val="center"/>
              <w:rPr>
                <w:szCs w:val="21"/>
              </w:rPr>
            </w:pPr>
            <w:r>
              <w:rPr>
                <w:szCs w:val="21"/>
              </w:rPr>
              <w:t>√</w:t>
            </w:r>
          </w:p>
        </w:tc>
        <w:tc>
          <w:tcPr>
            <w:tcW w:w="1134" w:type="dxa"/>
            <w:vAlign w:val="center"/>
          </w:tcPr>
          <w:p w:rsidR="003D0186" w:rsidRDefault="001C2D48">
            <w:pPr>
              <w:jc w:val="center"/>
              <w:rPr>
                <w:szCs w:val="21"/>
              </w:rPr>
            </w:pPr>
            <w:r>
              <w:rPr>
                <w:szCs w:val="21"/>
              </w:rPr>
              <w:t>√*</w:t>
            </w:r>
          </w:p>
        </w:tc>
        <w:tc>
          <w:tcPr>
            <w:tcW w:w="1275" w:type="dxa"/>
            <w:vAlign w:val="center"/>
          </w:tcPr>
          <w:p w:rsidR="003D0186" w:rsidRDefault="001C2D48">
            <w:pPr>
              <w:jc w:val="center"/>
              <w:rPr>
                <w:szCs w:val="21"/>
              </w:rPr>
            </w:pPr>
            <w:r>
              <w:rPr>
                <w:szCs w:val="21"/>
              </w:rPr>
              <w:t>A</w:t>
            </w:r>
          </w:p>
        </w:tc>
      </w:tr>
      <w:tr w:rsidR="003D0186">
        <w:trPr>
          <w:jc w:val="center"/>
        </w:trPr>
        <w:tc>
          <w:tcPr>
            <w:tcW w:w="561" w:type="dxa"/>
            <w:vAlign w:val="center"/>
          </w:tcPr>
          <w:p w:rsidR="003D0186" w:rsidRDefault="001C2D48">
            <w:pPr>
              <w:jc w:val="center"/>
              <w:rPr>
                <w:szCs w:val="21"/>
              </w:rPr>
            </w:pPr>
            <w:r>
              <w:rPr>
                <w:szCs w:val="21"/>
              </w:rPr>
              <w:t>11</w:t>
            </w:r>
          </w:p>
        </w:tc>
        <w:tc>
          <w:tcPr>
            <w:tcW w:w="3907" w:type="dxa"/>
            <w:vAlign w:val="center"/>
          </w:tcPr>
          <w:p w:rsidR="003D0186" w:rsidRDefault="001C2D48">
            <w:pPr>
              <w:jc w:val="center"/>
              <w:rPr>
                <w:szCs w:val="21"/>
              </w:rPr>
            </w:pPr>
            <w:r>
              <w:rPr>
                <w:szCs w:val="21"/>
              </w:rPr>
              <w:t>电源影响（电源断相、电压变化）</w:t>
            </w:r>
          </w:p>
        </w:tc>
        <w:tc>
          <w:tcPr>
            <w:tcW w:w="1116" w:type="dxa"/>
            <w:vAlign w:val="center"/>
          </w:tcPr>
          <w:p w:rsidR="003D0186" w:rsidRDefault="001C2D48">
            <w:pPr>
              <w:jc w:val="center"/>
              <w:rPr>
                <w:szCs w:val="21"/>
              </w:rPr>
            </w:pPr>
            <w:r>
              <w:rPr>
                <w:szCs w:val="21"/>
              </w:rPr>
              <w:t>√</w:t>
            </w:r>
          </w:p>
        </w:tc>
        <w:tc>
          <w:tcPr>
            <w:tcW w:w="1276" w:type="dxa"/>
            <w:vAlign w:val="center"/>
          </w:tcPr>
          <w:p w:rsidR="003D0186" w:rsidRDefault="001C2D48">
            <w:pPr>
              <w:jc w:val="center"/>
              <w:rPr>
                <w:szCs w:val="21"/>
              </w:rPr>
            </w:pPr>
            <w:r>
              <w:rPr>
                <w:szCs w:val="21"/>
              </w:rPr>
              <w:t>√</w:t>
            </w:r>
          </w:p>
        </w:tc>
        <w:tc>
          <w:tcPr>
            <w:tcW w:w="1134" w:type="dxa"/>
            <w:vAlign w:val="center"/>
          </w:tcPr>
          <w:p w:rsidR="003D0186" w:rsidRDefault="001C2D48">
            <w:pPr>
              <w:jc w:val="center"/>
              <w:rPr>
                <w:szCs w:val="21"/>
              </w:rPr>
            </w:pPr>
            <w:r>
              <w:rPr>
                <w:szCs w:val="21"/>
              </w:rPr>
              <w:t>√*</w:t>
            </w:r>
          </w:p>
        </w:tc>
        <w:tc>
          <w:tcPr>
            <w:tcW w:w="1275" w:type="dxa"/>
            <w:vAlign w:val="center"/>
          </w:tcPr>
          <w:p w:rsidR="003D0186" w:rsidRDefault="001C2D48">
            <w:pPr>
              <w:jc w:val="center"/>
              <w:rPr>
                <w:szCs w:val="21"/>
              </w:rPr>
            </w:pPr>
            <w:r>
              <w:rPr>
                <w:szCs w:val="21"/>
              </w:rPr>
              <w:t>A</w:t>
            </w:r>
          </w:p>
        </w:tc>
      </w:tr>
      <w:tr w:rsidR="003D0186">
        <w:trPr>
          <w:jc w:val="center"/>
        </w:trPr>
        <w:tc>
          <w:tcPr>
            <w:tcW w:w="561" w:type="dxa"/>
            <w:vAlign w:val="center"/>
          </w:tcPr>
          <w:p w:rsidR="003D0186" w:rsidRDefault="001C2D48">
            <w:pPr>
              <w:jc w:val="center"/>
              <w:rPr>
                <w:szCs w:val="21"/>
              </w:rPr>
            </w:pPr>
            <w:r>
              <w:rPr>
                <w:szCs w:val="21"/>
              </w:rPr>
              <w:t>12</w:t>
            </w:r>
          </w:p>
        </w:tc>
        <w:tc>
          <w:tcPr>
            <w:tcW w:w="3907" w:type="dxa"/>
            <w:vAlign w:val="center"/>
          </w:tcPr>
          <w:p w:rsidR="003D0186" w:rsidRDefault="001C2D48">
            <w:pPr>
              <w:jc w:val="center"/>
              <w:rPr>
                <w:szCs w:val="21"/>
              </w:rPr>
            </w:pPr>
            <w:r>
              <w:rPr>
                <w:szCs w:val="21"/>
              </w:rPr>
              <w:t>接地故障能力</w:t>
            </w:r>
          </w:p>
        </w:tc>
        <w:tc>
          <w:tcPr>
            <w:tcW w:w="1116" w:type="dxa"/>
            <w:vAlign w:val="center"/>
          </w:tcPr>
          <w:p w:rsidR="003D0186" w:rsidRDefault="001C2D48">
            <w:pPr>
              <w:jc w:val="center"/>
              <w:rPr>
                <w:szCs w:val="21"/>
              </w:rPr>
            </w:pPr>
            <w:r>
              <w:rPr>
                <w:szCs w:val="21"/>
              </w:rPr>
              <w:t>√</w:t>
            </w:r>
          </w:p>
        </w:tc>
        <w:tc>
          <w:tcPr>
            <w:tcW w:w="1276" w:type="dxa"/>
            <w:vAlign w:val="center"/>
          </w:tcPr>
          <w:p w:rsidR="003D0186" w:rsidRDefault="001C2D48">
            <w:pPr>
              <w:jc w:val="center"/>
              <w:rPr>
                <w:szCs w:val="21"/>
              </w:rPr>
            </w:pPr>
            <w:r>
              <w:rPr>
                <w:szCs w:val="21"/>
              </w:rPr>
              <w:t>√</w:t>
            </w:r>
          </w:p>
        </w:tc>
        <w:tc>
          <w:tcPr>
            <w:tcW w:w="1134" w:type="dxa"/>
            <w:vAlign w:val="center"/>
          </w:tcPr>
          <w:p w:rsidR="003D0186" w:rsidRDefault="003D0186">
            <w:pPr>
              <w:jc w:val="center"/>
              <w:rPr>
                <w:szCs w:val="21"/>
              </w:rPr>
            </w:pPr>
          </w:p>
        </w:tc>
        <w:tc>
          <w:tcPr>
            <w:tcW w:w="1275" w:type="dxa"/>
            <w:vAlign w:val="center"/>
          </w:tcPr>
          <w:p w:rsidR="003D0186" w:rsidRDefault="001C2D48">
            <w:pPr>
              <w:jc w:val="center"/>
              <w:rPr>
                <w:szCs w:val="21"/>
              </w:rPr>
            </w:pPr>
            <w:r>
              <w:rPr>
                <w:szCs w:val="21"/>
              </w:rPr>
              <w:t>A</w:t>
            </w:r>
          </w:p>
        </w:tc>
      </w:tr>
      <w:tr w:rsidR="003D0186">
        <w:trPr>
          <w:jc w:val="center"/>
        </w:trPr>
        <w:tc>
          <w:tcPr>
            <w:tcW w:w="561" w:type="dxa"/>
            <w:vAlign w:val="center"/>
          </w:tcPr>
          <w:p w:rsidR="003D0186" w:rsidRDefault="001C2D48">
            <w:pPr>
              <w:jc w:val="center"/>
              <w:rPr>
                <w:szCs w:val="21"/>
              </w:rPr>
            </w:pPr>
            <w:r>
              <w:rPr>
                <w:szCs w:val="21"/>
              </w:rPr>
              <w:t>13</w:t>
            </w:r>
          </w:p>
        </w:tc>
        <w:tc>
          <w:tcPr>
            <w:tcW w:w="3907" w:type="dxa"/>
            <w:vAlign w:val="center"/>
          </w:tcPr>
          <w:p w:rsidR="003D0186" w:rsidRDefault="001C2D48">
            <w:pPr>
              <w:jc w:val="center"/>
              <w:rPr>
                <w:szCs w:val="21"/>
              </w:rPr>
            </w:pPr>
            <w:r>
              <w:rPr>
                <w:szCs w:val="21"/>
              </w:rPr>
              <w:t>功率消耗</w:t>
            </w:r>
          </w:p>
        </w:tc>
        <w:tc>
          <w:tcPr>
            <w:tcW w:w="1116" w:type="dxa"/>
            <w:vAlign w:val="center"/>
          </w:tcPr>
          <w:p w:rsidR="003D0186" w:rsidRDefault="001C2D48">
            <w:pPr>
              <w:jc w:val="center"/>
              <w:rPr>
                <w:szCs w:val="21"/>
              </w:rPr>
            </w:pPr>
            <w:r>
              <w:rPr>
                <w:szCs w:val="21"/>
              </w:rPr>
              <w:t>√</w:t>
            </w:r>
          </w:p>
        </w:tc>
        <w:tc>
          <w:tcPr>
            <w:tcW w:w="1276" w:type="dxa"/>
            <w:vAlign w:val="center"/>
          </w:tcPr>
          <w:p w:rsidR="003D0186" w:rsidRDefault="001C2D48">
            <w:pPr>
              <w:jc w:val="center"/>
              <w:rPr>
                <w:szCs w:val="21"/>
              </w:rPr>
            </w:pPr>
            <w:r>
              <w:rPr>
                <w:szCs w:val="21"/>
              </w:rPr>
              <w:t>√</w:t>
            </w:r>
          </w:p>
        </w:tc>
        <w:tc>
          <w:tcPr>
            <w:tcW w:w="1134" w:type="dxa"/>
            <w:vAlign w:val="center"/>
          </w:tcPr>
          <w:p w:rsidR="003D0186" w:rsidRDefault="001C2D48">
            <w:pPr>
              <w:jc w:val="center"/>
              <w:rPr>
                <w:szCs w:val="21"/>
              </w:rPr>
            </w:pPr>
            <w:r>
              <w:rPr>
                <w:szCs w:val="21"/>
              </w:rPr>
              <w:t>√*</w:t>
            </w:r>
          </w:p>
        </w:tc>
        <w:tc>
          <w:tcPr>
            <w:tcW w:w="1275" w:type="dxa"/>
            <w:vAlign w:val="center"/>
          </w:tcPr>
          <w:p w:rsidR="003D0186" w:rsidRDefault="001C2D48">
            <w:pPr>
              <w:jc w:val="center"/>
              <w:rPr>
                <w:szCs w:val="21"/>
              </w:rPr>
            </w:pPr>
            <w:r>
              <w:rPr>
                <w:rFonts w:hint="eastAsia"/>
                <w:szCs w:val="21"/>
              </w:rPr>
              <w:t>B</w:t>
            </w:r>
          </w:p>
        </w:tc>
      </w:tr>
      <w:tr w:rsidR="003D0186">
        <w:trPr>
          <w:jc w:val="center"/>
        </w:trPr>
        <w:tc>
          <w:tcPr>
            <w:tcW w:w="561" w:type="dxa"/>
            <w:vAlign w:val="center"/>
          </w:tcPr>
          <w:p w:rsidR="003D0186" w:rsidRDefault="001C2D48">
            <w:pPr>
              <w:jc w:val="center"/>
              <w:rPr>
                <w:szCs w:val="21"/>
              </w:rPr>
            </w:pPr>
            <w:r>
              <w:rPr>
                <w:rFonts w:hint="eastAsia"/>
                <w:szCs w:val="21"/>
              </w:rPr>
              <w:t>1</w:t>
            </w:r>
            <w:r>
              <w:rPr>
                <w:szCs w:val="21"/>
              </w:rPr>
              <w:t>4</w:t>
            </w:r>
          </w:p>
        </w:tc>
        <w:tc>
          <w:tcPr>
            <w:tcW w:w="3907" w:type="dxa"/>
            <w:vAlign w:val="center"/>
          </w:tcPr>
          <w:p w:rsidR="003D0186" w:rsidRDefault="001C2D48">
            <w:pPr>
              <w:jc w:val="center"/>
              <w:rPr>
                <w:szCs w:val="21"/>
              </w:rPr>
            </w:pPr>
            <w:r>
              <w:rPr>
                <w:szCs w:val="21"/>
              </w:rPr>
              <w:t>电压暂降和短时中断</w:t>
            </w:r>
          </w:p>
        </w:tc>
        <w:tc>
          <w:tcPr>
            <w:tcW w:w="1116" w:type="dxa"/>
            <w:vAlign w:val="center"/>
          </w:tcPr>
          <w:p w:rsidR="003D0186" w:rsidRDefault="001C2D48">
            <w:pPr>
              <w:jc w:val="center"/>
              <w:rPr>
                <w:szCs w:val="21"/>
              </w:rPr>
            </w:pPr>
            <w:r>
              <w:rPr>
                <w:szCs w:val="21"/>
              </w:rPr>
              <w:t>√</w:t>
            </w:r>
          </w:p>
        </w:tc>
        <w:tc>
          <w:tcPr>
            <w:tcW w:w="1276" w:type="dxa"/>
            <w:vAlign w:val="center"/>
          </w:tcPr>
          <w:p w:rsidR="003D0186" w:rsidRDefault="001C2D48">
            <w:pPr>
              <w:jc w:val="center"/>
              <w:rPr>
                <w:szCs w:val="21"/>
              </w:rPr>
            </w:pPr>
            <w:r>
              <w:rPr>
                <w:szCs w:val="21"/>
              </w:rPr>
              <w:t>√</w:t>
            </w:r>
          </w:p>
        </w:tc>
        <w:tc>
          <w:tcPr>
            <w:tcW w:w="1134" w:type="dxa"/>
            <w:vAlign w:val="center"/>
          </w:tcPr>
          <w:p w:rsidR="003D0186" w:rsidRDefault="003D0186">
            <w:pPr>
              <w:jc w:val="center"/>
              <w:rPr>
                <w:szCs w:val="21"/>
              </w:rPr>
            </w:pPr>
          </w:p>
        </w:tc>
        <w:tc>
          <w:tcPr>
            <w:tcW w:w="1275" w:type="dxa"/>
            <w:vAlign w:val="center"/>
          </w:tcPr>
          <w:p w:rsidR="003D0186" w:rsidRDefault="001C2D48">
            <w:pPr>
              <w:jc w:val="center"/>
              <w:rPr>
                <w:szCs w:val="21"/>
              </w:rPr>
            </w:pPr>
            <w:r>
              <w:rPr>
                <w:szCs w:val="21"/>
              </w:rPr>
              <w:t>A</w:t>
            </w:r>
          </w:p>
        </w:tc>
      </w:tr>
      <w:tr w:rsidR="003D0186">
        <w:trPr>
          <w:jc w:val="center"/>
        </w:trPr>
        <w:tc>
          <w:tcPr>
            <w:tcW w:w="561" w:type="dxa"/>
            <w:vAlign w:val="center"/>
          </w:tcPr>
          <w:p w:rsidR="003D0186" w:rsidRDefault="001C2D48">
            <w:pPr>
              <w:jc w:val="center"/>
              <w:rPr>
                <w:szCs w:val="21"/>
              </w:rPr>
            </w:pPr>
            <w:r>
              <w:rPr>
                <w:szCs w:val="21"/>
              </w:rPr>
              <w:lastRenderedPageBreak/>
              <w:t>15</w:t>
            </w:r>
          </w:p>
        </w:tc>
        <w:tc>
          <w:tcPr>
            <w:tcW w:w="3907" w:type="dxa"/>
            <w:vAlign w:val="center"/>
          </w:tcPr>
          <w:p w:rsidR="003D0186" w:rsidRDefault="001C2D48">
            <w:pPr>
              <w:jc w:val="center"/>
              <w:rPr>
                <w:szCs w:val="21"/>
              </w:rPr>
            </w:pPr>
            <w:r>
              <w:rPr>
                <w:szCs w:val="21"/>
              </w:rPr>
              <w:t>工频磁场抗扰度</w:t>
            </w:r>
          </w:p>
        </w:tc>
        <w:tc>
          <w:tcPr>
            <w:tcW w:w="1116" w:type="dxa"/>
            <w:vAlign w:val="center"/>
          </w:tcPr>
          <w:p w:rsidR="003D0186" w:rsidRDefault="001C2D48">
            <w:pPr>
              <w:jc w:val="center"/>
              <w:rPr>
                <w:szCs w:val="21"/>
              </w:rPr>
            </w:pPr>
            <w:r>
              <w:rPr>
                <w:szCs w:val="21"/>
              </w:rPr>
              <w:t>√</w:t>
            </w:r>
          </w:p>
        </w:tc>
        <w:tc>
          <w:tcPr>
            <w:tcW w:w="1276" w:type="dxa"/>
            <w:vAlign w:val="center"/>
          </w:tcPr>
          <w:p w:rsidR="003D0186" w:rsidRDefault="001C2D48">
            <w:pPr>
              <w:jc w:val="center"/>
              <w:rPr>
                <w:szCs w:val="21"/>
              </w:rPr>
            </w:pPr>
            <w:r>
              <w:rPr>
                <w:szCs w:val="21"/>
              </w:rPr>
              <w:t>√</w:t>
            </w:r>
          </w:p>
        </w:tc>
        <w:tc>
          <w:tcPr>
            <w:tcW w:w="1134" w:type="dxa"/>
            <w:vAlign w:val="center"/>
          </w:tcPr>
          <w:p w:rsidR="003D0186" w:rsidRDefault="003D0186">
            <w:pPr>
              <w:jc w:val="center"/>
              <w:rPr>
                <w:szCs w:val="21"/>
              </w:rPr>
            </w:pPr>
          </w:p>
        </w:tc>
        <w:tc>
          <w:tcPr>
            <w:tcW w:w="1275" w:type="dxa"/>
            <w:vAlign w:val="center"/>
          </w:tcPr>
          <w:p w:rsidR="003D0186" w:rsidRDefault="001C2D48">
            <w:pPr>
              <w:jc w:val="center"/>
              <w:rPr>
                <w:szCs w:val="21"/>
              </w:rPr>
            </w:pPr>
            <w:r>
              <w:rPr>
                <w:szCs w:val="21"/>
              </w:rPr>
              <w:t>A</w:t>
            </w:r>
          </w:p>
        </w:tc>
      </w:tr>
      <w:tr w:rsidR="003D0186">
        <w:trPr>
          <w:jc w:val="center"/>
        </w:trPr>
        <w:tc>
          <w:tcPr>
            <w:tcW w:w="561" w:type="dxa"/>
            <w:vAlign w:val="center"/>
          </w:tcPr>
          <w:p w:rsidR="003D0186" w:rsidRDefault="001C2D48">
            <w:pPr>
              <w:jc w:val="center"/>
              <w:rPr>
                <w:szCs w:val="21"/>
              </w:rPr>
            </w:pPr>
            <w:r>
              <w:rPr>
                <w:szCs w:val="21"/>
              </w:rPr>
              <w:t>16</w:t>
            </w:r>
          </w:p>
        </w:tc>
        <w:tc>
          <w:tcPr>
            <w:tcW w:w="3907" w:type="dxa"/>
            <w:vAlign w:val="center"/>
          </w:tcPr>
          <w:p w:rsidR="003D0186" w:rsidRDefault="001C2D48">
            <w:pPr>
              <w:jc w:val="center"/>
              <w:rPr>
                <w:szCs w:val="21"/>
              </w:rPr>
            </w:pPr>
            <w:r>
              <w:rPr>
                <w:szCs w:val="21"/>
              </w:rPr>
              <w:t>射频电磁场辐射抗扰度</w:t>
            </w:r>
          </w:p>
        </w:tc>
        <w:tc>
          <w:tcPr>
            <w:tcW w:w="1116" w:type="dxa"/>
            <w:vAlign w:val="center"/>
          </w:tcPr>
          <w:p w:rsidR="003D0186" w:rsidRDefault="001C2D48">
            <w:pPr>
              <w:jc w:val="center"/>
              <w:rPr>
                <w:szCs w:val="21"/>
              </w:rPr>
            </w:pPr>
            <w:r>
              <w:rPr>
                <w:szCs w:val="21"/>
              </w:rPr>
              <w:t>√</w:t>
            </w:r>
          </w:p>
        </w:tc>
        <w:tc>
          <w:tcPr>
            <w:tcW w:w="1276" w:type="dxa"/>
            <w:vAlign w:val="center"/>
          </w:tcPr>
          <w:p w:rsidR="003D0186" w:rsidRDefault="001C2D48">
            <w:pPr>
              <w:jc w:val="center"/>
              <w:rPr>
                <w:szCs w:val="21"/>
              </w:rPr>
            </w:pPr>
            <w:r>
              <w:rPr>
                <w:szCs w:val="21"/>
              </w:rPr>
              <w:t>√</w:t>
            </w:r>
          </w:p>
        </w:tc>
        <w:tc>
          <w:tcPr>
            <w:tcW w:w="1134" w:type="dxa"/>
            <w:vAlign w:val="center"/>
          </w:tcPr>
          <w:p w:rsidR="003D0186" w:rsidRDefault="003D0186">
            <w:pPr>
              <w:jc w:val="center"/>
              <w:rPr>
                <w:szCs w:val="21"/>
              </w:rPr>
            </w:pPr>
          </w:p>
        </w:tc>
        <w:tc>
          <w:tcPr>
            <w:tcW w:w="1275" w:type="dxa"/>
            <w:vAlign w:val="center"/>
          </w:tcPr>
          <w:p w:rsidR="003D0186" w:rsidRDefault="001C2D48">
            <w:pPr>
              <w:jc w:val="center"/>
              <w:rPr>
                <w:szCs w:val="21"/>
              </w:rPr>
            </w:pPr>
            <w:r>
              <w:rPr>
                <w:szCs w:val="21"/>
              </w:rPr>
              <w:t>A</w:t>
            </w:r>
          </w:p>
        </w:tc>
      </w:tr>
      <w:tr w:rsidR="003D0186">
        <w:trPr>
          <w:jc w:val="center"/>
        </w:trPr>
        <w:tc>
          <w:tcPr>
            <w:tcW w:w="561" w:type="dxa"/>
            <w:vAlign w:val="center"/>
          </w:tcPr>
          <w:p w:rsidR="003D0186" w:rsidRDefault="001C2D48">
            <w:pPr>
              <w:jc w:val="center"/>
              <w:rPr>
                <w:szCs w:val="21"/>
              </w:rPr>
            </w:pPr>
            <w:r>
              <w:rPr>
                <w:szCs w:val="21"/>
              </w:rPr>
              <w:t>17</w:t>
            </w:r>
          </w:p>
        </w:tc>
        <w:tc>
          <w:tcPr>
            <w:tcW w:w="3907" w:type="dxa"/>
            <w:vAlign w:val="center"/>
          </w:tcPr>
          <w:p w:rsidR="003D0186" w:rsidRDefault="001C2D48">
            <w:pPr>
              <w:jc w:val="center"/>
              <w:rPr>
                <w:szCs w:val="21"/>
              </w:rPr>
            </w:pPr>
            <w:r>
              <w:rPr>
                <w:szCs w:val="21"/>
              </w:rPr>
              <w:t>射频场感应的传导骚扰抗扰度</w:t>
            </w:r>
          </w:p>
        </w:tc>
        <w:tc>
          <w:tcPr>
            <w:tcW w:w="1116" w:type="dxa"/>
            <w:vAlign w:val="center"/>
          </w:tcPr>
          <w:p w:rsidR="003D0186" w:rsidRDefault="001C2D48">
            <w:pPr>
              <w:jc w:val="center"/>
              <w:rPr>
                <w:szCs w:val="21"/>
              </w:rPr>
            </w:pPr>
            <w:r>
              <w:rPr>
                <w:szCs w:val="21"/>
              </w:rPr>
              <w:t>√</w:t>
            </w:r>
          </w:p>
        </w:tc>
        <w:tc>
          <w:tcPr>
            <w:tcW w:w="1276" w:type="dxa"/>
            <w:vAlign w:val="center"/>
          </w:tcPr>
          <w:p w:rsidR="003D0186" w:rsidRDefault="001C2D48">
            <w:pPr>
              <w:jc w:val="center"/>
              <w:rPr>
                <w:szCs w:val="21"/>
              </w:rPr>
            </w:pPr>
            <w:r>
              <w:rPr>
                <w:szCs w:val="21"/>
              </w:rPr>
              <w:t>√</w:t>
            </w:r>
          </w:p>
        </w:tc>
        <w:tc>
          <w:tcPr>
            <w:tcW w:w="1134" w:type="dxa"/>
            <w:vAlign w:val="center"/>
          </w:tcPr>
          <w:p w:rsidR="003D0186" w:rsidRDefault="003D0186">
            <w:pPr>
              <w:jc w:val="center"/>
              <w:rPr>
                <w:szCs w:val="21"/>
              </w:rPr>
            </w:pPr>
          </w:p>
        </w:tc>
        <w:tc>
          <w:tcPr>
            <w:tcW w:w="1275" w:type="dxa"/>
            <w:vAlign w:val="center"/>
          </w:tcPr>
          <w:p w:rsidR="003D0186" w:rsidRDefault="001C2D48">
            <w:pPr>
              <w:jc w:val="center"/>
              <w:rPr>
                <w:szCs w:val="21"/>
              </w:rPr>
            </w:pPr>
            <w:r>
              <w:rPr>
                <w:szCs w:val="21"/>
              </w:rPr>
              <w:t>A</w:t>
            </w:r>
          </w:p>
        </w:tc>
      </w:tr>
      <w:tr w:rsidR="003D0186">
        <w:trPr>
          <w:jc w:val="center"/>
        </w:trPr>
        <w:tc>
          <w:tcPr>
            <w:tcW w:w="561" w:type="dxa"/>
            <w:vAlign w:val="center"/>
          </w:tcPr>
          <w:p w:rsidR="003D0186" w:rsidRDefault="001C2D48">
            <w:pPr>
              <w:jc w:val="center"/>
              <w:rPr>
                <w:szCs w:val="21"/>
              </w:rPr>
            </w:pPr>
            <w:r>
              <w:rPr>
                <w:szCs w:val="21"/>
              </w:rPr>
              <w:t>18</w:t>
            </w:r>
          </w:p>
        </w:tc>
        <w:tc>
          <w:tcPr>
            <w:tcW w:w="3907" w:type="dxa"/>
            <w:vAlign w:val="center"/>
          </w:tcPr>
          <w:p w:rsidR="003D0186" w:rsidRDefault="001C2D48">
            <w:pPr>
              <w:jc w:val="center"/>
              <w:rPr>
                <w:szCs w:val="21"/>
              </w:rPr>
            </w:pPr>
            <w:r>
              <w:rPr>
                <w:szCs w:val="21"/>
              </w:rPr>
              <w:t>静电放电抗扰度</w:t>
            </w:r>
          </w:p>
        </w:tc>
        <w:tc>
          <w:tcPr>
            <w:tcW w:w="1116" w:type="dxa"/>
            <w:vAlign w:val="center"/>
          </w:tcPr>
          <w:p w:rsidR="003D0186" w:rsidRDefault="001C2D48">
            <w:pPr>
              <w:jc w:val="center"/>
              <w:rPr>
                <w:szCs w:val="21"/>
              </w:rPr>
            </w:pPr>
            <w:r>
              <w:rPr>
                <w:szCs w:val="21"/>
              </w:rPr>
              <w:t>√</w:t>
            </w:r>
          </w:p>
        </w:tc>
        <w:tc>
          <w:tcPr>
            <w:tcW w:w="1276" w:type="dxa"/>
            <w:vAlign w:val="center"/>
          </w:tcPr>
          <w:p w:rsidR="003D0186" w:rsidRDefault="001C2D48">
            <w:pPr>
              <w:jc w:val="center"/>
              <w:rPr>
                <w:szCs w:val="21"/>
              </w:rPr>
            </w:pPr>
            <w:r>
              <w:rPr>
                <w:szCs w:val="21"/>
              </w:rPr>
              <w:t>√</w:t>
            </w:r>
          </w:p>
        </w:tc>
        <w:tc>
          <w:tcPr>
            <w:tcW w:w="1134" w:type="dxa"/>
            <w:vAlign w:val="center"/>
          </w:tcPr>
          <w:p w:rsidR="003D0186" w:rsidRDefault="003D0186">
            <w:pPr>
              <w:jc w:val="center"/>
              <w:rPr>
                <w:szCs w:val="21"/>
              </w:rPr>
            </w:pPr>
          </w:p>
        </w:tc>
        <w:tc>
          <w:tcPr>
            <w:tcW w:w="1275" w:type="dxa"/>
            <w:vAlign w:val="center"/>
          </w:tcPr>
          <w:p w:rsidR="003D0186" w:rsidRDefault="001C2D48">
            <w:pPr>
              <w:jc w:val="center"/>
              <w:rPr>
                <w:szCs w:val="21"/>
              </w:rPr>
            </w:pPr>
            <w:r>
              <w:rPr>
                <w:szCs w:val="21"/>
              </w:rPr>
              <w:t>A</w:t>
            </w:r>
          </w:p>
        </w:tc>
      </w:tr>
      <w:tr w:rsidR="003D0186">
        <w:trPr>
          <w:jc w:val="center"/>
        </w:trPr>
        <w:tc>
          <w:tcPr>
            <w:tcW w:w="561" w:type="dxa"/>
            <w:vAlign w:val="center"/>
          </w:tcPr>
          <w:p w:rsidR="003D0186" w:rsidRDefault="001C2D48">
            <w:pPr>
              <w:jc w:val="center"/>
              <w:rPr>
                <w:szCs w:val="21"/>
              </w:rPr>
            </w:pPr>
            <w:r>
              <w:rPr>
                <w:szCs w:val="21"/>
              </w:rPr>
              <w:t>19</w:t>
            </w:r>
          </w:p>
        </w:tc>
        <w:tc>
          <w:tcPr>
            <w:tcW w:w="3907" w:type="dxa"/>
            <w:vAlign w:val="center"/>
          </w:tcPr>
          <w:p w:rsidR="003D0186" w:rsidRDefault="001C2D48">
            <w:pPr>
              <w:jc w:val="center"/>
              <w:rPr>
                <w:szCs w:val="21"/>
              </w:rPr>
            </w:pPr>
            <w:r>
              <w:rPr>
                <w:szCs w:val="21"/>
              </w:rPr>
              <w:t>电快速瞬变脉冲群抗扰度</w:t>
            </w:r>
          </w:p>
        </w:tc>
        <w:tc>
          <w:tcPr>
            <w:tcW w:w="1116" w:type="dxa"/>
            <w:vAlign w:val="center"/>
          </w:tcPr>
          <w:p w:rsidR="003D0186" w:rsidRDefault="001C2D48">
            <w:pPr>
              <w:jc w:val="center"/>
              <w:rPr>
                <w:szCs w:val="21"/>
              </w:rPr>
            </w:pPr>
            <w:r>
              <w:rPr>
                <w:szCs w:val="21"/>
              </w:rPr>
              <w:t>√</w:t>
            </w:r>
          </w:p>
        </w:tc>
        <w:tc>
          <w:tcPr>
            <w:tcW w:w="1276" w:type="dxa"/>
            <w:vAlign w:val="center"/>
          </w:tcPr>
          <w:p w:rsidR="003D0186" w:rsidRDefault="001C2D48">
            <w:pPr>
              <w:jc w:val="center"/>
              <w:rPr>
                <w:szCs w:val="21"/>
              </w:rPr>
            </w:pPr>
            <w:r>
              <w:rPr>
                <w:szCs w:val="21"/>
              </w:rPr>
              <w:t>√</w:t>
            </w:r>
          </w:p>
        </w:tc>
        <w:tc>
          <w:tcPr>
            <w:tcW w:w="1134" w:type="dxa"/>
            <w:vAlign w:val="center"/>
          </w:tcPr>
          <w:p w:rsidR="003D0186" w:rsidRDefault="003D0186">
            <w:pPr>
              <w:jc w:val="center"/>
              <w:rPr>
                <w:szCs w:val="21"/>
              </w:rPr>
            </w:pPr>
          </w:p>
        </w:tc>
        <w:tc>
          <w:tcPr>
            <w:tcW w:w="1275" w:type="dxa"/>
            <w:vAlign w:val="center"/>
          </w:tcPr>
          <w:p w:rsidR="003D0186" w:rsidRDefault="001C2D48">
            <w:pPr>
              <w:jc w:val="center"/>
              <w:rPr>
                <w:szCs w:val="21"/>
              </w:rPr>
            </w:pPr>
            <w:r>
              <w:rPr>
                <w:szCs w:val="21"/>
              </w:rPr>
              <w:t>A</w:t>
            </w:r>
          </w:p>
        </w:tc>
      </w:tr>
      <w:tr w:rsidR="003D0186">
        <w:trPr>
          <w:jc w:val="center"/>
        </w:trPr>
        <w:tc>
          <w:tcPr>
            <w:tcW w:w="561" w:type="dxa"/>
            <w:vAlign w:val="center"/>
          </w:tcPr>
          <w:p w:rsidR="003D0186" w:rsidRDefault="001C2D48">
            <w:pPr>
              <w:jc w:val="center"/>
              <w:rPr>
                <w:szCs w:val="21"/>
              </w:rPr>
            </w:pPr>
            <w:r>
              <w:rPr>
                <w:szCs w:val="21"/>
              </w:rPr>
              <w:t>20</w:t>
            </w:r>
          </w:p>
        </w:tc>
        <w:tc>
          <w:tcPr>
            <w:tcW w:w="3907" w:type="dxa"/>
            <w:vAlign w:val="center"/>
          </w:tcPr>
          <w:p w:rsidR="003D0186" w:rsidRDefault="001C2D48">
            <w:pPr>
              <w:jc w:val="center"/>
              <w:rPr>
                <w:szCs w:val="21"/>
              </w:rPr>
            </w:pPr>
            <w:r>
              <w:rPr>
                <w:szCs w:val="21"/>
              </w:rPr>
              <w:t>阻尼振荡波抗扰度</w:t>
            </w:r>
          </w:p>
        </w:tc>
        <w:tc>
          <w:tcPr>
            <w:tcW w:w="1116" w:type="dxa"/>
            <w:vAlign w:val="center"/>
          </w:tcPr>
          <w:p w:rsidR="003D0186" w:rsidRDefault="001C2D48">
            <w:pPr>
              <w:jc w:val="center"/>
              <w:rPr>
                <w:szCs w:val="21"/>
              </w:rPr>
            </w:pPr>
            <w:r>
              <w:rPr>
                <w:szCs w:val="21"/>
              </w:rPr>
              <w:t>√</w:t>
            </w:r>
          </w:p>
        </w:tc>
        <w:tc>
          <w:tcPr>
            <w:tcW w:w="1276" w:type="dxa"/>
            <w:vAlign w:val="center"/>
          </w:tcPr>
          <w:p w:rsidR="003D0186" w:rsidRDefault="001C2D48">
            <w:pPr>
              <w:jc w:val="center"/>
              <w:rPr>
                <w:szCs w:val="21"/>
              </w:rPr>
            </w:pPr>
            <w:r>
              <w:rPr>
                <w:szCs w:val="21"/>
              </w:rPr>
              <w:t>√</w:t>
            </w:r>
          </w:p>
        </w:tc>
        <w:tc>
          <w:tcPr>
            <w:tcW w:w="1134" w:type="dxa"/>
            <w:vAlign w:val="center"/>
          </w:tcPr>
          <w:p w:rsidR="003D0186" w:rsidRDefault="003D0186">
            <w:pPr>
              <w:jc w:val="center"/>
              <w:rPr>
                <w:szCs w:val="21"/>
              </w:rPr>
            </w:pPr>
          </w:p>
        </w:tc>
        <w:tc>
          <w:tcPr>
            <w:tcW w:w="1275" w:type="dxa"/>
            <w:vAlign w:val="center"/>
          </w:tcPr>
          <w:p w:rsidR="003D0186" w:rsidRDefault="001C2D48">
            <w:pPr>
              <w:jc w:val="center"/>
              <w:rPr>
                <w:szCs w:val="21"/>
              </w:rPr>
            </w:pPr>
            <w:r>
              <w:rPr>
                <w:szCs w:val="21"/>
              </w:rPr>
              <w:t>A</w:t>
            </w:r>
          </w:p>
        </w:tc>
      </w:tr>
      <w:tr w:rsidR="003D0186">
        <w:trPr>
          <w:jc w:val="center"/>
        </w:trPr>
        <w:tc>
          <w:tcPr>
            <w:tcW w:w="561" w:type="dxa"/>
            <w:vAlign w:val="center"/>
          </w:tcPr>
          <w:p w:rsidR="003D0186" w:rsidRDefault="001C2D48">
            <w:pPr>
              <w:jc w:val="center"/>
              <w:rPr>
                <w:szCs w:val="21"/>
              </w:rPr>
            </w:pPr>
            <w:r>
              <w:rPr>
                <w:szCs w:val="21"/>
              </w:rPr>
              <w:t>21</w:t>
            </w:r>
          </w:p>
        </w:tc>
        <w:tc>
          <w:tcPr>
            <w:tcW w:w="3907" w:type="dxa"/>
            <w:vAlign w:val="center"/>
          </w:tcPr>
          <w:p w:rsidR="003D0186" w:rsidRDefault="001C2D48">
            <w:pPr>
              <w:jc w:val="center"/>
              <w:rPr>
                <w:szCs w:val="21"/>
              </w:rPr>
            </w:pPr>
            <w:r>
              <w:rPr>
                <w:szCs w:val="21"/>
              </w:rPr>
              <w:t>浪涌抗扰度</w:t>
            </w:r>
          </w:p>
        </w:tc>
        <w:tc>
          <w:tcPr>
            <w:tcW w:w="1116" w:type="dxa"/>
            <w:vAlign w:val="center"/>
          </w:tcPr>
          <w:p w:rsidR="003D0186" w:rsidRDefault="001C2D48">
            <w:pPr>
              <w:jc w:val="center"/>
              <w:rPr>
                <w:szCs w:val="21"/>
              </w:rPr>
            </w:pPr>
            <w:r>
              <w:rPr>
                <w:szCs w:val="21"/>
              </w:rPr>
              <w:t>√</w:t>
            </w:r>
          </w:p>
        </w:tc>
        <w:tc>
          <w:tcPr>
            <w:tcW w:w="1276" w:type="dxa"/>
            <w:vAlign w:val="center"/>
          </w:tcPr>
          <w:p w:rsidR="003D0186" w:rsidRDefault="001C2D48">
            <w:pPr>
              <w:jc w:val="center"/>
              <w:rPr>
                <w:szCs w:val="21"/>
              </w:rPr>
            </w:pPr>
            <w:r>
              <w:rPr>
                <w:szCs w:val="21"/>
              </w:rPr>
              <w:t>√</w:t>
            </w:r>
          </w:p>
        </w:tc>
        <w:tc>
          <w:tcPr>
            <w:tcW w:w="1134" w:type="dxa"/>
            <w:vAlign w:val="center"/>
          </w:tcPr>
          <w:p w:rsidR="003D0186" w:rsidRDefault="003D0186">
            <w:pPr>
              <w:jc w:val="center"/>
              <w:rPr>
                <w:szCs w:val="21"/>
              </w:rPr>
            </w:pPr>
          </w:p>
        </w:tc>
        <w:tc>
          <w:tcPr>
            <w:tcW w:w="1275" w:type="dxa"/>
            <w:vAlign w:val="center"/>
          </w:tcPr>
          <w:p w:rsidR="003D0186" w:rsidRDefault="001C2D48">
            <w:pPr>
              <w:jc w:val="center"/>
              <w:rPr>
                <w:szCs w:val="21"/>
              </w:rPr>
            </w:pPr>
            <w:r>
              <w:rPr>
                <w:szCs w:val="21"/>
              </w:rPr>
              <w:t>A</w:t>
            </w:r>
          </w:p>
        </w:tc>
      </w:tr>
      <w:tr w:rsidR="003D0186">
        <w:trPr>
          <w:jc w:val="center"/>
        </w:trPr>
        <w:tc>
          <w:tcPr>
            <w:tcW w:w="561" w:type="dxa"/>
            <w:vAlign w:val="center"/>
          </w:tcPr>
          <w:p w:rsidR="003D0186" w:rsidRDefault="001C2D48">
            <w:pPr>
              <w:jc w:val="center"/>
              <w:rPr>
                <w:szCs w:val="21"/>
              </w:rPr>
            </w:pPr>
            <w:r>
              <w:rPr>
                <w:szCs w:val="21"/>
              </w:rPr>
              <w:t>22</w:t>
            </w:r>
          </w:p>
        </w:tc>
        <w:tc>
          <w:tcPr>
            <w:tcW w:w="3907" w:type="dxa"/>
            <w:vAlign w:val="center"/>
          </w:tcPr>
          <w:p w:rsidR="003D0186" w:rsidRDefault="001C2D48">
            <w:pPr>
              <w:jc w:val="center"/>
              <w:rPr>
                <w:szCs w:val="21"/>
              </w:rPr>
            </w:pPr>
            <w:r>
              <w:rPr>
                <w:szCs w:val="21"/>
              </w:rPr>
              <w:t>电磁骚扰</w:t>
            </w:r>
          </w:p>
        </w:tc>
        <w:tc>
          <w:tcPr>
            <w:tcW w:w="1116" w:type="dxa"/>
            <w:vAlign w:val="center"/>
          </w:tcPr>
          <w:p w:rsidR="003D0186" w:rsidRDefault="001C2D48">
            <w:pPr>
              <w:jc w:val="center"/>
              <w:rPr>
                <w:szCs w:val="21"/>
              </w:rPr>
            </w:pPr>
            <w:r>
              <w:rPr>
                <w:szCs w:val="21"/>
              </w:rPr>
              <w:t>√</w:t>
            </w:r>
          </w:p>
        </w:tc>
        <w:tc>
          <w:tcPr>
            <w:tcW w:w="1276" w:type="dxa"/>
            <w:vAlign w:val="center"/>
          </w:tcPr>
          <w:p w:rsidR="003D0186" w:rsidRDefault="001C2D48">
            <w:pPr>
              <w:jc w:val="center"/>
              <w:rPr>
                <w:szCs w:val="21"/>
              </w:rPr>
            </w:pPr>
            <w:r>
              <w:rPr>
                <w:szCs w:val="21"/>
              </w:rPr>
              <w:t>√</w:t>
            </w:r>
          </w:p>
        </w:tc>
        <w:tc>
          <w:tcPr>
            <w:tcW w:w="1134" w:type="dxa"/>
            <w:vAlign w:val="center"/>
          </w:tcPr>
          <w:p w:rsidR="003D0186" w:rsidRDefault="003D0186">
            <w:pPr>
              <w:jc w:val="center"/>
              <w:rPr>
                <w:szCs w:val="21"/>
              </w:rPr>
            </w:pPr>
          </w:p>
        </w:tc>
        <w:tc>
          <w:tcPr>
            <w:tcW w:w="1275" w:type="dxa"/>
            <w:vAlign w:val="center"/>
          </w:tcPr>
          <w:p w:rsidR="003D0186" w:rsidRDefault="001C2D48">
            <w:pPr>
              <w:jc w:val="center"/>
              <w:rPr>
                <w:szCs w:val="21"/>
              </w:rPr>
            </w:pPr>
            <w:r>
              <w:rPr>
                <w:szCs w:val="21"/>
              </w:rPr>
              <w:t>A</w:t>
            </w:r>
          </w:p>
        </w:tc>
      </w:tr>
      <w:tr w:rsidR="003D0186">
        <w:trPr>
          <w:jc w:val="center"/>
        </w:trPr>
        <w:tc>
          <w:tcPr>
            <w:tcW w:w="561" w:type="dxa"/>
            <w:vAlign w:val="center"/>
          </w:tcPr>
          <w:p w:rsidR="003D0186" w:rsidRDefault="001C2D48">
            <w:pPr>
              <w:jc w:val="center"/>
              <w:rPr>
                <w:szCs w:val="21"/>
              </w:rPr>
            </w:pPr>
            <w:r>
              <w:rPr>
                <w:szCs w:val="21"/>
              </w:rPr>
              <w:t>23</w:t>
            </w:r>
          </w:p>
        </w:tc>
        <w:tc>
          <w:tcPr>
            <w:tcW w:w="3907" w:type="dxa"/>
            <w:vAlign w:val="center"/>
          </w:tcPr>
          <w:p w:rsidR="003D0186" w:rsidRDefault="001C2D48">
            <w:pPr>
              <w:jc w:val="center"/>
              <w:rPr>
                <w:szCs w:val="21"/>
              </w:rPr>
            </w:pPr>
            <w:r>
              <w:rPr>
                <w:szCs w:val="21"/>
              </w:rPr>
              <w:t>停电主动上报</w:t>
            </w:r>
          </w:p>
        </w:tc>
        <w:tc>
          <w:tcPr>
            <w:tcW w:w="1116" w:type="dxa"/>
            <w:vAlign w:val="center"/>
          </w:tcPr>
          <w:p w:rsidR="003D0186" w:rsidRDefault="001C2D48">
            <w:pPr>
              <w:jc w:val="center"/>
              <w:rPr>
                <w:szCs w:val="21"/>
              </w:rPr>
            </w:pPr>
            <w:r>
              <w:rPr>
                <w:szCs w:val="21"/>
              </w:rPr>
              <w:t>√</w:t>
            </w:r>
          </w:p>
        </w:tc>
        <w:tc>
          <w:tcPr>
            <w:tcW w:w="1276" w:type="dxa"/>
            <w:vAlign w:val="center"/>
          </w:tcPr>
          <w:p w:rsidR="003D0186" w:rsidRDefault="001C2D48">
            <w:pPr>
              <w:jc w:val="center"/>
              <w:rPr>
                <w:szCs w:val="21"/>
              </w:rPr>
            </w:pPr>
            <w:r>
              <w:rPr>
                <w:szCs w:val="21"/>
              </w:rPr>
              <w:t>√</w:t>
            </w:r>
          </w:p>
        </w:tc>
        <w:tc>
          <w:tcPr>
            <w:tcW w:w="1134" w:type="dxa"/>
            <w:vAlign w:val="center"/>
          </w:tcPr>
          <w:p w:rsidR="003D0186" w:rsidRDefault="003D0186">
            <w:pPr>
              <w:jc w:val="center"/>
              <w:rPr>
                <w:szCs w:val="21"/>
              </w:rPr>
            </w:pPr>
          </w:p>
        </w:tc>
        <w:tc>
          <w:tcPr>
            <w:tcW w:w="1275" w:type="dxa"/>
            <w:vAlign w:val="center"/>
          </w:tcPr>
          <w:p w:rsidR="003D0186" w:rsidRDefault="001C2D48">
            <w:pPr>
              <w:jc w:val="center"/>
              <w:rPr>
                <w:szCs w:val="21"/>
              </w:rPr>
            </w:pPr>
            <w:r>
              <w:rPr>
                <w:szCs w:val="21"/>
              </w:rPr>
              <w:t>A</w:t>
            </w:r>
          </w:p>
        </w:tc>
      </w:tr>
      <w:tr w:rsidR="003D0186">
        <w:trPr>
          <w:jc w:val="center"/>
        </w:trPr>
        <w:tc>
          <w:tcPr>
            <w:tcW w:w="9269" w:type="dxa"/>
            <w:gridSpan w:val="6"/>
          </w:tcPr>
          <w:p w:rsidR="003D0186" w:rsidRDefault="001C2D48">
            <w:pPr>
              <w:rPr>
                <w:rFonts w:cs="Arial"/>
                <w:sz w:val="18"/>
                <w:szCs w:val="18"/>
              </w:rPr>
            </w:pPr>
            <w:r>
              <w:rPr>
                <w:rFonts w:eastAsia="黑体" w:hAnsi="黑体"/>
                <w:sz w:val="18"/>
                <w:szCs w:val="18"/>
              </w:rPr>
              <w:t>注：</w:t>
            </w:r>
            <w:r>
              <w:rPr>
                <w:sz w:val="18"/>
                <w:szCs w:val="18"/>
              </w:rPr>
              <w:t>验收检验中</w:t>
            </w:r>
            <w:r>
              <w:rPr>
                <w:sz w:val="18"/>
                <w:szCs w:val="18"/>
              </w:rPr>
              <w:t>“√”</w:t>
            </w:r>
            <w:r>
              <w:rPr>
                <w:sz w:val="18"/>
                <w:szCs w:val="18"/>
              </w:rPr>
              <w:t>表示应做的项目，</w:t>
            </w:r>
            <w:r>
              <w:rPr>
                <w:sz w:val="18"/>
                <w:szCs w:val="18"/>
              </w:rPr>
              <w:t>“√*”</w:t>
            </w:r>
            <w:r>
              <w:rPr>
                <w:sz w:val="18"/>
                <w:szCs w:val="18"/>
              </w:rPr>
              <w:t>表示批次抽查的项目，</w:t>
            </w:r>
            <w:r>
              <w:rPr>
                <w:sz w:val="18"/>
                <w:szCs w:val="18"/>
              </w:rPr>
              <w:t>“√**”</w:t>
            </w:r>
            <w:r>
              <w:rPr>
                <w:sz w:val="18"/>
                <w:szCs w:val="18"/>
              </w:rPr>
              <w:t>表示不同实验下，此项目的检验内容不同</w:t>
            </w:r>
            <w:r>
              <w:rPr>
                <w:rFonts w:eastAsia="黑体" w:hAnsi="黑体"/>
                <w:sz w:val="18"/>
                <w:szCs w:val="18"/>
              </w:rPr>
              <w:t>。</w:t>
            </w:r>
          </w:p>
        </w:tc>
      </w:tr>
      <w:bookmarkEnd w:id="110"/>
      <w:bookmarkEnd w:id="111"/>
      <w:bookmarkEnd w:id="112"/>
    </w:tbl>
    <w:p w:rsidR="003D0186" w:rsidRDefault="003D0186">
      <w:pPr>
        <w:pStyle w:val="afff1"/>
        <w:rPr>
          <w:rFonts w:ascii="Times New Roman"/>
          <w:color w:val="000000"/>
        </w:rPr>
      </w:pPr>
    </w:p>
    <w:p w:rsidR="003D0186" w:rsidRDefault="003D0186">
      <w:pPr>
        <w:pStyle w:val="afff1"/>
        <w:ind w:firstLineChars="0" w:firstLine="0"/>
        <w:rPr>
          <w:rFonts w:ascii="Times New Roman"/>
          <w:color w:val="000000"/>
        </w:rPr>
        <w:sectPr w:rsidR="003D0186">
          <w:pgSz w:w="11906" w:h="16838"/>
          <w:pgMar w:top="567" w:right="1134" w:bottom="1134" w:left="1418" w:header="1418" w:footer="1134" w:gutter="0"/>
          <w:pgNumType w:start="1"/>
          <w:cols w:space="425"/>
          <w:formProt w:val="0"/>
          <w:docGrid w:type="lines" w:linePitch="312"/>
        </w:sectPr>
      </w:pPr>
    </w:p>
    <w:p w:rsidR="003D0186" w:rsidRDefault="003D0186">
      <w:bookmarkStart w:id="570" w:name="_Toc466361283"/>
      <w:bookmarkStart w:id="571" w:name="_Toc466361233"/>
      <w:bookmarkStart w:id="572" w:name="_Toc466361237"/>
      <w:bookmarkStart w:id="573" w:name="_Toc466361235"/>
      <w:bookmarkStart w:id="574" w:name="_Toc466361231"/>
      <w:bookmarkStart w:id="575" w:name="_Toc466361234"/>
      <w:bookmarkStart w:id="576" w:name="_Toc466361289"/>
      <w:bookmarkStart w:id="577" w:name="_Toc466361287"/>
      <w:bookmarkStart w:id="578" w:name="_Toc409119538"/>
      <w:bookmarkStart w:id="579" w:name="_Toc466361290"/>
      <w:bookmarkStart w:id="580" w:name="_Toc409119223"/>
      <w:bookmarkStart w:id="581" w:name="_Toc466361284"/>
      <w:bookmarkStart w:id="582" w:name="_Toc466361238"/>
      <w:bookmarkStart w:id="583" w:name="_Toc466361286"/>
      <w:bookmarkStart w:id="584" w:name="_Toc466361285"/>
      <w:bookmarkStart w:id="585" w:name="_Toc466361236"/>
      <w:bookmarkStart w:id="586" w:name="_Toc466361288"/>
      <w:bookmarkStart w:id="587" w:name="_Toc466361232"/>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p>
    <w:p w:rsidR="003D0186" w:rsidRDefault="003D0186">
      <w:pPr>
        <w:pStyle w:val="afff1"/>
        <w:ind w:firstLineChars="0" w:firstLine="0"/>
        <w:rPr>
          <w:color w:val="000000"/>
        </w:rPr>
      </w:pPr>
    </w:p>
    <w:p w:rsidR="003D0186" w:rsidRDefault="003D0186">
      <w:pPr>
        <w:pStyle w:val="afff1"/>
        <w:ind w:firstLineChars="0" w:firstLine="0"/>
        <w:rPr>
          <w:color w:val="000000"/>
        </w:rPr>
      </w:pPr>
    </w:p>
    <w:p w:rsidR="003D0186" w:rsidRDefault="003D0186">
      <w:pPr>
        <w:pStyle w:val="afff1"/>
        <w:ind w:firstLineChars="0" w:firstLine="0"/>
        <w:rPr>
          <w:color w:val="000000"/>
        </w:rPr>
      </w:pPr>
    </w:p>
    <w:p w:rsidR="003D0186" w:rsidRDefault="003D0186">
      <w:pPr>
        <w:pStyle w:val="afff1"/>
        <w:ind w:firstLineChars="0" w:firstLine="0"/>
        <w:rPr>
          <w:color w:val="000000"/>
        </w:rPr>
      </w:pPr>
    </w:p>
    <w:p w:rsidR="003D0186" w:rsidRDefault="003D0186">
      <w:pPr>
        <w:pStyle w:val="afff1"/>
        <w:ind w:firstLineChars="0" w:firstLine="0"/>
        <w:rPr>
          <w:color w:val="000000"/>
        </w:rPr>
      </w:pPr>
    </w:p>
    <w:p w:rsidR="003D0186" w:rsidRDefault="003D0186">
      <w:pPr>
        <w:pStyle w:val="afff1"/>
        <w:ind w:firstLineChars="0" w:firstLine="0"/>
        <w:rPr>
          <w:color w:val="000000"/>
        </w:rPr>
      </w:pPr>
    </w:p>
    <w:p w:rsidR="003D0186" w:rsidRDefault="003D0186">
      <w:pPr>
        <w:pStyle w:val="afff1"/>
        <w:ind w:firstLineChars="0" w:firstLine="0"/>
        <w:rPr>
          <w:color w:val="000000"/>
        </w:rPr>
      </w:pPr>
    </w:p>
    <w:p w:rsidR="003D0186" w:rsidRDefault="003D0186">
      <w:pPr>
        <w:pStyle w:val="afff1"/>
        <w:ind w:firstLineChars="0" w:firstLine="0"/>
        <w:rPr>
          <w:color w:val="000000"/>
        </w:rPr>
      </w:pPr>
    </w:p>
    <w:p w:rsidR="003D0186" w:rsidRDefault="003D0186">
      <w:pPr>
        <w:pStyle w:val="afff1"/>
        <w:ind w:firstLineChars="0" w:firstLine="0"/>
        <w:rPr>
          <w:color w:val="000000"/>
        </w:rPr>
      </w:pPr>
    </w:p>
    <w:p w:rsidR="003D0186" w:rsidRDefault="001C2D48">
      <w:pPr>
        <w:topLinePunct/>
        <w:jc w:val="center"/>
        <w:rPr>
          <w:rFonts w:eastAsia="黑体"/>
          <w:bCs/>
          <w:color w:val="000000"/>
          <w:kern w:val="0"/>
          <w:sz w:val="44"/>
          <w:szCs w:val="44"/>
        </w:rPr>
      </w:pPr>
      <w:r>
        <w:rPr>
          <w:rFonts w:eastAsia="黑体" w:hint="eastAsia"/>
          <w:bCs/>
          <w:color w:val="000000"/>
          <w:kern w:val="0"/>
          <w:sz w:val="44"/>
          <w:szCs w:val="44"/>
        </w:rPr>
        <w:t>双模通信互联互通技术规范</w:t>
      </w:r>
    </w:p>
    <w:p w:rsidR="003D0186" w:rsidRDefault="001C2D48">
      <w:pPr>
        <w:topLinePunct/>
        <w:jc w:val="center"/>
        <w:rPr>
          <w:rFonts w:eastAsia="黑体"/>
          <w:bCs/>
          <w:color w:val="000000"/>
          <w:kern w:val="0"/>
          <w:sz w:val="44"/>
          <w:szCs w:val="44"/>
        </w:rPr>
      </w:pPr>
      <w:r>
        <w:rPr>
          <w:rFonts w:eastAsia="黑体" w:hint="eastAsia"/>
          <w:bCs/>
          <w:color w:val="000000"/>
          <w:kern w:val="0"/>
          <w:sz w:val="44"/>
          <w:szCs w:val="44"/>
        </w:rPr>
        <w:t>第</w:t>
      </w:r>
      <w:r>
        <w:rPr>
          <w:rFonts w:ascii="黑体" w:eastAsia="黑体" w:hAnsi="黑体" w:hint="eastAsia"/>
          <w:bCs/>
          <w:color w:val="000000"/>
          <w:kern w:val="0"/>
          <w:sz w:val="44"/>
          <w:szCs w:val="44"/>
        </w:rPr>
        <w:t>2</w:t>
      </w:r>
      <w:r>
        <w:rPr>
          <w:rFonts w:eastAsia="黑体" w:hint="eastAsia"/>
          <w:bCs/>
          <w:color w:val="000000"/>
          <w:kern w:val="0"/>
          <w:sz w:val="44"/>
          <w:szCs w:val="44"/>
        </w:rPr>
        <w:t>部分：技术要求</w:t>
      </w:r>
    </w:p>
    <w:p w:rsidR="003D0186" w:rsidRDefault="003D0186">
      <w:pPr>
        <w:jc w:val="center"/>
        <w:rPr>
          <w:color w:val="000000"/>
          <w:kern w:val="0"/>
          <w:szCs w:val="20"/>
        </w:rPr>
      </w:pPr>
    </w:p>
    <w:p w:rsidR="003D0186" w:rsidRDefault="003D0186">
      <w:pPr>
        <w:jc w:val="center"/>
        <w:rPr>
          <w:color w:val="000000"/>
          <w:kern w:val="0"/>
          <w:szCs w:val="20"/>
        </w:rPr>
      </w:pPr>
    </w:p>
    <w:p w:rsidR="003D0186" w:rsidRDefault="001C2D48">
      <w:pPr>
        <w:jc w:val="center"/>
        <w:rPr>
          <w:rFonts w:eastAsia="黑体"/>
          <w:bCs/>
          <w:color w:val="000000"/>
          <w:kern w:val="0"/>
          <w:sz w:val="28"/>
          <w:szCs w:val="28"/>
          <w:lang w:val="zh-CN"/>
        </w:rPr>
      </w:pPr>
      <w:r>
        <w:rPr>
          <w:rFonts w:eastAsia="黑体" w:hint="eastAsia"/>
          <w:bCs/>
          <w:color w:val="000000"/>
          <w:kern w:val="0"/>
          <w:sz w:val="28"/>
          <w:szCs w:val="28"/>
          <w:lang w:val="zh-CN"/>
        </w:rPr>
        <w:t>编制说明</w:t>
      </w:r>
    </w:p>
    <w:p w:rsidR="003D0186" w:rsidRDefault="003D0186"/>
    <w:p w:rsidR="003D0186" w:rsidRDefault="003D0186">
      <w:pPr>
        <w:rPr>
          <w:rFonts w:ascii="EU-F1" w:eastAsia="黑体"/>
          <w:sz w:val="28"/>
          <w:szCs w:val="20"/>
        </w:rPr>
      </w:pPr>
    </w:p>
    <w:p w:rsidR="003D0186" w:rsidRDefault="003D0186">
      <w:pPr>
        <w:rPr>
          <w:rFonts w:ascii="EU-F1" w:eastAsia="黑体"/>
          <w:sz w:val="28"/>
          <w:szCs w:val="20"/>
        </w:rPr>
      </w:pPr>
    </w:p>
    <w:p w:rsidR="003D0186" w:rsidRDefault="003D0186">
      <w:pPr>
        <w:jc w:val="right"/>
        <w:rPr>
          <w:rFonts w:ascii="EU-F1" w:eastAsia="黑体"/>
          <w:sz w:val="28"/>
          <w:szCs w:val="20"/>
        </w:rPr>
      </w:pPr>
    </w:p>
    <w:p w:rsidR="003D0186" w:rsidRDefault="003D0186">
      <w:pPr>
        <w:rPr>
          <w:rFonts w:ascii="EU-F1" w:eastAsia="黑体"/>
          <w:sz w:val="28"/>
          <w:szCs w:val="20"/>
        </w:rPr>
      </w:pPr>
    </w:p>
    <w:p w:rsidR="003D0186" w:rsidRDefault="003D0186">
      <w:pPr>
        <w:rPr>
          <w:rFonts w:ascii="EU-F1" w:eastAsia="黑体"/>
          <w:sz w:val="28"/>
          <w:szCs w:val="20"/>
        </w:rPr>
      </w:pPr>
    </w:p>
    <w:p w:rsidR="003D0186" w:rsidRDefault="003D0186">
      <w:pPr>
        <w:rPr>
          <w:rFonts w:ascii="EU-F1" w:eastAsia="黑体"/>
          <w:sz w:val="28"/>
          <w:szCs w:val="20"/>
        </w:rPr>
      </w:pPr>
    </w:p>
    <w:p w:rsidR="003D0186" w:rsidRDefault="003D0186">
      <w:pPr>
        <w:rPr>
          <w:rFonts w:ascii="EU-F1" w:eastAsia="黑体"/>
          <w:sz w:val="28"/>
          <w:szCs w:val="20"/>
        </w:rPr>
      </w:pPr>
    </w:p>
    <w:p w:rsidR="003D0186" w:rsidRDefault="003D0186">
      <w:pPr>
        <w:rPr>
          <w:rFonts w:ascii="EU-F1" w:eastAsia="黑体"/>
          <w:sz w:val="28"/>
          <w:szCs w:val="20"/>
        </w:rPr>
        <w:sectPr w:rsidR="003D0186">
          <w:footerReference w:type="default" r:id="rId25"/>
          <w:pgSz w:w="11906" w:h="16838"/>
          <w:pgMar w:top="567" w:right="1134" w:bottom="1134" w:left="1418" w:header="1418" w:footer="1134" w:gutter="0"/>
          <w:pgNumType w:start="1"/>
          <w:cols w:space="425"/>
          <w:formProt w:val="0"/>
          <w:docGrid w:type="lines" w:linePitch="312"/>
        </w:sectPr>
      </w:pPr>
    </w:p>
    <w:p w:rsidR="003D0186" w:rsidRDefault="001C2D48">
      <w:pPr>
        <w:topLinePunct/>
        <w:spacing w:line="1200" w:lineRule="auto"/>
        <w:jc w:val="center"/>
        <w:outlineLvl w:val="0"/>
        <w:rPr>
          <w:rFonts w:ascii="EU-F1" w:eastAsia="黑体"/>
          <w:color w:val="000000"/>
          <w:sz w:val="32"/>
          <w:szCs w:val="20"/>
        </w:rPr>
      </w:pPr>
      <w:r>
        <w:rPr>
          <w:rFonts w:ascii="EU-F1" w:eastAsia="黑体" w:hint="eastAsia"/>
          <w:color w:val="000000"/>
          <w:sz w:val="32"/>
          <w:szCs w:val="20"/>
        </w:rPr>
        <w:lastRenderedPageBreak/>
        <w:t>目次</w:t>
      </w:r>
    </w:p>
    <w:p w:rsidR="003D0186" w:rsidRDefault="001C2D48">
      <w:pPr>
        <w:tabs>
          <w:tab w:val="right" w:leader="middleDot" w:pos="9412"/>
        </w:tabs>
        <w:topLinePunct/>
        <w:rPr>
          <w:color w:val="000000"/>
          <w:szCs w:val="20"/>
        </w:rPr>
      </w:pPr>
      <w:r>
        <w:rPr>
          <w:color w:val="000000"/>
          <w:szCs w:val="20"/>
        </w:rPr>
        <w:t>1</w:t>
      </w:r>
      <w:r>
        <w:rPr>
          <w:color w:val="000000"/>
          <w:szCs w:val="20"/>
        </w:rPr>
        <w:t>编制背景</w:t>
      </w:r>
      <w:r>
        <w:rPr>
          <w:color w:val="000000"/>
          <w:szCs w:val="20"/>
        </w:rPr>
        <w:tab/>
        <w:t>18</w:t>
      </w:r>
    </w:p>
    <w:p w:rsidR="003D0186" w:rsidRDefault="001C2D48">
      <w:pPr>
        <w:tabs>
          <w:tab w:val="right" w:leader="middleDot" w:pos="9412"/>
        </w:tabs>
        <w:topLinePunct/>
        <w:rPr>
          <w:color w:val="000000"/>
          <w:szCs w:val="20"/>
        </w:rPr>
      </w:pPr>
      <w:r>
        <w:rPr>
          <w:color w:val="000000"/>
          <w:szCs w:val="20"/>
        </w:rPr>
        <w:t xml:space="preserve">2 </w:t>
      </w:r>
      <w:r>
        <w:rPr>
          <w:color w:val="000000"/>
          <w:szCs w:val="20"/>
        </w:rPr>
        <w:t>编制主要原则</w:t>
      </w:r>
      <w:r>
        <w:rPr>
          <w:color w:val="000000"/>
          <w:szCs w:val="20"/>
        </w:rPr>
        <w:tab/>
        <w:t>18</w:t>
      </w:r>
    </w:p>
    <w:p w:rsidR="003D0186" w:rsidRDefault="001C2D48">
      <w:pPr>
        <w:tabs>
          <w:tab w:val="right" w:leader="middleDot" w:pos="9412"/>
        </w:tabs>
        <w:topLinePunct/>
        <w:rPr>
          <w:color w:val="000000"/>
          <w:szCs w:val="20"/>
        </w:rPr>
      </w:pPr>
      <w:r>
        <w:rPr>
          <w:color w:val="000000"/>
          <w:szCs w:val="20"/>
        </w:rPr>
        <w:t xml:space="preserve">3 </w:t>
      </w:r>
      <w:r>
        <w:rPr>
          <w:color w:val="000000"/>
          <w:szCs w:val="20"/>
        </w:rPr>
        <w:t>与其他标准文件的关系</w:t>
      </w:r>
      <w:r>
        <w:rPr>
          <w:color w:val="000000"/>
          <w:szCs w:val="20"/>
        </w:rPr>
        <w:tab/>
        <w:t>18</w:t>
      </w:r>
    </w:p>
    <w:p w:rsidR="003D0186" w:rsidRDefault="001C2D48">
      <w:pPr>
        <w:tabs>
          <w:tab w:val="right" w:leader="middleDot" w:pos="9412"/>
        </w:tabs>
        <w:topLinePunct/>
        <w:rPr>
          <w:color w:val="000000"/>
          <w:szCs w:val="20"/>
        </w:rPr>
      </w:pPr>
      <w:r>
        <w:rPr>
          <w:color w:val="000000"/>
          <w:szCs w:val="20"/>
        </w:rPr>
        <w:t xml:space="preserve">4 </w:t>
      </w:r>
      <w:r>
        <w:rPr>
          <w:color w:val="000000"/>
          <w:szCs w:val="20"/>
        </w:rPr>
        <w:t>主要工作过程</w:t>
      </w:r>
      <w:r>
        <w:rPr>
          <w:color w:val="000000"/>
          <w:szCs w:val="20"/>
        </w:rPr>
        <w:tab/>
        <w:t>18</w:t>
      </w:r>
    </w:p>
    <w:p w:rsidR="003D0186" w:rsidRDefault="001C2D48">
      <w:pPr>
        <w:tabs>
          <w:tab w:val="right" w:leader="middleDot" w:pos="9412"/>
        </w:tabs>
        <w:topLinePunct/>
        <w:rPr>
          <w:color w:val="000000"/>
          <w:szCs w:val="20"/>
        </w:rPr>
      </w:pPr>
      <w:r>
        <w:rPr>
          <w:color w:val="000000"/>
          <w:szCs w:val="20"/>
        </w:rPr>
        <w:t xml:space="preserve">5 </w:t>
      </w:r>
      <w:r>
        <w:rPr>
          <w:color w:val="000000"/>
          <w:szCs w:val="20"/>
        </w:rPr>
        <w:t>标准结构和内容</w:t>
      </w:r>
      <w:r>
        <w:rPr>
          <w:color w:val="000000"/>
          <w:szCs w:val="20"/>
        </w:rPr>
        <w:tab/>
        <w:t>18</w:t>
      </w:r>
    </w:p>
    <w:p w:rsidR="003D0186" w:rsidRDefault="001C2D48">
      <w:pPr>
        <w:tabs>
          <w:tab w:val="right" w:leader="middleDot" w:pos="9412"/>
        </w:tabs>
        <w:topLinePunct/>
        <w:rPr>
          <w:color w:val="000000"/>
          <w:szCs w:val="20"/>
        </w:rPr>
      </w:pPr>
      <w:r>
        <w:rPr>
          <w:color w:val="000000"/>
          <w:szCs w:val="20"/>
        </w:rPr>
        <w:t xml:space="preserve">6 </w:t>
      </w:r>
      <w:r>
        <w:rPr>
          <w:color w:val="000000"/>
          <w:szCs w:val="20"/>
        </w:rPr>
        <w:t>条文说明</w:t>
      </w:r>
      <w:r>
        <w:rPr>
          <w:color w:val="000000"/>
          <w:szCs w:val="20"/>
        </w:rPr>
        <w:tab/>
        <w:t>19</w:t>
      </w:r>
    </w:p>
    <w:p w:rsidR="003D0186" w:rsidRDefault="001C2D48" w:rsidP="00165075">
      <w:pPr>
        <w:keepNext/>
        <w:keepLines/>
        <w:topLinePunct/>
        <w:spacing w:beforeLines="100" w:afterLines="100"/>
        <w:ind w:firstLine="425"/>
        <w:outlineLvl w:val="1"/>
        <w:rPr>
          <w:rFonts w:ascii="黑体" w:eastAsia="黑体" w:hAnsi="黑体"/>
          <w:color w:val="000000"/>
          <w:szCs w:val="21"/>
        </w:rPr>
      </w:pPr>
      <w:r>
        <w:rPr>
          <w:rFonts w:ascii="EU-F1" w:eastAsia="黑体" w:hAnsi="Arial"/>
          <w:b/>
          <w:color w:val="000000"/>
          <w:szCs w:val="20"/>
        </w:rPr>
        <w:br w:type="page"/>
      </w:r>
      <w:r>
        <w:rPr>
          <w:rFonts w:ascii="黑体" w:eastAsia="黑体" w:hAnsi="黑体" w:hint="eastAsia"/>
          <w:color w:val="000000"/>
          <w:szCs w:val="21"/>
        </w:rPr>
        <w:lastRenderedPageBreak/>
        <w:t xml:space="preserve">1 </w:t>
      </w:r>
      <w:r>
        <w:rPr>
          <w:rFonts w:ascii="黑体" w:eastAsia="黑体" w:hAnsi="黑体" w:hint="eastAsia"/>
          <w:color w:val="000000"/>
          <w:szCs w:val="21"/>
        </w:rPr>
        <w:t>编制背景</w:t>
      </w:r>
    </w:p>
    <w:p w:rsidR="003D0186" w:rsidRDefault="001C2D48">
      <w:pPr>
        <w:topLinePunct/>
        <w:spacing w:line="312" w:lineRule="exact"/>
        <w:ind w:firstLineChars="202" w:firstLine="424"/>
        <w:rPr>
          <w:color w:val="000000"/>
          <w:szCs w:val="22"/>
        </w:rPr>
      </w:pPr>
      <w:r>
        <w:rPr>
          <w:rFonts w:hint="eastAsia"/>
          <w:color w:val="000000"/>
          <w:szCs w:val="22"/>
        </w:rPr>
        <w:t>本文件依据《国家电网有限公司关于下达</w:t>
      </w:r>
      <w:r>
        <w:rPr>
          <w:rFonts w:hint="eastAsia"/>
          <w:color w:val="000000"/>
          <w:szCs w:val="22"/>
        </w:rPr>
        <w:t>2021</w:t>
      </w:r>
      <w:r>
        <w:rPr>
          <w:rFonts w:hint="eastAsia"/>
          <w:color w:val="000000"/>
          <w:szCs w:val="22"/>
        </w:rPr>
        <w:t>年第一批技术标准制修订计划的通知》（国家电网科〔</w:t>
      </w:r>
      <w:r>
        <w:rPr>
          <w:rFonts w:hint="eastAsia"/>
          <w:color w:val="000000"/>
          <w:szCs w:val="22"/>
        </w:rPr>
        <w:t>2021</w:t>
      </w:r>
      <w:r>
        <w:rPr>
          <w:rFonts w:hint="eastAsia"/>
          <w:color w:val="000000"/>
          <w:szCs w:val="22"/>
        </w:rPr>
        <w:t>〕</w:t>
      </w:r>
      <w:r>
        <w:rPr>
          <w:rFonts w:hint="eastAsia"/>
          <w:color w:val="000000"/>
          <w:szCs w:val="22"/>
        </w:rPr>
        <w:t>92</w:t>
      </w:r>
      <w:r>
        <w:rPr>
          <w:rFonts w:hint="eastAsia"/>
          <w:color w:val="000000"/>
          <w:szCs w:val="22"/>
        </w:rPr>
        <w:t>号）文的要求编写。</w:t>
      </w:r>
    </w:p>
    <w:p w:rsidR="003D0186" w:rsidRDefault="001C2D48">
      <w:pPr>
        <w:topLinePunct/>
        <w:spacing w:line="312" w:lineRule="exact"/>
        <w:ind w:firstLineChars="202" w:firstLine="424"/>
        <w:rPr>
          <w:color w:val="000000"/>
          <w:szCs w:val="22"/>
        </w:rPr>
      </w:pPr>
      <w:r>
        <w:rPr>
          <w:rFonts w:hint="eastAsia"/>
          <w:color w:val="000000"/>
          <w:szCs w:val="22"/>
        </w:rPr>
        <w:t>通过制定《</w:t>
      </w:r>
      <w:r>
        <w:rPr>
          <w:rFonts w:hint="eastAsia"/>
          <w:color w:val="000000"/>
        </w:rPr>
        <w:t>双模</w:t>
      </w:r>
      <w:r>
        <w:rPr>
          <w:rFonts w:hint="eastAsia"/>
          <w:color w:val="000000"/>
          <w:szCs w:val="22"/>
        </w:rPr>
        <w:t>通信互联互通技术规范》系列标准，目的是提升终端至各类通信节点间本地通信系统管理的规范化、标准化水平，统一双模通信的技术要求和通信规约，实现</w:t>
      </w:r>
      <w:r>
        <w:rPr>
          <w:rFonts w:hint="eastAsia"/>
          <w:color w:val="000000"/>
        </w:rPr>
        <w:t>双</w:t>
      </w:r>
      <w:r>
        <w:rPr>
          <w:rFonts w:hint="eastAsia"/>
          <w:color w:val="000000"/>
        </w:rPr>
        <w:t>模</w:t>
      </w:r>
      <w:r>
        <w:rPr>
          <w:rFonts w:hint="eastAsia"/>
          <w:color w:val="000000"/>
          <w:szCs w:val="22"/>
        </w:rPr>
        <w:t>通信单元之间的互联互通。</w:t>
      </w:r>
    </w:p>
    <w:p w:rsidR="003D0186" w:rsidRDefault="001C2D48" w:rsidP="000064E9">
      <w:pPr>
        <w:topLinePunct/>
        <w:spacing w:afterLines="50" w:line="312" w:lineRule="exact"/>
        <w:ind w:firstLineChars="202" w:firstLine="424"/>
        <w:rPr>
          <w:szCs w:val="22"/>
        </w:rPr>
        <w:pPrChange w:id="588" w:author="作者" w:date="2025-12-29T10:55:00Z">
          <w:pPr>
            <w:topLinePunct/>
            <w:spacing w:afterLines="50" w:line="312" w:lineRule="exact"/>
            <w:ind w:firstLineChars="202" w:firstLine="424"/>
          </w:pPr>
        </w:pPrChange>
      </w:pPr>
      <w:r>
        <w:rPr>
          <w:rFonts w:hint="eastAsia"/>
          <w:color w:val="000000"/>
          <w:szCs w:val="22"/>
        </w:rPr>
        <w:t>《</w:t>
      </w:r>
      <w:r>
        <w:rPr>
          <w:rFonts w:hint="eastAsia"/>
          <w:color w:val="000000"/>
        </w:rPr>
        <w:t>双模</w:t>
      </w:r>
      <w:r>
        <w:rPr>
          <w:rFonts w:hint="eastAsia"/>
          <w:color w:val="000000"/>
          <w:szCs w:val="22"/>
        </w:rPr>
        <w:t>通信互联互通技术规范》系列标准的制定，有利于提升用电信息采集系统本地信道的有效性及可靠性，满足日益增长的智能物联感知以及新型电力系统业务需求，提升</w:t>
      </w:r>
      <w:r>
        <w:rPr>
          <w:rFonts w:hint="eastAsia"/>
          <w:color w:val="000000"/>
        </w:rPr>
        <w:t>双模</w:t>
      </w:r>
      <w:r>
        <w:rPr>
          <w:rFonts w:hint="eastAsia"/>
          <w:color w:val="000000"/>
          <w:szCs w:val="22"/>
        </w:rPr>
        <w:t>通信技术产品的标准化和互联互通水平，推动本地通信技术领域健康有序地发展。</w:t>
      </w:r>
    </w:p>
    <w:p w:rsidR="003D0186" w:rsidRDefault="001C2D48" w:rsidP="000064E9">
      <w:pPr>
        <w:keepNext/>
        <w:keepLines/>
        <w:topLinePunct/>
        <w:spacing w:beforeLines="100" w:afterLines="100"/>
        <w:ind w:firstLine="425"/>
        <w:outlineLvl w:val="1"/>
        <w:rPr>
          <w:rFonts w:ascii="黑体" w:eastAsia="黑体" w:hAnsi="黑体"/>
          <w:color w:val="000000"/>
          <w:szCs w:val="21"/>
        </w:rPr>
        <w:pPrChange w:id="589" w:author="作者" w:date="2025-12-29T10:55:00Z">
          <w:pPr>
            <w:keepNext/>
            <w:keepLines/>
            <w:topLinePunct/>
            <w:spacing w:beforeLines="100" w:afterLines="100"/>
            <w:ind w:firstLine="425"/>
            <w:outlineLvl w:val="1"/>
          </w:pPr>
        </w:pPrChange>
      </w:pPr>
      <w:r>
        <w:rPr>
          <w:rFonts w:ascii="黑体" w:eastAsia="黑体" w:hAnsi="黑体" w:hint="eastAsia"/>
          <w:color w:val="000000"/>
          <w:szCs w:val="21"/>
        </w:rPr>
        <w:t xml:space="preserve">2 </w:t>
      </w:r>
      <w:r>
        <w:rPr>
          <w:rFonts w:ascii="黑体" w:eastAsia="黑体" w:hAnsi="黑体" w:hint="eastAsia"/>
          <w:color w:val="000000"/>
          <w:szCs w:val="21"/>
        </w:rPr>
        <w:t>编制主要原则</w:t>
      </w:r>
    </w:p>
    <w:p w:rsidR="003D0186" w:rsidRDefault="001C2D48">
      <w:pPr>
        <w:topLinePunct/>
        <w:spacing w:line="312" w:lineRule="exact"/>
        <w:ind w:firstLineChars="202" w:firstLine="424"/>
        <w:rPr>
          <w:color w:val="000000"/>
          <w:szCs w:val="22"/>
        </w:rPr>
      </w:pPr>
      <w:r>
        <w:rPr>
          <w:rFonts w:hint="eastAsia"/>
          <w:color w:val="000000"/>
          <w:szCs w:val="22"/>
        </w:rPr>
        <w:t>本标准根据以下原则编制：</w:t>
      </w:r>
    </w:p>
    <w:p w:rsidR="003D0186" w:rsidRDefault="001C2D48">
      <w:pPr>
        <w:numPr>
          <w:ilvl w:val="0"/>
          <w:numId w:val="24"/>
        </w:numPr>
        <w:topLinePunct/>
        <w:spacing w:line="312" w:lineRule="exact"/>
        <w:rPr>
          <w:color w:val="000000"/>
          <w:szCs w:val="22"/>
        </w:rPr>
      </w:pPr>
      <w:r>
        <w:rPr>
          <w:rFonts w:hint="eastAsia"/>
          <w:color w:val="000000"/>
          <w:szCs w:val="22"/>
        </w:rPr>
        <w:t>坚持先进性与实用性相结合、统一性与灵活性相结合、可靠性与经济性相结合的原则，以标准化为引领，服务国民经济科学发展。</w:t>
      </w:r>
    </w:p>
    <w:p w:rsidR="003D0186" w:rsidRDefault="001C2D48">
      <w:pPr>
        <w:numPr>
          <w:ilvl w:val="0"/>
          <w:numId w:val="24"/>
        </w:numPr>
        <w:topLinePunct/>
        <w:spacing w:line="312" w:lineRule="exact"/>
        <w:rPr>
          <w:color w:val="000000"/>
          <w:szCs w:val="22"/>
        </w:rPr>
      </w:pPr>
      <w:r>
        <w:rPr>
          <w:rFonts w:hint="eastAsia"/>
          <w:color w:val="000000"/>
          <w:szCs w:val="22"/>
        </w:rPr>
        <w:t>采用分散与集中讨论的形式，充分了解</w:t>
      </w:r>
      <w:r>
        <w:rPr>
          <w:rFonts w:hint="eastAsia"/>
          <w:color w:val="000000"/>
        </w:rPr>
        <w:t>双模</w:t>
      </w:r>
      <w:r>
        <w:rPr>
          <w:rFonts w:hint="eastAsia"/>
          <w:color w:val="000000"/>
          <w:szCs w:val="22"/>
        </w:rPr>
        <w:t>通信建设现状，明确系统及终端功能需求，建立采集系统功能模型和数据模型，研究新的需求形势下不同应用场景和配电网环境对</w:t>
      </w:r>
      <w:r>
        <w:rPr>
          <w:rFonts w:hint="eastAsia"/>
          <w:color w:val="000000"/>
        </w:rPr>
        <w:t>双模</w:t>
      </w:r>
      <w:r>
        <w:rPr>
          <w:rFonts w:hint="eastAsia"/>
          <w:color w:val="000000"/>
          <w:szCs w:val="22"/>
        </w:rPr>
        <w:t>通信单元的使用要求，体现研究的实用性和先进性。</w:t>
      </w:r>
    </w:p>
    <w:p w:rsidR="003D0186" w:rsidRDefault="001C2D48">
      <w:pPr>
        <w:numPr>
          <w:ilvl w:val="0"/>
          <w:numId w:val="24"/>
        </w:numPr>
        <w:topLinePunct/>
        <w:spacing w:line="312" w:lineRule="exact"/>
        <w:rPr>
          <w:color w:val="000000"/>
          <w:szCs w:val="22"/>
        </w:rPr>
      </w:pPr>
      <w:r>
        <w:rPr>
          <w:rFonts w:hint="eastAsia"/>
          <w:color w:val="000000"/>
          <w:szCs w:val="22"/>
        </w:rPr>
        <w:t>认真研究国内外现行相关的国际标准、国家标准、行业标准、企业标准，达到相关技术标准的协调统一，并考虑系统和设备的扩展性、兼容性。</w:t>
      </w:r>
    </w:p>
    <w:p w:rsidR="003D0186" w:rsidRDefault="001C2D48" w:rsidP="000064E9">
      <w:pPr>
        <w:numPr>
          <w:ilvl w:val="0"/>
          <w:numId w:val="24"/>
        </w:numPr>
        <w:topLinePunct/>
        <w:spacing w:afterLines="50" w:line="312" w:lineRule="exact"/>
        <w:ind w:left="845"/>
        <w:rPr>
          <w:color w:val="000000"/>
          <w:szCs w:val="22"/>
        </w:rPr>
        <w:pPrChange w:id="590" w:author="作者" w:date="2025-12-29T10:55:00Z">
          <w:pPr>
            <w:numPr>
              <w:numId w:val="24"/>
            </w:numPr>
            <w:topLinePunct/>
            <w:spacing w:afterLines="50" w:line="312" w:lineRule="exact"/>
            <w:ind w:left="845" w:hanging="420"/>
          </w:pPr>
        </w:pPrChange>
      </w:pPr>
      <w:r>
        <w:rPr>
          <w:rFonts w:hint="eastAsia"/>
          <w:color w:val="000000"/>
          <w:szCs w:val="22"/>
        </w:rPr>
        <w:t>坚持集中人才资源优势，吸收</w:t>
      </w:r>
      <w:r>
        <w:rPr>
          <w:rFonts w:hint="eastAsia"/>
          <w:color w:val="000000"/>
        </w:rPr>
        <w:t>双模</w:t>
      </w:r>
      <w:r>
        <w:rPr>
          <w:rFonts w:hint="eastAsia"/>
          <w:color w:val="000000"/>
          <w:szCs w:val="22"/>
        </w:rPr>
        <w:t>通信先进的发展理念、创新技术和成果，协调</w:t>
      </w:r>
      <w:r>
        <w:rPr>
          <w:rFonts w:hint="eastAsia"/>
          <w:color w:val="000000"/>
        </w:rPr>
        <w:t>双模</w:t>
      </w:r>
      <w:r>
        <w:rPr>
          <w:rFonts w:hint="eastAsia"/>
          <w:color w:val="000000"/>
          <w:szCs w:val="22"/>
        </w:rPr>
        <w:t>通信芯片设计商、方案设计商、系统集成商等各方技术资源，促进利益相关方意见的统一。</w:t>
      </w:r>
    </w:p>
    <w:p w:rsidR="003D0186" w:rsidRDefault="001C2D48" w:rsidP="00165075">
      <w:pPr>
        <w:keepNext/>
        <w:keepLines/>
        <w:topLinePunct/>
        <w:spacing w:beforeLines="100" w:afterLines="100"/>
        <w:ind w:firstLine="425"/>
        <w:outlineLvl w:val="1"/>
        <w:rPr>
          <w:rFonts w:ascii="黑体" w:eastAsia="黑体" w:hAnsi="黑体"/>
          <w:color w:val="000000"/>
          <w:szCs w:val="21"/>
        </w:rPr>
      </w:pPr>
      <w:r>
        <w:rPr>
          <w:rFonts w:ascii="黑体" w:eastAsia="黑体" w:hAnsi="黑体" w:hint="eastAsia"/>
          <w:color w:val="000000"/>
          <w:szCs w:val="21"/>
        </w:rPr>
        <w:t xml:space="preserve">3 </w:t>
      </w:r>
      <w:r>
        <w:rPr>
          <w:rFonts w:ascii="黑体" w:eastAsia="黑体" w:hAnsi="黑体" w:hint="eastAsia"/>
          <w:color w:val="000000"/>
          <w:szCs w:val="21"/>
        </w:rPr>
        <w:t>与其他标准文件的关系</w:t>
      </w:r>
    </w:p>
    <w:p w:rsidR="003D0186" w:rsidRDefault="001C2D48">
      <w:pPr>
        <w:topLinePunct/>
        <w:spacing w:line="312" w:lineRule="exact"/>
        <w:ind w:firstLineChars="202" w:firstLine="424"/>
        <w:rPr>
          <w:color w:val="000000"/>
          <w:szCs w:val="22"/>
        </w:rPr>
      </w:pPr>
      <w:r>
        <w:rPr>
          <w:rFonts w:hint="eastAsia"/>
          <w:color w:val="000000"/>
          <w:kern w:val="21"/>
          <w:szCs w:val="21"/>
        </w:rPr>
        <w:t>本文件与相关技术领域的国家现行法律、法规和政策保持一致</w:t>
      </w:r>
    </w:p>
    <w:p w:rsidR="003D0186" w:rsidRDefault="001C2D48" w:rsidP="00165075">
      <w:pPr>
        <w:topLinePunct/>
        <w:spacing w:afterLines="50" w:line="312" w:lineRule="exact"/>
        <w:ind w:firstLineChars="202" w:firstLine="424"/>
        <w:rPr>
          <w:color w:val="000000"/>
          <w:szCs w:val="22"/>
        </w:rPr>
      </w:pPr>
      <w:r>
        <w:rPr>
          <w:rFonts w:hint="eastAsia"/>
          <w:color w:val="000000"/>
        </w:rPr>
        <w:t>本文件不涉及专利、软件著作权等知识产权使用问题。</w:t>
      </w:r>
    </w:p>
    <w:p w:rsidR="003D0186" w:rsidRDefault="001C2D48" w:rsidP="00165075">
      <w:pPr>
        <w:keepNext/>
        <w:keepLines/>
        <w:topLinePunct/>
        <w:spacing w:beforeLines="100" w:afterLines="100"/>
        <w:ind w:firstLine="425"/>
        <w:outlineLvl w:val="1"/>
        <w:rPr>
          <w:rFonts w:ascii="黑体" w:eastAsia="黑体" w:hAnsi="黑体"/>
          <w:color w:val="000000"/>
          <w:szCs w:val="21"/>
        </w:rPr>
      </w:pPr>
      <w:r>
        <w:rPr>
          <w:rFonts w:ascii="黑体" w:eastAsia="黑体" w:hAnsi="黑体" w:hint="eastAsia"/>
          <w:color w:val="000000"/>
          <w:szCs w:val="21"/>
        </w:rPr>
        <w:t xml:space="preserve">4 </w:t>
      </w:r>
      <w:r>
        <w:rPr>
          <w:rFonts w:ascii="黑体" w:eastAsia="黑体" w:hAnsi="黑体" w:hint="eastAsia"/>
          <w:color w:val="000000"/>
          <w:szCs w:val="21"/>
        </w:rPr>
        <w:t>主要工作过程</w:t>
      </w:r>
    </w:p>
    <w:p w:rsidR="003D0186" w:rsidRDefault="001C2D48">
      <w:pPr>
        <w:topLinePunct/>
        <w:spacing w:line="312" w:lineRule="exact"/>
        <w:ind w:firstLineChars="202" w:firstLine="424"/>
        <w:rPr>
          <w:color w:val="000000"/>
          <w:szCs w:val="22"/>
        </w:rPr>
      </w:pPr>
      <w:r>
        <w:rPr>
          <w:color w:val="000000"/>
          <w:szCs w:val="22"/>
        </w:rPr>
        <w:t>2021</w:t>
      </w:r>
      <w:r>
        <w:rPr>
          <w:rFonts w:hint="eastAsia"/>
          <w:color w:val="000000"/>
          <w:szCs w:val="22"/>
        </w:rPr>
        <w:t>年</w:t>
      </w:r>
      <w:r>
        <w:rPr>
          <w:color w:val="000000"/>
          <w:szCs w:val="22"/>
        </w:rPr>
        <w:t>2</w:t>
      </w:r>
      <w:r>
        <w:rPr>
          <w:rFonts w:hint="eastAsia"/>
          <w:color w:val="000000"/>
          <w:szCs w:val="22"/>
        </w:rPr>
        <w:t>月，成立标准起草工作组，召开工作组第一次会议，启动标准制定工作，并撰写标准大纲。</w:t>
      </w:r>
    </w:p>
    <w:p w:rsidR="003D0186" w:rsidRDefault="001C2D48">
      <w:pPr>
        <w:topLinePunct/>
        <w:spacing w:line="312" w:lineRule="exact"/>
        <w:ind w:firstLineChars="202" w:firstLine="424"/>
        <w:rPr>
          <w:color w:val="000000"/>
          <w:szCs w:val="22"/>
        </w:rPr>
      </w:pPr>
      <w:r>
        <w:rPr>
          <w:color w:val="000000"/>
          <w:szCs w:val="22"/>
        </w:rPr>
        <w:t>2021</w:t>
      </w:r>
      <w:r>
        <w:rPr>
          <w:rFonts w:hint="eastAsia"/>
          <w:color w:val="000000"/>
          <w:szCs w:val="22"/>
        </w:rPr>
        <w:t>年</w:t>
      </w:r>
      <w:r>
        <w:rPr>
          <w:color w:val="000000"/>
          <w:szCs w:val="22"/>
        </w:rPr>
        <w:t>4</w:t>
      </w:r>
      <w:r>
        <w:rPr>
          <w:rFonts w:hint="eastAsia"/>
          <w:color w:val="000000"/>
          <w:szCs w:val="22"/>
        </w:rPr>
        <w:t>月，完成对双模通信互联互通技术指标和测试方法的需求分析。</w:t>
      </w:r>
    </w:p>
    <w:p w:rsidR="003D0186" w:rsidRDefault="001C2D48">
      <w:pPr>
        <w:topLinePunct/>
        <w:spacing w:line="312" w:lineRule="exact"/>
        <w:ind w:firstLineChars="202" w:firstLine="424"/>
        <w:rPr>
          <w:color w:val="000000"/>
          <w:szCs w:val="22"/>
        </w:rPr>
      </w:pPr>
      <w:r>
        <w:rPr>
          <w:color w:val="000000"/>
          <w:szCs w:val="22"/>
        </w:rPr>
        <w:t>2021</w:t>
      </w:r>
      <w:r>
        <w:rPr>
          <w:rFonts w:hint="eastAsia"/>
          <w:color w:val="000000"/>
          <w:szCs w:val="22"/>
        </w:rPr>
        <w:t>年</w:t>
      </w:r>
      <w:r>
        <w:rPr>
          <w:color w:val="000000"/>
          <w:szCs w:val="22"/>
        </w:rPr>
        <w:t>6</w:t>
      </w:r>
      <w:r>
        <w:rPr>
          <w:rFonts w:hint="eastAsia"/>
          <w:color w:val="000000"/>
          <w:szCs w:val="22"/>
        </w:rPr>
        <w:t>月，工作组内部讨论双模通信互联互通技术指标和测试用例，并组织工作组各单位编写双模通信互联互通技术指标和测试用例验证方案。</w:t>
      </w:r>
    </w:p>
    <w:p w:rsidR="003D0186" w:rsidRDefault="001C2D48">
      <w:pPr>
        <w:topLinePunct/>
        <w:spacing w:line="312" w:lineRule="exact"/>
        <w:ind w:firstLineChars="202" w:firstLine="424"/>
        <w:rPr>
          <w:color w:val="000000"/>
          <w:szCs w:val="22"/>
        </w:rPr>
      </w:pPr>
      <w:r>
        <w:rPr>
          <w:color w:val="000000"/>
          <w:szCs w:val="22"/>
        </w:rPr>
        <w:t>2021</w:t>
      </w:r>
      <w:r>
        <w:rPr>
          <w:rFonts w:hint="eastAsia"/>
          <w:color w:val="000000"/>
          <w:szCs w:val="22"/>
        </w:rPr>
        <w:t>年</w:t>
      </w:r>
      <w:r>
        <w:rPr>
          <w:color w:val="000000"/>
          <w:szCs w:val="22"/>
        </w:rPr>
        <w:t>7</w:t>
      </w:r>
      <w:r>
        <w:rPr>
          <w:rFonts w:hint="eastAsia"/>
          <w:color w:val="000000"/>
          <w:szCs w:val="22"/>
        </w:rPr>
        <w:t>月，工作组完成技术要求和检验方法讨论稿，并开展双模通信互联互通技术指标和测试用</w:t>
      </w:r>
      <w:r>
        <w:rPr>
          <w:rFonts w:hint="eastAsia"/>
          <w:color w:val="000000"/>
          <w:szCs w:val="22"/>
        </w:rPr>
        <w:t>例验证工作。</w:t>
      </w:r>
    </w:p>
    <w:p w:rsidR="003D0186" w:rsidRDefault="001C2D48">
      <w:pPr>
        <w:topLinePunct/>
        <w:spacing w:line="312" w:lineRule="exact"/>
        <w:ind w:firstLineChars="202" w:firstLine="424"/>
        <w:rPr>
          <w:color w:val="000000"/>
          <w:szCs w:val="22"/>
        </w:rPr>
      </w:pPr>
      <w:r>
        <w:rPr>
          <w:color w:val="000000"/>
          <w:szCs w:val="22"/>
        </w:rPr>
        <w:t>2021</w:t>
      </w:r>
      <w:r>
        <w:rPr>
          <w:rFonts w:hint="eastAsia"/>
          <w:color w:val="000000"/>
          <w:szCs w:val="22"/>
        </w:rPr>
        <w:t>年</w:t>
      </w:r>
      <w:r>
        <w:rPr>
          <w:rFonts w:hint="eastAsia"/>
          <w:color w:val="000000"/>
          <w:szCs w:val="22"/>
        </w:rPr>
        <w:t>8</w:t>
      </w:r>
      <w:r>
        <w:rPr>
          <w:rFonts w:hint="eastAsia"/>
          <w:color w:val="000000"/>
          <w:szCs w:val="22"/>
        </w:rPr>
        <w:t>月，召开工作组第二次会议，根据验证结果进一步完善技术要求和检验方法，形成征求意见稿，并向公司系统及社会广泛征求意见。</w:t>
      </w:r>
    </w:p>
    <w:p w:rsidR="003D0186" w:rsidRDefault="001C2D48">
      <w:pPr>
        <w:topLinePunct/>
        <w:spacing w:line="312" w:lineRule="exact"/>
        <w:ind w:firstLineChars="202" w:firstLine="424"/>
        <w:rPr>
          <w:color w:val="000000"/>
          <w:szCs w:val="22"/>
        </w:rPr>
      </w:pPr>
      <w:r>
        <w:rPr>
          <w:color w:val="000000"/>
          <w:szCs w:val="22"/>
        </w:rPr>
        <w:t>2021</w:t>
      </w:r>
      <w:r>
        <w:rPr>
          <w:rFonts w:hint="eastAsia"/>
          <w:color w:val="000000"/>
          <w:szCs w:val="22"/>
        </w:rPr>
        <w:t>年</w:t>
      </w:r>
      <w:r>
        <w:rPr>
          <w:color w:val="000000"/>
          <w:szCs w:val="22"/>
        </w:rPr>
        <w:t>9</w:t>
      </w:r>
      <w:r>
        <w:rPr>
          <w:rFonts w:hint="eastAsia"/>
          <w:color w:val="000000"/>
          <w:szCs w:val="22"/>
        </w:rPr>
        <w:t>月，技术要求和检验方法两部分标准送审。</w:t>
      </w:r>
    </w:p>
    <w:p w:rsidR="003D0186" w:rsidRDefault="001C2D48" w:rsidP="00165075">
      <w:pPr>
        <w:topLinePunct/>
        <w:spacing w:afterLines="50" w:line="312" w:lineRule="exact"/>
        <w:ind w:firstLineChars="202" w:firstLine="424"/>
        <w:rPr>
          <w:szCs w:val="22"/>
        </w:rPr>
      </w:pPr>
      <w:r>
        <w:rPr>
          <w:rFonts w:hint="eastAsia"/>
          <w:color w:val="000000"/>
          <w:szCs w:val="22"/>
        </w:rPr>
        <w:t>2021</w:t>
      </w:r>
      <w:r>
        <w:rPr>
          <w:rFonts w:hint="eastAsia"/>
          <w:color w:val="000000"/>
          <w:szCs w:val="22"/>
        </w:rPr>
        <w:t>年</w:t>
      </w:r>
      <w:r>
        <w:rPr>
          <w:rFonts w:hint="eastAsia"/>
          <w:color w:val="000000"/>
          <w:szCs w:val="22"/>
        </w:rPr>
        <w:t>1</w:t>
      </w:r>
      <w:r>
        <w:rPr>
          <w:color w:val="000000"/>
          <w:szCs w:val="22"/>
        </w:rPr>
        <w:t>1</w:t>
      </w:r>
      <w:r>
        <w:rPr>
          <w:rFonts w:hint="eastAsia"/>
          <w:color w:val="000000"/>
          <w:szCs w:val="22"/>
        </w:rPr>
        <w:t>月，技术要求和检验方法两部分标准报批。</w:t>
      </w:r>
    </w:p>
    <w:p w:rsidR="003D0186" w:rsidRDefault="001C2D48" w:rsidP="00165075">
      <w:pPr>
        <w:keepNext/>
        <w:keepLines/>
        <w:topLinePunct/>
        <w:spacing w:beforeLines="100" w:afterLines="100"/>
        <w:ind w:firstLine="425"/>
        <w:outlineLvl w:val="1"/>
        <w:rPr>
          <w:rFonts w:ascii="黑体" w:eastAsia="黑体" w:hAnsi="黑体"/>
          <w:color w:val="000000"/>
          <w:szCs w:val="21"/>
        </w:rPr>
      </w:pPr>
      <w:r>
        <w:rPr>
          <w:rFonts w:ascii="黑体" w:eastAsia="黑体" w:hAnsi="黑体" w:hint="eastAsia"/>
          <w:color w:val="000000"/>
          <w:szCs w:val="21"/>
        </w:rPr>
        <w:lastRenderedPageBreak/>
        <w:t xml:space="preserve">5 </w:t>
      </w:r>
      <w:r>
        <w:rPr>
          <w:rFonts w:ascii="黑体" w:eastAsia="黑体" w:hAnsi="黑体" w:hint="eastAsia"/>
          <w:color w:val="000000"/>
          <w:szCs w:val="21"/>
        </w:rPr>
        <w:t>标准结构和内容</w:t>
      </w:r>
    </w:p>
    <w:p w:rsidR="003D0186" w:rsidRDefault="001C2D48">
      <w:pPr>
        <w:topLinePunct/>
        <w:spacing w:line="312" w:lineRule="exact"/>
        <w:ind w:firstLineChars="202" w:firstLine="424"/>
        <w:rPr>
          <w:color w:val="000000"/>
          <w:szCs w:val="22"/>
        </w:rPr>
      </w:pPr>
      <w:r>
        <w:rPr>
          <w:rFonts w:hint="eastAsia"/>
          <w:color w:val="000000"/>
          <w:szCs w:val="22"/>
        </w:rPr>
        <w:t xml:space="preserve">Q/GDW </w:t>
      </w:r>
      <w:r>
        <w:rPr>
          <w:color w:val="000000"/>
          <w:szCs w:val="22"/>
        </w:rPr>
        <w:t>12087</w:t>
      </w:r>
      <w:r>
        <w:rPr>
          <w:rFonts w:hint="eastAsia"/>
          <w:color w:val="000000"/>
          <w:szCs w:val="22"/>
        </w:rPr>
        <w:t>《</w:t>
      </w:r>
      <w:r>
        <w:rPr>
          <w:rFonts w:hint="eastAsia"/>
          <w:color w:val="000000"/>
        </w:rPr>
        <w:t>双模</w:t>
      </w:r>
      <w:r>
        <w:rPr>
          <w:rFonts w:hint="eastAsia"/>
          <w:color w:val="000000"/>
          <w:szCs w:val="22"/>
        </w:rPr>
        <w:t>通信互联互通技术规范》分为下列</w:t>
      </w:r>
      <w:r>
        <w:rPr>
          <w:rFonts w:hint="eastAsia"/>
          <w:color w:val="000000"/>
          <w:szCs w:val="22"/>
        </w:rPr>
        <w:t>6</w:t>
      </w:r>
      <w:r>
        <w:rPr>
          <w:rFonts w:hint="eastAsia"/>
          <w:color w:val="000000"/>
          <w:szCs w:val="22"/>
        </w:rPr>
        <w:t>个部分：</w:t>
      </w:r>
    </w:p>
    <w:p w:rsidR="003D0186" w:rsidRDefault="001C2D48">
      <w:pPr>
        <w:topLinePunct/>
        <w:spacing w:line="312" w:lineRule="exact"/>
        <w:ind w:firstLineChars="202" w:firstLine="424"/>
        <w:rPr>
          <w:color w:val="000000"/>
          <w:szCs w:val="22"/>
        </w:rPr>
      </w:pPr>
      <w:r>
        <w:rPr>
          <w:rFonts w:hint="eastAsia"/>
          <w:color w:val="000000"/>
          <w:szCs w:val="22"/>
        </w:rPr>
        <w:t>——第</w:t>
      </w:r>
      <w:r>
        <w:rPr>
          <w:rFonts w:hint="eastAsia"/>
          <w:color w:val="000000"/>
          <w:szCs w:val="22"/>
        </w:rPr>
        <w:t>1</w:t>
      </w:r>
      <w:r>
        <w:rPr>
          <w:rFonts w:hint="eastAsia"/>
          <w:color w:val="000000"/>
          <w:szCs w:val="22"/>
        </w:rPr>
        <w:t>部分：总则；</w:t>
      </w:r>
    </w:p>
    <w:p w:rsidR="003D0186" w:rsidRDefault="001C2D48">
      <w:pPr>
        <w:topLinePunct/>
        <w:spacing w:line="312" w:lineRule="exact"/>
        <w:ind w:firstLineChars="202" w:firstLine="424"/>
        <w:rPr>
          <w:color w:val="000000"/>
          <w:szCs w:val="22"/>
        </w:rPr>
      </w:pPr>
      <w:r>
        <w:rPr>
          <w:rFonts w:hint="eastAsia"/>
          <w:color w:val="000000"/>
          <w:szCs w:val="22"/>
        </w:rPr>
        <w:t>——第</w:t>
      </w:r>
      <w:r>
        <w:rPr>
          <w:rFonts w:hint="eastAsia"/>
          <w:color w:val="000000"/>
          <w:szCs w:val="22"/>
        </w:rPr>
        <w:t>2</w:t>
      </w:r>
      <w:r>
        <w:rPr>
          <w:rFonts w:hint="eastAsia"/>
          <w:color w:val="000000"/>
          <w:szCs w:val="22"/>
        </w:rPr>
        <w:t>部分：技术要求；</w:t>
      </w:r>
    </w:p>
    <w:p w:rsidR="003D0186" w:rsidRDefault="001C2D48">
      <w:pPr>
        <w:topLinePunct/>
        <w:spacing w:line="312" w:lineRule="exact"/>
        <w:ind w:firstLineChars="202" w:firstLine="424"/>
        <w:rPr>
          <w:color w:val="000000"/>
          <w:szCs w:val="22"/>
        </w:rPr>
      </w:pPr>
      <w:r>
        <w:rPr>
          <w:rFonts w:hint="eastAsia"/>
          <w:color w:val="000000"/>
          <w:szCs w:val="22"/>
        </w:rPr>
        <w:t>——第</w:t>
      </w:r>
      <w:r>
        <w:rPr>
          <w:rFonts w:hint="eastAsia"/>
          <w:color w:val="000000"/>
          <w:szCs w:val="22"/>
        </w:rPr>
        <w:t>3</w:t>
      </w:r>
      <w:r>
        <w:rPr>
          <w:rFonts w:hint="eastAsia"/>
          <w:color w:val="000000"/>
          <w:szCs w:val="22"/>
        </w:rPr>
        <w:t>部分：检验方法；</w:t>
      </w:r>
    </w:p>
    <w:p w:rsidR="003D0186" w:rsidRDefault="001C2D48">
      <w:pPr>
        <w:topLinePunct/>
        <w:spacing w:line="312" w:lineRule="exact"/>
        <w:ind w:firstLineChars="202" w:firstLine="424"/>
        <w:rPr>
          <w:color w:val="000000"/>
          <w:szCs w:val="22"/>
        </w:rPr>
      </w:pPr>
      <w:r>
        <w:rPr>
          <w:rFonts w:hint="eastAsia"/>
          <w:color w:val="000000"/>
          <w:szCs w:val="22"/>
        </w:rPr>
        <w:t>——第</w:t>
      </w:r>
      <w:r>
        <w:rPr>
          <w:rFonts w:hint="eastAsia"/>
          <w:color w:val="000000"/>
          <w:szCs w:val="22"/>
        </w:rPr>
        <w:t>4</w:t>
      </w:r>
      <w:r>
        <w:rPr>
          <w:rFonts w:hint="eastAsia"/>
          <w:color w:val="000000"/>
        </w:rPr>
        <w:t>—</w:t>
      </w:r>
      <w:r>
        <w:rPr>
          <w:rFonts w:hint="eastAsia"/>
          <w:color w:val="000000"/>
          <w:szCs w:val="22"/>
        </w:rPr>
        <w:t>1</w:t>
      </w:r>
      <w:r>
        <w:rPr>
          <w:rFonts w:hint="eastAsia"/>
          <w:color w:val="000000"/>
          <w:szCs w:val="22"/>
        </w:rPr>
        <w:t>部分：物理层通信协议；</w:t>
      </w:r>
    </w:p>
    <w:p w:rsidR="003D0186" w:rsidRDefault="001C2D48">
      <w:pPr>
        <w:topLinePunct/>
        <w:spacing w:line="312" w:lineRule="exact"/>
        <w:ind w:firstLineChars="202" w:firstLine="424"/>
        <w:rPr>
          <w:color w:val="000000"/>
          <w:szCs w:val="22"/>
        </w:rPr>
      </w:pPr>
      <w:r>
        <w:rPr>
          <w:rFonts w:hint="eastAsia"/>
          <w:color w:val="000000"/>
          <w:szCs w:val="22"/>
        </w:rPr>
        <w:t>——第</w:t>
      </w:r>
      <w:r>
        <w:rPr>
          <w:rFonts w:hint="eastAsia"/>
          <w:color w:val="000000"/>
          <w:szCs w:val="22"/>
        </w:rPr>
        <w:t>4</w:t>
      </w:r>
      <w:r>
        <w:rPr>
          <w:rFonts w:hint="eastAsia"/>
          <w:color w:val="000000"/>
        </w:rPr>
        <w:t>—</w:t>
      </w:r>
      <w:r>
        <w:rPr>
          <w:rFonts w:hint="eastAsia"/>
          <w:color w:val="000000"/>
          <w:szCs w:val="22"/>
        </w:rPr>
        <w:t>2</w:t>
      </w:r>
      <w:r>
        <w:rPr>
          <w:rFonts w:hint="eastAsia"/>
          <w:color w:val="000000"/>
          <w:szCs w:val="22"/>
        </w:rPr>
        <w:t>部分：数据链路层通信协议；</w:t>
      </w:r>
    </w:p>
    <w:p w:rsidR="003D0186" w:rsidRDefault="001C2D48">
      <w:pPr>
        <w:topLinePunct/>
        <w:spacing w:line="312" w:lineRule="exact"/>
        <w:ind w:firstLineChars="202" w:firstLine="424"/>
        <w:rPr>
          <w:color w:val="000000"/>
          <w:szCs w:val="22"/>
        </w:rPr>
      </w:pPr>
      <w:r>
        <w:rPr>
          <w:rFonts w:hint="eastAsia"/>
          <w:color w:val="000000"/>
          <w:szCs w:val="22"/>
        </w:rPr>
        <w:t>——第</w:t>
      </w:r>
      <w:r>
        <w:rPr>
          <w:rFonts w:hint="eastAsia"/>
          <w:color w:val="000000"/>
          <w:szCs w:val="22"/>
        </w:rPr>
        <w:t>4</w:t>
      </w:r>
      <w:r>
        <w:rPr>
          <w:rFonts w:hint="eastAsia"/>
          <w:color w:val="000000"/>
        </w:rPr>
        <w:t>—</w:t>
      </w:r>
      <w:r>
        <w:rPr>
          <w:rFonts w:hint="eastAsia"/>
          <w:color w:val="000000"/>
          <w:szCs w:val="22"/>
        </w:rPr>
        <w:t>3</w:t>
      </w:r>
      <w:r>
        <w:rPr>
          <w:rFonts w:hint="eastAsia"/>
          <w:color w:val="000000"/>
          <w:szCs w:val="22"/>
        </w:rPr>
        <w:t>部分：应用层通信协议。</w:t>
      </w:r>
    </w:p>
    <w:p w:rsidR="003D0186" w:rsidRDefault="001C2D48">
      <w:pPr>
        <w:topLinePunct/>
        <w:spacing w:line="312" w:lineRule="exact"/>
        <w:ind w:firstLineChars="202" w:firstLine="424"/>
        <w:rPr>
          <w:color w:val="000000"/>
          <w:szCs w:val="22"/>
        </w:rPr>
      </w:pPr>
      <w:r>
        <w:rPr>
          <w:rFonts w:hint="eastAsia"/>
          <w:color w:val="000000"/>
          <w:szCs w:val="22"/>
        </w:rPr>
        <w:t xml:space="preserve">Q/GDW </w:t>
      </w:r>
      <w:r>
        <w:rPr>
          <w:color w:val="000000"/>
          <w:szCs w:val="22"/>
        </w:rPr>
        <w:t>12087</w:t>
      </w:r>
      <w:r>
        <w:rPr>
          <w:rFonts w:hint="eastAsia"/>
          <w:color w:val="000000"/>
          <w:szCs w:val="22"/>
        </w:rPr>
        <w:t>的第</w:t>
      </w:r>
      <w:r>
        <w:rPr>
          <w:rFonts w:hint="eastAsia"/>
          <w:color w:val="000000"/>
          <w:szCs w:val="22"/>
        </w:rPr>
        <w:t>1</w:t>
      </w:r>
      <w:r>
        <w:rPr>
          <w:rFonts w:hint="eastAsia"/>
          <w:color w:val="000000"/>
          <w:szCs w:val="22"/>
        </w:rPr>
        <w:t>部分规定了</w:t>
      </w:r>
      <w:r>
        <w:rPr>
          <w:rFonts w:hint="eastAsia"/>
          <w:color w:val="000000"/>
        </w:rPr>
        <w:t>双模</w:t>
      </w:r>
      <w:r>
        <w:rPr>
          <w:rFonts w:hint="eastAsia"/>
          <w:color w:val="000000"/>
          <w:szCs w:val="22"/>
        </w:rPr>
        <w:t>通信的网络拓扑和基本功能；第</w:t>
      </w:r>
      <w:r>
        <w:rPr>
          <w:rFonts w:hint="eastAsia"/>
          <w:color w:val="000000"/>
          <w:szCs w:val="22"/>
        </w:rPr>
        <w:t>2</w:t>
      </w:r>
      <w:r>
        <w:rPr>
          <w:rFonts w:hint="eastAsia"/>
          <w:color w:val="000000"/>
          <w:szCs w:val="22"/>
        </w:rPr>
        <w:t>部分规定了</w:t>
      </w:r>
      <w:r>
        <w:rPr>
          <w:rFonts w:hint="eastAsia"/>
          <w:color w:val="000000"/>
        </w:rPr>
        <w:t>双模</w:t>
      </w:r>
      <w:r>
        <w:rPr>
          <w:rFonts w:hint="eastAsia"/>
          <w:color w:val="000000"/>
          <w:szCs w:val="22"/>
        </w:rPr>
        <w:t>通信的结构、技术要求及检验规则；第</w:t>
      </w:r>
      <w:r>
        <w:rPr>
          <w:rFonts w:hint="eastAsia"/>
          <w:color w:val="000000"/>
          <w:szCs w:val="22"/>
        </w:rPr>
        <w:t>3</w:t>
      </w:r>
      <w:r>
        <w:rPr>
          <w:rFonts w:hint="eastAsia"/>
          <w:color w:val="000000"/>
          <w:szCs w:val="22"/>
        </w:rPr>
        <w:t>部分规定了</w:t>
      </w:r>
      <w:r>
        <w:rPr>
          <w:rFonts w:hint="eastAsia"/>
          <w:color w:val="000000"/>
        </w:rPr>
        <w:t>双模</w:t>
      </w:r>
      <w:r>
        <w:rPr>
          <w:rFonts w:hint="eastAsia"/>
          <w:color w:val="000000"/>
          <w:szCs w:val="22"/>
        </w:rPr>
        <w:t>通信的检验方法；第</w:t>
      </w:r>
      <w:r>
        <w:rPr>
          <w:rFonts w:hint="eastAsia"/>
          <w:color w:val="000000"/>
          <w:szCs w:val="22"/>
        </w:rPr>
        <w:t>4</w:t>
      </w:r>
      <w:r>
        <w:rPr>
          <w:rFonts w:hint="eastAsia"/>
          <w:color w:val="000000"/>
        </w:rPr>
        <w:t>—</w:t>
      </w:r>
      <w:r>
        <w:rPr>
          <w:rFonts w:hint="eastAsia"/>
          <w:color w:val="000000"/>
          <w:szCs w:val="22"/>
        </w:rPr>
        <w:t>1</w:t>
      </w:r>
      <w:r>
        <w:rPr>
          <w:rFonts w:hint="eastAsia"/>
          <w:color w:val="000000"/>
          <w:szCs w:val="22"/>
        </w:rPr>
        <w:t>部分给出了</w:t>
      </w:r>
      <w:r>
        <w:rPr>
          <w:rFonts w:hint="eastAsia"/>
          <w:color w:val="000000"/>
        </w:rPr>
        <w:t>双模</w:t>
      </w:r>
      <w:r>
        <w:rPr>
          <w:rFonts w:hint="eastAsia"/>
          <w:color w:val="000000"/>
          <w:szCs w:val="22"/>
        </w:rPr>
        <w:t>通信的物理层一般要求、物理层操作范围及服务；第</w:t>
      </w:r>
      <w:r>
        <w:rPr>
          <w:rFonts w:hint="eastAsia"/>
          <w:color w:val="000000"/>
          <w:szCs w:val="22"/>
        </w:rPr>
        <w:t>4</w:t>
      </w:r>
      <w:r>
        <w:rPr>
          <w:rFonts w:hint="eastAsia"/>
          <w:color w:val="000000"/>
        </w:rPr>
        <w:t>—</w:t>
      </w:r>
      <w:r>
        <w:rPr>
          <w:rFonts w:hint="eastAsia"/>
          <w:color w:val="000000"/>
          <w:szCs w:val="22"/>
        </w:rPr>
        <w:t>2</w:t>
      </w:r>
      <w:r>
        <w:rPr>
          <w:rFonts w:hint="eastAsia"/>
          <w:color w:val="000000"/>
          <w:szCs w:val="22"/>
        </w:rPr>
        <w:t>部分给出了通信的数据链路层的帧格式、</w:t>
      </w:r>
      <w:r>
        <w:rPr>
          <w:rFonts w:hint="eastAsia"/>
          <w:color w:val="000000"/>
          <w:szCs w:val="22"/>
        </w:rPr>
        <w:t>MAC</w:t>
      </w:r>
      <w:r>
        <w:rPr>
          <w:rFonts w:hint="eastAsia"/>
          <w:color w:val="000000"/>
          <w:szCs w:val="22"/>
        </w:rPr>
        <w:t>子层、网络管理子层及服务；第</w:t>
      </w:r>
      <w:r>
        <w:rPr>
          <w:rFonts w:hint="eastAsia"/>
          <w:color w:val="000000"/>
          <w:szCs w:val="22"/>
        </w:rPr>
        <w:t>4</w:t>
      </w:r>
      <w:r>
        <w:rPr>
          <w:rFonts w:hint="eastAsia"/>
          <w:color w:val="000000"/>
        </w:rPr>
        <w:t>—</w:t>
      </w:r>
      <w:r>
        <w:rPr>
          <w:rFonts w:hint="eastAsia"/>
          <w:color w:val="000000"/>
          <w:szCs w:val="22"/>
        </w:rPr>
        <w:t>3</w:t>
      </w:r>
      <w:r>
        <w:rPr>
          <w:rFonts w:hint="eastAsia"/>
          <w:color w:val="000000"/>
          <w:szCs w:val="22"/>
        </w:rPr>
        <w:t>部分给出了</w:t>
      </w:r>
      <w:r>
        <w:rPr>
          <w:rFonts w:hint="eastAsia"/>
          <w:color w:val="000000"/>
        </w:rPr>
        <w:t>双模</w:t>
      </w:r>
      <w:r>
        <w:rPr>
          <w:rFonts w:hint="eastAsia"/>
          <w:color w:val="000000"/>
          <w:szCs w:val="22"/>
        </w:rPr>
        <w:t>通信的应用层的报文结构。第</w:t>
      </w:r>
      <w:r>
        <w:rPr>
          <w:rFonts w:hint="eastAsia"/>
          <w:color w:val="000000"/>
          <w:szCs w:val="22"/>
        </w:rPr>
        <w:t>1</w:t>
      </w:r>
      <w:r>
        <w:rPr>
          <w:rFonts w:hint="eastAsia"/>
          <w:color w:val="000000"/>
          <w:szCs w:val="22"/>
        </w:rPr>
        <w:t>部分、第</w:t>
      </w:r>
      <w:r>
        <w:rPr>
          <w:rFonts w:hint="eastAsia"/>
          <w:color w:val="000000"/>
          <w:szCs w:val="22"/>
        </w:rPr>
        <w:t>2</w:t>
      </w:r>
      <w:r>
        <w:rPr>
          <w:rFonts w:hint="eastAsia"/>
          <w:color w:val="000000"/>
          <w:szCs w:val="22"/>
        </w:rPr>
        <w:t>部分、第</w:t>
      </w:r>
      <w:r>
        <w:rPr>
          <w:rFonts w:hint="eastAsia"/>
          <w:color w:val="000000"/>
          <w:szCs w:val="22"/>
        </w:rPr>
        <w:t>3</w:t>
      </w:r>
      <w:r>
        <w:rPr>
          <w:rFonts w:hint="eastAsia"/>
          <w:color w:val="000000"/>
          <w:szCs w:val="22"/>
        </w:rPr>
        <w:t>部分侧重于</w:t>
      </w:r>
      <w:r>
        <w:rPr>
          <w:rFonts w:hint="eastAsia"/>
          <w:color w:val="000000"/>
        </w:rPr>
        <w:t>双模</w:t>
      </w:r>
      <w:r>
        <w:rPr>
          <w:rFonts w:hint="eastAsia"/>
          <w:color w:val="000000"/>
          <w:szCs w:val="22"/>
        </w:rPr>
        <w:t>通信的功能要求，第</w:t>
      </w:r>
      <w:r>
        <w:rPr>
          <w:rFonts w:hint="eastAsia"/>
          <w:color w:val="000000"/>
          <w:szCs w:val="22"/>
        </w:rPr>
        <w:t>4</w:t>
      </w:r>
      <w:r>
        <w:rPr>
          <w:rFonts w:hint="eastAsia"/>
          <w:color w:val="000000"/>
        </w:rPr>
        <w:t>—</w:t>
      </w:r>
      <w:r>
        <w:rPr>
          <w:rFonts w:hint="eastAsia"/>
          <w:color w:val="000000"/>
          <w:szCs w:val="22"/>
        </w:rPr>
        <w:t>1</w:t>
      </w:r>
      <w:r>
        <w:rPr>
          <w:rFonts w:hint="eastAsia"/>
          <w:color w:val="000000"/>
          <w:szCs w:val="22"/>
        </w:rPr>
        <w:t>部分、第</w:t>
      </w:r>
      <w:r>
        <w:rPr>
          <w:rFonts w:hint="eastAsia"/>
          <w:color w:val="000000"/>
          <w:szCs w:val="22"/>
        </w:rPr>
        <w:t>4</w:t>
      </w:r>
      <w:r>
        <w:rPr>
          <w:rFonts w:hint="eastAsia"/>
          <w:color w:val="000000"/>
        </w:rPr>
        <w:t>—</w:t>
      </w:r>
      <w:r>
        <w:rPr>
          <w:rFonts w:hint="eastAsia"/>
          <w:color w:val="000000"/>
          <w:szCs w:val="22"/>
        </w:rPr>
        <w:t>2</w:t>
      </w:r>
      <w:r>
        <w:rPr>
          <w:rFonts w:hint="eastAsia"/>
          <w:color w:val="000000"/>
          <w:szCs w:val="22"/>
        </w:rPr>
        <w:t>部分、第</w:t>
      </w:r>
      <w:r>
        <w:rPr>
          <w:rFonts w:hint="eastAsia"/>
          <w:color w:val="000000"/>
          <w:szCs w:val="22"/>
        </w:rPr>
        <w:t>4</w:t>
      </w:r>
      <w:r>
        <w:rPr>
          <w:rFonts w:hint="eastAsia"/>
          <w:color w:val="000000"/>
        </w:rPr>
        <w:t>—</w:t>
      </w:r>
      <w:r>
        <w:rPr>
          <w:rFonts w:hint="eastAsia"/>
          <w:color w:val="000000"/>
          <w:szCs w:val="22"/>
        </w:rPr>
        <w:t>3</w:t>
      </w:r>
      <w:r>
        <w:rPr>
          <w:rFonts w:hint="eastAsia"/>
          <w:color w:val="000000"/>
          <w:szCs w:val="22"/>
        </w:rPr>
        <w:t>部分是</w:t>
      </w:r>
      <w:r>
        <w:rPr>
          <w:rFonts w:hint="eastAsia"/>
          <w:color w:val="000000"/>
        </w:rPr>
        <w:t>双模</w:t>
      </w:r>
      <w:r>
        <w:rPr>
          <w:rFonts w:hint="eastAsia"/>
          <w:color w:val="000000"/>
          <w:szCs w:val="22"/>
        </w:rPr>
        <w:t>通信互联互通的支撑。这</w:t>
      </w:r>
      <w:r>
        <w:rPr>
          <w:rFonts w:hint="eastAsia"/>
          <w:color w:val="000000"/>
          <w:szCs w:val="22"/>
        </w:rPr>
        <w:t>6</w:t>
      </w:r>
      <w:r>
        <w:rPr>
          <w:rFonts w:hint="eastAsia"/>
          <w:color w:val="000000"/>
          <w:szCs w:val="22"/>
        </w:rPr>
        <w:t>个部分标准可分别独立使</w:t>
      </w:r>
      <w:r>
        <w:rPr>
          <w:rFonts w:hint="eastAsia"/>
          <w:color w:val="000000"/>
          <w:szCs w:val="22"/>
        </w:rPr>
        <w:t>用。</w:t>
      </w:r>
    </w:p>
    <w:p w:rsidR="003D0186" w:rsidRDefault="001C2D48">
      <w:pPr>
        <w:topLinePunct/>
        <w:spacing w:line="312" w:lineRule="exact"/>
        <w:ind w:firstLineChars="202" w:firstLine="424"/>
        <w:rPr>
          <w:color w:val="000000"/>
          <w:szCs w:val="22"/>
        </w:rPr>
      </w:pPr>
      <w:r>
        <w:rPr>
          <w:rFonts w:hint="eastAsia"/>
          <w:color w:val="000000"/>
          <w:szCs w:val="22"/>
        </w:rPr>
        <w:t>本文件是</w:t>
      </w:r>
      <w:r>
        <w:rPr>
          <w:rFonts w:hint="eastAsia"/>
          <w:color w:val="000000"/>
          <w:szCs w:val="22"/>
        </w:rPr>
        <w:t xml:space="preserve">Q/GDW </w:t>
      </w:r>
      <w:r>
        <w:rPr>
          <w:color w:val="000000"/>
          <w:szCs w:val="22"/>
        </w:rPr>
        <w:t>12087</w:t>
      </w:r>
      <w:r>
        <w:rPr>
          <w:rFonts w:hint="eastAsia"/>
          <w:color w:val="000000"/>
          <w:szCs w:val="22"/>
        </w:rPr>
        <w:t>的第</w:t>
      </w:r>
      <w:r>
        <w:rPr>
          <w:color w:val="000000"/>
          <w:szCs w:val="22"/>
        </w:rPr>
        <w:t>2</w:t>
      </w:r>
      <w:r>
        <w:rPr>
          <w:rFonts w:hint="eastAsia"/>
          <w:color w:val="000000"/>
          <w:szCs w:val="22"/>
        </w:rPr>
        <w:t>部分。</w:t>
      </w:r>
    </w:p>
    <w:p w:rsidR="003D0186" w:rsidRDefault="001C2D48">
      <w:pPr>
        <w:topLinePunct/>
        <w:spacing w:line="312" w:lineRule="exact"/>
        <w:ind w:firstLineChars="202" w:firstLine="424"/>
        <w:rPr>
          <w:color w:val="000000"/>
          <w:szCs w:val="22"/>
        </w:rPr>
      </w:pPr>
      <w:r>
        <w:rPr>
          <w:rFonts w:hint="eastAsia"/>
          <w:color w:val="000000"/>
          <w:szCs w:val="22"/>
        </w:rPr>
        <w:t>本文件按照《国家电网公司技术标准管理办法》（国家电网企管﹝</w:t>
      </w:r>
      <w:r>
        <w:rPr>
          <w:rFonts w:hint="eastAsia"/>
          <w:color w:val="000000"/>
          <w:szCs w:val="22"/>
        </w:rPr>
        <w:t>2014</w:t>
      </w:r>
      <w:r>
        <w:rPr>
          <w:rFonts w:hint="eastAsia"/>
          <w:color w:val="000000"/>
          <w:szCs w:val="22"/>
        </w:rPr>
        <w:t>﹞</w:t>
      </w:r>
      <w:r>
        <w:rPr>
          <w:rFonts w:hint="eastAsia"/>
          <w:color w:val="000000"/>
          <w:szCs w:val="22"/>
        </w:rPr>
        <w:t>455</w:t>
      </w:r>
      <w:r>
        <w:rPr>
          <w:rFonts w:hint="eastAsia"/>
          <w:color w:val="000000"/>
          <w:szCs w:val="22"/>
        </w:rPr>
        <w:t>号文）的要求编写。</w:t>
      </w:r>
    </w:p>
    <w:p w:rsidR="003D0186" w:rsidRDefault="001C2D48">
      <w:pPr>
        <w:topLinePunct/>
        <w:spacing w:line="312" w:lineRule="exact"/>
        <w:ind w:firstLineChars="202" w:firstLine="424"/>
        <w:rPr>
          <w:color w:val="000000"/>
          <w:szCs w:val="22"/>
        </w:rPr>
      </w:pPr>
      <w:r>
        <w:rPr>
          <w:rFonts w:hint="eastAsia"/>
          <w:color w:val="000000"/>
          <w:szCs w:val="22"/>
        </w:rPr>
        <w:t>本文件的主要结构和内容如下：</w:t>
      </w:r>
    </w:p>
    <w:p w:rsidR="003D0186" w:rsidRDefault="001C2D48" w:rsidP="00165075">
      <w:pPr>
        <w:topLinePunct/>
        <w:spacing w:afterLines="50" w:line="312" w:lineRule="exact"/>
        <w:ind w:firstLineChars="202" w:firstLine="424"/>
        <w:rPr>
          <w:color w:val="000000"/>
          <w:szCs w:val="22"/>
        </w:rPr>
      </w:pPr>
      <w:r>
        <w:rPr>
          <w:szCs w:val="22"/>
        </w:rPr>
        <w:t>本文件主题章分为</w:t>
      </w:r>
      <w:r>
        <w:rPr>
          <w:szCs w:val="22"/>
        </w:rPr>
        <w:t>3</w:t>
      </w:r>
      <w:r>
        <w:rPr>
          <w:szCs w:val="22"/>
        </w:rPr>
        <w:t>章，由结构、技术要求、检验规则组成。本文件兼顾现有用电信息采集系统的实际状况，本着先进性和实用性、操作性和可扩展性等原则，给出了</w:t>
      </w:r>
      <w:r>
        <w:rPr>
          <w:rFonts w:hint="eastAsia"/>
          <w:szCs w:val="22"/>
        </w:rPr>
        <w:t>双模</w:t>
      </w:r>
      <w:r>
        <w:rPr>
          <w:szCs w:val="22"/>
        </w:rPr>
        <w:t>通信单元外壳防护、金属部分防腐蚀的要求，并提出了具体的气候环境条件、工作电源、通信功能等基本功能要求以指导</w:t>
      </w:r>
      <w:r>
        <w:rPr>
          <w:rFonts w:hint="eastAsia"/>
          <w:szCs w:val="22"/>
        </w:rPr>
        <w:t>双模</w:t>
      </w:r>
      <w:r>
        <w:rPr>
          <w:szCs w:val="22"/>
        </w:rPr>
        <w:t>通信产品的研发，最后提出了详细的</w:t>
      </w:r>
      <w:r>
        <w:rPr>
          <w:kern w:val="21"/>
          <w:szCs w:val="21"/>
        </w:rPr>
        <w:t>检验分类、型式试验、全性能检验、验收检验要求以</w:t>
      </w:r>
      <w:r>
        <w:rPr>
          <w:szCs w:val="22"/>
        </w:rPr>
        <w:t>指导</w:t>
      </w:r>
      <w:r>
        <w:rPr>
          <w:rFonts w:hint="eastAsia"/>
          <w:szCs w:val="22"/>
        </w:rPr>
        <w:t>双模</w:t>
      </w:r>
      <w:r>
        <w:rPr>
          <w:szCs w:val="22"/>
        </w:rPr>
        <w:t>通信产品的检测。</w:t>
      </w:r>
    </w:p>
    <w:p w:rsidR="003D0186" w:rsidRDefault="001C2D48" w:rsidP="00165075">
      <w:pPr>
        <w:keepNext/>
        <w:keepLines/>
        <w:topLinePunct/>
        <w:spacing w:beforeLines="100" w:afterLines="100"/>
        <w:ind w:firstLine="425"/>
        <w:outlineLvl w:val="1"/>
        <w:rPr>
          <w:rFonts w:ascii="黑体" w:eastAsia="黑体" w:hAnsi="黑体"/>
          <w:color w:val="000000"/>
          <w:szCs w:val="21"/>
        </w:rPr>
      </w:pPr>
      <w:r>
        <w:rPr>
          <w:rFonts w:ascii="黑体" w:eastAsia="黑体" w:hAnsi="黑体" w:hint="eastAsia"/>
          <w:color w:val="000000"/>
          <w:szCs w:val="21"/>
        </w:rPr>
        <w:t xml:space="preserve">6 </w:t>
      </w:r>
      <w:r>
        <w:rPr>
          <w:rFonts w:ascii="黑体" w:eastAsia="黑体" w:hAnsi="黑体" w:hint="eastAsia"/>
          <w:color w:val="000000"/>
          <w:szCs w:val="21"/>
        </w:rPr>
        <w:t>条文说明</w:t>
      </w:r>
    </w:p>
    <w:p w:rsidR="003D0186" w:rsidRDefault="001C2D48">
      <w:pPr>
        <w:topLinePunct/>
        <w:spacing w:line="312" w:lineRule="exact"/>
        <w:ind w:firstLineChars="202" w:firstLine="424"/>
        <w:rPr>
          <w:color w:val="000000"/>
          <w:szCs w:val="22"/>
        </w:rPr>
      </w:pPr>
      <w:r>
        <w:rPr>
          <w:rFonts w:hint="eastAsia"/>
          <w:color w:val="000000"/>
          <w:szCs w:val="22"/>
        </w:rPr>
        <w:t>无</w:t>
      </w:r>
    </w:p>
    <w:p w:rsidR="003D0186" w:rsidRDefault="001C2D48">
      <w:pPr>
        <w:pStyle w:val="affffffc"/>
        <w:framePr w:wrap="around"/>
      </w:pPr>
      <w:r>
        <w:t>_________________________________</w:t>
      </w:r>
    </w:p>
    <w:sectPr w:rsidR="003D0186" w:rsidSect="003D0186">
      <w:footerReference w:type="default" r:id="rId26"/>
      <w:pgSz w:w="11906" w:h="16838"/>
      <w:pgMar w:top="567" w:right="1134" w:bottom="1134" w:left="1418" w:header="1418" w:footer="1134" w:gutter="0"/>
      <w:pgNumType w:start="17"/>
      <w:cols w:space="425"/>
      <w:formProt w:val="0"/>
      <w:docGrid w:type="lines" w:linePitch="312"/>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67" w:author="作者" w:date="2025-12-26T09:23:00Z" w:initials="A">
    <w:p w:rsidR="003D0186" w:rsidRDefault="001C2D48" w:rsidP="000064E9">
      <w:pPr>
        <w:pStyle w:val="affb"/>
      </w:pPr>
      <w:r>
        <w:rPr>
          <w:rFonts w:hint="eastAsia"/>
        </w:rPr>
        <w:t>原来的句子是，</w:t>
      </w:r>
      <w:r>
        <w:rPr>
          <w:rFonts w:hint="eastAsia"/>
        </w:rPr>
        <w:t>...</w:t>
      </w:r>
      <w:r>
        <w:rPr>
          <w:rFonts w:hint="eastAsia"/>
        </w:rPr>
        <w:t>带宽，即</w:t>
      </w:r>
      <w:r>
        <w:rPr>
          <w:rFonts w:hint="eastAsia"/>
        </w:rPr>
        <w:t>...</w:t>
      </w:r>
      <w:r>
        <w:rPr>
          <w:rFonts w:hint="eastAsia"/>
        </w:rPr>
        <w:t>带宽。有语病</w:t>
      </w:r>
    </w:p>
  </w:comment>
  <w:comment w:id="172" w:author="作者" w:initials="A">
    <w:p w:rsidR="003D0186" w:rsidRDefault="001C2D48" w:rsidP="000064E9">
      <w:pPr>
        <w:pStyle w:val="affb"/>
      </w:pPr>
      <w:r>
        <w:rPr>
          <w:rFonts w:hint="eastAsia"/>
        </w:rPr>
        <w:t>需要根据最新标准要求进行更新</w:t>
      </w:r>
    </w:p>
  </w:comment>
  <w:comment w:id="189" w:author="作者" w:initials="A">
    <w:p w:rsidR="003D0186" w:rsidRDefault="001C2D48" w:rsidP="000064E9">
      <w:pPr>
        <w:pStyle w:val="affb"/>
      </w:pPr>
      <w:r>
        <w:rPr>
          <w:rFonts w:hint="eastAsia"/>
        </w:rPr>
        <w:t>需要根据新一代物理层标准更新，不应小于</w:t>
      </w:r>
      <w:r>
        <w:rPr>
          <w:rFonts w:hint="eastAsia"/>
        </w:rPr>
        <w:t>5Mbps</w:t>
      </w:r>
    </w:p>
  </w:comment>
  <w:comment w:id="193" w:author="作者" w:initials="A">
    <w:p w:rsidR="003D0186" w:rsidRDefault="001C2D48" w:rsidP="000064E9">
      <w:pPr>
        <w:pStyle w:val="affb"/>
      </w:pPr>
      <w:r>
        <w:rPr>
          <w:rFonts w:hint="eastAsia"/>
        </w:rPr>
        <w:t>根据新一代物理层标准，部分带宽下最鲁棒模式考虑增加</w:t>
      </w:r>
      <w:r>
        <w:rPr>
          <w:rFonts w:hint="eastAsia"/>
        </w:rPr>
        <w:t>2-3dB</w:t>
      </w:r>
    </w:p>
  </w:comment>
  <w:comment w:id="203" w:author="作者" w:date="2025-12-26T09:58:00Z" w:initials="A">
    <w:p w:rsidR="003D0186" w:rsidRDefault="001C2D48" w:rsidP="000064E9">
      <w:pPr>
        <w:pStyle w:val="affb"/>
      </w:pPr>
      <w:r>
        <w:rPr>
          <w:rFonts w:hint="eastAsia"/>
        </w:rPr>
        <w:t>这里的高斯白噪声应该是满足带宽</w:t>
      </w:r>
      <w:r>
        <w:rPr>
          <w:rFonts w:hint="eastAsia"/>
        </w:rPr>
        <w:t>25MHz</w:t>
      </w:r>
      <w:r>
        <w:rPr>
          <w:rFonts w:hint="eastAsia"/>
        </w:rPr>
        <w:t>和功率为</w:t>
      </w:r>
      <w:r>
        <w:rPr>
          <w:rFonts w:hint="eastAsia"/>
        </w:rPr>
        <w:t>-30dBm</w:t>
      </w:r>
      <w:r>
        <w:rPr>
          <w:rFonts w:hint="eastAsia"/>
        </w:rPr>
        <w:t>吧，如果是的话，中间应该用分号“</w:t>
      </w:r>
      <w:r>
        <w:t>、</w:t>
      </w:r>
      <w:r>
        <w:rPr>
          <w:rFonts w:hint="eastAsia"/>
        </w:rPr>
        <w:t>”</w:t>
      </w:r>
    </w:p>
  </w:comment>
  <w:comment w:id="204" w:author="作者" w:initials="A">
    <w:p w:rsidR="003D0186" w:rsidRDefault="001C2D48" w:rsidP="000064E9">
      <w:pPr>
        <w:pStyle w:val="affb"/>
      </w:pPr>
      <w:r>
        <w:rPr>
          <w:rFonts w:hint="eastAsia"/>
        </w:rPr>
        <w:t>根据新一代物理层标准，部分带宽下最鲁棒模式可以适当增加</w:t>
      </w:r>
      <w:r>
        <w:rPr>
          <w:rFonts w:hint="eastAsia"/>
        </w:rPr>
        <w:t>5-6dB</w:t>
      </w:r>
      <w:r>
        <w:rPr>
          <w:rFonts w:hint="eastAsia"/>
        </w:rPr>
        <w:t>，另一方面，可以增加频段</w:t>
      </w:r>
      <w:r>
        <w:rPr>
          <w:rFonts w:hint="eastAsia"/>
        </w:rPr>
        <w:t>4</w:t>
      </w:r>
      <w:r>
        <w:rPr>
          <w:rFonts w:hint="eastAsia"/>
        </w:rPr>
        <w:t>抗脉冲性能指标</w:t>
      </w:r>
    </w:p>
  </w:comment>
  <w:comment w:id="216" w:author="作者" w:initials="A">
    <w:p w:rsidR="003D0186" w:rsidRDefault="001C2D48" w:rsidP="000064E9">
      <w:pPr>
        <w:pStyle w:val="affb"/>
      </w:pPr>
      <w:r>
        <w:rPr>
          <w:rFonts w:hint="eastAsia"/>
        </w:rPr>
        <w:t>根据新一代物理层标准，可以考虑增加频段</w:t>
      </w:r>
      <w:r>
        <w:rPr>
          <w:rFonts w:hint="eastAsia"/>
        </w:rPr>
        <w:t>4</w:t>
      </w:r>
      <w:r>
        <w:rPr>
          <w:rFonts w:hint="eastAsia"/>
        </w:rPr>
        <w:t>抗窄带性能指标，同时，部分带宽下最鲁棒模式性能可以考虑增加</w:t>
      </w:r>
      <w:r>
        <w:rPr>
          <w:rFonts w:hint="eastAsia"/>
        </w:rPr>
        <w:t>2dB</w:t>
      </w:r>
      <w:r>
        <w:rPr>
          <w:rFonts w:hint="eastAsia"/>
        </w:rPr>
        <w:t>左右。</w:t>
      </w:r>
    </w:p>
  </w:comment>
  <w:comment w:id="236" w:author="作者" w:date="2025-12-22T10:04:00Z" w:initials="A">
    <w:p w:rsidR="003D0186" w:rsidRDefault="001C2D48" w:rsidP="000064E9">
      <w:pPr>
        <w:pStyle w:val="affb"/>
      </w:pPr>
      <w:r>
        <w:rPr>
          <w:rFonts w:hint="eastAsia"/>
        </w:rPr>
        <w:t>考虑增加</w:t>
      </w:r>
      <w:r>
        <w:rPr>
          <w:rFonts w:hint="eastAsia"/>
        </w:rPr>
        <w:t>HRF</w:t>
      </w:r>
      <w:r>
        <w:rPr>
          <w:rFonts w:hint="eastAsia"/>
        </w:rPr>
        <w:t>的传输速率</w:t>
      </w:r>
    </w:p>
  </w:comment>
  <w:comment w:id="258" w:author="作者" w:date="2025-12-26T10:11:00Z" w:initials="A">
    <w:p w:rsidR="003D0186" w:rsidRDefault="001C2D48" w:rsidP="000064E9">
      <w:pPr>
        <w:pStyle w:val="affb"/>
      </w:pPr>
      <w:r>
        <w:rPr>
          <w:rFonts w:hint="eastAsia"/>
        </w:rPr>
        <w:t>这里的</w:t>
      </w:r>
      <w:r>
        <w:rPr>
          <w:rFonts w:hint="eastAsia"/>
        </w:rPr>
        <w:t>option 2</w:t>
      </w:r>
      <w:r>
        <w:rPr>
          <w:rFonts w:hint="eastAsia"/>
        </w:rPr>
        <w:t>和</w:t>
      </w:r>
      <w:r>
        <w:rPr>
          <w:rFonts w:hint="eastAsia"/>
        </w:rPr>
        <w:t>option 3</w:t>
      </w:r>
      <w:r>
        <w:rPr>
          <w:rFonts w:hint="eastAsia"/>
        </w:rPr>
        <w:t>不是特别明白。</w:t>
      </w:r>
    </w:p>
  </w:comment>
  <w:comment w:id="291" w:author="作者" w:initials="A">
    <w:p w:rsidR="003D0186" w:rsidRDefault="001C2D48" w:rsidP="000064E9">
      <w:pPr>
        <w:pStyle w:val="affb"/>
      </w:pPr>
      <w:r>
        <w:rPr>
          <w:rFonts w:hint="eastAsia"/>
        </w:rPr>
        <w:t>需要重新引用新一代标准</w:t>
      </w:r>
    </w:p>
  </w:comment>
  <w:comment w:id="293" w:author="作者" w:initials="A">
    <w:p w:rsidR="003D0186" w:rsidRDefault="001C2D48" w:rsidP="000064E9">
      <w:pPr>
        <w:pStyle w:val="affb"/>
      </w:pPr>
      <w:r>
        <w:rPr>
          <w:rFonts w:hint="eastAsia"/>
        </w:rPr>
        <w:t>增加通信功能章节，涉及新一代标准帧内频段切换功能、多用户</w:t>
      </w:r>
      <w:r>
        <w:rPr>
          <w:rFonts w:hint="eastAsia"/>
        </w:rPr>
        <w:t>OFDMA</w:t>
      </w:r>
      <w:r>
        <w:rPr>
          <w:rFonts w:hint="eastAsia"/>
        </w:rPr>
        <w:t>通信功能和</w:t>
      </w:r>
      <w:r>
        <w:rPr>
          <w:rFonts w:hint="eastAsia"/>
        </w:rPr>
        <w:t>TDA</w:t>
      </w:r>
      <w:r>
        <w:rPr>
          <w:rFonts w:hint="eastAsia"/>
        </w:rPr>
        <w:t>通信功能以及</w:t>
      </w:r>
      <w:r>
        <w:rPr>
          <w:rFonts w:hint="eastAsia"/>
        </w:rPr>
        <w:t>bit-loading</w:t>
      </w:r>
      <w:r>
        <w:rPr>
          <w:rFonts w:hint="eastAsia"/>
        </w:rPr>
        <w:t>功能</w:t>
      </w:r>
    </w:p>
  </w:comment>
  <w:comment w:id="302" w:author="作者" w:initials="A">
    <w:p w:rsidR="003D0186" w:rsidRDefault="001C2D48" w:rsidP="000064E9">
      <w:pPr>
        <w:pStyle w:val="affb"/>
      </w:pPr>
      <w:r>
        <w:rPr>
          <w:rFonts w:hint="eastAsia"/>
        </w:rPr>
        <w:t>增加</w:t>
      </w:r>
      <w:r>
        <w:rPr>
          <w:rFonts w:hint="eastAsia"/>
        </w:rPr>
        <w:t>OFDMA</w:t>
      </w:r>
      <w:r>
        <w:rPr>
          <w:rFonts w:hint="eastAsia"/>
        </w:rPr>
        <w:t>和</w:t>
      </w:r>
      <w:r>
        <w:rPr>
          <w:rFonts w:hint="eastAsia"/>
        </w:rPr>
        <w:t>TDA</w:t>
      </w:r>
      <w:r>
        <w:rPr>
          <w:rFonts w:hint="eastAsia"/>
        </w:rPr>
        <w:t>多用户调度</w:t>
      </w:r>
    </w:p>
  </w:comment>
  <w:comment w:id="374" w:author="作者" w:date="2025-12-26T10:35:00Z" w:initials="A">
    <w:p w:rsidR="003D0186" w:rsidRDefault="001C2D48" w:rsidP="000064E9">
      <w:pPr>
        <w:pStyle w:val="affb"/>
      </w:pPr>
      <w:r>
        <w:rPr>
          <w:rFonts w:hint="eastAsia"/>
        </w:rPr>
        <w:t>看这里的描述，有个“。。。以内”，应该是说不超过这</w:t>
      </w:r>
      <w:r>
        <w:rPr>
          <w:rFonts w:hint="eastAsia"/>
        </w:rPr>
        <w:t>4</w:t>
      </w:r>
      <w:r>
        <w:rPr>
          <w:rFonts w:hint="eastAsia"/>
        </w:rPr>
        <w:t>个数据项吧？</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B625B5F" w15:done="0"/>
  <w15:commentEx w15:paraId="5B6AEB00" w15:done="0"/>
  <w15:commentEx w15:paraId="552E1A38" w15:done="0"/>
  <w15:commentEx w15:paraId="385C3B82" w15:done="0"/>
  <w15:commentEx w15:paraId="344F7112" w15:done="0"/>
  <w15:commentEx w15:paraId="7CE770E7" w15:done="0"/>
  <w15:commentEx w15:paraId="501A5580" w15:done="0"/>
  <w15:commentEx w15:paraId="34D93B6E" w15:done="0"/>
  <w15:commentEx w15:paraId="2629248C" w15:done="0"/>
  <w15:commentEx w15:paraId="788D016A" w15:done="0"/>
  <w15:commentEx w15:paraId="65623CE0" w15:done="0"/>
  <w15:commentEx w15:paraId="37B0EDB4" w15:done="0"/>
  <w15:commentEx w15:paraId="3B0C735F" w15:done="0"/>
  <w15:commentEx w15:paraId="162D368A" w15:done="0"/>
  <w15:commentEx w15:paraId="4C2663DF" w15:done="0"/>
  <w15:commentEx w15:paraId="67C239B9" w15:done="0"/>
  <w15:commentEx w15:paraId="2BE5A08B" w15:done="0"/>
</w15:commentsEx>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C2D48" w:rsidRDefault="001C2D48" w:rsidP="003D0186">
      <w:r>
        <w:separator/>
      </w:r>
    </w:p>
  </w:endnote>
  <w:endnote w:type="continuationSeparator" w:id="1">
    <w:p w:rsidR="001C2D48" w:rsidRDefault="001C2D48" w:rsidP="003D0186">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EU-F1">
    <w:altName w:val="微软雅黑"/>
    <w:charset w:val="86"/>
    <w:family w:val="script"/>
    <w:pitch w:val="default"/>
    <w:sig w:usb0="00000000" w:usb1="00000000" w:usb2="00000010" w:usb3="00000000" w:csb0="00040000" w:csb1="00000000"/>
  </w:font>
  <w:font w:name="TimesNewRomanPS-BoldMT">
    <w:altName w:val="Times New Roman"/>
    <w:charset w:val="00"/>
    <w:family w:val="auto"/>
    <w:pitch w:val="default"/>
    <w:sig w:usb0="00000000" w:usb1="00000000" w:usb2="00000000" w:usb3="00000000" w:csb0="00000000" w:csb1="00000000"/>
  </w:font>
  <w:font w:name="TimesNewRomanPSMT">
    <w:altName w:val="Times New Roman"/>
    <w:charset w:val="00"/>
    <w:family w:val="roman"/>
    <w:pitch w:val="default"/>
    <w:sig w:usb0="00000000" w:usb1="00000000" w:usb2="00000000" w:usb3="00000000" w:csb0="00000000" w:csb1="00000000"/>
  </w:font>
  <w:font w:name="等线 Light">
    <w:panose1 w:val="02010600030101010101"/>
    <w:charset w:val="86"/>
    <w:family w:val="auto"/>
    <w:pitch w:val="variable"/>
    <w:sig w:usb0="A00002BF" w:usb1="38CF7CFA" w:usb2="00000016" w:usb3="00000000" w:csb0="0004000F" w:csb1="00000000"/>
  </w:font>
  <w:font w:name="等线">
    <w:panose1 w:val="02010600030101010101"/>
    <w:charset w:val="86"/>
    <w:family w:val="auto"/>
    <w:pitch w:val="variable"/>
    <w:sig w:usb0="A00002BF" w:usb1="38CF7CFA" w:usb2="00000016" w:usb3="00000000" w:csb0="0004000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0186" w:rsidRDefault="003D0186">
    <w:pPr>
      <w:pStyle w:val="affe"/>
      <w:spacing w:before="120"/>
      <w:ind w:left="198" w:rightChars="0" w:right="0"/>
      <w:jc w:val="left"/>
      <w:rPr>
        <w:rFonts w:ascii="宋体" w:hAnsi="宋体"/>
      </w:rPr>
    </w:pPr>
    <w:r>
      <w:rPr>
        <w:rFonts w:ascii="宋体" w:hAnsi="宋体"/>
      </w:rPr>
      <w:fldChar w:fldCharType="begin"/>
    </w:r>
    <w:r w:rsidR="001C2D48">
      <w:rPr>
        <w:rFonts w:ascii="宋体" w:hAnsi="宋体"/>
      </w:rPr>
      <w:instrText>PAGE   \* MERGEFORMAT</w:instrText>
    </w:r>
    <w:r>
      <w:rPr>
        <w:rFonts w:ascii="宋体" w:hAnsi="宋体"/>
      </w:rPr>
      <w:fldChar w:fldCharType="separate"/>
    </w:r>
    <w:r w:rsidR="001C2D48">
      <w:rPr>
        <w:rFonts w:ascii="宋体" w:hAnsi="宋体"/>
        <w:lang w:val="zh-CN"/>
      </w:rPr>
      <w:t>IV</w:t>
    </w:r>
    <w:r>
      <w:rPr>
        <w:rFonts w:ascii="宋体" w:hAnsi="宋体"/>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0186" w:rsidRDefault="003D0186">
    <w:pPr>
      <w:pStyle w:val="affe"/>
      <w:spacing w:before="120"/>
      <w:ind w:left="198" w:rightChars="0" w:right="0"/>
      <w:jc w:val="left"/>
      <w:rPr>
        <w:rFonts w:ascii="宋体" w:hAnsi="宋体"/>
      </w:rPr>
    </w:pPr>
    <w:r>
      <w:rPr>
        <w:rFonts w:ascii="宋体" w:hAnsi="宋体"/>
      </w:rPr>
      <w:fldChar w:fldCharType="begin"/>
    </w:r>
    <w:r w:rsidR="001C2D48">
      <w:rPr>
        <w:rFonts w:ascii="宋体" w:hAnsi="宋体"/>
      </w:rPr>
      <w:instrText>PAGE   \* MERGEFORMAT</w:instrText>
    </w:r>
    <w:r>
      <w:rPr>
        <w:rFonts w:ascii="宋体" w:hAnsi="宋体"/>
      </w:rPr>
      <w:fldChar w:fldCharType="separate"/>
    </w:r>
    <w:r w:rsidR="004F2507" w:rsidRPr="004F2507">
      <w:rPr>
        <w:rFonts w:ascii="宋体" w:hAnsi="宋体"/>
        <w:noProof/>
        <w:lang w:val="zh-CN"/>
      </w:rPr>
      <w:t>14</w:t>
    </w:r>
    <w:r>
      <w:rPr>
        <w:rFonts w:ascii="宋体" w:hAnsi="宋体"/>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0186" w:rsidRDefault="003D0186">
    <w:pPr>
      <w:pStyle w:val="afffb"/>
      <w:rPr>
        <w:rFonts w:hAnsi="宋体"/>
      </w:rPr>
    </w:pPr>
    <w:r>
      <w:rPr>
        <w:rFonts w:hAnsi="宋体"/>
      </w:rPr>
      <w:fldChar w:fldCharType="begin"/>
    </w:r>
    <w:r w:rsidR="001C2D48">
      <w:rPr>
        <w:rFonts w:hAnsi="宋体"/>
      </w:rPr>
      <w:instrText xml:space="preserve"> PAGE  \* MERGEFORMAT </w:instrText>
    </w:r>
    <w:r>
      <w:rPr>
        <w:rFonts w:hAnsi="宋体"/>
      </w:rPr>
      <w:fldChar w:fldCharType="separate"/>
    </w:r>
    <w:r w:rsidR="004F2507">
      <w:rPr>
        <w:rFonts w:hAnsi="宋体"/>
        <w:noProof/>
      </w:rPr>
      <w:t>13</w:t>
    </w:r>
    <w:r>
      <w:rPr>
        <w:rFonts w:hAnsi="宋体"/>
      </w:rP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0186" w:rsidRDefault="003D0186">
    <w:pPr>
      <w:pStyle w:val="afffb"/>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0186" w:rsidRDefault="003D0186">
    <w:pPr>
      <w:pStyle w:val="afffb"/>
      <w:rPr>
        <w:rFonts w:ascii="Times New Roman"/>
      </w:rPr>
    </w:pPr>
    <w:r>
      <w:rPr>
        <w:rFonts w:ascii="Times New Roman"/>
      </w:rPr>
      <w:fldChar w:fldCharType="begin"/>
    </w:r>
    <w:r w:rsidR="001C2D48">
      <w:rPr>
        <w:rFonts w:ascii="Times New Roman"/>
      </w:rPr>
      <w:instrText xml:space="preserve"> PAGE  \* MERGEFORMAT </w:instrText>
    </w:r>
    <w:r>
      <w:rPr>
        <w:rFonts w:ascii="Times New Roman"/>
      </w:rPr>
      <w:fldChar w:fldCharType="separate"/>
    </w:r>
    <w:r w:rsidR="00D20FAA">
      <w:rPr>
        <w:rFonts w:ascii="Times New Roman"/>
        <w:noProof/>
      </w:rPr>
      <w:t>19</w:t>
    </w:r>
    <w:r>
      <w:rPr>
        <w:rFonts w:ascii="Times New Roman"/>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C2D48" w:rsidRDefault="001C2D48" w:rsidP="003D0186">
      <w:r>
        <w:separator/>
      </w:r>
    </w:p>
  </w:footnote>
  <w:footnote w:type="continuationSeparator" w:id="1">
    <w:p w:rsidR="001C2D48" w:rsidRDefault="001C2D48" w:rsidP="003D018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0186" w:rsidRDefault="001C2D48">
    <w:pPr>
      <w:pStyle w:val="afffc"/>
      <w:jc w:val="left"/>
    </w:pPr>
    <w:r>
      <w:t>Q/GDW XXXXX</w:t>
    </w:r>
    <w:r>
      <w:t>—</w:t>
    </w:r>
    <w:r>
      <w:t>XXXX</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0186" w:rsidRDefault="001C2D48">
    <w:pPr>
      <w:pStyle w:val="afffc"/>
    </w:pPr>
    <w:r>
      <w:t xml:space="preserve">Q/GDW </w:t>
    </w:r>
    <w:r>
      <w:t>XXXXX</w:t>
    </w:r>
    <w:r>
      <w:t>—</w:t>
    </w:r>
    <w:r>
      <w:t>XXXX</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FFFFFF89"/>
    <w:lvl w:ilvl="0">
      <w:start w:val="1"/>
      <w:numFmt w:val="bullet"/>
      <w:pStyle w:val="a"/>
      <w:lvlText w:val=""/>
      <w:lvlJc w:val="left"/>
      <w:pPr>
        <w:tabs>
          <w:tab w:val="left" w:pos="360"/>
        </w:tabs>
        <w:ind w:left="360" w:hanging="360"/>
      </w:pPr>
      <w:rPr>
        <w:rFonts w:ascii="Wingdings" w:hAnsi="Wingdings" w:hint="default"/>
      </w:rPr>
    </w:lvl>
  </w:abstractNum>
  <w:abstractNum w:abstractNumId="1">
    <w:nsid w:val="02CB5E92"/>
    <w:multiLevelType w:val="multilevel"/>
    <w:tmpl w:val="02CB5E92"/>
    <w:lvl w:ilvl="0">
      <w:start w:val="1"/>
      <w:numFmt w:val="lowerLetter"/>
      <w:lvlText w:val="%1)"/>
      <w:lvlJc w:val="left"/>
      <w:pPr>
        <w:ind w:left="848" w:hanging="420"/>
      </w:pPr>
    </w:lvl>
    <w:lvl w:ilvl="1">
      <w:start w:val="1"/>
      <w:numFmt w:val="lowerLetter"/>
      <w:lvlText w:val="%2)"/>
      <w:lvlJc w:val="left"/>
      <w:pPr>
        <w:ind w:left="1268" w:hanging="420"/>
      </w:pPr>
    </w:lvl>
    <w:lvl w:ilvl="2">
      <w:start w:val="1"/>
      <w:numFmt w:val="lowerRoman"/>
      <w:lvlText w:val="%3."/>
      <w:lvlJc w:val="right"/>
      <w:pPr>
        <w:ind w:left="1688" w:hanging="420"/>
      </w:pPr>
    </w:lvl>
    <w:lvl w:ilvl="3">
      <w:start w:val="1"/>
      <w:numFmt w:val="decimal"/>
      <w:lvlText w:val="%4."/>
      <w:lvlJc w:val="left"/>
      <w:pPr>
        <w:ind w:left="2108" w:hanging="420"/>
      </w:pPr>
    </w:lvl>
    <w:lvl w:ilvl="4">
      <w:start w:val="1"/>
      <w:numFmt w:val="lowerLetter"/>
      <w:lvlText w:val="%5)"/>
      <w:lvlJc w:val="left"/>
      <w:pPr>
        <w:ind w:left="2528" w:hanging="420"/>
      </w:pPr>
    </w:lvl>
    <w:lvl w:ilvl="5">
      <w:start w:val="1"/>
      <w:numFmt w:val="lowerRoman"/>
      <w:lvlText w:val="%6."/>
      <w:lvlJc w:val="right"/>
      <w:pPr>
        <w:ind w:left="2948" w:hanging="420"/>
      </w:pPr>
    </w:lvl>
    <w:lvl w:ilvl="6">
      <w:start w:val="1"/>
      <w:numFmt w:val="decimal"/>
      <w:lvlText w:val="%7."/>
      <w:lvlJc w:val="left"/>
      <w:pPr>
        <w:ind w:left="3368" w:hanging="420"/>
      </w:pPr>
    </w:lvl>
    <w:lvl w:ilvl="7">
      <w:start w:val="1"/>
      <w:numFmt w:val="lowerLetter"/>
      <w:lvlText w:val="%8)"/>
      <w:lvlJc w:val="left"/>
      <w:pPr>
        <w:ind w:left="3788" w:hanging="420"/>
      </w:pPr>
    </w:lvl>
    <w:lvl w:ilvl="8">
      <w:start w:val="1"/>
      <w:numFmt w:val="lowerRoman"/>
      <w:lvlText w:val="%9."/>
      <w:lvlJc w:val="right"/>
      <w:pPr>
        <w:ind w:left="4208" w:hanging="420"/>
      </w:pPr>
    </w:lvl>
  </w:abstractNum>
  <w:abstractNum w:abstractNumId="2">
    <w:nsid w:val="06EE185C"/>
    <w:multiLevelType w:val="multilevel"/>
    <w:tmpl w:val="06EE185C"/>
    <w:lvl w:ilvl="0">
      <w:start w:val="1"/>
      <w:numFmt w:val="decimal"/>
      <w:pStyle w:val="Tablebullet"/>
      <w:lvlText w:val="%1."/>
      <w:lvlJc w:val="left"/>
      <w:pPr>
        <w:ind w:left="718" w:hanging="435"/>
      </w:pPr>
      <w:rPr>
        <w:rFonts w:ascii="Arial" w:eastAsia="Arial" w:hAnsi="Arial" w:cs="Arial" w:hint="default"/>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79102AD"/>
    <w:multiLevelType w:val="multilevel"/>
    <w:tmpl w:val="079102AD"/>
    <w:lvl w:ilvl="0">
      <w:start w:val="1"/>
      <w:numFmt w:val="decimal"/>
      <w:pStyle w:val="a0"/>
      <w:suff w:val="nothing"/>
      <w:lvlText w:val="注%1："/>
      <w:lvlJc w:val="left"/>
      <w:pPr>
        <w:ind w:left="811" w:hanging="448"/>
      </w:pPr>
      <w:rPr>
        <w:rFonts w:ascii="黑体" w:eastAsia="黑体" w:hint="eastAsia"/>
        <w:b w:val="0"/>
        <w:i w:val="0"/>
        <w:sz w:val="18"/>
        <w:lang w:val="en-US"/>
      </w:rPr>
    </w:lvl>
    <w:lvl w:ilvl="1">
      <w:start w:val="1"/>
      <w:numFmt w:val="lowerLetter"/>
      <w:lvlText w:val="%2)"/>
      <w:lvlJc w:val="left"/>
      <w:pPr>
        <w:tabs>
          <w:tab w:val="left" w:pos="0"/>
        </w:tabs>
        <w:ind w:left="992" w:hanging="629"/>
      </w:pPr>
      <w:rPr>
        <w:rFonts w:hint="eastAsia"/>
      </w:rPr>
    </w:lvl>
    <w:lvl w:ilvl="2">
      <w:start w:val="1"/>
      <w:numFmt w:val="lowerRoman"/>
      <w:lvlText w:val="%3."/>
      <w:lvlJc w:val="right"/>
      <w:pPr>
        <w:tabs>
          <w:tab w:val="left" w:pos="0"/>
        </w:tabs>
        <w:ind w:left="992" w:hanging="629"/>
      </w:pPr>
      <w:rPr>
        <w:rFonts w:hint="eastAsia"/>
      </w:rPr>
    </w:lvl>
    <w:lvl w:ilvl="3">
      <w:start w:val="1"/>
      <w:numFmt w:val="decimal"/>
      <w:lvlText w:val="%4."/>
      <w:lvlJc w:val="left"/>
      <w:pPr>
        <w:tabs>
          <w:tab w:val="left" w:pos="0"/>
        </w:tabs>
        <w:ind w:left="992" w:hanging="629"/>
      </w:pPr>
      <w:rPr>
        <w:rFonts w:hint="eastAsia"/>
      </w:rPr>
    </w:lvl>
    <w:lvl w:ilvl="4">
      <w:start w:val="1"/>
      <w:numFmt w:val="lowerLetter"/>
      <w:lvlText w:val="%5)"/>
      <w:lvlJc w:val="left"/>
      <w:pPr>
        <w:tabs>
          <w:tab w:val="left" w:pos="0"/>
        </w:tabs>
        <w:ind w:left="992" w:hanging="629"/>
      </w:pPr>
      <w:rPr>
        <w:rFonts w:hint="eastAsia"/>
      </w:rPr>
    </w:lvl>
    <w:lvl w:ilvl="5">
      <w:start w:val="1"/>
      <w:numFmt w:val="lowerRoman"/>
      <w:lvlText w:val="%6."/>
      <w:lvlJc w:val="right"/>
      <w:pPr>
        <w:tabs>
          <w:tab w:val="left" w:pos="0"/>
        </w:tabs>
        <w:ind w:left="992" w:hanging="629"/>
      </w:pPr>
      <w:rPr>
        <w:rFonts w:hint="eastAsia"/>
      </w:rPr>
    </w:lvl>
    <w:lvl w:ilvl="6">
      <w:start w:val="1"/>
      <w:numFmt w:val="decimal"/>
      <w:lvlText w:val="%7."/>
      <w:lvlJc w:val="left"/>
      <w:pPr>
        <w:tabs>
          <w:tab w:val="left" w:pos="0"/>
        </w:tabs>
        <w:ind w:left="992" w:hanging="629"/>
      </w:pPr>
      <w:rPr>
        <w:rFonts w:hint="eastAsia"/>
      </w:rPr>
    </w:lvl>
    <w:lvl w:ilvl="7">
      <w:start w:val="1"/>
      <w:numFmt w:val="lowerLetter"/>
      <w:lvlText w:val="%8)"/>
      <w:lvlJc w:val="left"/>
      <w:pPr>
        <w:tabs>
          <w:tab w:val="left" w:pos="0"/>
        </w:tabs>
        <w:ind w:left="992" w:hanging="629"/>
      </w:pPr>
      <w:rPr>
        <w:rFonts w:hint="eastAsia"/>
      </w:rPr>
    </w:lvl>
    <w:lvl w:ilvl="8">
      <w:start w:val="1"/>
      <w:numFmt w:val="lowerRoman"/>
      <w:lvlText w:val="%9."/>
      <w:lvlJc w:val="right"/>
      <w:pPr>
        <w:tabs>
          <w:tab w:val="left" w:pos="0"/>
        </w:tabs>
        <w:ind w:left="992" w:hanging="629"/>
      </w:pPr>
      <w:rPr>
        <w:rFonts w:hint="eastAsia"/>
      </w:rPr>
    </w:lvl>
  </w:abstractNum>
  <w:abstractNum w:abstractNumId="4">
    <w:nsid w:val="093C6778"/>
    <w:multiLevelType w:val="multilevel"/>
    <w:tmpl w:val="093C6778"/>
    <w:lvl w:ilvl="0">
      <w:start w:val="1"/>
      <w:numFmt w:val="decimal"/>
      <w:pStyle w:val="a1"/>
      <w:suff w:val="nothing"/>
      <w:lvlText w:val="示例%1："/>
      <w:lvlJc w:val="left"/>
      <w:pPr>
        <w:ind w:left="0" w:firstLine="397"/>
      </w:pPr>
      <w:rPr>
        <w:rFonts w:ascii="黑体" w:eastAsia="黑体" w:hint="eastAsia"/>
        <w:sz w:val="18"/>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
    <w:nsid w:val="0AE367E9"/>
    <w:multiLevelType w:val="multilevel"/>
    <w:tmpl w:val="0AE367E9"/>
    <w:lvl w:ilvl="0">
      <w:start w:val="1"/>
      <w:numFmt w:val="none"/>
      <w:pStyle w:val="a2"/>
      <w:suff w:val="nothing"/>
      <w:lvlText w:val="%1示例："/>
      <w:lvlJc w:val="left"/>
      <w:pPr>
        <w:ind w:left="0" w:firstLine="363"/>
      </w:pPr>
      <w:rPr>
        <w:rFonts w:ascii="黑体" w:eastAsia="黑体" w:hint="eastAsia"/>
        <w:b w:val="0"/>
        <w:i w:val="0"/>
        <w:sz w:val="18"/>
        <w:szCs w:val="18"/>
      </w:rPr>
    </w:lvl>
    <w:lvl w:ilvl="1">
      <w:start w:val="1"/>
      <w:numFmt w:val="lowerLetter"/>
      <w:lvlText w:val="%2)"/>
      <w:lvlJc w:val="left"/>
      <w:pPr>
        <w:tabs>
          <w:tab w:val="left" w:pos="363"/>
        </w:tabs>
        <w:ind w:left="0" w:firstLine="363"/>
      </w:pPr>
      <w:rPr>
        <w:rFonts w:hint="eastAsia"/>
      </w:rPr>
    </w:lvl>
    <w:lvl w:ilvl="2">
      <w:start w:val="1"/>
      <w:numFmt w:val="lowerRoman"/>
      <w:lvlText w:val="%3."/>
      <w:lvlJc w:val="right"/>
      <w:pPr>
        <w:tabs>
          <w:tab w:val="left" w:pos="363"/>
        </w:tabs>
        <w:ind w:left="0" w:firstLine="363"/>
      </w:pPr>
      <w:rPr>
        <w:rFonts w:hint="eastAsia"/>
      </w:rPr>
    </w:lvl>
    <w:lvl w:ilvl="3">
      <w:start w:val="1"/>
      <w:numFmt w:val="decimal"/>
      <w:lvlText w:val="%4."/>
      <w:lvlJc w:val="left"/>
      <w:pPr>
        <w:tabs>
          <w:tab w:val="left" w:pos="363"/>
        </w:tabs>
        <w:ind w:left="0" w:firstLine="363"/>
      </w:pPr>
      <w:rPr>
        <w:rFonts w:hint="eastAsia"/>
      </w:rPr>
    </w:lvl>
    <w:lvl w:ilvl="4">
      <w:start w:val="1"/>
      <w:numFmt w:val="lowerLetter"/>
      <w:lvlText w:val="%5)"/>
      <w:lvlJc w:val="left"/>
      <w:pPr>
        <w:tabs>
          <w:tab w:val="left" w:pos="363"/>
        </w:tabs>
        <w:ind w:left="0" w:firstLine="363"/>
      </w:pPr>
      <w:rPr>
        <w:rFonts w:hint="eastAsia"/>
      </w:rPr>
    </w:lvl>
    <w:lvl w:ilvl="5">
      <w:start w:val="1"/>
      <w:numFmt w:val="lowerRoman"/>
      <w:lvlText w:val="%6."/>
      <w:lvlJc w:val="right"/>
      <w:pPr>
        <w:tabs>
          <w:tab w:val="left" w:pos="363"/>
        </w:tabs>
        <w:ind w:left="0" w:firstLine="363"/>
      </w:pPr>
      <w:rPr>
        <w:rFonts w:hint="eastAsia"/>
      </w:rPr>
    </w:lvl>
    <w:lvl w:ilvl="6">
      <w:start w:val="1"/>
      <w:numFmt w:val="decimal"/>
      <w:lvlText w:val="%7."/>
      <w:lvlJc w:val="left"/>
      <w:pPr>
        <w:tabs>
          <w:tab w:val="left" w:pos="363"/>
        </w:tabs>
        <w:ind w:left="0" w:firstLine="363"/>
      </w:pPr>
      <w:rPr>
        <w:rFonts w:hint="eastAsia"/>
      </w:rPr>
    </w:lvl>
    <w:lvl w:ilvl="7">
      <w:start w:val="1"/>
      <w:numFmt w:val="lowerLetter"/>
      <w:lvlText w:val="%8)"/>
      <w:lvlJc w:val="left"/>
      <w:pPr>
        <w:tabs>
          <w:tab w:val="left" w:pos="363"/>
        </w:tabs>
        <w:ind w:left="0" w:firstLine="363"/>
      </w:pPr>
      <w:rPr>
        <w:rFonts w:hint="eastAsia"/>
      </w:rPr>
    </w:lvl>
    <w:lvl w:ilvl="8">
      <w:start w:val="1"/>
      <w:numFmt w:val="lowerRoman"/>
      <w:lvlText w:val="%9."/>
      <w:lvlJc w:val="right"/>
      <w:pPr>
        <w:tabs>
          <w:tab w:val="left" w:pos="363"/>
        </w:tabs>
        <w:ind w:left="0" w:firstLine="363"/>
      </w:pPr>
      <w:rPr>
        <w:rFonts w:hint="eastAsia"/>
      </w:rPr>
    </w:lvl>
  </w:abstractNum>
  <w:abstractNum w:abstractNumId="6">
    <w:nsid w:val="0DDE2B46"/>
    <w:multiLevelType w:val="multilevel"/>
    <w:tmpl w:val="0DDE2B46"/>
    <w:lvl w:ilvl="0">
      <w:start w:val="1"/>
      <w:numFmt w:val="lowerLetter"/>
      <w:pStyle w:val="a3"/>
      <w:suff w:val="nothing"/>
      <w:lvlText w:val="%1   "/>
      <w:lvlJc w:val="left"/>
      <w:pPr>
        <w:ind w:left="544" w:hanging="181"/>
      </w:pPr>
      <w:rPr>
        <w:rFonts w:ascii="宋体" w:eastAsia="宋体" w:hint="eastAsia"/>
        <w:b w:val="0"/>
        <w:i w:val="0"/>
        <w:sz w:val="18"/>
        <w:vertAlign w:val="superscript"/>
      </w:rPr>
    </w:lvl>
    <w:lvl w:ilvl="1">
      <w:start w:val="1"/>
      <w:numFmt w:val="lowerLetter"/>
      <w:lvlText w:val="%2"/>
      <w:lvlJc w:val="left"/>
      <w:pPr>
        <w:tabs>
          <w:tab w:val="left" w:pos="57"/>
        </w:tabs>
        <w:ind w:left="363" w:hanging="363"/>
      </w:pPr>
      <w:rPr>
        <w:rFonts w:hint="eastAsia"/>
      </w:rPr>
    </w:lvl>
    <w:lvl w:ilvl="2">
      <w:start w:val="1"/>
      <w:numFmt w:val="lowerRoman"/>
      <w:lvlText w:val="%3."/>
      <w:lvlJc w:val="right"/>
      <w:pPr>
        <w:tabs>
          <w:tab w:val="left" w:pos="57"/>
        </w:tabs>
        <w:ind w:left="363" w:hanging="363"/>
      </w:pPr>
      <w:rPr>
        <w:rFonts w:hint="eastAsia"/>
      </w:rPr>
    </w:lvl>
    <w:lvl w:ilvl="3">
      <w:start w:val="1"/>
      <w:numFmt w:val="decimal"/>
      <w:lvlText w:val="%4."/>
      <w:lvlJc w:val="left"/>
      <w:pPr>
        <w:tabs>
          <w:tab w:val="left" w:pos="57"/>
        </w:tabs>
        <w:ind w:left="363" w:hanging="363"/>
      </w:pPr>
      <w:rPr>
        <w:rFonts w:hint="eastAsia"/>
      </w:rPr>
    </w:lvl>
    <w:lvl w:ilvl="4">
      <w:start w:val="1"/>
      <w:numFmt w:val="lowerLetter"/>
      <w:lvlText w:val="%5)"/>
      <w:lvlJc w:val="left"/>
      <w:pPr>
        <w:tabs>
          <w:tab w:val="left" w:pos="57"/>
        </w:tabs>
        <w:ind w:left="363" w:hanging="363"/>
      </w:pPr>
      <w:rPr>
        <w:rFonts w:hint="eastAsia"/>
      </w:rPr>
    </w:lvl>
    <w:lvl w:ilvl="5">
      <w:start w:val="1"/>
      <w:numFmt w:val="lowerRoman"/>
      <w:lvlText w:val="%6."/>
      <w:lvlJc w:val="right"/>
      <w:pPr>
        <w:tabs>
          <w:tab w:val="left" w:pos="57"/>
        </w:tabs>
        <w:ind w:left="363" w:hanging="363"/>
      </w:pPr>
      <w:rPr>
        <w:rFonts w:hint="eastAsia"/>
      </w:rPr>
    </w:lvl>
    <w:lvl w:ilvl="6">
      <w:start w:val="1"/>
      <w:numFmt w:val="decimal"/>
      <w:lvlText w:val="%7."/>
      <w:lvlJc w:val="left"/>
      <w:pPr>
        <w:tabs>
          <w:tab w:val="left" w:pos="57"/>
        </w:tabs>
        <w:ind w:left="363" w:hanging="363"/>
      </w:pPr>
      <w:rPr>
        <w:rFonts w:hint="eastAsia"/>
      </w:rPr>
    </w:lvl>
    <w:lvl w:ilvl="7">
      <w:start w:val="1"/>
      <w:numFmt w:val="lowerLetter"/>
      <w:lvlText w:val="%8)"/>
      <w:lvlJc w:val="left"/>
      <w:pPr>
        <w:tabs>
          <w:tab w:val="left" w:pos="57"/>
        </w:tabs>
        <w:ind w:left="363" w:hanging="363"/>
      </w:pPr>
      <w:rPr>
        <w:rFonts w:hint="eastAsia"/>
      </w:rPr>
    </w:lvl>
    <w:lvl w:ilvl="8">
      <w:start w:val="1"/>
      <w:numFmt w:val="lowerRoman"/>
      <w:lvlText w:val="%9."/>
      <w:lvlJc w:val="right"/>
      <w:pPr>
        <w:tabs>
          <w:tab w:val="left" w:pos="57"/>
        </w:tabs>
        <w:ind w:left="363" w:hanging="363"/>
      </w:pPr>
      <w:rPr>
        <w:rFonts w:hint="eastAsia"/>
      </w:rPr>
    </w:lvl>
  </w:abstractNum>
  <w:abstractNum w:abstractNumId="7">
    <w:nsid w:val="0EDB2900"/>
    <w:multiLevelType w:val="multilevel"/>
    <w:tmpl w:val="0EDB2900"/>
    <w:lvl w:ilvl="0">
      <w:start w:val="1"/>
      <w:numFmt w:val="bullet"/>
      <w:pStyle w:val="SubItemList"/>
      <w:lvlText w:val="−"/>
      <w:lvlJc w:val="left"/>
      <w:pPr>
        <w:tabs>
          <w:tab w:val="left" w:pos="2409"/>
        </w:tabs>
        <w:ind w:left="2410" w:hanging="284"/>
      </w:pPr>
      <w:rPr>
        <w:rFonts w:ascii="Times New Roman" w:hAnsi="Times New Roman" w:cs="Times New Roman" w:hint="default"/>
        <w:sz w:val="16"/>
        <w:szCs w:val="16"/>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cs="Wingdings" w:hint="default"/>
      </w:rPr>
    </w:lvl>
    <w:lvl w:ilvl="3">
      <w:start w:val="1"/>
      <w:numFmt w:val="bullet"/>
      <w:lvlText w:val=""/>
      <w:lvlJc w:val="left"/>
      <w:pPr>
        <w:tabs>
          <w:tab w:val="left" w:pos="1680"/>
        </w:tabs>
        <w:ind w:left="1680" w:hanging="420"/>
      </w:pPr>
      <w:rPr>
        <w:rFonts w:ascii="Wingdings" w:hAnsi="Wingdings" w:cs="Wingdings" w:hint="default"/>
      </w:rPr>
    </w:lvl>
    <w:lvl w:ilvl="4">
      <w:start w:val="1"/>
      <w:numFmt w:val="bullet"/>
      <w:lvlText w:val=""/>
      <w:lvlJc w:val="left"/>
      <w:pPr>
        <w:tabs>
          <w:tab w:val="left" w:pos="2100"/>
        </w:tabs>
        <w:ind w:left="2100" w:hanging="420"/>
      </w:pPr>
      <w:rPr>
        <w:rFonts w:ascii="Wingdings" w:hAnsi="Wingdings" w:cs="Wingdings" w:hint="default"/>
      </w:rPr>
    </w:lvl>
    <w:lvl w:ilvl="5">
      <w:start w:val="1"/>
      <w:numFmt w:val="bullet"/>
      <w:lvlText w:val=""/>
      <w:lvlJc w:val="left"/>
      <w:pPr>
        <w:tabs>
          <w:tab w:val="left" w:pos="2520"/>
        </w:tabs>
        <w:ind w:left="2520" w:hanging="420"/>
      </w:pPr>
      <w:rPr>
        <w:rFonts w:ascii="Wingdings" w:hAnsi="Wingdings" w:cs="Wingdings" w:hint="default"/>
      </w:rPr>
    </w:lvl>
    <w:lvl w:ilvl="6">
      <w:start w:val="1"/>
      <w:numFmt w:val="bullet"/>
      <w:lvlText w:val=""/>
      <w:lvlJc w:val="left"/>
      <w:pPr>
        <w:tabs>
          <w:tab w:val="left" w:pos="2940"/>
        </w:tabs>
        <w:ind w:left="2940" w:hanging="420"/>
      </w:pPr>
      <w:rPr>
        <w:rFonts w:ascii="Wingdings" w:hAnsi="Wingdings" w:cs="Wingdings" w:hint="default"/>
      </w:rPr>
    </w:lvl>
    <w:lvl w:ilvl="7">
      <w:start w:val="1"/>
      <w:numFmt w:val="bullet"/>
      <w:lvlText w:val=""/>
      <w:lvlJc w:val="left"/>
      <w:pPr>
        <w:tabs>
          <w:tab w:val="left" w:pos="3360"/>
        </w:tabs>
        <w:ind w:left="3360" w:hanging="420"/>
      </w:pPr>
      <w:rPr>
        <w:rFonts w:ascii="Wingdings" w:hAnsi="Wingdings" w:cs="Wingdings" w:hint="default"/>
      </w:rPr>
    </w:lvl>
    <w:lvl w:ilvl="8">
      <w:start w:val="1"/>
      <w:numFmt w:val="bullet"/>
      <w:lvlText w:val=""/>
      <w:lvlJc w:val="left"/>
      <w:pPr>
        <w:tabs>
          <w:tab w:val="left" w:pos="3780"/>
        </w:tabs>
        <w:ind w:left="3780" w:hanging="420"/>
      </w:pPr>
      <w:rPr>
        <w:rFonts w:ascii="Wingdings" w:hAnsi="Wingdings" w:cs="Wingdings" w:hint="default"/>
      </w:rPr>
    </w:lvl>
  </w:abstractNum>
  <w:abstractNum w:abstractNumId="8">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color w:val="000000"/>
        <w:spacing w:val="0"/>
        <w:w w:val="100"/>
        <w:position w:val="2"/>
        <w:sz w:val="16"/>
        <w:szCs w:val="16"/>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9">
    <w:nsid w:val="1DBF583A"/>
    <w:multiLevelType w:val="multilevel"/>
    <w:tmpl w:val="1DBF583A"/>
    <w:lvl w:ilvl="0">
      <w:start w:val="1"/>
      <w:numFmt w:val="decimal"/>
      <w:pStyle w:val="a4"/>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10">
    <w:nsid w:val="1FC91163"/>
    <w:multiLevelType w:val="multilevel"/>
    <w:tmpl w:val="1FC91163"/>
    <w:lvl w:ilvl="0">
      <w:start w:val="1"/>
      <w:numFmt w:val="decimal"/>
      <w:pStyle w:val="a5"/>
      <w:suff w:val="nothing"/>
      <w:lvlText w:val="%1　"/>
      <w:lvlJc w:val="left"/>
      <w:pPr>
        <w:ind w:left="0" w:firstLine="0"/>
      </w:pPr>
      <w:rPr>
        <w:rFonts w:ascii="黑体" w:eastAsia="黑体" w:hAnsi="Times New Roman" w:hint="eastAsia"/>
        <w:b w:val="0"/>
        <w:i w:val="0"/>
        <w:sz w:val="21"/>
        <w:szCs w:val="21"/>
      </w:rPr>
    </w:lvl>
    <w:lvl w:ilvl="1">
      <w:start w:val="1"/>
      <w:numFmt w:val="decimal"/>
      <w:pStyle w:val="a6"/>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rPr>
    </w:lvl>
    <w:lvl w:ilvl="2">
      <w:start w:val="1"/>
      <w:numFmt w:val="decimal"/>
      <w:pStyle w:val="a7"/>
      <w:suff w:val="nothing"/>
      <w:lvlText w:val="%1.%2.%3　"/>
      <w:lvlJc w:val="left"/>
      <w:pPr>
        <w:ind w:left="0" w:firstLine="0"/>
      </w:pPr>
      <w:rPr>
        <w:rFonts w:ascii="黑体" w:eastAsia="黑体" w:hAnsi="Times New Roman" w:hint="eastAsia"/>
        <w:b w:val="0"/>
        <w:i w:val="0"/>
        <w:sz w:val="21"/>
      </w:rPr>
    </w:lvl>
    <w:lvl w:ilvl="3">
      <w:start w:val="1"/>
      <w:numFmt w:val="decimal"/>
      <w:pStyle w:val="a8"/>
      <w:suff w:val="nothing"/>
      <w:lvlText w:val="%1.%2.%3.%4　"/>
      <w:lvlJc w:val="left"/>
      <w:pPr>
        <w:ind w:left="0" w:firstLine="0"/>
      </w:pPr>
      <w:rPr>
        <w:rFonts w:ascii="黑体" w:eastAsia="黑体" w:hAnsi="Times New Roman" w:hint="eastAsia"/>
        <w:b w:val="0"/>
        <w:i w:val="0"/>
        <w:sz w:val="21"/>
      </w:rPr>
    </w:lvl>
    <w:lvl w:ilvl="4">
      <w:start w:val="1"/>
      <w:numFmt w:val="decimal"/>
      <w:pStyle w:val="a9"/>
      <w:suff w:val="nothing"/>
      <w:lvlText w:val="%1.%2.%3.%4.%5　"/>
      <w:lvlJc w:val="left"/>
      <w:pPr>
        <w:ind w:left="0" w:firstLine="0"/>
      </w:pPr>
      <w:rPr>
        <w:rFonts w:ascii="黑体" w:eastAsia="黑体" w:hAnsi="Times New Roman" w:hint="eastAsia"/>
        <w:b w:val="0"/>
        <w:i w:val="0"/>
        <w:sz w:val="21"/>
      </w:rPr>
    </w:lvl>
    <w:lvl w:ilvl="5">
      <w:start w:val="1"/>
      <w:numFmt w:val="decimal"/>
      <w:pStyle w:val="aa"/>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1">
    <w:nsid w:val="2A8F7113"/>
    <w:multiLevelType w:val="multilevel"/>
    <w:tmpl w:val="2A8F7113"/>
    <w:lvl w:ilvl="0">
      <w:start w:val="1"/>
      <w:numFmt w:val="upperLetter"/>
      <w:pStyle w:val="ab"/>
      <w:suff w:val="space"/>
      <w:lvlText w:val="%1"/>
      <w:lvlJc w:val="left"/>
      <w:pPr>
        <w:ind w:left="623" w:hanging="425"/>
      </w:pPr>
      <w:rPr>
        <w:rFonts w:hint="eastAsia"/>
      </w:rPr>
    </w:lvl>
    <w:lvl w:ilvl="1">
      <w:start w:val="1"/>
      <w:numFmt w:val="decimal"/>
      <w:pStyle w:val="ac"/>
      <w:suff w:val="nothing"/>
      <w:lvlText w:val="图%1.%2　"/>
      <w:lvlJc w:val="left"/>
      <w:pPr>
        <w:ind w:left="1190"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12">
    <w:nsid w:val="2C5917C3"/>
    <w:multiLevelType w:val="multilevel"/>
    <w:tmpl w:val="2C5917C3"/>
    <w:lvl w:ilvl="0">
      <w:start w:val="1"/>
      <w:numFmt w:val="none"/>
      <w:pStyle w:val="ad"/>
      <w:suff w:val="nothing"/>
      <w:lvlText w:val="%1——"/>
      <w:lvlJc w:val="left"/>
      <w:pPr>
        <w:ind w:left="833" w:hanging="408"/>
      </w:pPr>
      <w:rPr>
        <w:rFonts w:hint="eastAsia"/>
      </w:rPr>
    </w:lvl>
    <w:lvl w:ilvl="1">
      <w:start w:val="1"/>
      <w:numFmt w:val="bullet"/>
      <w:pStyle w:val="ae"/>
      <w:lvlText w:val=""/>
      <w:lvlJc w:val="left"/>
      <w:pPr>
        <w:tabs>
          <w:tab w:val="left" w:pos="760"/>
        </w:tabs>
        <w:ind w:left="1264" w:hanging="413"/>
      </w:pPr>
      <w:rPr>
        <w:rFonts w:ascii="Symbol" w:hAnsi="Symbol" w:hint="default"/>
        <w:color w:val="auto"/>
      </w:rPr>
    </w:lvl>
    <w:lvl w:ilvl="2">
      <w:start w:val="1"/>
      <w:numFmt w:val="bullet"/>
      <w:pStyle w:val="af"/>
      <w:lvlText w:val=""/>
      <w:lvlJc w:val="left"/>
      <w:pPr>
        <w:tabs>
          <w:tab w:val="left" w:pos="1678"/>
        </w:tabs>
        <w:ind w:left="1678" w:hanging="414"/>
      </w:pPr>
      <w:rPr>
        <w:rFonts w:ascii="Symbol" w:hAnsi="Symbol" w:hint="default"/>
        <w:color w:val="auto"/>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13">
    <w:nsid w:val="3D733618"/>
    <w:multiLevelType w:val="multilevel"/>
    <w:tmpl w:val="3D733618"/>
    <w:lvl w:ilvl="0">
      <w:start w:val="1"/>
      <w:numFmt w:val="decimal"/>
      <w:pStyle w:val="af0"/>
      <w:lvlText w:val="%1)"/>
      <w:lvlJc w:val="left"/>
      <w:pPr>
        <w:tabs>
          <w:tab w:val="left" w:pos="0"/>
        </w:tabs>
        <w:ind w:left="720" w:hanging="357"/>
      </w:pPr>
      <w:rPr>
        <w:rFonts w:hint="eastAsia"/>
      </w:rPr>
    </w:lvl>
    <w:lvl w:ilvl="1">
      <w:start w:val="1"/>
      <w:numFmt w:val="lowerLetter"/>
      <w:lvlText w:val="%2)"/>
      <w:lvlJc w:val="left"/>
      <w:pPr>
        <w:tabs>
          <w:tab w:val="left" w:pos="504"/>
        </w:tabs>
        <w:ind w:left="544" w:hanging="544"/>
      </w:pPr>
      <w:rPr>
        <w:rFonts w:hint="eastAsia"/>
      </w:rPr>
    </w:lvl>
    <w:lvl w:ilvl="2">
      <w:start w:val="1"/>
      <w:numFmt w:val="lowerRoman"/>
      <w:lvlText w:val="%3."/>
      <w:lvlJc w:val="right"/>
      <w:pPr>
        <w:tabs>
          <w:tab w:val="left" w:pos="532"/>
        </w:tabs>
        <w:ind w:left="544" w:hanging="544"/>
      </w:pPr>
      <w:rPr>
        <w:rFonts w:hint="eastAsia"/>
      </w:rPr>
    </w:lvl>
    <w:lvl w:ilvl="3">
      <w:start w:val="1"/>
      <w:numFmt w:val="decimal"/>
      <w:lvlText w:val="%4."/>
      <w:lvlJc w:val="left"/>
      <w:pPr>
        <w:tabs>
          <w:tab w:val="left" w:pos="560"/>
        </w:tabs>
        <w:ind w:left="544" w:hanging="544"/>
      </w:pPr>
      <w:rPr>
        <w:rFonts w:hint="eastAsia"/>
      </w:rPr>
    </w:lvl>
    <w:lvl w:ilvl="4">
      <w:start w:val="1"/>
      <w:numFmt w:val="lowerLetter"/>
      <w:lvlText w:val="%5)"/>
      <w:lvlJc w:val="left"/>
      <w:pPr>
        <w:tabs>
          <w:tab w:val="left" w:pos="588"/>
        </w:tabs>
        <w:ind w:left="544" w:hanging="544"/>
      </w:pPr>
      <w:rPr>
        <w:rFonts w:hint="eastAsia"/>
      </w:rPr>
    </w:lvl>
    <w:lvl w:ilvl="5">
      <w:start w:val="1"/>
      <w:numFmt w:val="lowerRoman"/>
      <w:lvlText w:val="%6."/>
      <w:lvlJc w:val="right"/>
      <w:pPr>
        <w:tabs>
          <w:tab w:val="left" w:pos="616"/>
        </w:tabs>
        <w:ind w:left="544" w:hanging="544"/>
      </w:pPr>
      <w:rPr>
        <w:rFonts w:hint="eastAsia"/>
      </w:rPr>
    </w:lvl>
    <w:lvl w:ilvl="6">
      <w:start w:val="1"/>
      <w:numFmt w:val="decimal"/>
      <w:lvlText w:val="%7."/>
      <w:lvlJc w:val="left"/>
      <w:pPr>
        <w:tabs>
          <w:tab w:val="left" w:pos="644"/>
        </w:tabs>
        <w:ind w:left="544" w:hanging="544"/>
      </w:pPr>
      <w:rPr>
        <w:rFonts w:hint="eastAsia"/>
      </w:rPr>
    </w:lvl>
    <w:lvl w:ilvl="7">
      <w:start w:val="1"/>
      <w:numFmt w:val="lowerLetter"/>
      <w:lvlText w:val="%8)"/>
      <w:lvlJc w:val="left"/>
      <w:pPr>
        <w:tabs>
          <w:tab w:val="left" w:pos="672"/>
        </w:tabs>
        <w:ind w:left="544" w:hanging="544"/>
      </w:pPr>
      <w:rPr>
        <w:rFonts w:hint="eastAsia"/>
      </w:rPr>
    </w:lvl>
    <w:lvl w:ilvl="8">
      <w:start w:val="1"/>
      <w:numFmt w:val="lowerRoman"/>
      <w:lvlText w:val="%9."/>
      <w:lvlJc w:val="right"/>
      <w:pPr>
        <w:tabs>
          <w:tab w:val="left" w:pos="700"/>
        </w:tabs>
        <w:ind w:left="544" w:hanging="544"/>
      </w:pPr>
      <w:rPr>
        <w:rFonts w:hint="eastAsia"/>
      </w:rPr>
    </w:lvl>
  </w:abstractNum>
  <w:abstractNum w:abstractNumId="14">
    <w:nsid w:val="42FE570A"/>
    <w:multiLevelType w:val="multilevel"/>
    <w:tmpl w:val="42FE570A"/>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f1"/>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f2"/>
      <w:suff w:val="space"/>
      <w:lvlText w:val="表%9"/>
      <w:lvlJc w:val="center"/>
      <w:pPr>
        <w:ind w:left="0" w:firstLine="0"/>
      </w:pPr>
      <w:rPr>
        <w:rFonts w:ascii="Arial" w:eastAsia="黑体" w:hAnsi="Arial" w:hint="default"/>
        <w:b w:val="0"/>
        <w:i w:val="0"/>
        <w:sz w:val="18"/>
        <w:szCs w:val="18"/>
      </w:rPr>
    </w:lvl>
  </w:abstractNum>
  <w:abstractNum w:abstractNumId="15">
    <w:nsid w:val="44C50F90"/>
    <w:multiLevelType w:val="multilevel"/>
    <w:tmpl w:val="44C50F90"/>
    <w:lvl w:ilvl="0">
      <w:start w:val="1"/>
      <w:numFmt w:val="lowerLetter"/>
      <w:pStyle w:val="af3"/>
      <w:lvlText w:val="%1)"/>
      <w:lvlJc w:val="left"/>
      <w:pPr>
        <w:tabs>
          <w:tab w:val="left" w:pos="840"/>
        </w:tabs>
        <w:ind w:left="839" w:hanging="419"/>
      </w:pPr>
      <w:rPr>
        <w:rFonts w:ascii="宋体" w:eastAsia="宋体" w:hint="eastAsia"/>
        <w:b w:val="0"/>
        <w:i w:val="0"/>
        <w:sz w:val="21"/>
        <w:szCs w:val="21"/>
      </w:rPr>
    </w:lvl>
    <w:lvl w:ilvl="1">
      <w:start w:val="1"/>
      <w:numFmt w:val="decimal"/>
      <w:pStyle w:val="af4"/>
      <w:lvlText w:val="%2)"/>
      <w:lvlJc w:val="left"/>
      <w:pPr>
        <w:tabs>
          <w:tab w:val="left" w:pos="1260"/>
        </w:tabs>
        <w:ind w:left="1259" w:hanging="419"/>
      </w:pPr>
      <w:rPr>
        <w:rFonts w:hint="eastAsia"/>
      </w:rPr>
    </w:lvl>
    <w:lvl w:ilvl="2">
      <w:start w:val="1"/>
      <w:numFmt w:val="decimal"/>
      <w:pStyle w:val="af5"/>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6">
    <w:nsid w:val="4B733A5F"/>
    <w:multiLevelType w:val="multilevel"/>
    <w:tmpl w:val="4B733A5F"/>
    <w:lvl w:ilvl="0">
      <w:start w:val="1"/>
      <w:numFmt w:val="decimal"/>
      <w:pStyle w:val="af6"/>
      <w:suff w:val="nothing"/>
      <w:lvlText w:val="示例%1："/>
      <w:lvlJc w:val="left"/>
      <w:pPr>
        <w:ind w:left="0" w:firstLine="363"/>
      </w:pPr>
      <w:rPr>
        <w:rFonts w:ascii="黑体" w:eastAsia="黑体" w:hAnsi="Times New Roman" w:hint="eastAsia"/>
        <w:b w:val="0"/>
        <w:i w:val="0"/>
        <w:sz w:val="18"/>
        <w:szCs w:val="18"/>
        <w:vertAlign w:val="baseline"/>
      </w:rPr>
    </w:lvl>
    <w:lvl w:ilvl="1">
      <w:start w:val="1"/>
      <w:numFmt w:val="none"/>
      <w:suff w:val="space"/>
      <w:lvlText w:val=""/>
      <w:lvlJc w:val="left"/>
      <w:pPr>
        <w:ind w:left="0" w:firstLine="0"/>
      </w:pPr>
      <w:rPr>
        <w:rFonts w:hint="eastAsia"/>
        <w:vertAlign w:val="baseline"/>
      </w:rPr>
    </w:lvl>
    <w:lvl w:ilvl="2">
      <w:start w:val="1"/>
      <w:numFmt w:val="decimal"/>
      <w:suff w:val="space"/>
      <w:lvlText w:val="2.2.%3"/>
      <w:lvlJc w:val="left"/>
      <w:pPr>
        <w:ind w:left="0" w:firstLine="0"/>
      </w:pPr>
      <w:rPr>
        <w:rFonts w:hint="eastAsia"/>
        <w:vertAlign w:val="baseline"/>
      </w:rPr>
    </w:lvl>
    <w:lvl w:ilvl="3">
      <w:start w:val="1"/>
      <w:numFmt w:val="decimal"/>
      <w:lvlText w:val="%4."/>
      <w:lvlJc w:val="left"/>
      <w:pPr>
        <w:tabs>
          <w:tab w:val="left" w:pos="0"/>
        </w:tabs>
        <w:ind w:left="992" w:hanging="629"/>
      </w:pPr>
      <w:rPr>
        <w:rFonts w:hint="eastAsia"/>
        <w:vertAlign w:val="baseline"/>
      </w:rPr>
    </w:lvl>
    <w:lvl w:ilvl="4">
      <w:start w:val="1"/>
      <w:numFmt w:val="lowerLetter"/>
      <w:lvlText w:val="%5)"/>
      <w:lvlJc w:val="left"/>
      <w:pPr>
        <w:tabs>
          <w:tab w:val="left" w:pos="0"/>
        </w:tabs>
        <w:ind w:left="992" w:hanging="629"/>
      </w:pPr>
      <w:rPr>
        <w:rFonts w:hint="eastAsia"/>
        <w:vertAlign w:val="baseline"/>
      </w:rPr>
    </w:lvl>
    <w:lvl w:ilvl="5">
      <w:start w:val="1"/>
      <w:numFmt w:val="lowerRoman"/>
      <w:lvlText w:val="%6."/>
      <w:lvlJc w:val="right"/>
      <w:pPr>
        <w:tabs>
          <w:tab w:val="left" w:pos="0"/>
        </w:tabs>
        <w:ind w:left="992" w:hanging="629"/>
      </w:pPr>
      <w:rPr>
        <w:rFonts w:hint="eastAsia"/>
        <w:vertAlign w:val="baseline"/>
      </w:rPr>
    </w:lvl>
    <w:lvl w:ilvl="6">
      <w:start w:val="1"/>
      <w:numFmt w:val="decimal"/>
      <w:lvlText w:val="%7."/>
      <w:lvlJc w:val="left"/>
      <w:pPr>
        <w:tabs>
          <w:tab w:val="left" w:pos="0"/>
        </w:tabs>
        <w:ind w:left="992" w:hanging="629"/>
      </w:pPr>
      <w:rPr>
        <w:rFonts w:hint="eastAsia"/>
        <w:vertAlign w:val="baseline"/>
      </w:rPr>
    </w:lvl>
    <w:lvl w:ilvl="7">
      <w:start w:val="1"/>
      <w:numFmt w:val="lowerLetter"/>
      <w:lvlText w:val="%8)"/>
      <w:lvlJc w:val="left"/>
      <w:pPr>
        <w:tabs>
          <w:tab w:val="left" w:pos="0"/>
        </w:tabs>
        <w:ind w:left="992" w:hanging="629"/>
      </w:pPr>
      <w:rPr>
        <w:rFonts w:hint="eastAsia"/>
        <w:vertAlign w:val="baseline"/>
      </w:rPr>
    </w:lvl>
    <w:lvl w:ilvl="8">
      <w:start w:val="1"/>
      <w:numFmt w:val="lowerRoman"/>
      <w:lvlText w:val="%9."/>
      <w:lvlJc w:val="right"/>
      <w:pPr>
        <w:tabs>
          <w:tab w:val="left" w:pos="0"/>
        </w:tabs>
        <w:ind w:left="992" w:hanging="629"/>
      </w:pPr>
      <w:rPr>
        <w:rFonts w:hint="eastAsia"/>
        <w:vertAlign w:val="baseline"/>
      </w:rPr>
    </w:lvl>
  </w:abstractNum>
  <w:abstractNum w:abstractNumId="17">
    <w:nsid w:val="557C2AF5"/>
    <w:multiLevelType w:val="multilevel"/>
    <w:tmpl w:val="557C2AF5"/>
    <w:lvl w:ilvl="0">
      <w:start w:val="1"/>
      <w:numFmt w:val="decimal"/>
      <w:pStyle w:val="af7"/>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8">
    <w:nsid w:val="60B55DC2"/>
    <w:multiLevelType w:val="multilevel"/>
    <w:tmpl w:val="60B55DC2"/>
    <w:lvl w:ilvl="0">
      <w:start w:val="1"/>
      <w:numFmt w:val="upperLetter"/>
      <w:pStyle w:val="af8"/>
      <w:lvlText w:val="%1"/>
      <w:lvlJc w:val="left"/>
      <w:pPr>
        <w:tabs>
          <w:tab w:val="left" w:pos="0"/>
        </w:tabs>
        <w:ind w:left="0" w:hanging="425"/>
      </w:pPr>
      <w:rPr>
        <w:rFonts w:hint="eastAsia"/>
      </w:rPr>
    </w:lvl>
    <w:lvl w:ilvl="1">
      <w:start w:val="1"/>
      <w:numFmt w:val="decimal"/>
      <w:pStyle w:val="af9"/>
      <w:suff w:val="nothing"/>
      <w:lvlText w:val="表%1.%2　"/>
      <w:lvlJc w:val="left"/>
      <w:pPr>
        <w:ind w:left="567" w:hanging="567"/>
      </w:pPr>
      <w:rPr>
        <w:rFonts w:hint="eastAsia"/>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19">
    <w:nsid w:val="63546429"/>
    <w:multiLevelType w:val="multilevel"/>
    <w:tmpl w:val="63546429"/>
    <w:lvl w:ilvl="0">
      <w:start w:val="1"/>
      <w:numFmt w:val="decimal"/>
      <w:pStyle w:val="1"/>
      <w:lvlText w:val="%1"/>
      <w:lvlJc w:val="left"/>
      <w:pPr>
        <w:tabs>
          <w:tab w:val="left" w:pos="432"/>
        </w:tabs>
        <w:ind w:left="432" w:hanging="432"/>
      </w:pPr>
      <w:rPr>
        <w:rFonts w:hint="eastAsia"/>
      </w:rPr>
    </w:lvl>
    <w:lvl w:ilvl="1">
      <w:start w:val="1"/>
      <w:numFmt w:val="decimal"/>
      <w:pStyle w:val="2"/>
      <w:lvlText w:val="%1.%2"/>
      <w:lvlJc w:val="left"/>
      <w:pPr>
        <w:tabs>
          <w:tab w:val="left" w:pos="576"/>
        </w:tabs>
        <w:ind w:left="576" w:hanging="576"/>
      </w:pPr>
      <w:rPr>
        <w:rFonts w:hint="eastAsia"/>
      </w:rPr>
    </w:lvl>
    <w:lvl w:ilvl="2">
      <w:start w:val="1"/>
      <w:numFmt w:val="decimal"/>
      <w:pStyle w:val="3"/>
      <w:lvlText w:val="%1.%2.%3"/>
      <w:lvlJc w:val="left"/>
      <w:pPr>
        <w:tabs>
          <w:tab w:val="left" w:pos="720"/>
        </w:tabs>
        <w:ind w:left="720" w:hanging="720"/>
      </w:pPr>
      <w:rPr>
        <w:rFonts w:hint="eastAsia"/>
      </w:rPr>
    </w:lvl>
    <w:lvl w:ilvl="3">
      <w:start w:val="1"/>
      <w:numFmt w:val="decimal"/>
      <w:lvlText w:val="%4."/>
      <w:lvlJc w:val="left"/>
      <w:pPr>
        <w:tabs>
          <w:tab w:val="left" w:pos="567"/>
        </w:tabs>
        <w:ind w:left="936" w:hanging="680"/>
      </w:pPr>
      <w:rPr>
        <w:rFonts w:hint="eastAsia"/>
      </w:rPr>
    </w:lvl>
    <w:lvl w:ilvl="4">
      <w:start w:val="1"/>
      <w:numFmt w:val="decimal"/>
      <w:lvlText w:val="%5）"/>
      <w:lvlJc w:val="left"/>
      <w:pPr>
        <w:tabs>
          <w:tab w:val="left" w:pos="567"/>
        </w:tabs>
        <w:ind w:left="936" w:hanging="680"/>
      </w:pPr>
      <w:rPr>
        <w:rFonts w:hint="eastAsia"/>
      </w:rPr>
    </w:lvl>
    <w:lvl w:ilvl="5">
      <w:start w:val="1"/>
      <w:numFmt w:val="lowerLetter"/>
      <w:lvlText w:val="%6）"/>
      <w:lvlJc w:val="left"/>
      <w:pPr>
        <w:tabs>
          <w:tab w:val="left" w:pos="567"/>
        </w:tabs>
        <w:ind w:left="936" w:hanging="680"/>
      </w:pPr>
      <w:rPr>
        <w:rFonts w:hint="eastAsia"/>
      </w:rPr>
    </w:lvl>
    <w:lvl w:ilvl="6">
      <w:start w:val="1"/>
      <w:numFmt w:val="lowerRoman"/>
      <w:lvlText w:val="%7"/>
      <w:lvlJc w:val="left"/>
      <w:pPr>
        <w:tabs>
          <w:tab w:val="left" w:pos="567"/>
        </w:tabs>
        <w:ind w:left="936" w:hanging="680"/>
      </w:pPr>
      <w:rPr>
        <w:rFonts w:hint="default"/>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0">
    <w:nsid w:val="646260FA"/>
    <w:multiLevelType w:val="multilevel"/>
    <w:tmpl w:val="646260FA"/>
    <w:lvl w:ilvl="0">
      <w:start w:val="1"/>
      <w:numFmt w:val="decimal"/>
      <w:pStyle w:val="afa"/>
      <w:suff w:val="nothing"/>
      <w:lvlText w:val="表%1　"/>
      <w:lvlJc w:val="left"/>
      <w:pPr>
        <w:ind w:left="3686" w:firstLine="0"/>
      </w:pPr>
      <w:rPr>
        <w:rFonts w:ascii="黑体" w:eastAsia="黑体" w:hAnsi="Times New Roman" w:hint="eastAsia"/>
        <w:b w:val="0"/>
        <w:i w:val="0"/>
        <w:sz w:val="21"/>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21">
    <w:nsid w:val="657D3FBC"/>
    <w:multiLevelType w:val="multilevel"/>
    <w:tmpl w:val="657D3FBC"/>
    <w:lvl w:ilvl="0">
      <w:start w:val="1"/>
      <w:numFmt w:val="upperLetter"/>
      <w:pStyle w:val="afb"/>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c"/>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fd"/>
      <w:suff w:val="nothing"/>
      <w:lvlText w:val="%1.%2.%3　"/>
      <w:lvlJc w:val="left"/>
      <w:pPr>
        <w:ind w:left="0" w:firstLine="0"/>
      </w:pPr>
      <w:rPr>
        <w:rFonts w:ascii="黑体" w:eastAsia="黑体" w:hAnsi="Times New Roman" w:hint="eastAsia"/>
        <w:b w:val="0"/>
        <w:i w:val="0"/>
        <w:sz w:val="21"/>
      </w:rPr>
    </w:lvl>
    <w:lvl w:ilvl="3">
      <w:start w:val="1"/>
      <w:numFmt w:val="decimal"/>
      <w:pStyle w:val="afe"/>
      <w:suff w:val="nothing"/>
      <w:lvlText w:val="%1.%2.%3.%4　"/>
      <w:lvlJc w:val="left"/>
      <w:pPr>
        <w:ind w:left="0" w:firstLine="0"/>
      </w:pPr>
      <w:rPr>
        <w:rFonts w:ascii="黑体" w:eastAsia="黑体" w:hAnsi="Times New Roman" w:hint="eastAsia"/>
        <w:b w:val="0"/>
        <w:i w:val="0"/>
        <w:sz w:val="21"/>
      </w:rPr>
    </w:lvl>
    <w:lvl w:ilvl="4">
      <w:start w:val="1"/>
      <w:numFmt w:val="decimal"/>
      <w:pStyle w:val="aff"/>
      <w:suff w:val="nothing"/>
      <w:lvlText w:val="%1.%2.%3.%4.%5　"/>
      <w:lvlJc w:val="left"/>
      <w:pPr>
        <w:ind w:left="0" w:firstLine="0"/>
      </w:pPr>
      <w:rPr>
        <w:rFonts w:ascii="黑体" w:eastAsia="黑体" w:hAnsi="Times New Roman" w:hint="eastAsia"/>
        <w:b w:val="0"/>
        <w:i w:val="0"/>
        <w:sz w:val="21"/>
      </w:rPr>
    </w:lvl>
    <w:lvl w:ilvl="5">
      <w:start w:val="1"/>
      <w:numFmt w:val="decimal"/>
      <w:pStyle w:val="aff0"/>
      <w:suff w:val="nothing"/>
      <w:lvlText w:val="%1.%2.%3.%4.%5.%6　"/>
      <w:lvlJc w:val="left"/>
      <w:pPr>
        <w:ind w:left="0" w:firstLine="0"/>
      </w:pPr>
      <w:rPr>
        <w:rFonts w:ascii="黑体" w:eastAsia="黑体" w:hAnsi="Times New Roman" w:hint="eastAsia"/>
        <w:b w:val="0"/>
        <w:i w:val="0"/>
        <w:sz w:val="21"/>
      </w:rPr>
    </w:lvl>
    <w:lvl w:ilvl="6">
      <w:start w:val="1"/>
      <w:numFmt w:val="decimal"/>
      <w:pStyle w:val="aff1"/>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22">
    <w:nsid w:val="6D6C07CD"/>
    <w:multiLevelType w:val="multilevel"/>
    <w:tmpl w:val="6D6C07CD"/>
    <w:lvl w:ilvl="0">
      <w:start w:val="1"/>
      <w:numFmt w:val="lowerLetter"/>
      <w:pStyle w:val="aff2"/>
      <w:lvlText w:val="%1)"/>
      <w:lvlJc w:val="left"/>
      <w:pPr>
        <w:tabs>
          <w:tab w:val="left" w:pos="839"/>
        </w:tabs>
        <w:ind w:left="839" w:hanging="419"/>
      </w:pPr>
      <w:rPr>
        <w:rFonts w:ascii="宋体" w:eastAsia="宋体" w:hint="eastAsia"/>
        <w:b w:val="0"/>
        <w:i w:val="0"/>
        <w:sz w:val="21"/>
      </w:rPr>
    </w:lvl>
    <w:lvl w:ilvl="1">
      <w:start w:val="1"/>
      <w:numFmt w:val="decimal"/>
      <w:pStyle w:val="aff3"/>
      <w:lvlText w:val="%2)"/>
      <w:lvlJc w:val="left"/>
      <w:pPr>
        <w:tabs>
          <w:tab w:val="left" w:pos="840"/>
        </w:tabs>
        <w:ind w:left="839" w:hanging="419"/>
      </w:pPr>
      <w:rPr>
        <w:rFonts w:ascii="宋体" w:eastAsia="宋体" w:hint="eastAsia"/>
        <w:b w:val="0"/>
        <w:i w:val="0"/>
        <w:sz w:val="21"/>
      </w:rPr>
    </w:lvl>
    <w:lvl w:ilvl="2">
      <w:start w:val="1"/>
      <w:numFmt w:val="lowerRoman"/>
      <w:lvlText w:val="%3."/>
      <w:lvlJc w:val="right"/>
      <w:pPr>
        <w:tabs>
          <w:tab w:val="left" w:pos="1260"/>
        </w:tabs>
        <w:ind w:left="1259" w:hanging="419"/>
      </w:pPr>
      <w:rPr>
        <w:rFonts w:hint="eastAsia"/>
      </w:rPr>
    </w:lvl>
    <w:lvl w:ilvl="3">
      <w:start w:val="1"/>
      <w:numFmt w:val="decimal"/>
      <w:lvlText w:val="%4."/>
      <w:lvlJc w:val="left"/>
      <w:pPr>
        <w:tabs>
          <w:tab w:val="left" w:pos="1680"/>
        </w:tabs>
        <w:ind w:left="1679" w:hanging="419"/>
      </w:pPr>
      <w:rPr>
        <w:rFonts w:hint="eastAsia"/>
      </w:rPr>
    </w:lvl>
    <w:lvl w:ilvl="4">
      <w:start w:val="1"/>
      <w:numFmt w:val="lowerLetter"/>
      <w:lvlText w:val="%5)"/>
      <w:lvlJc w:val="left"/>
      <w:pPr>
        <w:tabs>
          <w:tab w:val="left" w:pos="2100"/>
        </w:tabs>
        <w:ind w:left="2099" w:hanging="419"/>
      </w:pPr>
      <w:rPr>
        <w:rFonts w:hint="eastAsia"/>
      </w:rPr>
    </w:lvl>
    <w:lvl w:ilvl="5">
      <w:start w:val="1"/>
      <w:numFmt w:val="lowerRoman"/>
      <w:lvlText w:val="%6."/>
      <w:lvlJc w:val="right"/>
      <w:pPr>
        <w:tabs>
          <w:tab w:val="left" w:pos="2520"/>
        </w:tabs>
        <w:ind w:left="2519" w:hanging="419"/>
      </w:pPr>
      <w:rPr>
        <w:rFonts w:hint="eastAsia"/>
      </w:rPr>
    </w:lvl>
    <w:lvl w:ilvl="6">
      <w:start w:val="1"/>
      <w:numFmt w:val="decimal"/>
      <w:lvlText w:val="%7."/>
      <w:lvlJc w:val="left"/>
      <w:pPr>
        <w:tabs>
          <w:tab w:val="left" w:pos="2940"/>
        </w:tabs>
        <w:ind w:left="2939" w:hanging="419"/>
      </w:pPr>
      <w:rPr>
        <w:rFonts w:hint="eastAsia"/>
      </w:rPr>
    </w:lvl>
    <w:lvl w:ilvl="7">
      <w:start w:val="1"/>
      <w:numFmt w:val="lowerLetter"/>
      <w:lvlText w:val="%8)"/>
      <w:lvlJc w:val="left"/>
      <w:pPr>
        <w:tabs>
          <w:tab w:val="left" w:pos="3360"/>
        </w:tabs>
        <w:ind w:left="3359" w:hanging="419"/>
      </w:pPr>
      <w:rPr>
        <w:rFonts w:hint="eastAsia"/>
      </w:rPr>
    </w:lvl>
    <w:lvl w:ilvl="8">
      <w:start w:val="1"/>
      <w:numFmt w:val="lowerRoman"/>
      <w:lvlText w:val="%9."/>
      <w:lvlJc w:val="right"/>
      <w:pPr>
        <w:tabs>
          <w:tab w:val="left" w:pos="3780"/>
        </w:tabs>
        <w:ind w:left="3779" w:hanging="419"/>
      </w:pPr>
      <w:rPr>
        <w:rFonts w:hint="eastAsia"/>
      </w:rPr>
    </w:lvl>
  </w:abstractNum>
  <w:abstractNum w:abstractNumId="23">
    <w:nsid w:val="6DBF04F4"/>
    <w:multiLevelType w:val="multilevel"/>
    <w:tmpl w:val="6DBF04F4"/>
    <w:lvl w:ilvl="0">
      <w:start w:val="1"/>
      <w:numFmt w:val="none"/>
      <w:pStyle w:val="aff4"/>
      <w:suff w:val="nothing"/>
      <w:lvlText w:val="%1注："/>
      <w:lvlJc w:val="left"/>
      <w:pPr>
        <w:ind w:left="726" w:hanging="363"/>
      </w:pPr>
      <w:rPr>
        <w:rFonts w:ascii="黑体" w:eastAsia="黑体" w:hAnsi="Times New Roman" w:hint="eastAsia"/>
        <w:b w:val="0"/>
        <w:i w:val="0"/>
        <w:sz w:val="18"/>
      </w:rPr>
    </w:lvl>
    <w:lvl w:ilvl="1">
      <w:start w:val="1"/>
      <w:numFmt w:val="lowerLetter"/>
      <w:lvlText w:val="%2)"/>
      <w:lvlJc w:val="left"/>
      <w:pPr>
        <w:tabs>
          <w:tab w:val="left" w:pos="1140"/>
        </w:tabs>
        <w:ind w:left="726" w:hanging="363"/>
      </w:pPr>
      <w:rPr>
        <w:rFonts w:hint="eastAsia"/>
      </w:rPr>
    </w:lvl>
    <w:lvl w:ilvl="2">
      <w:start w:val="1"/>
      <w:numFmt w:val="lowerRoman"/>
      <w:lvlText w:val="%3."/>
      <w:lvlJc w:val="right"/>
      <w:pPr>
        <w:tabs>
          <w:tab w:val="left" w:pos="1140"/>
        </w:tabs>
        <w:ind w:left="726" w:hanging="363"/>
      </w:pPr>
      <w:rPr>
        <w:rFonts w:hint="eastAsia"/>
      </w:rPr>
    </w:lvl>
    <w:lvl w:ilvl="3">
      <w:start w:val="1"/>
      <w:numFmt w:val="decimal"/>
      <w:lvlText w:val="%4."/>
      <w:lvlJc w:val="left"/>
      <w:pPr>
        <w:tabs>
          <w:tab w:val="left" w:pos="1140"/>
        </w:tabs>
        <w:ind w:left="726" w:hanging="363"/>
      </w:pPr>
      <w:rPr>
        <w:rFonts w:hint="eastAsia"/>
      </w:rPr>
    </w:lvl>
    <w:lvl w:ilvl="4">
      <w:start w:val="1"/>
      <w:numFmt w:val="lowerLetter"/>
      <w:lvlText w:val="%5)"/>
      <w:lvlJc w:val="left"/>
      <w:pPr>
        <w:tabs>
          <w:tab w:val="left" w:pos="1140"/>
        </w:tabs>
        <w:ind w:left="726" w:hanging="363"/>
      </w:pPr>
      <w:rPr>
        <w:rFonts w:hint="eastAsia"/>
      </w:rPr>
    </w:lvl>
    <w:lvl w:ilvl="5">
      <w:start w:val="1"/>
      <w:numFmt w:val="lowerRoman"/>
      <w:lvlText w:val="%6."/>
      <w:lvlJc w:val="right"/>
      <w:pPr>
        <w:tabs>
          <w:tab w:val="left" w:pos="1140"/>
        </w:tabs>
        <w:ind w:left="726" w:hanging="363"/>
      </w:pPr>
      <w:rPr>
        <w:rFonts w:hint="eastAsia"/>
      </w:rPr>
    </w:lvl>
    <w:lvl w:ilvl="6">
      <w:start w:val="1"/>
      <w:numFmt w:val="decimal"/>
      <w:lvlText w:val="%7."/>
      <w:lvlJc w:val="left"/>
      <w:pPr>
        <w:tabs>
          <w:tab w:val="left" w:pos="1140"/>
        </w:tabs>
        <w:ind w:left="726" w:hanging="363"/>
      </w:pPr>
      <w:rPr>
        <w:rFonts w:hint="eastAsia"/>
      </w:rPr>
    </w:lvl>
    <w:lvl w:ilvl="7">
      <w:start w:val="1"/>
      <w:numFmt w:val="lowerLetter"/>
      <w:lvlText w:val="%8)"/>
      <w:lvlJc w:val="left"/>
      <w:pPr>
        <w:tabs>
          <w:tab w:val="left" w:pos="1140"/>
        </w:tabs>
        <w:ind w:left="726" w:hanging="363"/>
      </w:pPr>
      <w:rPr>
        <w:rFonts w:hint="eastAsia"/>
      </w:rPr>
    </w:lvl>
    <w:lvl w:ilvl="8">
      <w:start w:val="1"/>
      <w:numFmt w:val="lowerRoman"/>
      <w:lvlText w:val="%9."/>
      <w:lvlJc w:val="right"/>
      <w:pPr>
        <w:tabs>
          <w:tab w:val="left" w:pos="1140"/>
        </w:tabs>
        <w:ind w:left="726" w:hanging="363"/>
      </w:pPr>
      <w:rPr>
        <w:rFonts w:hint="eastAsia"/>
      </w:rPr>
    </w:lvl>
  </w:abstractNum>
  <w:num w:numId="1">
    <w:abstractNumId w:val="19"/>
  </w:num>
  <w:num w:numId="2">
    <w:abstractNumId w:val="0"/>
  </w:num>
  <w:num w:numId="3">
    <w:abstractNumId w:val="13"/>
  </w:num>
  <w:num w:numId="4">
    <w:abstractNumId w:val="10"/>
  </w:num>
  <w:num w:numId="5">
    <w:abstractNumId w:val="12"/>
  </w:num>
  <w:num w:numId="6">
    <w:abstractNumId w:val="5"/>
  </w:num>
  <w:num w:numId="7">
    <w:abstractNumId w:val="15"/>
  </w:num>
  <w:num w:numId="8">
    <w:abstractNumId w:val="23"/>
  </w:num>
  <w:num w:numId="9">
    <w:abstractNumId w:val="3"/>
  </w:num>
  <w:num w:numId="10">
    <w:abstractNumId w:val="16"/>
  </w:num>
  <w:num w:numId="11">
    <w:abstractNumId w:val="9"/>
  </w:num>
  <w:num w:numId="12">
    <w:abstractNumId w:val="21"/>
  </w:num>
  <w:num w:numId="13">
    <w:abstractNumId w:val="18"/>
  </w:num>
  <w:num w:numId="14">
    <w:abstractNumId w:val="22"/>
  </w:num>
  <w:num w:numId="15">
    <w:abstractNumId w:val="11"/>
  </w:num>
  <w:num w:numId="16">
    <w:abstractNumId w:val="4"/>
  </w:num>
  <w:num w:numId="17">
    <w:abstractNumId w:val="6"/>
  </w:num>
  <w:num w:numId="18">
    <w:abstractNumId w:val="20"/>
  </w:num>
  <w:num w:numId="19">
    <w:abstractNumId w:val="17"/>
  </w:num>
  <w:num w:numId="20">
    <w:abstractNumId w:val="2"/>
  </w:num>
  <w:num w:numId="21">
    <w:abstractNumId w:val="14"/>
  </w:num>
  <w:num w:numId="22">
    <w:abstractNumId w:val="7"/>
  </w:num>
  <w:num w:numId="23">
    <w:abstractNumId w:val="8"/>
  </w:num>
  <w:num w:numId="2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removePersonalInformation/>
  <w:bordersDoNotSurroundHeader/>
  <w:bordersDoNotSurroundFooter/>
  <w:attachedTemplate r:id="rId1"/>
  <w:trackRevisions/>
  <w:defaultTabStop w:val="420"/>
  <w:evenAndOddHeaders/>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D23B6A"/>
    <w:rsid w:val="00000244"/>
    <w:rsid w:val="0000185F"/>
    <w:rsid w:val="000026DA"/>
    <w:rsid w:val="00004944"/>
    <w:rsid w:val="00004DC5"/>
    <w:rsid w:val="0000586F"/>
    <w:rsid w:val="000064E9"/>
    <w:rsid w:val="000072A9"/>
    <w:rsid w:val="000077F9"/>
    <w:rsid w:val="0001389D"/>
    <w:rsid w:val="00013CF2"/>
    <w:rsid w:val="00013D86"/>
    <w:rsid w:val="00013E02"/>
    <w:rsid w:val="0001604C"/>
    <w:rsid w:val="00017BFE"/>
    <w:rsid w:val="000208AC"/>
    <w:rsid w:val="0002143C"/>
    <w:rsid w:val="00022C58"/>
    <w:rsid w:val="00025A65"/>
    <w:rsid w:val="00026C31"/>
    <w:rsid w:val="00027280"/>
    <w:rsid w:val="00030CAC"/>
    <w:rsid w:val="000320A7"/>
    <w:rsid w:val="000344D6"/>
    <w:rsid w:val="00034924"/>
    <w:rsid w:val="00035925"/>
    <w:rsid w:val="00046584"/>
    <w:rsid w:val="0005217A"/>
    <w:rsid w:val="000528E1"/>
    <w:rsid w:val="00061745"/>
    <w:rsid w:val="00061C3D"/>
    <w:rsid w:val="00062D5B"/>
    <w:rsid w:val="00063673"/>
    <w:rsid w:val="00066DA5"/>
    <w:rsid w:val="00067111"/>
    <w:rsid w:val="00067CDF"/>
    <w:rsid w:val="00071F90"/>
    <w:rsid w:val="00072B9B"/>
    <w:rsid w:val="00074FBE"/>
    <w:rsid w:val="000809AC"/>
    <w:rsid w:val="00081424"/>
    <w:rsid w:val="0008273F"/>
    <w:rsid w:val="00083A09"/>
    <w:rsid w:val="0009005E"/>
    <w:rsid w:val="00090964"/>
    <w:rsid w:val="00091CCB"/>
    <w:rsid w:val="00092857"/>
    <w:rsid w:val="0009293D"/>
    <w:rsid w:val="00095247"/>
    <w:rsid w:val="0009538F"/>
    <w:rsid w:val="000A1066"/>
    <w:rsid w:val="000A1F2C"/>
    <w:rsid w:val="000A20A9"/>
    <w:rsid w:val="000A458D"/>
    <w:rsid w:val="000A48B1"/>
    <w:rsid w:val="000B2C8E"/>
    <w:rsid w:val="000B3143"/>
    <w:rsid w:val="000C0999"/>
    <w:rsid w:val="000C206B"/>
    <w:rsid w:val="000C6B05"/>
    <w:rsid w:val="000C6DD6"/>
    <w:rsid w:val="000C73D4"/>
    <w:rsid w:val="000D18B4"/>
    <w:rsid w:val="000D2301"/>
    <w:rsid w:val="000D360E"/>
    <w:rsid w:val="000D3D4C"/>
    <w:rsid w:val="000D49A3"/>
    <w:rsid w:val="000D4D5A"/>
    <w:rsid w:val="000D4F51"/>
    <w:rsid w:val="000D5E0D"/>
    <w:rsid w:val="000D718B"/>
    <w:rsid w:val="000E0C46"/>
    <w:rsid w:val="000E1675"/>
    <w:rsid w:val="000E2492"/>
    <w:rsid w:val="000E6EEC"/>
    <w:rsid w:val="000E79AF"/>
    <w:rsid w:val="000F030C"/>
    <w:rsid w:val="000F129C"/>
    <w:rsid w:val="000F12FB"/>
    <w:rsid w:val="000F1A95"/>
    <w:rsid w:val="000F4ABA"/>
    <w:rsid w:val="00100516"/>
    <w:rsid w:val="00102BD3"/>
    <w:rsid w:val="00104EDB"/>
    <w:rsid w:val="001056DE"/>
    <w:rsid w:val="00110929"/>
    <w:rsid w:val="001124C0"/>
    <w:rsid w:val="00112C34"/>
    <w:rsid w:val="00114F0D"/>
    <w:rsid w:val="00115257"/>
    <w:rsid w:val="00125628"/>
    <w:rsid w:val="0012763D"/>
    <w:rsid w:val="0013175F"/>
    <w:rsid w:val="00133072"/>
    <w:rsid w:val="00133532"/>
    <w:rsid w:val="00135589"/>
    <w:rsid w:val="001378E7"/>
    <w:rsid w:val="00141D37"/>
    <w:rsid w:val="00143FE3"/>
    <w:rsid w:val="00144C45"/>
    <w:rsid w:val="00144D65"/>
    <w:rsid w:val="00146E9D"/>
    <w:rsid w:val="0015127D"/>
    <w:rsid w:val="001512B4"/>
    <w:rsid w:val="00155ABC"/>
    <w:rsid w:val="001614AA"/>
    <w:rsid w:val="001620A5"/>
    <w:rsid w:val="00162154"/>
    <w:rsid w:val="00162E48"/>
    <w:rsid w:val="00164E53"/>
    <w:rsid w:val="00165075"/>
    <w:rsid w:val="00166079"/>
    <w:rsid w:val="0016699D"/>
    <w:rsid w:val="00167BEF"/>
    <w:rsid w:val="001732BB"/>
    <w:rsid w:val="00175159"/>
    <w:rsid w:val="00176208"/>
    <w:rsid w:val="0017727C"/>
    <w:rsid w:val="0018102A"/>
    <w:rsid w:val="0018211B"/>
    <w:rsid w:val="00183C85"/>
    <w:rsid w:val="00183CD5"/>
    <w:rsid w:val="001840D3"/>
    <w:rsid w:val="001841B7"/>
    <w:rsid w:val="0018660C"/>
    <w:rsid w:val="0018703E"/>
    <w:rsid w:val="001900F8"/>
    <w:rsid w:val="00191258"/>
    <w:rsid w:val="00192680"/>
    <w:rsid w:val="00193037"/>
    <w:rsid w:val="00193A2C"/>
    <w:rsid w:val="00195AB8"/>
    <w:rsid w:val="0019684E"/>
    <w:rsid w:val="001A02B0"/>
    <w:rsid w:val="001A11A8"/>
    <w:rsid w:val="001A288E"/>
    <w:rsid w:val="001A29CC"/>
    <w:rsid w:val="001B4450"/>
    <w:rsid w:val="001B677B"/>
    <w:rsid w:val="001B6DC2"/>
    <w:rsid w:val="001C149C"/>
    <w:rsid w:val="001C21AC"/>
    <w:rsid w:val="001C2D48"/>
    <w:rsid w:val="001C47BA"/>
    <w:rsid w:val="001C59EA"/>
    <w:rsid w:val="001C5CA0"/>
    <w:rsid w:val="001D0876"/>
    <w:rsid w:val="001D191E"/>
    <w:rsid w:val="001D406C"/>
    <w:rsid w:val="001D41EE"/>
    <w:rsid w:val="001E0380"/>
    <w:rsid w:val="001E13B1"/>
    <w:rsid w:val="001E2A02"/>
    <w:rsid w:val="001E2A2F"/>
    <w:rsid w:val="001E3F56"/>
    <w:rsid w:val="001E40D5"/>
    <w:rsid w:val="001F2D2A"/>
    <w:rsid w:val="001F3A19"/>
    <w:rsid w:val="001F5A45"/>
    <w:rsid w:val="001F7302"/>
    <w:rsid w:val="0020264D"/>
    <w:rsid w:val="00203E2E"/>
    <w:rsid w:val="00206C90"/>
    <w:rsid w:val="002101E5"/>
    <w:rsid w:val="00213EED"/>
    <w:rsid w:val="0021494C"/>
    <w:rsid w:val="00220B91"/>
    <w:rsid w:val="00220D62"/>
    <w:rsid w:val="00221B99"/>
    <w:rsid w:val="00222409"/>
    <w:rsid w:val="00223AD9"/>
    <w:rsid w:val="00226C6C"/>
    <w:rsid w:val="00232B5E"/>
    <w:rsid w:val="00234467"/>
    <w:rsid w:val="002367EF"/>
    <w:rsid w:val="00236EA4"/>
    <w:rsid w:val="002374A0"/>
    <w:rsid w:val="00237A76"/>
    <w:rsid w:val="00237D8D"/>
    <w:rsid w:val="00241DA2"/>
    <w:rsid w:val="002441F9"/>
    <w:rsid w:val="00247FEE"/>
    <w:rsid w:val="00250E7D"/>
    <w:rsid w:val="00255859"/>
    <w:rsid w:val="002565D5"/>
    <w:rsid w:val="002622C0"/>
    <w:rsid w:val="00270863"/>
    <w:rsid w:val="00272993"/>
    <w:rsid w:val="002749E2"/>
    <w:rsid w:val="002778AE"/>
    <w:rsid w:val="00280277"/>
    <w:rsid w:val="0028269A"/>
    <w:rsid w:val="00283590"/>
    <w:rsid w:val="0028531F"/>
    <w:rsid w:val="00285C80"/>
    <w:rsid w:val="00286619"/>
    <w:rsid w:val="00286973"/>
    <w:rsid w:val="0029071C"/>
    <w:rsid w:val="0029121C"/>
    <w:rsid w:val="00294D3D"/>
    <w:rsid w:val="00294E70"/>
    <w:rsid w:val="002A1924"/>
    <w:rsid w:val="002A33DA"/>
    <w:rsid w:val="002A7420"/>
    <w:rsid w:val="002A7461"/>
    <w:rsid w:val="002B0F12"/>
    <w:rsid w:val="002B1308"/>
    <w:rsid w:val="002B1691"/>
    <w:rsid w:val="002B3DE0"/>
    <w:rsid w:val="002B4554"/>
    <w:rsid w:val="002B5CFC"/>
    <w:rsid w:val="002B7D5A"/>
    <w:rsid w:val="002C0DD3"/>
    <w:rsid w:val="002C389C"/>
    <w:rsid w:val="002C6BF6"/>
    <w:rsid w:val="002C72D8"/>
    <w:rsid w:val="002D11FA"/>
    <w:rsid w:val="002D28F6"/>
    <w:rsid w:val="002D36A7"/>
    <w:rsid w:val="002D3AB7"/>
    <w:rsid w:val="002D4402"/>
    <w:rsid w:val="002D4619"/>
    <w:rsid w:val="002E0DDF"/>
    <w:rsid w:val="002E2906"/>
    <w:rsid w:val="002E3966"/>
    <w:rsid w:val="002E3EDF"/>
    <w:rsid w:val="002E5635"/>
    <w:rsid w:val="002E5B33"/>
    <w:rsid w:val="002E64C3"/>
    <w:rsid w:val="002E6A2C"/>
    <w:rsid w:val="002F1D3C"/>
    <w:rsid w:val="002F1D8C"/>
    <w:rsid w:val="002F21DA"/>
    <w:rsid w:val="002F39D8"/>
    <w:rsid w:val="002F3D5F"/>
    <w:rsid w:val="003004B9"/>
    <w:rsid w:val="00301F39"/>
    <w:rsid w:val="00302467"/>
    <w:rsid w:val="00305903"/>
    <w:rsid w:val="00314200"/>
    <w:rsid w:val="00320F25"/>
    <w:rsid w:val="00325926"/>
    <w:rsid w:val="00327A8A"/>
    <w:rsid w:val="00327E48"/>
    <w:rsid w:val="00331B06"/>
    <w:rsid w:val="0033272E"/>
    <w:rsid w:val="00333EF9"/>
    <w:rsid w:val="003351CF"/>
    <w:rsid w:val="00335C7C"/>
    <w:rsid w:val="00336610"/>
    <w:rsid w:val="0033716B"/>
    <w:rsid w:val="00337E63"/>
    <w:rsid w:val="003415CE"/>
    <w:rsid w:val="00342AD7"/>
    <w:rsid w:val="00343F73"/>
    <w:rsid w:val="00344F1D"/>
    <w:rsid w:val="00345060"/>
    <w:rsid w:val="00346E11"/>
    <w:rsid w:val="00347942"/>
    <w:rsid w:val="00352FDD"/>
    <w:rsid w:val="0035323B"/>
    <w:rsid w:val="00353F8F"/>
    <w:rsid w:val="0035524D"/>
    <w:rsid w:val="003555BE"/>
    <w:rsid w:val="003609D2"/>
    <w:rsid w:val="00361A96"/>
    <w:rsid w:val="0036245B"/>
    <w:rsid w:val="00362A8B"/>
    <w:rsid w:val="00363F22"/>
    <w:rsid w:val="00365481"/>
    <w:rsid w:val="0037092E"/>
    <w:rsid w:val="00372339"/>
    <w:rsid w:val="00372926"/>
    <w:rsid w:val="0037297C"/>
    <w:rsid w:val="003742C8"/>
    <w:rsid w:val="00375564"/>
    <w:rsid w:val="00376E65"/>
    <w:rsid w:val="0038103C"/>
    <w:rsid w:val="00381681"/>
    <w:rsid w:val="00381D86"/>
    <w:rsid w:val="00382637"/>
    <w:rsid w:val="0038289C"/>
    <w:rsid w:val="00383191"/>
    <w:rsid w:val="00386825"/>
    <w:rsid w:val="00386DED"/>
    <w:rsid w:val="00387DCF"/>
    <w:rsid w:val="00387ED9"/>
    <w:rsid w:val="003912E7"/>
    <w:rsid w:val="00391B3A"/>
    <w:rsid w:val="00393947"/>
    <w:rsid w:val="00397114"/>
    <w:rsid w:val="003A04B1"/>
    <w:rsid w:val="003A2275"/>
    <w:rsid w:val="003A277A"/>
    <w:rsid w:val="003A27BA"/>
    <w:rsid w:val="003A2F29"/>
    <w:rsid w:val="003A40FE"/>
    <w:rsid w:val="003A6A4F"/>
    <w:rsid w:val="003A7088"/>
    <w:rsid w:val="003A7513"/>
    <w:rsid w:val="003B00DF"/>
    <w:rsid w:val="003B1275"/>
    <w:rsid w:val="003B1778"/>
    <w:rsid w:val="003B1F6F"/>
    <w:rsid w:val="003B3093"/>
    <w:rsid w:val="003B5FC7"/>
    <w:rsid w:val="003B7C25"/>
    <w:rsid w:val="003C11CB"/>
    <w:rsid w:val="003C19B6"/>
    <w:rsid w:val="003C5877"/>
    <w:rsid w:val="003C6E5F"/>
    <w:rsid w:val="003C75F3"/>
    <w:rsid w:val="003C78A3"/>
    <w:rsid w:val="003C7C42"/>
    <w:rsid w:val="003D0186"/>
    <w:rsid w:val="003D336A"/>
    <w:rsid w:val="003D47E1"/>
    <w:rsid w:val="003E0E9C"/>
    <w:rsid w:val="003E1867"/>
    <w:rsid w:val="003E1D40"/>
    <w:rsid w:val="003E3A68"/>
    <w:rsid w:val="003E3DE6"/>
    <w:rsid w:val="003E5729"/>
    <w:rsid w:val="003E61E1"/>
    <w:rsid w:val="003E7D9D"/>
    <w:rsid w:val="003F18F6"/>
    <w:rsid w:val="003F3719"/>
    <w:rsid w:val="003F4EE0"/>
    <w:rsid w:val="003F55F4"/>
    <w:rsid w:val="003F6C1A"/>
    <w:rsid w:val="003F6F64"/>
    <w:rsid w:val="003F7235"/>
    <w:rsid w:val="004007FA"/>
    <w:rsid w:val="00402153"/>
    <w:rsid w:val="00402FC1"/>
    <w:rsid w:val="0040697A"/>
    <w:rsid w:val="004106CC"/>
    <w:rsid w:val="00410B76"/>
    <w:rsid w:val="004126BE"/>
    <w:rsid w:val="00413FF4"/>
    <w:rsid w:val="0042262E"/>
    <w:rsid w:val="004248D3"/>
    <w:rsid w:val="00425082"/>
    <w:rsid w:val="004259AD"/>
    <w:rsid w:val="00431DEB"/>
    <w:rsid w:val="004340DD"/>
    <w:rsid w:val="00434250"/>
    <w:rsid w:val="004362E2"/>
    <w:rsid w:val="00441DF7"/>
    <w:rsid w:val="00442E48"/>
    <w:rsid w:val="00444268"/>
    <w:rsid w:val="0044614B"/>
    <w:rsid w:val="00446B29"/>
    <w:rsid w:val="00447EF3"/>
    <w:rsid w:val="0045048B"/>
    <w:rsid w:val="00452EA5"/>
    <w:rsid w:val="00453F9A"/>
    <w:rsid w:val="00455603"/>
    <w:rsid w:val="004652A7"/>
    <w:rsid w:val="0046658C"/>
    <w:rsid w:val="004705F6"/>
    <w:rsid w:val="00471E91"/>
    <w:rsid w:val="00472436"/>
    <w:rsid w:val="004728D4"/>
    <w:rsid w:val="00472FD2"/>
    <w:rsid w:val="00474675"/>
    <w:rsid w:val="0047470C"/>
    <w:rsid w:val="00476077"/>
    <w:rsid w:val="00476559"/>
    <w:rsid w:val="004766D9"/>
    <w:rsid w:val="00482B11"/>
    <w:rsid w:val="00486A5B"/>
    <w:rsid w:val="00492DC4"/>
    <w:rsid w:val="004931DC"/>
    <w:rsid w:val="00495650"/>
    <w:rsid w:val="004977E2"/>
    <w:rsid w:val="004979F7"/>
    <w:rsid w:val="004A1844"/>
    <w:rsid w:val="004A19AD"/>
    <w:rsid w:val="004A35F9"/>
    <w:rsid w:val="004A3A57"/>
    <w:rsid w:val="004A67BC"/>
    <w:rsid w:val="004A6DE7"/>
    <w:rsid w:val="004B24C1"/>
    <w:rsid w:val="004B7490"/>
    <w:rsid w:val="004C292F"/>
    <w:rsid w:val="004C4411"/>
    <w:rsid w:val="004D37FE"/>
    <w:rsid w:val="004D4464"/>
    <w:rsid w:val="004D53B1"/>
    <w:rsid w:val="004D7707"/>
    <w:rsid w:val="004E7D9F"/>
    <w:rsid w:val="004F0E8F"/>
    <w:rsid w:val="004F10C7"/>
    <w:rsid w:val="004F2507"/>
    <w:rsid w:val="004F3DA7"/>
    <w:rsid w:val="004F5233"/>
    <w:rsid w:val="004F564B"/>
    <w:rsid w:val="004F5B52"/>
    <w:rsid w:val="004F6CF7"/>
    <w:rsid w:val="004F716A"/>
    <w:rsid w:val="005008A8"/>
    <w:rsid w:val="00500D89"/>
    <w:rsid w:val="00502BD9"/>
    <w:rsid w:val="00505516"/>
    <w:rsid w:val="00506B47"/>
    <w:rsid w:val="00506F6A"/>
    <w:rsid w:val="00510280"/>
    <w:rsid w:val="0051121E"/>
    <w:rsid w:val="00512F8E"/>
    <w:rsid w:val="00513D73"/>
    <w:rsid w:val="00514A43"/>
    <w:rsid w:val="005174E5"/>
    <w:rsid w:val="00517EDA"/>
    <w:rsid w:val="00520A9E"/>
    <w:rsid w:val="00522393"/>
    <w:rsid w:val="00522620"/>
    <w:rsid w:val="00525656"/>
    <w:rsid w:val="00525836"/>
    <w:rsid w:val="005302D1"/>
    <w:rsid w:val="0053190B"/>
    <w:rsid w:val="0053292F"/>
    <w:rsid w:val="005344C1"/>
    <w:rsid w:val="00534BD2"/>
    <w:rsid w:val="00534C02"/>
    <w:rsid w:val="0053628A"/>
    <w:rsid w:val="00540E38"/>
    <w:rsid w:val="00541C3B"/>
    <w:rsid w:val="00541FD1"/>
    <w:rsid w:val="0054264B"/>
    <w:rsid w:val="00543786"/>
    <w:rsid w:val="00543C38"/>
    <w:rsid w:val="00546ECE"/>
    <w:rsid w:val="005501AF"/>
    <w:rsid w:val="00550E05"/>
    <w:rsid w:val="005533D7"/>
    <w:rsid w:val="0055584F"/>
    <w:rsid w:val="00556289"/>
    <w:rsid w:val="00556442"/>
    <w:rsid w:val="00556D88"/>
    <w:rsid w:val="00556F72"/>
    <w:rsid w:val="005603A5"/>
    <w:rsid w:val="00560BA8"/>
    <w:rsid w:val="00560C57"/>
    <w:rsid w:val="00561264"/>
    <w:rsid w:val="00561D4B"/>
    <w:rsid w:val="00563D6F"/>
    <w:rsid w:val="0056501E"/>
    <w:rsid w:val="00567E11"/>
    <w:rsid w:val="005703DE"/>
    <w:rsid w:val="00571DAF"/>
    <w:rsid w:val="00574B86"/>
    <w:rsid w:val="005770DC"/>
    <w:rsid w:val="00581A25"/>
    <w:rsid w:val="0058464E"/>
    <w:rsid w:val="00586ED6"/>
    <w:rsid w:val="0059202D"/>
    <w:rsid w:val="005949A6"/>
    <w:rsid w:val="0059552B"/>
    <w:rsid w:val="005969F9"/>
    <w:rsid w:val="005A01CB"/>
    <w:rsid w:val="005A0527"/>
    <w:rsid w:val="005A0A0B"/>
    <w:rsid w:val="005A261E"/>
    <w:rsid w:val="005A2755"/>
    <w:rsid w:val="005A3F28"/>
    <w:rsid w:val="005A58FF"/>
    <w:rsid w:val="005A5EAF"/>
    <w:rsid w:val="005A64C0"/>
    <w:rsid w:val="005B1579"/>
    <w:rsid w:val="005B3C11"/>
    <w:rsid w:val="005C1C28"/>
    <w:rsid w:val="005C40DC"/>
    <w:rsid w:val="005C4D53"/>
    <w:rsid w:val="005C66F2"/>
    <w:rsid w:val="005C6DB5"/>
    <w:rsid w:val="005D1004"/>
    <w:rsid w:val="005D1DC7"/>
    <w:rsid w:val="005D651C"/>
    <w:rsid w:val="005D6AA4"/>
    <w:rsid w:val="005E082B"/>
    <w:rsid w:val="005E19E7"/>
    <w:rsid w:val="005E2FC0"/>
    <w:rsid w:val="005E3AE6"/>
    <w:rsid w:val="005F3943"/>
    <w:rsid w:val="005F4F4B"/>
    <w:rsid w:val="005F69BF"/>
    <w:rsid w:val="00602093"/>
    <w:rsid w:val="006026C3"/>
    <w:rsid w:val="00605DCC"/>
    <w:rsid w:val="006073FB"/>
    <w:rsid w:val="006079D9"/>
    <w:rsid w:val="00607BFC"/>
    <w:rsid w:val="006108CD"/>
    <w:rsid w:val="00611D8A"/>
    <w:rsid w:val="00611FAD"/>
    <w:rsid w:val="0061620C"/>
    <w:rsid w:val="00616226"/>
    <w:rsid w:val="0061716C"/>
    <w:rsid w:val="006177FD"/>
    <w:rsid w:val="006243A1"/>
    <w:rsid w:val="006261F6"/>
    <w:rsid w:val="0062639A"/>
    <w:rsid w:val="00632E56"/>
    <w:rsid w:val="00635CBA"/>
    <w:rsid w:val="00637BE9"/>
    <w:rsid w:val="0064338B"/>
    <w:rsid w:val="0064396D"/>
    <w:rsid w:val="00644F3B"/>
    <w:rsid w:val="00644FDF"/>
    <w:rsid w:val="00646542"/>
    <w:rsid w:val="006501C7"/>
    <w:rsid w:val="006504F4"/>
    <w:rsid w:val="00651386"/>
    <w:rsid w:val="00651901"/>
    <w:rsid w:val="00654BC9"/>
    <w:rsid w:val="00654BFC"/>
    <w:rsid w:val="006552FD"/>
    <w:rsid w:val="00661A20"/>
    <w:rsid w:val="006637ED"/>
    <w:rsid w:val="00663AF3"/>
    <w:rsid w:val="00663B18"/>
    <w:rsid w:val="00664990"/>
    <w:rsid w:val="00666B6C"/>
    <w:rsid w:val="00671EEE"/>
    <w:rsid w:val="0067316C"/>
    <w:rsid w:val="006745A0"/>
    <w:rsid w:val="00676F85"/>
    <w:rsid w:val="00682682"/>
    <w:rsid w:val="00682702"/>
    <w:rsid w:val="00683A8F"/>
    <w:rsid w:val="00685188"/>
    <w:rsid w:val="00692368"/>
    <w:rsid w:val="006A2EBC"/>
    <w:rsid w:val="006A5504"/>
    <w:rsid w:val="006A5EA0"/>
    <w:rsid w:val="006A783B"/>
    <w:rsid w:val="006A7B33"/>
    <w:rsid w:val="006B1323"/>
    <w:rsid w:val="006B1CFB"/>
    <w:rsid w:val="006B3C1B"/>
    <w:rsid w:val="006B4E13"/>
    <w:rsid w:val="006B549E"/>
    <w:rsid w:val="006B5B88"/>
    <w:rsid w:val="006B75DD"/>
    <w:rsid w:val="006B763D"/>
    <w:rsid w:val="006C6421"/>
    <w:rsid w:val="006C67E0"/>
    <w:rsid w:val="006C7ABA"/>
    <w:rsid w:val="006D0228"/>
    <w:rsid w:val="006D0D60"/>
    <w:rsid w:val="006D1122"/>
    <w:rsid w:val="006D2782"/>
    <w:rsid w:val="006D3C00"/>
    <w:rsid w:val="006D3E14"/>
    <w:rsid w:val="006D7CE5"/>
    <w:rsid w:val="006E1789"/>
    <w:rsid w:val="006E3675"/>
    <w:rsid w:val="006E4A32"/>
    <w:rsid w:val="006E4A7F"/>
    <w:rsid w:val="006E5C88"/>
    <w:rsid w:val="006F1588"/>
    <w:rsid w:val="006F3E56"/>
    <w:rsid w:val="006F4348"/>
    <w:rsid w:val="006F6030"/>
    <w:rsid w:val="00702411"/>
    <w:rsid w:val="00704DF6"/>
    <w:rsid w:val="0070651C"/>
    <w:rsid w:val="00706DF9"/>
    <w:rsid w:val="0071072E"/>
    <w:rsid w:val="00712B42"/>
    <w:rsid w:val="007132A3"/>
    <w:rsid w:val="00716421"/>
    <w:rsid w:val="00716804"/>
    <w:rsid w:val="00721674"/>
    <w:rsid w:val="00723073"/>
    <w:rsid w:val="00724EFB"/>
    <w:rsid w:val="007259C7"/>
    <w:rsid w:val="00733F39"/>
    <w:rsid w:val="00734483"/>
    <w:rsid w:val="007368C1"/>
    <w:rsid w:val="0073769D"/>
    <w:rsid w:val="00741158"/>
    <w:rsid w:val="007419C3"/>
    <w:rsid w:val="00741E8D"/>
    <w:rsid w:val="00743F9F"/>
    <w:rsid w:val="00745147"/>
    <w:rsid w:val="00745F7D"/>
    <w:rsid w:val="007467A7"/>
    <w:rsid w:val="007469DD"/>
    <w:rsid w:val="0074735E"/>
    <w:rsid w:val="0074741B"/>
    <w:rsid w:val="0074759E"/>
    <w:rsid w:val="007478EA"/>
    <w:rsid w:val="00747CFB"/>
    <w:rsid w:val="007517D7"/>
    <w:rsid w:val="0075415C"/>
    <w:rsid w:val="00760D0C"/>
    <w:rsid w:val="00763502"/>
    <w:rsid w:val="007646E9"/>
    <w:rsid w:val="00773A65"/>
    <w:rsid w:val="00773CA3"/>
    <w:rsid w:val="007800A5"/>
    <w:rsid w:val="007810E2"/>
    <w:rsid w:val="007819FC"/>
    <w:rsid w:val="00782B49"/>
    <w:rsid w:val="007832E1"/>
    <w:rsid w:val="007913AB"/>
    <w:rsid w:val="007914F7"/>
    <w:rsid w:val="00792DEC"/>
    <w:rsid w:val="0079541F"/>
    <w:rsid w:val="007A52E8"/>
    <w:rsid w:val="007A604E"/>
    <w:rsid w:val="007A7BBA"/>
    <w:rsid w:val="007B06F0"/>
    <w:rsid w:val="007B1625"/>
    <w:rsid w:val="007B5A2C"/>
    <w:rsid w:val="007B6EF1"/>
    <w:rsid w:val="007B6FF9"/>
    <w:rsid w:val="007B706E"/>
    <w:rsid w:val="007B71EB"/>
    <w:rsid w:val="007C1516"/>
    <w:rsid w:val="007C1E8E"/>
    <w:rsid w:val="007C3E94"/>
    <w:rsid w:val="007C4D93"/>
    <w:rsid w:val="007C6205"/>
    <w:rsid w:val="007C686A"/>
    <w:rsid w:val="007C6F99"/>
    <w:rsid w:val="007C728E"/>
    <w:rsid w:val="007D0072"/>
    <w:rsid w:val="007D1BE1"/>
    <w:rsid w:val="007D2C53"/>
    <w:rsid w:val="007D3D60"/>
    <w:rsid w:val="007D51BB"/>
    <w:rsid w:val="007D7C77"/>
    <w:rsid w:val="007E0373"/>
    <w:rsid w:val="007E0AA2"/>
    <w:rsid w:val="007E1980"/>
    <w:rsid w:val="007E4B76"/>
    <w:rsid w:val="007E5EA8"/>
    <w:rsid w:val="007F0CF1"/>
    <w:rsid w:val="007F116F"/>
    <w:rsid w:val="007F12A5"/>
    <w:rsid w:val="007F3077"/>
    <w:rsid w:val="007F4CF1"/>
    <w:rsid w:val="007F758D"/>
    <w:rsid w:val="007F7D52"/>
    <w:rsid w:val="0080144B"/>
    <w:rsid w:val="00803A4F"/>
    <w:rsid w:val="008057A8"/>
    <w:rsid w:val="0080612B"/>
    <w:rsid w:val="0080654C"/>
    <w:rsid w:val="008071C6"/>
    <w:rsid w:val="00807364"/>
    <w:rsid w:val="00810852"/>
    <w:rsid w:val="00810F89"/>
    <w:rsid w:val="00812EDF"/>
    <w:rsid w:val="0081512F"/>
    <w:rsid w:val="00816979"/>
    <w:rsid w:val="00817A00"/>
    <w:rsid w:val="008206FF"/>
    <w:rsid w:val="008219AD"/>
    <w:rsid w:val="008227C4"/>
    <w:rsid w:val="00825538"/>
    <w:rsid w:val="008275CE"/>
    <w:rsid w:val="00833B16"/>
    <w:rsid w:val="00834AEA"/>
    <w:rsid w:val="00835DB3"/>
    <w:rsid w:val="0083617B"/>
    <w:rsid w:val="008371BD"/>
    <w:rsid w:val="008376DB"/>
    <w:rsid w:val="00840E34"/>
    <w:rsid w:val="0084104A"/>
    <w:rsid w:val="00845FC8"/>
    <w:rsid w:val="008469E9"/>
    <w:rsid w:val="00847E02"/>
    <w:rsid w:val="008504A8"/>
    <w:rsid w:val="00851B57"/>
    <w:rsid w:val="008527C3"/>
    <w:rsid w:val="0085282E"/>
    <w:rsid w:val="008534C8"/>
    <w:rsid w:val="008549F2"/>
    <w:rsid w:val="00856DF4"/>
    <w:rsid w:val="008658B4"/>
    <w:rsid w:val="00865C7A"/>
    <w:rsid w:val="00867367"/>
    <w:rsid w:val="00870509"/>
    <w:rsid w:val="0087198C"/>
    <w:rsid w:val="00872B97"/>
    <w:rsid w:val="00872C1F"/>
    <w:rsid w:val="00873B42"/>
    <w:rsid w:val="00874F73"/>
    <w:rsid w:val="00876129"/>
    <w:rsid w:val="008775C3"/>
    <w:rsid w:val="00877669"/>
    <w:rsid w:val="008828E9"/>
    <w:rsid w:val="008856D8"/>
    <w:rsid w:val="008877AC"/>
    <w:rsid w:val="00890B99"/>
    <w:rsid w:val="00892E82"/>
    <w:rsid w:val="0089393E"/>
    <w:rsid w:val="0089758C"/>
    <w:rsid w:val="008A1547"/>
    <w:rsid w:val="008B015C"/>
    <w:rsid w:val="008B21E4"/>
    <w:rsid w:val="008B2E0A"/>
    <w:rsid w:val="008B570C"/>
    <w:rsid w:val="008B60F2"/>
    <w:rsid w:val="008B6E91"/>
    <w:rsid w:val="008C10AB"/>
    <w:rsid w:val="008C1B58"/>
    <w:rsid w:val="008C39AE"/>
    <w:rsid w:val="008C3E91"/>
    <w:rsid w:val="008C4F1E"/>
    <w:rsid w:val="008C590D"/>
    <w:rsid w:val="008D3C12"/>
    <w:rsid w:val="008D4391"/>
    <w:rsid w:val="008D5934"/>
    <w:rsid w:val="008E031B"/>
    <w:rsid w:val="008E0CFA"/>
    <w:rsid w:val="008E0F22"/>
    <w:rsid w:val="008E151C"/>
    <w:rsid w:val="008E1730"/>
    <w:rsid w:val="008E2123"/>
    <w:rsid w:val="008E29B3"/>
    <w:rsid w:val="008E5D3E"/>
    <w:rsid w:val="008E7029"/>
    <w:rsid w:val="008E7EF6"/>
    <w:rsid w:val="008F047D"/>
    <w:rsid w:val="008F1F98"/>
    <w:rsid w:val="008F34CC"/>
    <w:rsid w:val="008F60F6"/>
    <w:rsid w:val="008F6758"/>
    <w:rsid w:val="008F6DA3"/>
    <w:rsid w:val="00901CF9"/>
    <w:rsid w:val="009029D8"/>
    <w:rsid w:val="009040DD"/>
    <w:rsid w:val="00905B47"/>
    <w:rsid w:val="00911639"/>
    <w:rsid w:val="00911C90"/>
    <w:rsid w:val="0091331C"/>
    <w:rsid w:val="0091467D"/>
    <w:rsid w:val="00915C94"/>
    <w:rsid w:val="009179AF"/>
    <w:rsid w:val="00920F60"/>
    <w:rsid w:val="00922FDF"/>
    <w:rsid w:val="0092763D"/>
    <w:rsid w:val="009279DE"/>
    <w:rsid w:val="0093009E"/>
    <w:rsid w:val="00930116"/>
    <w:rsid w:val="00933C42"/>
    <w:rsid w:val="0093450E"/>
    <w:rsid w:val="00936C4A"/>
    <w:rsid w:val="00940366"/>
    <w:rsid w:val="0094073E"/>
    <w:rsid w:val="0094212C"/>
    <w:rsid w:val="0094335A"/>
    <w:rsid w:val="009475E4"/>
    <w:rsid w:val="00952077"/>
    <w:rsid w:val="00953658"/>
    <w:rsid w:val="00953E63"/>
    <w:rsid w:val="009545F7"/>
    <w:rsid w:val="00954689"/>
    <w:rsid w:val="009617C9"/>
    <w:rsid w:val="00961C93"/>
    <w:rsid w:val="00964849"/>
    <w:rsid w:val="00965324"/>
    <w:rsid w:val="0096678A"/>
    <w:rsid w:val="00966AA0"/>
    <w:rsid w:val="0097091E"/>
    <w:rsid w:val="009712DF"/>
    <w:rsid w:val="0097149D"/>
    <w:rsid w:val="00973C2E"/>
    <w:rsid w:val="00973F27"/>
    <w:rsid w:val="00974AD9"/>
    <w:rsid w:val="009751C0"/>
    <w:rsid w:val="009760D3"/>
    <w:rsid w:val="00976776"/>
    <w:rsid w:val="009770F3"/>
    <w:rsid w:val="00977132"/>
    <w:rsid w:val="009772AE"/>
    <w:rsid w:val="00981A4B"/>
    <w:rsid w:val="00982152"/>
    <w:rsid w:val="00982501"/>
    <w:rsid w:val="00983452"/>
    <w:rsid w:val="00983517"/>
    <w:rsid w:val="009877D3"/>
    <w:rsid w:val="009904EC"/>
    <w:rsid w:val="00991163"/>
    <w:rsid w:val="009921FE"/>
    <w:rsid w:val="00994E8F"/>
    <w:rsid w:val="009951DC"/>
    <w:rsid w:val="009959BB"/>
    <w:rsid w:val="00997158"/>
    <w:rsid w:val="009A1F41"/>
    <w:rsid w:val="009A21CC"/>
    <w:rsid w:val="009A23BE"/>
    <w:rsid w:val="009A2DD0"/>
    <w:rsid w:val="009A3A7C"/>
    <w:rsid w:val="009A4179"/>
    <w:rsid w:val="009A7E2D"/>
    <w:rsid w:val="009B1877"/>
    <w:rsid w:val="009B1AFC"/>
    <w:rsid w:val="009B2ADB"/>
    <w:rsid w:val="009B4C86"/>
    <w:rsid w:val="009B603A"/>
    <w:rsid w:val="009B66A4"/>
    <w:rsid w:val="009C2D0E"/>
    <w:rsid w:val="009C3DAC"/>
    <w:rsid w:val="009C42E0"/>
    <w:rsid w:val="009C5378"/>
    <w:rsid w:val="009C6147"/>
    <w:rsid w:val="009D01EA"/>
    <w:rsid w:val="009D0961"/>
    <w:rsid w:val="009D26FD"/>
    <w:rsid w:val="009D5362"/>
    <w:rsid w:val="009E1415"/>
    <w:rsid w:val="009E2B9E"/>
    <w:rsid w:val="009E37A2"/>
    <w:rsid w:val="009E433F"/>
    <w:rsid w:val="009E6116"/>
    <w:rsid w:val="009E65C5"/>
    <w:rsid w:val="009E6976"/>
    <w:rsid w:val="009F4F4B"/>
    <w:rsid w:val="009F5AF0"/>
    <w:rsid w:val="009F735D"/>
    <w:rsid w:val="009F7A9D"/>
    <w:rsid w:val="00A00A5B"/>
    <w:rsid w:val="00A02763"/>
    <w:rsid w:val="00A02E43"/>
    <w:rsid w:val="00A03367"/>
    <w:rsid w:val="00A0537C"/>
    <w:rsid w:val="00A065F9"/>
    <w:rsid w:val="00A070E5"/>
    <w:rsid w:val="00A07F34"/>
    <w:rsid w:val="00A107FB"/>
    <w:rsid w:val="00A10B4B"/>
    <w:rsid w:val="00A119EA"/>
    <w:rsid w:val="00A17869"/>
    <w:rsid w:val="00A209DA"/>
    <w:rsid w:val="00A22154"/>
    <w:rsid w:val="00A246E7"/>
    <w:rsid w:val="00A25C38"/>
    <w:rsid w:val="00A27B7A"/>
    <w:rsid w:val="00A32A83"/>
    <w:rsid w:val="00A33206"/>
    <w:rsid w:val="00A35754"/>
    <w:rsid w:val="00A36816"/>
    <w:rsid w:val="00A36BBE"/>
    <w:rsid w:val="00A37748"/>
    <w:rsid w:val="00A4307A"/>
    <w:rsid w:val="00A46EA7"/>
    <w:rsid w:val="00A47601"/>
    <w:rsid w:val="00A47D2B"/>
    <w:rsid w:val="00A47EBB"/>
    <w:rsid w:val="00A51CBB"/>
    <w:rsid w:val="00A51CDD"/>
    <w:rsid w:val="00A51E06"/>
    <w:rsid w:val="00A52A04"/>
    <w:rsid w:val="00A54FC2"/>
    <w:rsid w:val="00A55528"/>
    <w:rsid w:val="00A558AB"/>
    <w:rsid w:val="00A55FEE"/>
    <w:rsid w:val="00A63FA9"/>
    <w:rsid w:val="00A65A13"/>
    <w:rsid w:val="00A6730D"/>
    <w:rsid w:val="00A71625"/>
    <w:rsid w:val="00A719AD"/>
    <w:rsid w:val="00A71B9B"/>
    <w:rsid w:val="00A73029"/>
    <w:rsid w:val="00A751C7"/>
    <w:rsid w:val="00A763E4"/>
    <w:rsid w:val="00A8151E"/>
    <w:rsid w:val="00A82E2A"/>
    <w:rsid w:val="00A839D7"/>
    <w:rsid w:val="00A8456F"/>
    <w:rsid w:val="00A86F33"/>
    <w:rsid w:val="00A87844"/>
    <w:rsid w:val="00A90AB9"/>
    <w:rsid w:val="00A92679"/>
    <w:rsid w:val="00A9269E"/>
    <w:rsid w:val="00A926DA"/>
    <w:rsid w:val="00AA038C"/>
    <w:rsid w:val="00AA0FBE"/>
    <w:rsid w:val="00AA26F9"/>
    <w:rsid w:val="00AA6C35"/>
    <w:rsid w:val="00AA7A09"/>
    <w:rsid w:val="00AB3B50"/>
    <w:rsid w:val="00AB59B5"/>
    <w:rsid w:val="00AB5C1F"/>
    <w:rsid w:val="00AB6FA8"/>
    <w:rsid w:val="00AB715A"/>
    <w:rsid w:val="00AB7D7C"/>
    <w:rsid w:val="00AC05B1"/>
    <w:rsid w:val="00AC0B49"/>
    <w:rsid w:val="00AC1B7C"/>
    <w:rsid w:val="00AC3344"/>
    <w:rsid w:val="00AC5D90"/>
    <w:rsid w:val="00AC7BA3"/>
    <w:rsid w:val="00AD1966"/>
    <w:rsid w:val="00AD2AAB"/>
    <w:rsid w:val="00AD2DE8"/>
    <w:rsid w:val="00AD356C"/>
    <w:rsid w:val="00AD507C"/>
    <w:rsid w:val="00AD5BEF"/>
    <w:rsid w:val="00AE22EE"/>
    <w:rsid w:val="00AE24C7"/>
    <w:rsid w:val="00AE2914"/>
    <w:rsid w:val="00AE29A6"/>
    <w:rsid w:val="00AE3186"/>
    <w:rsid w:val="00AE6D15"/>
    <w:rsid w:val="00AE6E1F"/>
    <w:rsid w:val="00AF3D0D"/>
    <w:rsid w:val="00AF5C4E"/>
    <w:rsid w:val="00AF61B6"/>
    <w:rsid w:val="00B00F24"/>
    <w:rsid w:val="00B0226F"/>
    <w:rsid w:val="00B03D8B"/>
    <w:rsid w:val="00B04182"/>
    <w:rsid w:val="00B07AE3"/>
    <w:rsid w:val="00B11430"/>
    <w:rsid w:val="00B11D1D"/>
    <w:rsid w:val="00B11E47"/>
    <w:rsid w:val="00B13BCD"/>
    <w:rsid w:val="00B15852"/>
    <w:rsid w:val="00B16681"/>
    <w:rsid w:val="00B16CEA"/>
    <w:rsid w:val="00B237D8"/>
    <w:rsid w:val="00B3166C"/>
    <w:rsid w:val="00B329A7"/>
    <w:rsid w:val="00B346B5"/>
    <w:rsid w:val="00B353EB"/>
    <w:rsid w:val="00B37873"/>
    <w:rsid w:val="00B40090"/>
    <w:rsid w:val="00B422A0"/>
    <w:rsid w:val="00B4243F"/>
    <w:rsid w:val="00B42F29"/>
    <w:rsid w:val="00B439C4"/>
    <w:rsid w:val="00B4535E"/>
    <w:rsid w:val="00B47B65"/>
    <w:rsid w:val="00B502D1"/>
    <w:rsid w:val="00B52A8C"/>
    <w:rsid w:val="00B52E81"/>
    <w:rsid w:val="00B636A8"/>
    <w:rsid w:val="00B66056"/>
    <w:rsid w:val="00B66313"/>
    <w:rsid w:val="00B665C6"/>
    <w:rsid w:val="00B66B5F"/>
    <w:rsid w:val="00B67072"/>
    <w:rsid w:val="00B67126"/>
    <w:rsid w:val="00B71FF2"/>
    <w:rsid w:val="00B805AF"/>
    <w:rsid w:val="00B838D9"/>
    <w:rsid w:val="00B869EC"/>
    <w:rsid w:val="00B87723"/>
    <w:rsid w:val="00B92528"/>
    <w:rsid w:val="00B93341"/>
    <w:rsid w:val="00B9397A"/>
    <w:rsid w:val="00B951DD"/>
    <w:rsid w:val="00B9633D"/>
    <w:rsid w:val="00B9644A"/>
    <w:rsid w:val="00BA1B91"/>
    <w:rsid w:val="00BA2BFB"/>
    <w:rsid w:val="00BA2EBE"/>
    <w:rsid w:val="00BA3690"/>
    <w:rsid w:val="00BA536F"/>
    <w:rsid w:val="00BB0D73"/>
    <w:rsid w:val="00BB0F28"/>
    <w:rsid w:val="00BB458A"/>
    <w:rsid w:val="00BB6CA4"/>
    <w:rsid w:val="00BB7FB9"/>
    <w:rsid w:val="00BC3212"/>
    <w:rsid w:val="00BD00D3"/>
    <w:rsid w:val="00BD1659"/>
    <w:rsid w:val="00BD1DF3"/>
    <w:rsid w:val="00BD3234"/>
    <w:rsid w:val="00BD3AA9"/>
    <w:rsid w:val="00BD4A18"/>
    <w:rsid w:val="00BD6DB2"/>
    <w:rsid w:val="00BE0A66"/>
    <w:rsid w:val="00BE11CF"/>
    <w:rsid w:val="00BE21AB"/>
    <w:rsid w:val="00BE2EC4"/>
    <w:rsid w:val="00BE2F29"/>
    <w:rsid w:val="00BE55CB"/>
    <w:rsid w:val="00BE6BCA"/>
    <w:rsid w:val="00BF0464"/>
    <w:rsid w:val="00BF1647"/>
    <w:rsid w:val="00BF1A16"/>
    <w:rsid w:val="00BF617A"/>
    <w:rsid w:val="00BF7B48"/>
    <w:rsid w:val="00C0068C"/>
    <w:rsid w:val="00C02487"/>
    <w:rsid w:val="00C0379D"/>
    <w:rsid w:val="00C03931"/>
    <w:rsid w:val="00C04BEC"/>
    <w:rsid w:val="00C05FE3"/>
    <w:rsid w:val="00C07269"/>
    <w:rsid w:val="00C078B9"/>
    <w:rsid w:val="00C12B26"/>
    <w:rsid w:val="00C133CF"/>
    <w:rsid w:val="00C15F6D"/>
    <w:rsid w:val="00C2136D"/>
    <w:rsid w:val="00C214EE"/>
    <w:rsid w:val="00C2314B"/>
    <w:rsid w:val="00C24971"/>
    <w:rsid w:val="00C259BF"/>
    <w:rsid w:val="00C26BE5"/>
    <w:rsid w:val="00C26E4D"/>
    <w:rsid w:val="00C27909"/>
    <w:rsid w:val="00C27B03"/>
    <w:rsid w:val="00C27B3E"/>
    <w:rsid w:val="00C3019F"/>
    <w:rsid w:val="00C314E1"/>
    <w:rsid w:val="00C32D8C"/>
    <w:rsid w:val="00C32ED0"/>
    <w:rsid w:val="00C34397"/>
    <w:rsid w:val="00C34C70"/>
    <w:rsid w:val="00C353D9"/>
    <w:rsid w:val="00C4095D"/>
    <w:rsid w:val="00C44598"/>
    <w:rsid w:val="00C45466"/>
    <w:rsid w:val="00C4599D"/>
    <w:rsid w:val="00C4693B"/>
    <w:rsid w:val="00C5222B"/>
    <w:rsid w:val="00C522CA"/>
    <w:rsid w:val="00C55395"/>
    <w:rsid w:val="00C55C47"/>
    <w:rsid w:val="00C565B9"/>
    <w:rsid w:val="00C601D2"/>
    <w:rsid w:val="00C60F63"/>
    <w:rsid w:val="00C628E4"/>
    <w:rsid w:val="00C657AB"/>
    <w:rsid w:val="00C65BCC"/>
    <w:rsid w:val="00C66970"/>
    <w:rsid w:val="00C711A2"/>
    <w:rsid w:val="00C71CFF"/>
    <w:rsid w:val="00C76FC0"/>
    <w:rsid w:val="00C80B8C"/>
    <w:rsid w:val="00C81AD9"/>
    <w:rsid w:val="00C825B6"/>
    <w:rsid w:val="00C82EFF"/>
    <w:rsid w:val="00C84023"/>
    <w:rsid w:val="00C8432A"/>
    <w:rsid w:val="00C86206"/>
    <w:rsid w:val="00C8691C"/>
    <w:rsid w:val="00C912D9"/>
    <w:rsid w:val="00C92D56"/>
    <w:rsid w:val="00C94380"/>
    <w:rsid w:val="00C95A2B"/>
    <w:rsid w:val="00CA09F2"/>
    <w:rsid w:val="00CA168A"/>
    <w:rsid w:val="00CA357E"/>
    <w:rsid w:val="00CA44F9"/>
    <w:rsid w:val="00CA47E7"/>
    <w:rsid w:val="00CA4A69"/>
    <w:rsid w:val="00CB07FA"/>
    <w:rsid w:val="00CB1937"/>
    <w:rsid w:val="00CB2921"/>
    <w:rsid w:val="00CB2BDB"/>
    <w:rsid w:val="00CB2C81"/>
    <w:rsid w:val="00CB4741"/>
    <w:rsid w:val="00CB7200"/>
    <w:rsid w:val="00CC2CF8"/>
    <w:rsid w:val="00CC305B"/>
    <w:rsid w:val="00CC3BBE"/>
    <w:rsid w:val="00CC3E0C"/>
    <w:rsid w:val="00CC58D3"/>
    <w:rsid w:val="00CC784D"/>
    <w:rsid w:val="00CD2495"/>
    <w:rsid w:val="00CD4678"/>
    <w:rsid w:val="00CD5C0A"/>
    <w:rsid w:val="00CD6172"/>
    <w:rsid w:val="00CD6194"/>
    <w:rsid w:val="00CE0D56"/>
    <w:rsid w:val="00CE2A2A"/>
    <w:rsid w:val="00CE2B61"/>
    <w:rsid w:val="00CE2E54"/>
    <w:rsid w:val="00CE3FB1"/>
    <w:rsid w:val="00CF62E7"/>
    <w:rsid w:val="00CF6824"/>
    <w:rsid w:val="00CF727D"/>
    <w:rsid w:val="00D0321A"/>
    <w:rsid w:val="00D0337B"/>
    <w:rsid w:val="00D04C35"/>
    <w:rsid w:val="00D05ECB"/>
    <w:rsid w:val="00D079B2"/>
    <w:rsid w:val="00D1115D"/>
    <w:rsid w:val="00D114E9"/>
    <w:rsid w:val="00D12622"/>
    <w:rsid w:val="00D130B3"/>
    <w:rsid w:val="00D147F2"/>
    <w:rsid w:val="00D160C7"/>
    <w:rsid w:val="00D20DF0"/>
    <w:rsid w:val="00D20FAA"/>
    <w:rsid w:val="00D23B6A"/>
    <w:rsid w:val="00D24523"/>
    <w:rsid w:val="00D3549E"/>
    <w:rsid w:val="00D40DF7"/>
    <w:rsid w:val="00D429C6"/>
    <w:rsid w:val="00D47748"/>
    <w:rsid w:val="00D505A8"/>
    <w:rsid w:val="00D51C3B"/>
    <w:rsid w:val="00D5377E"/>
    <w:rsid w:val="00D537E8"/>
    <w:rsid w:val="00D54CC3"/>
    <w:rsid w:val="00D5579E"/>
    <w:rsid w:val="00D55D37"/>
    <w:rsid w:val="00D6041A"/>
    <w:rsid w:val="00D60D12"/>
    <w:rsid w:val="00D633EB"/>
    <w:rsid w:val="00D63A8A"/>
    <w:rsid w:val="00D71C6C"/>
    <w:rsid w:val="00D73845"/>
    <w:rsid w:val="00D75587"/>
    <w:rsid w:val="00D76591"/>
    <w:rsid w:val="00D80343"/>
    <w:rsid w:val="00D81C48"/>
    <w:rsid w:val="00D81CE1"/>
    <w:rsid w:val="00D821F7"/>
    <w:rsid w:val="00D82FF7"/>
    <w:rsid w:val="00D847FE"/>
    <w:rsid w:val="00D8709E"/>
    <w:rsid w:val="00D87368"/>
    <w:rsid w:val="00D90285"/>
    <w:rsid w:val="00D90789"/>
    <w:rsid w:val="00D90CF5"/>
    <w:rsid w:val="00D911BF"/>
    <w:rsid w:val="00D92174"/>
    <w:rsid w:val="00D92609"/>
    <w:rsid w:val="00D93391"/>
    <w:rsid w:val="00D95CEB"/>
    <w:rsid w:val="00D95F56"/>
    <w:rsid w:val="00D964EA"/>
    <w:rsid w:val="00D966D0"/>
    <w:rsid w:val="00D96D1D"/>
    <w:rsid w:val="00DA092A"/>
    <w:rsid w:val="00DA0C59"/>
    <w:rsid w:val="00DA3991"/>
    <w:rsid w:val="00DA6E07"/>
    <w:rsid w:val="00DB1575"/>
    <w:rsid w:val="00DB43A3"/>
    <w:rsid w:val="00DB7E6C"/>
    <w:rsid w:val="00DC046A"/>
    <w:rsid w:val="00DC2029"/>
    <w:rsid w:val="00DC4CC4"/>
    <w:rsid w:val="00DC77A9"/>
    <w:rsid w:val="00DD017F"/>
    <w:rsid w:val="00DD0603"/>
    <w:rsid w:val="00DD2C82"/>
    <w:rsid w:val="00DD3ED3"/>
    <w:rsid w:val="00DD43D4"/>
    <w:rsid w:val="00DD48D4"/>
    <w:rsid w:val="00DD493D"/>
    <w:rsid w:val="00DD5A29"/>
    <w:rsid w:val="00DD5D9D"/>
    <w:rsid w:val="00DD61CB"/>
    <w:rsid w:val="00DD6E9E"/>
    <w:rsid w:val="00DE09F6"/>
    <w:rsid w:val="00DE249D"/>
    <w:rsid w:val="00DE2DD9"/>
    <w:rsid w:val="00DE2EC0"/>
    <w:rsid w:val="00DE3255"/>
    <w:rsid w:val="00DE35CB"/>
    <w:rsid w:val="00DE7EBE"/>
    <w:rsid w:val="00DF047B"/>
    <w:rsid w:val="00DF21E9"/>
    <w:rsid w:val="00DF344B"/>
    <w:rsid w:val="00DF778B"/>
    <w:rsid w:val="00E00F14"/>
    <w:rsid w:val="00E01D5B"/>
    <w:rsid w:val="00E040E6"/>
    <w:rsid w:val="00E04B64"/>
    <w:rsid w:val="00E06386"/>
    <w:rsid w:val="00E112DB"/>
    <w:rsid w:val="00E11DC3"/>
    <w:rsid w:val="00E1201F"/>
    <w:rsid w:val="00E14571"/>
    <w:rsid w:val="00E207BA"/>
    <w:rsid w:val="00E246A7"/>
    <w:rsid w:val="00E24EB4"/>
    <w:rsid w:val="00E320ED"/>
    <w:rsid w:val="00E326C5"/>
    <w:rsid w:val="00E32B27"/>
    <w:rsid w:val="00E33AFB"/>
    <w:rsid w:val="00E34218"/>
    <w:rsid w:val="00E37173"/>
    <w:rsid w:val="00E407ED"/>
    <w:rsid w:val="00E42E4A"/>
    <w:rsid w:val="00E4443E"/>
    <w:rsid w:val="00E46282"/>
    <w:rsid w:val="00E46D0D"/>
    <w:rsid w:val="00E520B1"/>
    <w:rsid w:val="00E5216E"/>
    <w:rsid w:val="00E53E08"/>
    <w:rsid w:val="00E566F0"/>
    <w:rsid w:val="00E61960"/>
    <w:rsid w:val="00E6252C"/>
    <w:rsid w:val="00E66A06"/>
    <w:rsid w:val="00E66AA1"/>
    <w:rsid w:val="00E72B2E"/>
    <w:rsid w:val="00E7513C"/>
    <w:rsid w:val="00E754C5"/>
    <w:rsid w:val="00E75A38"/>
    <w:rsid w:val="00E77AD3"/>
    <w:rsid w:val="00E77FD4"/>
    <w:rsid w:val="00E81826"/>
    <w:rsid w:val="00E82344"/>
    <w:rsid w:val="00E841D5"/>
    <w:rsid w:val="00E84C82"/>
    <w:rsid w:val="00E84D64"/>
    <w:rsid w:val="00E86BFF"/>
    <w:rsid w:val="00E87408"/>
    <w:rsid w:val="00E9140D"/>
    <w:rsid w:val="00E914C4"/>
    <w:rsid w:val="00E934F5"/>
    <w:rsid w:val="00E96961"/>
    <w:rsid w:val="00EA2DB2"/>
    <w:rsid w:val="00EA3201"/>
    <w:rsid w:val="00EA3E64"/>
    <w:rsid w:val="00EA4151"/>
    <w:rsid w:val="00EA72EC"/>
    <w:rsid w:val="00EB0BE5"/>
    <w:rsid w:val="00EB11CB"/>
    <w:rsid w:val="00EB14E9"/>
    <w:rsid w:val="00EB275A"/>
    <w:rsid w:val="00EB52E5"/>
    <w:rsid w:val="00EB69E8"/>
    <w:rsid w:val="00EB6ABB"/>
    <w:rsid w:val="00EB786A"/>
    <w:rsid w:val="00EC0C1B"/>
    <w:rsid w:val="00EC0C51"/>
    <w:rsid w:val="00EC1578"/>
    <w:rsid w:val="00EC1C72"/>
    <w:rsid w:val="00EC3CC9"/>
    <w:rsid w:val="00EC680A"/>
    <w:rsid w:val="00EC74F9"/>
    <w:rsid w:val="00ED026F"/>
    <w:rsid w:val="00ED2075"/>
    <w:rsid w:val="00ED3953"/>
    <w:rsid w:val="00ED5AD4"/>
    <w:rsid w:val="00EE05CB"/>
    <w:rsid w:val="00EE254A"/>
    <w:rsid w:val="00EE2BED"/>
    <w:rsid w:val="00EE374B"/>
    <w:rsid w:val="00EE4658"/>
    <w:rsid w:val="00EE59DB"/>
    <w:rsid w:val="00EE5D88"/>
    <w:rsid w:val="00EE7E74"/>
    <w:rsid w:val="00EF119A"/>
    <w:rsid w:val="00EF140F"/>
    <w:rsid w:val="00EF3CA0"/>
    <w:rsid w:val="00EF42FB"/>
    <w:rsid w:val="00EF6733"/>
    <w:rsid w:val="00F0363D"/>
    <w:rsid w:val="00F0405E"/>
    <w:rsid w:val="00F10DF8"/>
    <w:rsid w:val="00F118A6"/>
    <w:rsid w:val="00F11BB5"/>
    <w:rsid w:val="00F11EC9"/>
    <w:rsid w:val="00F1417B"/>
    <w:rsid w:val="00F172A5"/>
    <w:rsid w:val="00F175E1"/>
    <w:rsid w:val="00F20296"/>
    <w:rsid w:val="00F254A2"/>
    <w:rsid w:val="00F277D1"/>
    <w:rsid w:val="00F331DE"/>
    <w:rsid w:val="00F34680"/>
    <w:rsid w:val="00F34B99"/>
    <w:rsid w:val="00F3575B"/>
    <w:rsid w:val="00F379C0"/>
    <w:rsid w:val="00F40BD4"/>
    <w:rsid w:val="00F42311"/>
    <w:rsid w:val="00F43374"/>
    <w:rsid w:val="00F453AC"/>
    <w:rsid w:val="00F47F48"/>
    <w:rsid w:val="00F52610"/>
    <w:rsid w:val="00F52DAB"/>
    <w:rsid w:val="00F543F0"/>
    <w:rsid w:val="00F5777F"/>
    <w:rsid w:val="00F57783"/>
    <w:rsid w:val="00F63AA8"/>
    <w:rsid w:val="00F70FD2"/>
    <w:rsid w:val="00F73F4E"/>
    <w:rsid w:val="00F7574A"/>
    <w:rsid w:val="00F80692"/>
    <w:rsid w:val="00F81D29"/>
    <w:rsid w:val="00F83235"/>
    <w:rsid w:val="00F85A37"/>
    <w:rsid w:val="00F8699B"/>
    <w:rsid w:val="00F86B9B"/>
    <w:rsid w:val="00F875AC"/>
    <w:rsid w:val="00F900BB"/>
    <w:rsid w:val="00F91C4D"/>
    <w:rsid w:val="00F91FDA"/>
    <w:rsid w:val="00F92FD9"/>
    <w:rsid w:val="00F933D8"/>
    <w:rsid w:val="00F97CD4"/>
    <w:rsid w:val="00FA09AC"/>
    <w:rsid w:val="00FA249C"/>
    <w:rsid w:val="00FA43F5"/>
    <w:rsid w:val="00FA623C"/>
    <w:rsid w:val="00FA6522"/>
    <w:rsid w:val="00FA6684"/>
    <w:rsid w:val="00FA731E"/>
    <w:rsid w:val="00FB2B38"/>
    <w:rsid w:val="00FB2EC5"/>
    <w:rsid w:val="00FB486F"/>
    <w:rsid w:val="00FB4D09"/>
    <w:rsid w:val="00FB7F7B"/>
    <w:rsid w:val="00FC0FA4"/>
    <w:rsid w:val="00FC2E09"/>
    <w:rsid w:val="00FC32D9"/>
    <w:rsid w:val="00FC50F9"/>
    <w:rsid w:val="00FC6358"/>
    <w:rsid w:val="00FC66A2"/>
    <w:rsid w:val="00FC793C"/>
    <w:rsid w:val="00FD0A82"/>
    <w:rsid w:val="00FD0AF7"/>
    <w:rsid w:val="00FD2B95"/>
    <w:rsid w:val="00FD320D"/>
    <w:rsid w:val="00FD4806"/>
    <w:rsid w:val="00FD4A0A"/>
    <w:rsid w:val="00FE107D"/>
    <w:rsid w:val="00FE23DE"/>
    <w:rsid w:val="00FE4EFD"/>
    <w:rsid w:val="00FE567D"/>
    <w:rsid w:val="00FE7323"/>
    <w:rsid w:val="00FE7598"/>
    <w:rsid w:val="00FF1BA2"/>
    <w:rsid w:val="00FF3EBD"/>
    <w:rsid w:val="01095541"/>
    <w:rsid w:val="022F497C"/>
    <w:rsid w:val="02714395"/>
    <w:rsid w:val="0273726C"/>
    <w:rsid w:val="03330DFE"/>
    <w:rsid w:val="037E7868"/>
    <w:rsid w:val="040D42BA"/>
    <w:rsid w:val="044F0706"/>
    <w:rsid w:val="04F50B57"/>
    <w:rsid w:val="06C80021"/>
    <w:rsid w:val="073836D3"/>
    <w:rsid w:val="07447165"/>
    <w:rsid w:val="08926124"/>
    <w:rsid w:val="089B6610"/>
    <w:rsid w:val="08A540E3"/>
    <w:rsid w:val="08CB45C7"/>
    <w:rsid w:val="090B00E9"/>
    <w:rsid w:val="09801026"/>
    <w:rsid w:val="09A13A5F"/>
    <w:rsid w:val="09C50CDA"/>
    <w:rsid w:val="0B535BE6"/>
    <w:rsid w:val="0CB33B77"/>
    <w:rsid w:val="0CC223BD"/>
    <w:rsid w:val="0CCF2A8A"/>
    <w:rsid w:val="0CD67327"/>
    <w:rsid w:val="0D076022"/>
    <w:rsid w:val="0D0C3638"/>
    <w:rsid w:val="0DE9790B"/>
    <w:rsid w:val="0DF8735F"/>
    <w:rsid w:val="0E53192E"/>
    <w:rsid w:val="0EAC097E"/>
    <w:rsid w:val="0EC773CA"/>
    <w:rsid w:val="0F2A30EB"/>
    <w:rsid w:val="0F6A2898"/>
    <w:rsid w:val="0F714E3F"/>
    <w:rsid w:val="10463305"/>
    <w:rsid w:val="108B0D18"/>
    <w:rsid w:val="11074437"/>
    <w:rsid w:val="119A1846"/>
    <w:rsid w:val="11AE2C80"/>
    <w:rsid w:val="11B105BE"/>
    <w:rsid w:val="128769BC"/>
    <w:rsid w:val="130649F7"/>
    <w:rsid w:val="13FD3CDB"/>
    <w:rsid w:val="14134758"/>
    <w:rsid w:val="144B65A9"/>
    <w:rsid w:val="14B14B3D"/>
    <w:rsid w:val="162B6EBE"/>
    <w:rsid w:val="16BA161E"/>
    <w:rsid w:val="1732013F"/>
    <w:rsid w:val="17A31D4C"/>
    <w:rsid w:val="18D11346"/>
    <w:rsid w:val="18EA51CF"/>
    <w:rsid w:val="19F811CC"/>
    <w:rsid w:val="1A0B07A0"/>
    <w:rsid w:val="1B1E2EB4"/>
    <w:rsid w:val="1B5339D5"/>
    <w:rsid w:val="1B882A24"/>
    <w:rsid w:val="1BA74589"/>
    <w:rsid w:val="1CFF3E9B"/>
    <w:rsid w:val="1D0409B8"/>
    <w:rsid w:val="1EF04BEF"/>
    <w:rsid w:val="1F1C21B7"/>
    <w:rsid w:val="1FDC333E"/>
    <w:rsid w:val="1FF93EF0"/>
    <w:rsid w:val="205B0707"/>
    <w:rsid w:val="20943C19"/>
    <w:rsid w:val="20AE3540"/>
    <w:rsid w:val="26392DE3"/>
    <w:rsid w:val="27BB3513"/>
    <w:rsid w:val="288051AE"/>
    <w:rsid w:val="28B513E7"/>
    <w:rsid w:val="29AC5B2F"/>
    <w:rsid w:val="29EA6AF4"/>
    <w:rsid w:val="2A1D07DB"/>
    <w:rsid w:val="2C3D2E2D"/>
    <w:rsid w:val="2C6647D8"/>
    <w:rsid w:val="2CA945A8"/>
    <w:rsid w:val="2D051C50"/>
    <w:rsid w:val="2DC3420B"/>
    <w:rsid w:val="2DF04172"/>
    <w:rsid w:val="2E466437"/>
    <w:rsid w:val="2E726D3B"/>
    <w:rsid w:val="2EB65BE2"/>
    <w:rsid w:val="2F731AD9"/>
    <w:rsid w:val="30C76001"/>
    <w:rsid w:val="311C5786"/>
    <w:rsid w:val="318B6A04"/>
    <w:rsid w:val="31B54250"/>
    <w:rsid w:val="336A40EF"/>
    <w:rsid w:val="3370537F"/>
    <w:rsid w:val="348A3585"/>
    <w:rsid w:val="349A00EC"/>
    <w:rsid w:val="35302DD1"/>
    <w:rsid w:val="35425CEF"/>
    <w:rsid w:val="35E46250"/>
    <w:rsid w:val="37604151"/>
    <w:rsid w:val="377907B1"/>
    <w:rsid w:val="38833F9E"/>
    <w:rsid w:val="392F496F"/>
    <w:rsid w:val="3A2B3D03"/>
    <w:rsid w:val="3A9806DD"/>
    <w:rsid w:val="3ADE5D64"/>
    <w:rsid w:val="3BAA1C5E"/>
    <w:rsid w:val="3C5B43AC"/>
    <w:rsid w:val="3CAC611A"/>
    <w:rsid w:val="3CD64F45"/>
    <w:rsid w:val="3D3B6CE5"/>
    <w:rsid w:val="3D8A2E07"/>
    <w:rsid w:val="3E7964D0"/>
    <w:rsid w:val="3E925E05"/>
    <w:rsid w:val="3EC278D8"/>
    <w:rsid w:val="3EFA65C3"/>
    <w:rsid w:val="3F443896"/>
    <w:rsid w:val="3F5A6408"/>
    <w:rsid w:val="3F604F9A"/>
    <w:rsid w:val="3F866450"/>
    <w:rsid w:val="3FD70E7F"/>
    <w:rsid w:val="40161AFD"/>
    <w:rsid w:val="40184D1C"/>
    <w:rsid w:val="407451A1"/>
    <w:rsid w:val="40CD48B1"/>
    <w:rsid w:val="41202C33"/>
    <w:rsid w:val="42114C71"/>
    <w:rsid w:val="42516084"/>
    <w:rsid w:val="4269685C"/>
    <w:rsid w:val="43572B58"/>
    <w:rsid w:val="4416031D"/>
    <w:rsid w:val="44162FE3"/>
    <w:rsid w:val="449C6A74"/>
    <w:rsid w:val="452A6C22"/>
    <w:rsid w:val="45640777"/>
    <w:rsid w:val="4616369C"/>
    <w:rsid w:val="463827CD"/>
    <w:rsid w:val="47746915"/>
    <w:rsid w:val="48F50E49"/>
    <w:rsid w:val="49E051C4"/>
    <w:rsid w:val="49F44C5D"/>
    <w:rsid w:val="49FE3594"/>
    <w:rsid w:val="4A575A2E"/>
    <w:rsid w:val="4AC97C7E"/>
    <w:rsid w:val="4AF01936"/>
    <w:rsid w:val="4B6D3AF3"/>
    <w:rsid w:val="4B85271C"/>
    <w:rsid w:val="4BD25FB1"/>
    <w:rsid w:val="4D3C6DEC"/>
    <w:rsid w:val="4E6F6130"/>
    <w:rsid w:val="4E7732C1"/>
    <w:rsid w:val="4E8F13F8"/>
    <w:rsid w:val="4EEE25C2"/>
    <w:rsid w:val="4FA669F9"/>
    <w:rsid w:val="4FD21479"/>
    <w:rsid w:val="4FF86814"/>
    <w:rsid w:val="50715259"/>
    <w:rsid w:val="50794880"/>
    <w:rsid w:val="5186705E"/>
    <w:rsid w:val="526B37B3"/>
    <w:rsid w:val="52AA6800"/>
    <w:rsid w:val="52C600D3"/>
    <w:rsid w:val="52D83A58"/>
    <w:rsid w:val="553E33B8"/>
    <w:rsid w:val="564B4498"/>
    <w:rsid w:val="56757B8C"/>
    <w:rsid w:val="580D4336"/>
    <w:rsid w:val="58CE0436"/>
    <w:rsid w:val="58CF388D"/>
    <w:rsid w:val="594C7E18"/>
    <w:rsid w:val="5A0A3E84"/>
    <w:rsid w:val="5B214DE2"/>
    <w:rsid w:val="5CA5647E"/>
    <w:rsid w:val="5D784C42"/>
    <w:rsid w:val="5EA70098"/>
    <w:rsid w:val="5EE31C83"/>
    <w:rsid w:val="5F55710D"/>
    <w:rsid w:val="5F606FD7"/>
    <w:rsid w:val="60796233"/>
    <w:rsid w:val="60952B24"/>
    <w:rsid w:val="60B47218"/>
    <w:rsid w:val="60D809DC"/>
    <w:rsid w:val="6150776D"/>
    <w:rsid w:val="61C977AC"/>
    <w:rsid w:val="62DB1346"/>
    <w:rsid w:val="62DE24DE"/>
    <w:rsid w:val="634D20FB"/>
    <w:rsid w:val="63DD47EC"/>
    <w:rsid w:val="6451729C"/>
    <w:rsid w:val="649D0B41"/>
    <w:rsid w:val="64A55079"/>
    <w:rsid w:val="64B62927"/>
    <w:rsid w:val="64F443CB"/>
    <w:rsid w:val="6523215F"/>
    <w:rsid w:val="6616411E"/>
    <w:rsid w:val="6634066D"/>
    <w:rsid w:val="68BD5D25"/>
    <w:rsid w:val="698931BC"/>
    <w:rsid w:val="6A1A3E14"/>
    <w:rsid w:val="6A276531"/>
    <w:rsid w:val="6A3F34F4"/>
    <w:rsid w:val="6A59522A"/>
    <w:rsid w:val="6AE22D7C"/>
    <w:rsid w:val="6BB22557"/>
    <w:rsid w:val="6BBB3A83"/>
    <w:rsid w:val="6BCA5673"/>
    <w:rsid w:val="6C991CD1"/>
    <w:rsid w:val="6CF34C35"/>
    <w:rsid w:val="6D6F091A"/>
    <w:rsid w:val="6EC90460"/>
    <w:rsid w:val="6F3516BA"/>
    <w:rsid w:val="6F921908"/>
    <w:rsid w:val="6FDC4387"/>
    <w:rsid w:val="70AA60D7"/>
    <w:rsid w:val="7251239D"/>
    <w:rsid w:val="725A3947"/>
    <w:rsid w:val="72700DDC"/>
    <w:rsid w:val="72C931AD"/>
    <w:rsid w:val="73175E5B"/>
    <w:rsid w:val="73811EC1"/>
    <w:rsid w:val="753D0FD1"/>
    <w:rsid w:val="75C17839"/>
    <w:rsid w:val="75FE32B1"/>
    <w:rsid w:val="7610060E"/>
    <w:rsid w:val="76146885"/>
    <w:rsid w:val="77595772"/>
    <w:rsid w:val="78224E4E"/>
    <w:rsid w:val="78DA7590"/>
    <w:rsid w:val="78EA354B"/>
    <w:rsid w:val="794A6F50"/>
    <w:rsid w:val="7B7F441F"/>
    <w:rsid w:val="7BD443F7"/>
    <w:rsid w:val="7C6F4493"/>
    <w:rsid w:val="7D937A70"/>
    <w:rsid w:val="7E137093"/>
    <w:rsid w:val="7EE2719E"/>
    <w:rsid w:val="7F182140"/>
    <w:rsid w:val="7F555E02"/>
    <w:rsid w:val="7FB034E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9" w:qFormat="1"/>
    <w:lsdException w:name="heading 2" w:uiPriority="99" w:qFormat="1"/>
    <w:lsdException w:name="heading 3" w:uiPriority="9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qFormat="1"/>
    <w:lsdException w:name="header" w:uiPriority="99" w:qFormat="1"/>
    <w:lsdException w:name="footer" w:qFormat="1"/>
    <w:lsdException w:name="index heading" w:qFormat="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qFormat="1"/>
    <w:lsdException w:name="annotation reference" w:qFormat="1"/>
    <w:lsdException w:name="line number" w:semiHidden="1" w:unhideWhenUsed="1"/>
    <w:lsdException w:name="page number" w:qFormat="1"/>
    <w:lsdException w:name="endnote reference" w:semiHidden="1" w:qFormat="1"/>
    <w:lsdException w:name="endnote text" w:semiHidden="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qFormat="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ff5">
    <w:name w:val="Normal"/>
    <w:qFormat/>
    <w:rsid w:val="003D0186"/>
    <w:pPr>
      <w:widowControl w:val="0"/>
      <w:jc w:val="both"/>
    </w:pPr>
    <w:rPr>
      <w:kern w:val="2"/>
      <w:sz w:val="21"/>
      <w:szCs w:val="24"/>
    </w:rPr>
  </w:style>
  <w:style w:type="paragraph" w:styleId="1">
    <w:name w:val="heading 1"/>
    <w:next w:val="2"/>
    <w:link w:val="1Char"/>
    <w:uiPriority w:val="99"/>
    <w:qFormat/>
    <w:rsid w:val="003D0186"/>
    <w:pPr>
      <w:keepNext/>
      <w:numPr>
        <w:numId w:val="1"/>
      </w:numPr>
      <w:spacing w:before="240" w:after="240"/>
      <w:jc w:val="both"/>
      <w:outlineLvl w:val="0"/>
    </w:pPr>
    <w:rPr>
      <w:rFonts w:ascii="Arial" w:eastAsia="黑体" w:hAnsi="Arial"/>
      <w:b/>
      <w:sz w:val="32"/>
      <w:szCs w:val="32"/>
    </w:rPr>
  </w:style>
  <w:style w:type="paragraph" w:styleId="2">
    <w:name w:val="heading 2"/>
    <w:next w:val="aff5"/>
    <w:link w:val="2Char"/>
    <w:uiPriority w:val="99"/>
    <w:qFormat/>
    <w:rsid w:val="003D0186"/>
    <w:pPr>
      <w:keepNext/>
      <w:numPr>
        <w:ilvl w:val="1"/>
        <w:numId w:val="1"/>
      </w:numPr>
      <w:spacing w:before="240" w:after="240"/>
      <w:jc w:val="both"/>
      <w:outlineLvl w:val="1"/>
    </w:pPr>
    <w:rPr>
      <w:rFonts w:ascii="Arial" w:eastAsia="黑体" w:hAnsi="Arial"/>
      <w:sz w:val="24"/>
      <w:szCs w:val="24"/>
    </w:rPr>
  </w:style>
  <w:style w:type="paragraph" w:styleId="3">
    <w:name w:val="heading 3"/>
    <w:basedOn w:val="aff5"/>
    <w:next w:val="aff5"/>
    <w:link w:val="3Char"/>
    <w:uiPriority w:val="99"/>
    <w:qFormat/>
    <w:rsid w:val="003D0186"/>
    <w:pPr>
      <w:keepNext/>
      <w:keepLines/>
      <w:numPr>
        <w:ilvl w:val="2"/>
        <w:numId w:val="1"/>
      </w:numPr>
      <w:spacing w:before="260" w:after="260" w:line="416" w:lineRule="auto"/>
      <w:outlineLvl w:val="2"/>
    </w:pPr>
    <w:rPr>
      <w:rFonts w:eastAsia="黑体"/>
      <w:bCs/>
      <w:snapToGrid w:val="0"/>
      <w:sz w:val="24"/>
      <w:szCs w:val="32"/>
    </w:rPr>
  </w:style>
  <w:style w:type="paragraph" w:styleId="4">
    <w:name w:val="heading 4"/>
    <w:basedOn w:val="aff5"/>
    <w:next w:val="aff5"/>
    <w:link w:val="4Char"/>
    <w:qFormat/>
    <w:rsid w:val="003D0186"/>
    <w:pPr>
      <w:keepNext/>
      <w:keepLines/>
      <w:widowControl/>
      <w:topLinePunct/>
      <w:adjustRightInd w:val="0"/>
      <w:snapToGrid w:val="0"/>
      <w:spacing w:before="160" w:after="160" w:line="240" w:lineRule="atLeast"/>
      <w:jc w:val="left"/>
      <w:outlineLvl w:val="3"/>
    </w:pPr>
    <w:rPr>
      <w:rFonts w:ascii="Book Antiqua" w:eastAsia="黑体" w:hAnsi="Book Antiqua"/>
      <w:bCs/>
      <w:sz w:val="28"/>
      <w:szCs w:val="28"/>
    </w:rPr>
  </w:style>
  <w:style w:type="character" w:default="1" w:styleId="aff6">
    <w:name w:val="Default Paragraph Font"/>
    <w:uiPriority w:val="1"/>
    <w:semiHidden/>
    <w:unhideWhenUsed/>
  </w:style>
  <w:style w:type="table" w:default="1" w:styleId="aff7">
    <w:name w:val="Normal Table"/>
    <w:uiPriority w:val="99"/>
    <w:semiHidden/>
    <w:unhideWhenUsed/>
    <w:qFormat/>
    <w:tblPr>
      <w:tblInd w:w="0" w:type="dxa"/>
      <w:tblCellMar>
        <w:top w:w="0" w:type="dxa"/>
        <w:left w:w="108" w:type="dxa"/>
        <w:bottom w:w="0" w:type="dxa"/>
        <w:right w:w="108" w:type="dxa"/>
      </w:tblCellMar>
    </w:tblPr>
  </w:style>
  <w:style w:type="numbering" w:default="1" w:styleId="aff8">
    <w:name w:val="No List"/>
    <w:uiPriority w:val="99"/>
    <w:semiHidden/>
    <w:unhideWhenUsed/>
  </w:style>
  <w:style w:type="paragraph" w:styleId="8">
    <w:name w:val="index 8"/>
    <w:basedOn w:val="aff5"/>
    <w:next w:val="aff5"/>
    <w:qFormat/>
    <w:rsid w:val="003D0186"/>
    <w:pPr>
      <w:ind w:left="1680" w:hanging="210"/>
      <w:jc w:val="left"/>
    </w:pPr>
    <w:rPr>
      <w:rFonts w:ascii="Calibri" w:hAnsi="Calibri"/>
      <w:sz w:val="20"/>
      <w:szCs w:val="20"/>
    </w:rPr>
  </w:style>
  <w:style w:type="paragraph" w:styleId="aff9">
    <w:name w:val="caption"/>
    <w:basedOn w:val="aff5"/>
    <w:next w:val="aff5"/>
    <w:qFormat/>
    <w:rsid w:val="003D0186"/>
    <w:pPr>
      <w:spacing w:before="152" w:after="160"/>
    </w:pPr>
    <w:rPr>
      <w:rFonts w:ascii="Arial" w:eastAsia="黑体" w:hAnsi="Arial" w:cs="Arial"/>
      <w:sz w:val="20"/>
      <w:szCs w:val="20"/>
    </w:rPr>
  </w:style>
  <w:style w:type="paragraph" w:styleId="5">
    <w:name w:val="index 5"/>
    <w:basedOn w:val="aff5"/>
    <w:next w:val="aff5"/>
    <w:qFormat/>
    <w:rsid w:val="003D0186"/>
    <w:pPr>
      <w:ind w:left="1050" w:hanging="210"/>
      <w:jc w:val="left"/>
    </w:pPr>
    <w:rPr>
      <w:rFonts w:ascii="Calibri" w:hAnsi="Calibri"/>
      <w:sz w:val="20"/>
      <w:szCs w:val="20"/>
    </w:rPr>
  </w:style>
  <w:style w:type="paragraph" w:styleId="a">
    <w:name w:val="List Bullet"/>
    <w:basedOn w:val="aff5"/>
    <w:qFormat/>
    <w:rsid w:val="003D0186"/>
    <w:pPr>
      <w:widowControl/>
      <w:numPr>
        <w:numId w:val="2"/>
      </w:numPr>
      <w:topLinePunct/>
      <w:adjustRightInd w:val="0"/>
      <w:snapToGrid w:val="0"/>
      <w:spacing w:before="160" w:after="160" w:line="240" w:lineRule="atLeast"/>
      <w:jc w:val="left"/>
    </w:pPr>
    <w:rPr>
      <w:rFonts w:cs="Arial"/>
      <w:szCs w:val="21"/>
    </w:rPr>
  </w:style>
  <w:style w:type="paragraph" w:styleId="affa">
    <w:name w:val="Document Map"/>
    <w:basedOn w:val="aff5"/>
    <w:semiHidden/>
    <w:qFormat/>
    <w:rsid w:val="003D0186"/>
    <w:pPr>
      <w:shd w:val="clear" w:color="auto" w:fill="000080"/>
    </w:pPr>
  </w:style>
  <w:style w:type="paragraph" w:styleId="affb">
    <w:name w:val="annotation text"/>
    <w:basedOn w:val="aff5"/>
    <w:link w:val="Char"/>
    <w:qFormat/>
    <w:rsid w:val="000064E9"/>
    <w:pPr>
      <w:jc w:val="left"/>
    </w:pPr>
  </w:style>
  <w:style w:type="paragraph" w:styleId="6">
    <w:name w:val="index 6"/>
    <w:basedOn w:val="aff5"/>
    <w:next w:val="aff5"/>
    <w:qFormat/>
    <w:rsid w:val="003D0186"/>
    <w:pPr>
      <w:ind w:left="1260" w:hanging="210"/>
      <w:jc w:val="left"/>
    </w:pPr>
    <w:rPr>
      <w:rFonts w:ascii="Calibri" w:hAnsi="Calibri"/>
      <w:sz w:val="20"/>
      <w:szCs w:val="20"/>
    </w:rPr>
  </w:style>
  <w:style w:type="paragraph" w:styleId="40">
    <w:name w:val="index 4"/>
    <w:basedOn w:val="aff5"/>
    <w:next w:val="aff5"/>
    <w:qFormat/>
    <w:rsid w:val="003D0186"/>
    <w:pPr>
      <w:ind w:left="840" w:hanging="210"/>
      <w:jc w:val="left"/>
    </w:pPr>
    <w:rPr>
      <w:rFonts w:ascii="Calibri" w:hAnsi="Calibri"/>
      <w:sz w:val="20"/>
      <w:szCs w:val="20"/>
    </w:rPr>
  </w:style>
  <w:style w:type="paragraph" w:styleId="30">
    <w:name w:val="index 3"/>
    <w:basedOn w:val="aff5"/>
    <w:next w:val="aff5"/>
    <w:qFormat/>
    <w:rsid w:val="003D0186"/>
    <w:pPr>
      <w:ind w:left="630" w:hanging="210"/>
      <w:jc w:val="left"/>
    </w:pPr>
    <w:rPr>
      <w:rFonts w:ascii="Calibri" w:hAnsi="Calibri"/>
      <w:sz w:val="20"/>
      <w:szCs w:val="20"/>
    </w:rPr>
  </w:style>
  <w:style w:type="paragraph" w:styleId="affc">
    <w:name w:val="endnote text"/>
    <w:basedOn w:val="aff5"/>
    <w:semiHidden/>
    <w:qFormat/>
    <w:rsid w:val="003D0186"/>
    <w:pPr>
      <w:snapToGrid w:val="0"/>
      <w:jc w:val="left"/>
    </w:pPr>
  </w:style>
  <w:style w:type="paragraph" w:styleId="affd">
    <w:name w:val="Balloon Text"/>
    <w:basedOn w:val="aff5"/>
    <w:link w:val="Char0"/>
    <w:qFormat/>
    <w:rsid w:val="003D0186"/>
    <w:rPr>
      <w:sz w:val="18"/>
      <w:szCs w:val="18"/>
    </w:rPr>
  </w:style>
  <w:style w:type="paragraph" w:styleId="affe">
    <w:name w:val="footer"/>
    <w:basedOn w:val="aff5"/>
    <w:link w:val="Char1"/>
    <w:qFormat/>
    <w:rsid w:val="003D0186"/>
    <w:pPr>
      <w:snapToGrid w:val="0"/>
      <w:ind w:rightChars="100" w:right="210"/>
      <w:jc w:val="right"/>
    </w:pPr>
    <w:rPr>
      <w:sz w:val="18"/>
      <w:szCs w:val="18"/>
    </w:rPr>
  </w:style>
  <w:style w:type="paragraph" w:styleId="afff">
    <w:name w:val="header"/>
    <w:basedOn w:val="aff5"/>
    <w:link w:val="Char2"/>
    <w:uiPriority w:val="99"/>
    <w:qFormat/>
    <w:rsid w:val="003D0186"/>
    <w:pPr>
      <w:snapToGrid w:val="0"/>
      <w:jc w:val="left"/>
    </w:pPr>
    <w:rPr>
      <w:sz w:val="18"/>
      <w:szCs w:val="18"/>
    </w:rPr>
  </w:style>
  <w:style w:type="paragraph" w:styleId="afff0">
    <w:name w:val="index heading"/>
    <w:basedOn w:val="aff5"/>
    <w:next w:val="10"/>
    <w:qFormat/>
    <w:rsid w:val="003D0186"/>
    <w:pPr>
      <w:spacing w:before="120" w:after="120"/>
      <w:jc w:val="center"/>
    </w:pPr>
    <w:rPr>
      <w:rFonts w:ascii="Calibri" w:hAnsi="Calibri"/>
      <w:b/>
      <w:bCs/>
      <w:iCs/>
      <w:szCs w:val="20"/>
    </w:rPr>
  </w:style>
  <w:style w:type="paragraph" w:styleId="10">
    <w:name w:val="index 1"/>
    <w:basedOn w:val="aff5"/>
    <w:next w:val="afff1"/>
    <w:qFormat/>
    <w:rsid w:val="003D0186"/>
    <w:pPr>
      <w:tabs>
        <w:tab w:val="right" w:leader="dot" w:pos="9299"/>
      </w:tabs>
      <w:jc w:val="left"/>
    </w:pPr>
    <w:rPr>
      <w:rFonts w:ascii="宋体"/>
      <w:szCs w:val="21"/>
    </w:rPr>
  </w:style>
  <w:style w:type="paragraph" w:customStyle="1" w:styleId="afff1">
    <w:name w:val="段"/>
    <w:link w:val="Char3"/>
    <w:qFormat/>
    <w:rsid w:val="003D0186"/>
    <w:pPr>
      <w:tabs>
        <w:tab w:val="center" w:pos="4201"/>
        <w:tab w:val="right" w:leader="dot" w:pos="9298"/>
      </w:tabs>
      <w:autoSpaceDE w:val="0"/>
      <w:autoSpaceDN w:val="0"/>
      <w:ind w:firstLineChars="200" w:firstLine="420"/>
      <w:jc w:val="both"/>
    </w:pPr>
    <w:rPr>
      <w:rFonts w:ascii="宋体"/>
      <w:sz w:val="21"/>
    </w:rPr>
  </w:style>
  <w:style w:type="paragraph" w:styleId="af0">
    <w:name w:val="footnote text"/>
    <w:basedOn w:val="aff5"/>
    <w:qFormat/>
    <w:rsid w:val="003D0186"/>
    <w:pPr>
      <w:numPr>
        <w:numId w:val="3"/>
      </w:numPr>
      <w:snapToGrid w:val="0"/>
      <w:jc w:val="left"/>
    </w:pPr>
    <w:rPr>
      <w:rFonts w:ascii="宋体"/>
      <w:sz w:val="18"/>
      <w:szCs w:val="18"/>
    </w:rPr>
  </w:style>
  <w:style w:type="paragraph" w:styleId="7">
    <w:name w:val="index 7"/>
    <w:basedOn w:val="aff5"/>
    <w:next w:val="aff5"/>
    <w:qFormat/>
    <w:rsid w:val="003D0186"/>
    <w:pPr>
      <w:ind w:left="1470" w:hanging="210"/>
      <w:jc w:val="left"/>
    </w:pPr>
    <w:rPr>
      <w:rFonts w:ascii="Calibri" w:hAnsi="Calibri"/>
      <w:sz w:val="20"/>
      <w:szCs w:val="20"/>
    </w:rPr>
  </w:style>
  <w:style w:type="paragraph" w:styleId="9">
    <w:name w:val="index 9"/>
    <w:basedOn w:val="aff5"/>
    <w:next w:val="aff5"/>
    <w:qFormat/>
    <w:rsid w:val="003D0186"/>
    <w:pPr>
      <w:ind w:left="1890" w:hanging="210"/>
      <w:jc w:val="left"/>
    </w:pPr>
    <w:rPr>
      <w:rFonts w:ascii="Calibri" w:hAnsi="Calibri"/>
      <w:sz w:val="20"/>
      <w:szCs w:val="20"/>
    </w:rPr>
  </w:style>
  <w:style w:type="paragraph" w:styleId="afff2">
    <w:name w:val="Normal (Web)"/>
    <w:basedOn w:val="aff5"/>
    <w:uiPriority w:val="99"/>
    <w:unhideWhenUsed/>
    <w:qFormat/>
    <w:rsid w:val="003D0186"/>
    <w:pPr>
      <w:widowControl/>
      <w:spacing w:before="100" w:beforeAutospacing="1" w:after="100" w:afterAutospacing="1"/>
      <w:jc w:val="left"/>
    </w:pPr>
    <w:rPr>
      <w:rFonts w:ascii="宋体" w:hAnsi="宋体" w:cs="宋体"/>
      <w:kern w:val="0"/>
      <w:sz w:val="24"/>
    </w:rPr>
  </w:style>
  <w:style w:type="paragraph" w:styleId="20">
    <w:name w:val="index 2"/>
    <w:basedOn w:val="aff5"/>
    <w:next w:val="aff5"/>
    <w:qFormat/>
    <w:rsid w:val="003D0186"/>
    <w:pPr>
      <w:ind w:left="420" w:hanging="210"/>
      <w:jc w:val="left"/>
    </w:pPr>
    <w:rPr>
      <w:rFonts w:ascii="Calibri" w:hAnsi="Calibri"/>
      <w:sz w:val="20"/>
      <w:szCs w:val="20"/>
    </w:rPr>
  </w:style>
  <w:style w:type="paragraph" w:styleId="afff3">
    <w:name w:val="annotation subject"/>
    <w:basedOn w:val="affb"/>
    <w:next w:val="affb"/>
    <w:link w:val="Char4"/>
    <w:qFormat/>
    <w:rsid w:val="003D0186"/>
    <w:rPr>
      <w:b/>
      <w:bCs/>
    </w:rPr>
  </w:style>
  <w:style w:type="table" w:styleId="afff4">
    <w:name w:val="Table Grid"/>
    <w:basedOn w:val="aff7"/>
    <w:uiPriority w:val="99"/>
    <w:qFormat/>
    <w:rsid w:val="003D0186"/>
    <w:rPr>
      <w:rFonts w:ascii="宋体"/>
      <w:sz w:val="18"/>
      <w:szCs w:val="18"/>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fff5">
    <w:name w:val="endnote reference"/>
    <w:semiHidden/>
    <w:qFormat/>
    <w:rsid w:val="003D0186"/>
    <w:rPr>
      <w:vertAlign w:val="superscript"/>
    </w:rPr>
  </w:style>
  <w:style w:type="character" w:styleId="afff6">
    <w:name w:val="page number"/>
    <w:qFormat/>
    <w:rsid w:val="003D0186"/>
    <w:rPr>
      <w:rFonts w:ascii="Times New Roman" w:eastAsia="宋体" w:hAnsi="Times New Roman"/>
      <w:sz w:val="18"/>
    </w:rPr>
  </w:style>
  <w:style w:type="character" w:styleId="afff7">
    <w:name w:val="FollowedHyperlink"/>
    <w:qFormat/>
    <w:rsid w:val="003D0186"/>
    <w:rPr>
      <w:color w:val="800080"/>
      <w:u w:val="single"/>
    </w:rPr>
  </w:style>
  <w:style w:type="character" w:styleId="afff8">
    <w:name w:val="Hyperlink"/>
    <w:uiPriority w:val="99"/>
    <w:qFormat/>
    <w:rsid w:val="003D0186"/>
    <w:rPr>
      <w:color w:val="0000FF"/>
      <w:spacing w:val="0"/>
      <w:w w:val="100"/>
      <w:szCs w:val="21"/>
      <w:u w:val="single"/>
    </w:rPr>
  </w:style>
  <w:style w:type="character" w:styleId="afff9">
    <w:name w:val="annotation reference"/>
    <w:qFormat/>
    <w:rsid w:val="003D0186"/>
    <w:rPr>
      <w:sz w:val="21"/>
      <w:szCs w:val="21"/>
    </w:rPr>
  </w:style>
  <w:style w:type="character" w:styleId="afffa">
    <w:name w:val="footnote reference"/>
    <w:semiHidden/>
    <w:qFormat/>
    <w:rsid w:val="003D0186"/>
    <w:rPr>
      <w:vertAlign w:val="superscript"/>
    </w:rPr>
  </w:style>
  <w:style w:type="character" w:customStyle="1" w:styleId="Char3">
    <w:name w:val="段 Char"/>
    <w:link w:val="afff1"/>
    <w:qFormat/>
    <w:rsid w:val="003D0186"/>
    <w:rPr>
      <w:rFonts w:ascii="宋体"/>
      <w:sz w:val="21"/>
      <w:lang w:val="en-US" w:eastAsia="zh-CN" w:bidi="ar-SA"/>
    </w:rPr>
  </w:style>
  <w:style w:type="paragraph" w:customStyle="1" w:styleId="a6">
    <w:name w:val="一级条标题"/>
    <w:next w:val="afff1"/>
    <w:qFormat/>
    <w:rsid w:val="003D0186"/>
    <w:pPr>
      <w:numPr>
        <w:ilvl w:val="1"/>
        <w:numId w:val="4"/>
      </w:numPr>
      <w:spacing w:beforeLines="50" w:afterLines="50"/>
      <w:outlineLvl w:val="2"/>
    </w:pPr>
    <w:rPr>
      <w:rFonts w:ascii="黑体" w:eastAsia="黑体"/>
      <w:sz w:val="21"/>
      <w:szCs w:val="21"/>
    </w:rPr>
  </w:style>
  <w:style w:type="paragraph" w:customStyle="1" w:styleId="afffb">
    <w:name w:val="标准书脚_奇数页"/>
    <w:qFormat/>
    <w:rsid w:val="003D0186"/>
    <w:pPr>
      <w:spacing w:before="120"/>
      <w:ind w:right="198"/>
      <w:jc w:val="right"/>
    </w:pPr>
    <w:rPr>
      <w:rFonts w:ascii="宋体"/>
      <w:sz w:val="18"/>
      <w:szCs w:val="18"/>
    </w:rPr>
  </w:style>
  <w:style w:type="paragraph" w:customStyle="1" w:styleId="afffc">
    <w:name w:val="标准书眉_奇数页"/>
    <w:next w:val="aff5"/>
    <w:qFormat/>
    <w:rsid w:val="003D0186"/>
    <w:pPr>
      <w:tabs>
        <w:tab w:val="center" w:pos="4154"/>
        <w:tab w:val="right" w:pos="8306"/>
      </w:tabs>
      <w:spacing w:after="220"/>
      <w:jc w:val="right"/>
    </w:pPr>
    <w:rPr>
      <w:rFonts w:ascii="黑体" w:eastAsia="黑体"/>
      <w:sz w:val="21"/>
      <w:szCs w:val="21"/>
    </w:rPr>
  </w:style>
  <w:style w:type="paragraph" w:customStyle="1" w:styleId="a5">
    <w:name w:val="章标题"/>
    <w:next w:val="afff1"/>
    <w:qFormat/>
    <w:rsid w:val="003D0186"/>
    <w:pPr>
      <w:numPr>
        <w:numId w:val="4"/>
      </w:numPr>
      <w:spacing w:beforeLines="100" w:afterLines="100"/>
      <w:jc w:val="both"/>
      <w:outlineLvl w:val="1"/>
    </w:pPr>
    <w:rPr>
      <w:rFonts w:ascii="黑体" w:eastAsia="黑体"/>
      <w:sz w:val="21"/>
    </w:rPr>
  </w:style>
  <w:style w:type="paragraph" w:customStyle="1" w:styleId="a7">
    <w:name w:val="二级条标题"/>
    <w:basedOn w:val="a6"/>
    <w:next w:val="afff1"/>
    <w:qFormat/>
    <w:rsid w:val="003D0186"/>
    <w:pPr>
      <w:numPr>
        <w:ilvl w:val="2"/>
      </w:numPr>
      <w:spacing w:before="50" w:after="50"/>
      <w:outlineLvl w:val="3"/>
    </w:pPr>
  </w:style>
  <w:style w:type="paragraph" w:customStyle="1" w:styleId="21">
    <w:name w:val="封面标准号2"/>
    <w:qFormat/>
    <w:rsid w:val="003D0186"/>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d">
    <w:name w:val="列项——（一级）"/>
    <w:qFormat/>
    <w:rsid w:val="003D0186"/>
    <w:pPr>
      <w:widowControl w:val="0"/>
      <w:numPr>
        <w:numId w:val="5"/>
      </w:numPr>
      <w:jc w:val="both"/>
    </w:pPr>
    <w:rPr>
      <w:rFonts w:ascii="宋体"/>
      <w:sz w:val="21"/>
    </w:rPr>
  </w:style>
  <w:style w:type="paragraph" w:customStyle="1" w:styleId="ae">
    <w:name w:val="列项●（二级）"/>
    <w:qFormat/>
    <w:rsid w:val="003D0186"/>
    <w:pPr>
      <w:numPr>
        <w:ilvl w:val="1"/>
        <w:numId w:val="5"/>
      </w:numPr>
      <w:tabs>
        <w:tab w:val="left" w:pos="840"/>
      </w:tabs>
      <w:jc w:val="both"/>
    </w:pPr>
    <w:rPr>
      <w:rFonts w:ascii="宋体"/>
      <w:sz w:val="21"/>
    </w:rPr>
  </w:style>
  <w:style w:type="paragraph" w:customStyle="1" w:styleId="afffd">
    <w:name w:val="目次、标准名称标题"/>
    <w:basedOn w:val="aff5"/>
    <w:next w:val="afff1"/>
    <w:qFormat/>
    <w:rsid w:val="003D0186"/>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8">
    <w:name w:val="三级条标题"/>
    <w:basedOn w:val="a7"/>
    <w:next w:val="afff1"/>
    <w:qFormat/>
    <w:rsid w:val="003D0186"/>
    <w:pPr>
      <w:numPr>
        <w:ilvl w:val="3"/>
      </w:numPr>
      <w:outlineLvl w:val="4"/>
    </w:pPr>
  </w:style>
  <w:style w:type="paragraph" w:customStyle="1" w:styleId="a2">
    <w:name w:val="示例"/>
    <w:next w:val="afffe"/>
    <w:qFormat/>
    <w:rsid w:val="003D0186"/>
    <w:pPr>
      <w:widowControl w:val="0"/>
      <w:numPr>
        <w:numId w:val="6"/>
      </w:numPr>
      <w:jc w:val="both"/>
    </w:pPr>
    <w:rPr>
      <w:rFonts w:ascii="宋体"/>
      <w:sz w:val="18"/>
      <w:szCs w:val="18"/>
    </w:rPr>
  </w:style>
  <w:style w:type="paragraph" w:customStyle="1" w:styleId="afffe">
    <w:name w:val="示例内容"/>
    <w:qFormat/>
    <w:rsid w:val="003D0186"/>
    <w:pPr>
      <w:ind w:firstLineChars="200" w:firstLine="200"/>
    </w:pPr>
    <w:rPr>
      <w:rFonts w:ascii="宋体"/>
      <w:sz w:val="18"/>
      <w:szCs w:val="18"/>
    </w:rPr>
  </w:style>
  <w:style w:type="paragraph" w:customStyle="1" w:styleId="af4">
    <w:name w:val="数字编号列项（二级）"/>
    <w:qFormat/>
    <w:rsid w:val="003D0186"/>
    <w:pPr>
      <w:numPr>
        <w:ilvl w:val="1"/>
        <w:numId w:val="7"/>
      </w:numPr>
      <w:jc w:val="both"/>
    </w:pPr>
    <w:rPr>
      <w:rFonts w:ascii="宋体"/>
      <w:sz w:val="21"/>
    </w:rPr>
  </w:style>
  <w:style w:type="paragraph" w:customStyle="1" w:styleId="a9">
    <w:name w:val="四级条标题"/>
    <w:basedOn w:val="a8"/>
    <w:next w:val="afff1"/>
    <w:qFormat/>
    <w:rsid w:val="003D0186"/>
    <w:pPr>
      <w:numPr>
        <w:ilvl w:val="4"/>
      </w:numPr>
      <w:outlineLvl w:val="5"/>
    </w:pPr>
  </w:style>
  <w:style w:type="paragraph" w:customStyle="1" w:styleId="aa">
    <w:name w:val="五级条标题"/>
    <w:basedOn w:val="a9"/>
    <w:next w:val="afff1"/>
    <w:qFormat/>
    <w:rsid w:val="003D0186"/>
    <w:pPr>
      <w:numPr>
        <w:ilvl w:val="5"/>
      </w:numPr>
      <w:outlineLvl w:val="6"/>
    </w:pPr>
  </w:style>
  <w:style w:type="paragraph" w:customStyle="1" w:styleId="aff4">
    <w:name w:val="注："/>
    <w:next w:val="afff1"/>
    <w:qFormat/>
    <w:rsid w:val="003D0186"/>
    <w:pPr>
      <w:widowControl w:val="0"/>
      <w:numPr>
        <w:numId w:val="8"/>
      </w:numPr>
      <w:autoSpaceDE w:val="0"/>
      <w:autoSpaceDN w:val="0"/>
      <w:jc w:val="both"/>
    </w:pPr>
    <w:rPr>
      <w:rFonts w:ascii="宋体"/>
      <w:sz w:val="18"/>
      <w:szCs w:val="18"/>
    </w:rPr>
  </w:style>
  <w:style w:type="paragraph" w:customStyle="1" w:styleId="a0">
    <w:name w:val="注×："/>
    <w:qFormat/>
    <w:rsid w:val="003D0186"/>
    <w:pPr>
      <w:widowControl w:val="0"/>
      <w:numPr>
        <w:numId w:val="9"/>
      </w:numPr>
      <w:autoSpaceDE w:val="0"/>
      <w:autoSpaceDN w:val="0"/>
      <w:jc w:val="both"/>
    </w:pPr>
    <w:rPr>
      <w:rFonts w:ascii="宋体"/>
      <w:sz w:val="18"/>
      <w:szCs w:val="18"/>
    </w:rPr>
  </w:style>
  <w:style w:type="paragraph" w:customStyle="1" w:styleId="af3">
    <w:name w:val="字母编号列项（一级）"/>
    <w:qFormat/>
    <w:rsid w:val="003D0186"/>
    <w:pPr>
      <w:numPr>
        <w:numId w:val="7"/>
      </w:numPr>
      <w:jc w:val="both"/>
    </w:pPr>
    <w:rPr>
      <w:rFonts w:ascii="宋体"/>
      <w:sz w:val="21"/>
    </w:rPr>
  </w:style>
  <w:style w:type="paragraph" w:customStyle="1" w:styleId="af">
    <w:name w:val="列项◆（三级）"/>
    <w:basedOn w:val="aff5"/>
    <w:qFormat/>
    <w:rsid w:val="003D0186"/>
    <w:pPr>
      <w:numPr>
        <w:ilvl w:val="2"/>
        <w:numId w:val="5"/>
      </w:numPr>
    </w:pPr>
    <w:rPr>
      <w:rFonts w:ascii="宋体"/>
      <w:szCs w:val="21"/>
    </w:rPr>
  </w:style>
  <w:style w:type="paragraph" w:customStyle="1" w:styleId="af5">
    <w:name w:val="编号列项（三级）"/>
    <w:qFormat/>
    <w:rsid w:val="003D0186"/>
    <w:pPr>
      <w:numPr>
        <w:ilvl w:val="2"/>
        <w:numId w:val="7"/>
      </w:numPr>
    </w:pPr>
    <w:rPr>
      <w:rFonts w:ascii="宋体"/>
      <w:sz w:val="21"/>
    </w:rPr>
  </w:style>
  <w:style w:type="paragraph" w:customStyle="1" w:styleId="af6">
    <w:name w:val="示例×："/>
    <w:basedOn w:val="a5"/>
    <w:qFormat/>
    <w:rsid w:val="003D0186"/>
    <w:pPr>
      <w:numPr>
        <w:numId w:val="10"/>
      </w:numPr>
      <w:spacing w:beforeLines="0" w:afterLines="0"/>
      <w:outlineLvl w:val="9"/>
    </w:pPr>
    <w:rPr>
      <w:rFonts w:ascii="宋体" w:eastAsia="宋体"/>
      <w:sz w:val="18"/>
      <w:szCs w:val="18"/>
    </w:rPr>
  </w:style>
  <w:style w:type="paragraph" w:customStyle="1" w:styleId="affff">
    <w:name w:val="二级无"/>
    <w:basedOn w:val="a7"/>
    <w:qFormat/>
    <w:rsid w:val="003D0186"/>
    <w:pPr>
      <w:spacing w:beforeLines="0" w:afterLines="0"/>
    </w:pPr>
    <w:rPr>
      <w:rFonts w:ascii="宋体" w:eastAsia="宋体"/>
    </w:rPr>
  </w:style>
  <w:style w:type="paragraph" w:customStyle="1" w:styleId="affff0">
    <w:name w:val="注：（正文）"/>
    <w:basedOn w:val="aff4"/>
    <w:next w:val="afff1"/>
    <w:qFormat/>
    <w:rsid w:val="003D0186"/>
  </w:style>
  <w:style w:type="paragraph" w:customStyle="1" w:styleId="a4">
    <w:name w:val="注×：（正文）"/>
    <w:qFormat/>
    <w:rsid w:val="003D0186"/>
    <w:pPr>
      <w:numPr>
        <w:numId w:val="11"/>
      </w:numPr>
      <w:jc w:val="both"/>
    </w:pPr>
    <w:rPr>
      <w:rFonts w:ascii="宋体"/>
      <w:sz w:val="18"/>
      <w:szCs w:val="18"/>
    </w:rPr>
  </w:style>
  <w:style w:type="paragraph" w:customStyle="1" w:styleId="affff1">
    <w:name w:val="标准标志"/>
    <w:next w:val="aff5"/>
    <w:qFormat/>
    <w:rsid w:val="003D0186"/>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f2">
    <w:name w:val="标准称谓"/>
    <w:next w:val="aff5"/>
    <w:qFormat/>
    <w:rsid w:val="003D0186"/>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f3">
    <w:name w:val="标准书脚_偶数页"/>
    <w:qFormat/>
    <w:rsid w:val="003D0186"/>
    <w:pPr>
      <w:spacing w:before="120"/>
      <w:ind w:left="221"/>
    </w:pPr>
    <w:rPr>
      <w:rFonts w:ascii="宋体"/>
      <w:sz w:val="18"/>
      <w:szCs w:val="18"/>
    </w:rPr>
  </w:style>
  <w:style w:type="paragraph" w:customStyle="1" w:styleId="affff4">
    <w:name w:val="标准书眉_偶数页"/>
    <w:basedOn w:val="afffc"/>
    <w:next w:val="aff5"/>
    <w:qFormat/>
    <w:rsid w:val="003D0186"/>
    <w:pPr>
      <w:jc w:val="left"/>
    </w:pPr>
  </w:style>
  <w:style w:type="paragraph" w:customStyle="1" w:styleId="affff5">
    <w:name w:val="标准书眉一"/>
    <w:qFormat/>
    <w:rsid w:val="003D0186"/>
    <w:pPr>
      <w:jc w:val="both"/>
    </w:pPr>
  </w:style>
  <w:style w:type="paragraph" w:customStyle="1" w:styleId="affff6">
    <w:name w:val="参考文献"/>
    <w:basedOn w:val="aff5"/>
    <w:next w:val="afff1"/>
    <w:qFormat/>
    <w:rsid w:val="003D0186"/>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7">
    <w:name w:val="参考文献、索引标题"/>
    <w:basedOn w:val="aff5"/>
    <w:next w:val="afff1"/>
    <w:qFormat/>
    <w:rsid w:val="003D0186"/>
    <w:pPr>
      <w:keepNext/>
      <w:pageBreakBefore/>
      <w:widowControl/>
      <w:shd w:val="clear" w:color="FFFFFF" w:fill="FFFFFF"/>
      <w:spacing w:before="640" w:after="200"/>
      <w:jc w:val="center"/>
      <w:outlineLvl w:val="0"/>
    </w:pPr>
    <w:rPr>
      <w:rFonts w:ascii="黑体" w:eastAsia="黑体"/>
      <w:kern w:val="0"/>
      <w:szCs w:val="20"/>
    </w:rPr>
  </w:style>
  <w:style w:type="character" w:customStyle="1" w:styleId="affff8">
    <w:name w:val="发布"/>
    <w:qFormat/>
    <w:rsid w:val="003D0186"/>
    <w:rPr>
      <w:rFonts w:ascii="黑体" w:eastAsia="黑体"/>
      <w:spacing w:val="85"/>
      <w:w w:val="100"/>
      <w:position w:val="3"/>
      <w:sz w:val="28"/>
      <w:szCs w:val="28"/>
    </w:rPr>
  </w:style>
  <w:style w:type="paragraph" w:customStyle="1" w:styleId="affff9">
    <w:name w:val="发布部门"/>
    <w:next w:val="afff1"/>
    <w:qFormat/>
    <w:rsid w:val="003D0186"/>
    <w:pPr>
      <w:framePr w:w="7938" w:h="1134" w:hRule="exact" w:hSpace="125" w:vSpace="181" w:wrap="around" w:vAnchor="page" w:hAnchor="page" w:x="2150" w:y="14630" w:anchorLock="1"/>
      <w:jc w:val="center"/>
    </w:pPr>
    <w:rPr>
      <w:rFonts w:ascii="宋体"/>
      <w:b/>
      <w:spacing w:val="20"/>
      <w:w w:val="135"/>
      <w:sz w:val="28"/>
    </w:rPr>
  </w:style>
  <w:style w:type="paragraph" w:customStyle="1" w:styleId="affffa">
    <w:name w:val="发布日期"/>
    <w:qFormat/>
    <w:rsid w:val="003D0186"/>
    <w:pPr>
      <w:framePr w:w="3997" w:h="471" w:hRule="exact" w:vSpace="181" w:wrap="around" w:hAnchor="page" w:x="7089" w:y="14097" w:anchorLock="1"/>
    </w:pPr>
    <w:rPr>
      <w:rFonts w:eastAsia="黑体"/>
      <w:sz w:val="28"/>
    </w:rPr>
  </w:style>
  <w:style w:type="paragraph" w:customStyle="1" w:styleId="affffb">
    <w:name w:val="封面标准代替信息"/>
    <w:qFormat/>
    <w:rsid w:val="003D0186"/>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1">
    <w:name w:val="封面标准号1"/>
    <w:qFormat/>
    <w:rsid w:val="003D0186"/>
    <w:pPr>
      <w:widowControl w:val="0"/>
      <w:kinsoku w:val="0"/>
      <w:overflowPunct w:val="0"/>
      <w:autoSpaceDE w:val="0"/>
      <w:autoSpaceDN w:val="0"/>
      <w:spacing w:before="308"/>
      <w:jc w:val="right"/>
      <w:textAlignment w:val="center"/>
    </w:pPr>
    <w:rPr>
      <w:sz w:val="28"/>
    </w:rPr>
  </w:style>
  <w:style w:type="paragraph" w:customStyle="1" w:styleId="affffc">
    <w:name w:val="封面标准名称"/>
    <w:qFormat/>
    <w:rsid w:val="003D0186"/>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fd">
    <w:name w:val="封面标准英文名称"/>
    <w:basedOn w:val="affffc"/>
    <w:qFormat/>
    <w:rsid w:val="003D0186"/>
    <w:pPr>
      <w:framePr w:wrap="around"/>
      <w:spacing w:before="370" w:line="400" w:lineRule="exact"/>
    </w:pPr>
    <w:rPr>
      <w:rFonts w:ascii="Times New Roman"/>
      <w:sz w:val="28"/>
      <w:szCs w:val="28"/>
    </w:rPr>
  </w:style>
  <w:style w:type="paragraph" w:customStyle="1" w:styleId="affffe">
    <w:name w:val="封面一致性程度标识"/>
    <w:basedOn w:val="affffd"/>
    <w:qFormat/>
    <w:rsid w:val="003D0186"/>
    <w:pPr>
      <w:framePr w:wrap="around"/>
      <w:spacing w:before="440"/>
    </w:pPr>
    <w:rPr>
      <w:rFonts w:ascii="宋体" w:eastAsia="宋体"/>
    </w:rPr>
  </w:style>
  <w:style w:type="paragraph" w:customStyle="1" w:styleId="afffff">
    <w:name w:val="封面标准文稿类别"/>
    <w:basedOn w:val="affffe"/>
    <w:qFormat/>
    <w:rsid w:val="003D0186"/>
    <w:pPr>
      <w:framePr w:wrap="around"/>
      <w:spacing w:after="160" w:line="240" w:lineRule="auto"/>
    </w:pPr>
    <w:rPr>
      <w:sz w:val="24"/>
    </w:rPr>
  </w:style>
  <w:style w:type="paragraph" w:customStyle="1" w:styleId="afffff0">
    <w:name w:val="封面标准文稿编辑信息"/>
    <w:basedOn w:val="afffff"/>
    <w:qFormat/>
    <w:rsid w:val="003D0186"/>
    <w:pPr>
      <w:framePr w:wrap="around"/>
      <w:spacing w:before="180" w:line="180" w:lineRule="exact"/>
    </w:pPr>
    <w:rPr>
      <w:sz w:val="21"/>
    </w:rPr>
  </w:style>
  <w:style w:type="paragraph" w:customStyle="1" w:styleId="afffff1">
    <w:name w:val="封面正文"/>
    <w:qFormat/>
    <w:rsid w:val="003D0186"/>
    <w:pPr>
      <w:jc w:val="both"/>
    </w:pPr>
  </w:style>
  <w:style w:type="paragraph" w:customStyle="1" w:styleId="afb">
    <w:name w:val="附录标识"/>
    <w:basedOn w:val="aff5"/>
    <w:next w:val="afff1"/>
    <w:qFormat/>
    <w:rsid w:val="003D0186"/>
    <w:pPr>
      <w:keepNext/>
      <w:widowControl/>
      <w:numPr>
        <w:numId w:val="12"/>
      </w:numPr>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afffff2">
    <w:name w:val="附录标题"/>
    <w:basedOn w:val="afff1"/>
    <w:next w:val="afff1"/>
    <w:qFormat/>
    <w:rsid w:val="003D0186"/>
    <w:pPr>
      <w:ind w:firstLineChars="0" w:firstLine="0"/>
      <w:jc w:val="center"/>
    </w:pPr>
    <w:rPr>
      <w:rFonts w:ascii="黑体" w:eastAsia="黑体"/>
    </w:rPr>
  </w:style>
  <w:style w:type="paragraph" w:customStyle="1" w:styleId="af8">
    <w:name w:val="附录表标号"/>
    <w:basedOn w:val="aff5"/>
    <w:next w:val="afff1"/>
    <w:qFormat/>
    <w:rsid w:val="003D0186"/>
    <w:pPr>
      <w:numPr>
        <w:numId w:val="13"/>
      </w:numPr>
      <w:tabs>
        <w:tab w:val="clear" w:pos="0"/>
      </w:tabs>
      <w:spacing w:line="14" w:lineRule="exact"/>
      <w:ind w:left="811" w:hanging="448"/>
      <w:jc w:val="center"/>
      <w:outlineLvl w:val="0"/>
    </w:pPr>
    <w:rPr>
      <w:color w:val="FFFFFF"/>
    </w:rPr>
  </w:style>
  <w:style w:type="paragraph" w:customStyle="1" w:styleId="af9">
    <w:name w:val="附录表标题"/>
    <w:basedOn w:val="aff5"/>
    <w:next w:val="afff1"/>
    <w:qFormat/>
    <w:rsid w:val="003D0186"/>
    <w:pPr>
      <w:numPr>
        <w:ilvl w:val="1"/>
        <w:numId w:val="13"/>
      </w:numPr>
      <w:tabs>
        <w:tab w:val="left" w:pos="180"/>
      </w:tabs>
      <w:spacing w:beforeLines="50" w:afterLines="50"/>
      <w:ind w:left="0" w:firstLine="0"/>
      <w:jc w:val="center"/>
    </w:pPr>
    <w:rPr>
      <w:rFonts w:ascii="黑体" w:eastAsia="黑体"/>
      <w:szCs w:val="21"/>
    </w:rPr>
  </w:style>
  <w:style w:type="paragraph" w:customStyle="1" w:styleId="afe">
    <w:name w:val="附录二级条标题"/>
    <w:basedOn w:val="aff5"/>
    <w:next w:val="afff1"/>
    <w:qFormat/>
    <w:rsid w:val="003D0186"/>
    <w:pPr>
      <w:widowControl/>
      <w:numPr>
        <w:ilvl w:val="3"/>
        <w:numId w:val="12"/>
      </w:numPr>
      <w:tabs>
        <w:tab w:val="left" w:pos="360"/>
      </w:tabs>
      <w:wordWrap w:val="0"/>
      <w:overflowPunct w:val="0"/>
      <w:autoSpaceDE w:val="0"/>
      <w:autoSpaceDN w:val="0"/>
      <w:spacing w:beforeLines="50" w:afterLines="50"/>
      <w:textAlignment w:val="baseline"/>
      <w:outlineLvl w:val="3"/>
    </w:pPr>
    <w:rPr>
      <w:rFonts w:ascii="黑体" w:eastAsia="黑体"/>
      <w:kern w:val="21"/>
      <w:szCs w:val="20"/>
    </w:rPr>
  </w:style>
  <w:style w:type="paragraph" w:customStyle="1" w:styleId="afffff3">
    <w:name w:val="附录二级无"/>
    <w:basedOn w:val="afe"/>
    <w:qFormat/>
    <w:rsid w:val="003D0186"/>
    <w:pPr>
      <w:tabs>
        <w:tab w:val="clear" w:pos="360"/>
      </w:tabs>
      <w:spacing w:beforeLines="0" w:afterLines="0"/>
    </w:pPr>
    <w:rPr>
      <w:rFonts w:ascii="宋体" w:eastAsia="宋体"/>
      <w:szCs w:val="21"/>
    </w:rPr>
  </w:style>
  <w:style w:type="paragraph" w:customStyle="1" w:styleId="afffff4">
    <w:name w:val="附录公式"/>
    <w:basedOn w:val="afff1"/>
    <w:next w:val="afff1"/>
    <w:link w:val="Char5"/>
    <w:qFormat/>
    <w:rsid w:val="003D0186"/>
  </w:style>
  <w:style w:type="character" w:customStyle="1" w:styleId="Char5">
    <w:name w:val="附录公式 Char"/>
    <w:basedOn w:val="Char3"/>
    <w:link w:val="afffff4"/>
    <w:qFormat/>
    <w:rsid w:val="003D0186"/>
    <w:rPr>
      <w:rFonts w:ascii="宋体"/>
      <w:sz w:val="21"/>
      <w:lang w:val="en-US" w:eastAsia="zh-CN" w:bidi="ar-SA"/>
    </w:rPr>
  </w:style>
  <w:style w:type="paragraph" w:customStyle="1" w:styleId="afffff5">
    <w:name w:val="附录公式编号制表符"/>
    <w:basedOn w:val="aff5"/>
    <w:next w:val="afff1"/>
    <w:qFormat/>
    <w:rsid w:val="003D0186"/>
    <w:pPr>
      <w:widowControl/>
      <w:tabs>
        <w:tab w:val="center" w:pos="4201"/>
        <w:tab w:val="right" w:leader="dot" w:pos="9298"/>
      </w:tabs>
      <w:autoSpaceDE w:val="0"/>
      <w:autoSpaceDN w:val="0"/>
    </w:pPr>
    <w:rPr>
      <w:rFonts w:ascii="宋体"/>
      <w:kern w:val="0"/>
      <w:szCs w:val="20"/>
    </w:rPr>
  </w:style>
  <w:style w:type="paragraph" w:customStyle="1" w:styleId="aff">
    <w:name w:val="附录三级条标题"/>
    <w:basedOn w:val="afe"/>
    <w:next w:val="afff1"/>
    <w:qFormat/>
    <w:rsid w:val="003D0186"/>
    <w:pPr>
      <w:numPr>
        <w:ilvl w:val="4"/>
      </w:numPr>
      <w:outlineLvl w:val="4"/>
    </w:pPr>
  </w:style>
  <w:style w:type="paragraph" w:customStyle="1" w:styleId="afffff6">
    <w:name w:val="附录三级无"/>
    <w:basedOn w:val="aff"/>
    <w:qFormat/>
    <w:rsid w:val="003D0186"/>
    <w:pPr>
      <w:tabs>
        <w:tab w:val="clear" w:pos="360"/>
      </w:tabs>
      <w:spacing w:beforeLines="0" w:afterLines="0"/>
    </w:pPr>
    <w:rPr>
      <w:rFonts w:ascii="宋体" w:eastAsia="宋体"/>
      <w:szCs w:val="21"/>
    </w:rPr>
  </w:style>
  <w:style w:type="paragraph" w:customStyle="1" w:styleId="aff3">
    <w:name w:val="附录数字编号列项（二级）"/>
    <w:qFormat/>
    <w:rsid w:val="003D0186"/>
    <w:pPr>
      <w:numPr>
        <w:ilvl w:val="1"/>
        <w:numId w:val="14"/>
      </w:numPr>
    </w:pPr>
    <w:rPr>
      <w:rFonts w:ascii="宋体"/>
      <w:sz w:val="21"/>
    </w:rPr>
  </w:style>
  <w:style w:type="paragraph" w:customStyle="1" w:styleId="aff0">
    <w:name w:val="附录四级条标题"/>
    <w:basedOn w:val="aff"/>
    <w:next w:val="afff1"/>
    <w:qFormat/>
    <w:rsid w:val="003D0186"/>
    <w:pPr>
      <w:numPr>
        <w:ilvl w:val="5"/>
      </w:numPr>
      <w:outlineLvl w:val="5"/>
    </w:pPr>
  </w:style>
  <w:style w:type="paragraph" w:customStyle="1" w:styleId="afffff7">
    <w:name w:val="附录四级无"/>
    <w:basedOn w:val="aff0"/>
    <w:qFormat/>
    <w:rsid w:val="003D0186"/>
    <w:pPr>
      <w:tabs>
        <w:tab w:val="clear" w:pos="360"/>
      </w:tabs>
      <w:spacing w:beforeLines="0" w:afterLines="0"/>
    </w:pPr>
    <w:rPr>
      <w:rFonts w:ascii="宋体" w:eastAsia="宋体"/>
      <w:szCs w:val="21"/>
    </w:rPr>
  </w:style>
  <w:style w:type="paragraph" w:customStyle="1" w:styleId="ab">
    <w:name w:val="附录图标号"/>
    <w:basedOn w:val="aff5"/>
    <w:qFormat/>
    <w:rsid w:val="003D0186"/>
    <w:pPr>
      <w:keepNext/>
      <w:pageBreakBefore/>
      <w:widowControl/>
      <w:numPr>
        <w:numId w:val="15"/>
      </w:numPr>
      <w:spacing w:line="14" w:lineRule="exact"/>
      <w:ind w:left="0" w:firstLine="363"/>
      <w:jc w:val="center"/>
      <w:outlineLvl w:val="0"/>
    </w:pPr>
    <w:rPr>
      <w:color w:val="FFFFFF"/>
    </w:rPr>
  </w:style>
  <w:style w:type="paragraph" w:customStyle="1" w:styleId="ac">
    <w:name w:val="附录图标题"/>
    <w:basedOn w:val="aff5"/>
    <w:next w:val="afff1"/>
    <w:qFormat/>
    <w:rsid w:val="003D0186"/>
    <w:pPr>
      <w:numPr>
        <w:ilvl w:val="1"/>
        <w:numId w:val="15"/>
      </w:numPr>
      <w:tabs>
        <w:tab w:val="left" w:pos="363"/>
      </w:tabs>
      <w:spacing w:beforeLines="50" w:afterLines="50"/>
      <w:ind w:left="0" w:firstLine="0"/>
      <w:jc w:val="center"/>
    </w:pPr>
    <w:rPr>
      <w:rFonts w:ascii="黑体" w:eastAsia="黑体"/>
      <w:szCs w:val="21"/>
    </w:rPr>
  </w:style>
  <w:style w:type="paragraph" w:customStyle="1" w:styleId="aff1">
    <w:name w:val="附录五级条标题"/>
    <w:basedOn w:val="aff0"/>
    <w:next w:val="afff1"/>
    <w:qFormat/>
    <w:rsid w:val="003D0186"/>
    <w:pPr>
      <w:numPr>
        <w:ilvl w:val="6"/>
      </w:numPr>
      <w:outlineLvl w:val="6"/>
    </w:pPr>
  </w:style>
  <w:style w:type="paragraph" w:customStyle="1" w:styleId="afffff8">
    <w:name w:val="附录五级无"/>
    <w:basedOn w:val="aff1"/>
    <w:qFormat/>
    <w:rsid w:val="003D0186"/>
    <w:pPr>
      <w:tabs>
        <w:tab w:val="clear" w:pos="360"/>
      </w:tabs>
      <w:spacing w:beforeLines="0" w:afterLines="0"/>
    </w:pPr>
    <w:rPr>
      <w:rFonts w:ascii="宋体" w:eastAsia="宋体"/>
      <w:szCs w:val="21"/>
    </w:rPr>
  </w:style>
  <w:style w:type="paragraph" w:customStyle="1" w:styleId="afc">
    <w:name w:val="附录章标题"/>
    <w:next w:val="afff1"/>
    <w:qFormat/>
    <w:rsid w:val="003D0186"/>
    <w:pPr>
      <w:numPr>
        <w:ilvl w:val="1"/>
        <w:numId w:val="12"/>
      </w:numPr>
      <w:tabs>
        <w:tab w:val="left" w:pos="360"/>
      </w:tabs>
      <w:wordWrap w:val="0"/>
      <w:overflowPunct w:val="0"/>
      <w:autoSpaceDE w:val="0"/>
      <w:spacing w:beforeLines="100" w:afterLines="100"/>
      <w:jc w:val="both"/>
      <w:textAlignment w:val="baseline"/>
      <w:outlineLvl w:val="1"/>
    </w:pPr>
    <w:rPr>
      <w:rFonts w:ascii="黑体" w:eastAsia="黑体"/>
      <w:kern w:val="21"/>
      <w:sz w:val="21"/>
    </w:rPr>
  </w:style>
  <w:style w:type="paragraph" w:customStyle="1" w:styleId="afd">
    <w:name w:val="附录一级条标题"/>
    <w:basedOn w:val="afc"/>
    <w:next w:val="afff1"/>
    <w:qFormat/>
    <w:rsid w:val="003D0186"/>
    <w:pPr>
      <w:numPr>
        <w:ilvl w:val="2"/>
      </w:numPr>
      <w:autoSpaceDN w:val="0"/>
      <w:spacing w:beforeLines="50" w:afterLines="50"/>
      <w:outlineLvl w:val="2"/>
    </w:pPr>
  </w:style>
  <w:style w:type="paragraph" w:customStyle="1" w:styleId="afffff9">
    <w:name w:val="附录一级无"/>
    <w:basedOn w:val="afd"/>
    <w:qFormat/>
    <w:rsid w:val="003D0186"/>
    <w:pPr>
      <w:tabs>
        <w:tab w:val="clear" w:pos="360"/>
      </w:tabs>
      <w:spacing w:beforeLines="0" w:afterLines="0"/>
    </w:pPr>
    <w:rPr>
      <w:rFonts w:ascii="宋体" w:eastAsia="宋体"/>
      <w:szCs w:val="21"/>
    </w:rPr>
  </w:style>
  <w:style w:type="paragraph" w:customStyle="1" w:styleId="aff2">
    <w:name w:val="附录字母编号列项（一级）"/>
    <w:qFormat/>
    <w:rsid w:val="003D0186"/>
    <w:pPr>
      <w:numPr>
        <w:numId w:val="14"/>
      </w:numPr>
    </w:pPr>
    <w:rPr>
      <w:rFonts w:ascii="宋体"/>
      <w:sz w:val="21"/>
    </w:rPr>
  </w:style>
  <w:style w:type="paragraph" w:customStyle="1" w:styleId="afffffa">
    <w:name w:val="列项说明"/>
    <w:basedOn w:val="aff5"/>
    <w:qFormat/>
    <w:rsid w:val="003D0186"/>
    <w:pPr>
      <w:adjustRightInd w:val="0"/>
      <w:spacing w:line="320" w:lineRule="exact"/>
      <w:ind w:leftChars="200" w:left="400" w:hangingChars="200" w:hanging="200"/>
      <w:jc w:val="left"/>
      <w:textAlignment w:val="baseline"/>
    </w:pPr>
    <w:rPr>
      <w:rFonts w:ascii="宋体"/>
      <w:kern w:val="0"/>
      <w:szCs w:val="20"/>
    </w:rPr>
  </w:style>
  <w:style w:type="paragraph" w:customStyle="1" w:styleId="afffffb">
    <w:name w:val="列项说明数字编号"/>
    <w:qFormat/>
    <w:rsid w:val="003D0186"/>
    <w:pPr>
      <w:ind w:leftChars="400" w:left="600" w:hangingChars="200" w:hanging="200"/>
    </w:pPr>
    <w:rPr>
      <w:rFonts w:ascii="宋体"/>
      <w:sz w:val="21"/>
    </w:rPr>
  </w:style>
  <w:style w:type="paragraph" w:customStyle="1" w:styleId="afffffc">
    <w:name w:val="目次、索引正文"/>
    <w:qFormat/>
    <w:rsid w:val="003D0186"/>
    <w:pPr>
      <w:spacing w:line="320" w:lineRule="exact"/>
      <w:jc w:val="both"/>
    </w:pPr>
    <w:rPr>
      <w:rFonts w:ascii="宋体"/>
      <w:sz w:val="21"/>
    </w:rPr>
  </w:style>
  <w:style w:type="paragraph" w:customStyle="1" w:styleId="31">
    <w:name w:val="目录 31"/>
    <w:basedOn w:val="aff5"/>
    <w:next w:val="aff5"/>
    <w:uiPriority w:val="39"/>
    <w:qFormat/>
    <w:rsid w:val="003D0186"/>
    <w:pPr>
      <w:tabs>
        <w:tab w:val="right" w:leader="dot" w:pos="9241"/>
      </w:tabs>
      <w:ind w:firstLineChars="100" w:firstLine="102"/>
      <w:jc w:val="left"/>
    </w:pPr>
    <w:rPr>
      <w:rFonts w:ascii="宋体"/>
      <w:szCs w:val="21"/>
    </w:rPr>
  </w:style>
  <w:style w:type="paragraph" w:customStyle="1" w:styleId="41">
    <w:name w:val="目录 41"/>
    <w:basedOn w:val="aff5"/>
    <w:next w:val="aff5"/>
    <w:uiPriority w:val="39"/>
    <w:qFormat/>
    <w:rsid w:val="003D0186"/>
    <w:pPr>
      <w:tabs>
        <w:tab w:val="right" w:leader="dot" w:pos="9241"/>
      </w:tabs>
      <w:ind w:firstLineChars="200" w:firstLine="198"/>
      <w:jc w:val="left"/>
    </w:pPr>
    <w:rPr>
      <w:rFonts w:ascii="宋体"/>
      <w:szCs w:val="21"/>
    </w:rPr>
  </w:style>
  <w:style w:type="paragraph" w:customStyle="1" w:styleId="51">
    <w:name w:val="目录 51"/>
    <w:basedOn w:val="aff5"/>
    <w:next w:val="aff5"/>
    <w:uiPriority w:val="39"/>
    <w:qFormat/>
    <w:rsid w:val="003D0186"/>
    <w:pPr>
      <w:tabs>
        <w:tab w:val="right" w:leader="dot" w:pos="9241"/>
      </w:tabs>
      <w:ind w:firstLineChars="300" w:firstLine="300"/>
      <w:jc w:val="left"/>
    </w:pPr>
    <w:rPr>
      <w:rFonts w:ascii="宋体"/>
      <w:szCs w:val="21"/>
    </w:rPr>
  </w:style>
  <w:style w:type="paragraph" w:customStyle="1" w:styleId="61">
    <w:name w:val="目录 61"/>
    <w:basedOn w:val="aff5"/>
    <w:next w:val="aff5"/>
    <w:uiPriority w:val="39"/>
    <w:qFormat/>
    <w:rsid w:val="003D0186"/>
    <w:pPr>
      <w:tabs>
        <w:tab w:val="right" w:leader="dot" w:pos="9241"/>
      </w:tabs>
      <w:ind w:firstLineChars="400" w:firstLine="403"/>
      <w:jc w:val="left"/>
    </w:pPr>
    <w:rPr>
      <w:rFonts w:ascii="宋体"/>
      <w:szCs w:val="21"/>
    </w:rPr>
  </w:style>
  <w:style w:type="paragraph" w:customStyle="1" w:styleId="71">
    <w:name w:val="目录 71"/>
    <w:basedOn w:val="aff5"/>
    <w:next w:val="aff5"/>
    <w:uiPriority w:val="39"/>
    <w:qFormat/>
    <w:rsid w:val="003D0186"/>
    <w:pPr>
      <w:tabs>
        <w:tab w:val="right" w:leader="dot" w:pos="9241"/>
      </w:tabs>
      <w:ind w:firstLineChars="500" w:firstLine="505"/>
      <w:jc w:val="left"/>
    </w:pPr>
    <w:rPr>
      <w:rFonts w:ascii="宋体"/>
      <w:szCs w:val="21"/>
    </w:rPr>
  </w:style>
  <w:style w:type="paragraph" w:customStyle="1" w:styleId="81">
    <w:name w:val="目录 81"/>
    <w:basedOn w:val="aff5"/>
    <w:next w:val="aff5"/>
    <w:uiPriority w:val="39"/>
    <w:qFormat/>
    <w:rsid w:val="003D0186"/>
    <w:pPr>
      <w:tabs>
        <w:tab w:val="right" w:leader="dot" w:pos="9241"/>
      </w:tabs>
      <w:ind w:firstLineChars="600" w:firstLine="607"/>
      <w:jc w:val="left"/>
    </w:pPr>
    <w:rPr>
      <w:rFonts w:ascii="宋体"/>
      <w:szCs w:val="21"/>
    </w:rPr>
  </w:style>
  <w:style w:type="paragraph" w:customStyle="1" w:styleId="91">
    <w:name w:val="目录 91"/>
    <w:basedOn w:val="aff5"/>
    <w:next w:val="aff5"/>
    <w:uiPriority w:val="39"/>
    <w:qFormat/>
    <w:rsid w:val="003D0186"/>
    <w:pPr>
      <w:ind w:left="1470"/>
      <w:jc w:val="left"/>
    </w:pPr>
    <w:rPr>
      <w:sz w:val="20"/>
      <w:szCs w:val="20"/>
    </w:rPr>
  </w:style>
  <w:style w:type="paragraph" w:customStyle="1" w:styleId="afffffd">
    <w:name w:val="其他标准标志"/>
    <w:basedOn w:val="affff1"/>
    <w:qFormat/>
    <w:rsid w:val="003D0186"/>
    <w:pPr>
      <w:framePr w:w="6101" w:wrap="around" w:vAnchor="page" w:hAnchor="page" w:x="4673" w:y="942"/>
    </w:pPr>
    <w:rPr>
      <w:w w:val="130"/>
    </w:rPr>
  </w:style>
  <w:style w:type="paragraph" w:customStyle="1" w:styleId="afffffe">
    <w:name w:val="其他标准称谓"/>
    <w:next w:val="aff5"/>
    <w:qFormat/>
    <w:rsid w:val="003D0186"/>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f">
    <w:name w:val="其他发布部门"/>
    <w:basedOn w:val="affff9"/>
    <w:qFormat/>
    <w:rsid w:val="003D0186"/>
    <w:pPr>
      <w:framePr w:wrap="around" w:y="15310"/>
      <w:spacing w:line="0" w:lineRule="atLeast"/>
    </w:pPr>
    <w:rPr>
      <w:rFonts w:ascii="黑体" w:eastAsia="黑体"/>
      <w:b w:val="0"/>
    </w:rPr>
  </w:style>
  <w:style w:type="paragraph" w:customStyle="1" w:styleId="affffff0">
    <w:name w:val="前言、引言标题"/>
    <w:next w:val="afff1"/>
    <w:qFormat/>
    <w:rsid w:val="003D0186"/>
    <w:pPr>
      <w:keepNext/>
      <w:pageBreakBefore/>
      <w:shd w:val="clear" w:color="FFFFFF" w:fill="FFFFFF"/>
      <w:spacing w:before="640" w:after="560"/>
      <w:jc w:val="center"/>
      <w:outlineLvl w:val="0"/>
    </w:pPr>
    <w:rPr>
      <w:rFonts w:ascii="黑体" w:eastAsia="黑体"/>
      <w:sz w:val="32"/>
    </w:rPr>
  </w:style>
  <w:style w:type="paragraph" w:customStyle="1" w:styleId="affffff1">
    <w:name w:val="三级无"/>
    <w:basedOn w:val="a8"/>
    <w:qFormat/>
    <w:rsid w:val="003D0186"/>
    <w:pPr>
      <w:spacing w:beforeLines="0" w:afterLines="0"/>
    </w:pPr>
    <w:rPr>
      <w:rFonts w:ascii="宋体" w:eastAsia="宋体"/>
    </w:rPr>
  </w:style>
  <w:style w:type="paragraph" w:customStyle="1" w:styleId="affffff2">
    <w:name w:val="实施日期"/>
    <w:basedOn w:val="affffa"/>
    <w:qFormat/>
    <w:rsid w:val="003D0186"/>
    <w:pPr>
      <w:framePr w:wrap="around" w:vAnchor="page" w:hAnchor="text"/>
      <w:jc w:val="right"/>
    </w:pPr>
  </w:style>
  <w:style w:type="paragraph" w:customStyle="1" w:styleId="affffff3">
    <w:name w:val="示例后文字"/>
    <w:basedOn w:val="afff1"/>
    <w:next w:val="afff1"/>
    <w:qFormat/>
    <w:rsid w:val="003D0186"/>
    <w:pPr>
      <w:ind w:firstLine="360"/>
    </w:pPr>
    <w:rPr>
      <w:sz w:val="18"/>
    </w:rPr>
  </w:style>
  <w:style w:type="paragraph" w:customStyle="1" w:styleId="a1">
    <w:name w:val="首示例"/>
    <w:next w:val="afff1"/>
    <w:link w:val="Char6"/>
    <w:qFormat/>
    <w:rsid w:val="003D0186"/>
    <w:pPr>
      <w:numPr>
        <w:numId w:val="16"/>
      </w:numPr>
      <w:tabs>
        <w:tab w:val="left" w:pos="360"/>
      </w:tabs>
      <w:ind w:firstLine="0"/>
    </w:pPr>
    <w:rPr>
      <w:rFonts w:ascii="宋体" w:hAnsi="宋体"/>
      <w:kern w:val="2"/>
      <w:sz w:val="18"/>
      <w:szCs w:val="18"/>
    </w:rPr>
  </w:style>
  <w:style w:type="character" w:customStyle="1" w:styleId="Char6">
    <w:name w:val="首示例 Char"/>
    <w:link w:val="a1"/>
    <w:qFormat/>
    <w:rsid w:val="003D0186"/>
    <w:rPr>
      <w:rFonts w:ascii="宋体" w:hAnsi="宋体"/>
      <w:kern w:val="2"/>
      <w:sz w:val="18"/>
      <w:szCs w:val="18"/>
      <w:lang w:bidi="ar-SA"/>
    </w:rPr>
  </w:style>
  <w:style w:type="paragraph" w:customStyle="1" w:styleId="affffff4">
    <w:name w:val="四级无"/>
    <w:basedOn w:val="a9"/>
    <w:qFormat/>
    <w:rsid w:val="003D0186"/>
    <w:pPr>
      <w:spacing w:beforeLines="0" w:afterLines="0"/>
    </w:pPr>
    <w:rPr>
      <w:rFonts w:ascii="宋体" w:eastAsia="宋体"/>
    </w:rPr>
  </w:style>
  <w:style w:type="paragraph" w:customStyle="1" w:styleId="affffff5">
    <w:name w:val="条文脚注"/>
    <w:basedOn w:val="af0"/>
    <w:qFormat/>
    <w:rsid w:val="003D0186"/>
    <w:pPr>
      <w:numPr>
        <w:numId w:val="0"/>
      </w:numPr>
      <w:jc w:val="both"/>
    </w:pPr>
  </w:style>
  <w:style w:type="paragraph" w:customStyle="1" w:styleId="affffff6">
    <w:name w:val="图标脚注说明"/>
    <w:basedOn w:val="afff1"/>
    <w:qFormat/>
    <w:rsid w:val="003D0186"/>
    <w:pPr>
      <w:ind w:left="840" w:firstLineChars="0" w:hanging="420"/>
    </w:pPr>
    <w:rPr>
      <w:sz w:val="18"/>
      <w:szCs w:val="18"/>
    </w:rPr>
  </w:style>
  <w:style w:type="paragraph" w:customStyle="1" w:styleId="a3">
    <w:name w:val="图表脚注说明"/>
    <w:basedOn w:val="aff5"/>
    <w:qFormat/>
    <w:rsid w:val="003D0186"/>
    <w:pPr>
      <w:numPr>
        <w:numId w:val="17"/>
      </w:numPr>
    </w:pPr>
    <w:rPr>
      <w:rFonts w:ascii="宋体"/>
      <w:sz w:val="18"/>
      <w:szCs w:val="18"/>
    </w:rPr>
  </w:style>
  <w:style w:type="paragraph" w:customStyle="1" w:styleId="affffff7">
    <w:name w:val="图的脚注"/>
    <w:next w:val="afff1"/>
    <w:qFormat/>
    <w:rsid w:val="003D0186"/>
    <w:pPr>
      <w:widowControl w:val="0"/>
      <w:ind w:leftChars="200" w:left="840" w:hangingChars="200" w:hanging="420"/>
      <w:jc w:val="both"/>
    </w:pPr>
    <w:rPr>
      <w:rFonts w:ascii="宋体"/>
      <w:sz w:val="18"/>
    </w:rPr>
  </w:style>
  <w:style w:type="paragraph" w:customStyle="1" w:styleId="affffff8">
    <w:name w:val="文献分类号"/>
    <w:qFormat/>
    <w:rsid w:val="003D0186"/>
    <w:pPr>
      <w:framePr w:hSpace="180" w:vSpace="180" w:wrap="around" w:hAnchor="margin" w:y="1" w:anchorLock="1"/>
      <w:widowControl w:val="0"/>
      <w:textAlignment w:val="center"/>
    </w:pPr>
    <w:rPr>
      <w:rFonts w:ascii="黑体" w:eastAsia="黑体"/>
      <w:sz w:val="21"/>
      <w:szCs w:val="21"/>
    </w:rPr>
  </w:style>
  <w:style w:type="paragraph" w:customStyle="1" w:styleId="affffff9">
    <w:name w:val="五级无"/>
    <w:basedOn w:val="aa"/>
    <w:qFormat/>
    <w:rsid w:val="003D0186"/>
    <w:pPr>
      <w:spacing w:beforeLines="0" w:afterLines="0"/>
    </w:pPr>
    <w:rPr>
      <w:rFonts w:ascii="宋体" w:eastAsia="宋体"/>
    </w:rPr>
  </w:style>
  <w:style w:type="paragraph" w:customStyle="1" w:styleId="affffffa">
    <w:name w:val="一级无"/>
    <w:basedOn w:val="a6"/>
    <w:qFormat/>
    <w:rsid w:val="003D0186"/>
    <w:pPr>
      <w:spacing w:beforeLines="0" w:afterLines="0"/>
    </w:pPr>
    <w:rPr>
      <w:rFonts w:ascii="宋体" w:eastAsia="宋体"/>
    </w:rPr>
  </w:style>
  <w:style w:type="paragraph" w:customStyle="1" w:styleId="afa">
    <w:name w:val="正文表标题"/>
    <w:next w:val="afff1"/>
    <w:qFormat/>
    <w:rsid w:val="003D0186"/>
    <w:pPr>
      <w:numPr>
        <w:numId w:val="18"/>
      </w:numPr>
      <w:tabs>
        <w:tab w:val="left" w:pos="360"/>
      </w:tabs>
      <w:spacing w:beforeLines="50" w:afterLines="50"/>
      <w:ind w:left="0"/>
      <w:jc w:val="center"/>
    </w:pPr>
    <w:rPr>
      <w:rFonts w:ascii="黑体" w:eastAsia="黑体"/>
      <w:sz w:val="21"/>
    </w:rPr>
  </w:style>
  <w:style w:type="paragraph" w:customStyle="1" w:styleId="affffffb">
    <w:name w:val="正文公式编号制表符"/>
    <w:basedOn w:val="afff1"/>
    <w:next w:val="afff1"/>
    <w:qFormat/>
    <w:rsid w:val="003D0186"/>
    <w:pPr>
      <w:ind w:firstLineChars="0" w:firstLine="0"/>
    </w:pPr>
  </w:style>
  <w:style w:type="paragraph" w:customStyle="1" w:styleId="af7">
    <w:name w:val="正文图标题"/>
    <w:next w:val="afff1"/>
    <w:qFormat/>
    <w:rsid w:val="003D0186"/>
    <w:pPr>
      <w:numPr>
        <w:numId w:val="19"/>
      </w:numPr>
      <w:tabs>
        <w:tab w:val="left" w:pos="360"/>
      </w:tabs>
      <w:spacing w:beforeLines="50" w:afterLines="50"/>
      <w:jc w:val="center"/>
    </w:pPr>
    <w:rPr>
      <w:rFonts w:ascii="黑体" w:eastAsia="黑体"/>
      <w:sz w:val="21"/>
    </w:rPr>
  </w:style>
  <w:style w:type="paragraph" w:customStyle="1" w:styleId="affffffc">
    <w:name w:val="终结线"/>
    <w:basedOn w:val="aff5"/>
    <w:qFormat/>
    <w:rsid w:val="003D0186"/>
    <w:pPr>
      <w:framePr w:hSpace="181" w:vSpace="181" w:wrap="around" w:vAnchor="text" w:hAnchor="margin" w:xAlign="center" w:y="285"/>
    </w:pPr>
  </w:style>
  <w:style w:type="paragraph" w:customStyle="1" w:styleId="affffffd">
    <w:name w:val="其他发布日期"/>
    <w:basedOn w:val="affffa"/>
    <w:qFormat/>
    <w:rsid w:val="003D0186"/>
    <w:pPr>
      <w:framePr w:wrap="around" w:vAnchor="page" w:hAnchor="text" w:x="1419"/>
    </w:pPr>
  </w:style>
  <w:style w:type="paragraph" w:customStyle="1" w:styleId="affffffe">
    <w:name w:val="其他实施日期"/>
    <w:basedOn w:val="affffff2"/>
    <w:qFormat/>
    <w:rsid w:val="003D0186"/>
    <w:pPr>
      <w:framePr w:wrap="around"/>
    </w:pPr>
  </w:style>
  <w:style w:type="paragraph" w:customStyle="1" w:styleId="22">
    <w:name w:val="封面标准名称2"/>
    <w:basedOn w:val="affffc"/>
    <w:qFormat/>
    <w:rsid w:val="003D0186"/>
    <w:pPr>
      <w:framePr w:wrap="around" w:y="4469"/>
      <w:spacing w:beforeLines="630"/>
    </w:pPr>
  </w:style>
  <w:style w:type="paragraph" w:customStyle="1" w:styleId="23">
    <w:name w:val="封面标准英文名称2"/>
    <w:basedOn w:val="affffd"/>
    <w:qFormat/>
    <w:rsid w:val="003D0186"/>
    <w:pPr>
      <w:framePr w:wrap="around" w:y="4469"/>
    </w:pPr>
  </w:style>
  <w:style w:type="paragraph" w:customStyle="1" w:styleId="24">
    <w:name w:val="封面一致性程度标识2"/>
    <w:basedOn w:val="affffe"/>
    <w:qFormat/>
    <w:rsid w:val="003D0186"/>
    <w:pPr>
      <w:framePr w:wrap="around" w:y="4469"/>
    </w:pPr>
  </w:style>
  <w:style w:type="paragraph" w:customStyle="1" w:styleId="25">
    <w:name w:val="封面标准文稿类别2"/>
    <w:basedOn w:val="afffff"/>
    <w:qFormat/>
    <w:rsid w:val="003D0186"/>
    <w:pPr>
      <w:framePr w:wrap="around" w:y="4469"/>
    </w:pPr>
  </w:style>
  <w:style w:type="paragraph" w:customStyle="1" w:styleId="26">
    <w:name w:val="封面标准文稿编辑信息2"/>
    <w:basedOn w:val="afffff0"/>
    <w:qFormat/>
    <w:rsid w:val="003D0186"/>
    <w:pPr>
      <w:framePr w:wrap="around" w:y="4469"/>
    </w:pPr>
  </w:style>
  <w:style w:type="paragraph" w:customStyle="1" w:styleId="110">
    <w:name w:val="目录 11"/>
    <w:basedOn w:val="aff5"/>
    <w:next w:val="aff5"/>
    <w:uiPriority w:val="39"/>
    <w:qFormat/>
    <w:rsid w:val="003D0186"/>
    <w:pPr>
      <w:tabs>
        <w:tab w:val="right" w:leader="dot" w:pos="9241"/>
      </w:tabs>
      <w:spacing w:beforeLines="25" w:afterLines="25"/>
      <w:jc w:val="left"/>
    </w:pPr>
    <w:rPr>
      <w:rFonts w:ascii="宋体"/>
      <w:szCs w:val="21"/>
    </w:rPr>
  </w:style>
  <w:style w:type="paragraph" w:customStyle="1" w:styleId="210">
    <w:name w:val="目录 21"/>
    <w:basedOn w:val="aff5"/>
    <w:next w:val="aff5"/>
    <w:uiPriority w:val="39"/>
    <w:qFormat/>
    <w:rsid w:val="003D0186"/>
    <w:pPr>
      <w:tabs>
        <w:tab w:val="right" w:leader="dot" w:pos="9241"/>
      </w:tabs>
    </w:pPr>
    <w:rPr>
      <w:rFonts w:ascii="宋体"/>
      <w:szCs w:val="21"/>
    </w:rPr>
  </w:style>
  <w:style w:type="character" w:customStyle="1" w:styleId="Char">
    <w:name w:val="批注文字 Char"/>
    <w:link w:val="affb"/>
    <w:qFormat/>
    <w:rsid w:val="000064E9"/>
    <w:rPr>
      <w:kern w:val="2"/>
      <w:sz w:val="21"/>
      <w:szCs w:val="24"/>
    </w:rPr>
  </w:style>
  <w:style w:type="character" w:customStyle="1" w:styleId="Char4">
    <w:name w:val="批注主题 Char"/>
    <w:link w:val="afff3"/>
    <w:qFormat/>
    <w:rsid w:val="003D0186"/>
    <w:rPr>
      <w:b/>
      <w:bCs/>
      <w:kern w:val="2"/>
      <w:sz w:val="21"/>
      <w:szCs w:val="24"/>
    </w:rPr>
  </w:style>
  <w:style w:type="character" w:customStyle="1" w:styleId="1Char">
    <w:name w:val="标题 1 Char"/>
    <w:link w:val="1"/>
    <w:uiPriority w:val="99"/>
    <w:qFormat/>
    <w:rsid w:val="003D0186"/>
    <w:rPr>
      <w:rFonts w:ascii="Arial" w:eastAsia="黑体" w:hAnsi="Arial"/>
      <w:b/>
      <w:sz w:val="32"/>
      <w:szCs w:val="32"/>
      <w:lang w:bidi="ar-SA"/>
    </w:rPr>
  </w:style>
  <w:style w:type="character" w:customStyle="1" w:styleId="2Char">
    <w:name w:val="标题 2 Char"/>
    <w:link w:val="2"/>
    <w:uiPriority w:val="99"/>
    <w:qFormat/>
    <w:rsid w:val="003D0186"/>
    <w:rPr>
      <w:rFonts w:ascii="Arial" w:eastAsia="黑体" w:hAnsi="Arial"/>
      <w:sz w:val="24"/>
      <w:szCs w:val="24"/>
      <w:lang w:bidi="ar-SA"/>
    </w:rPr>
  </w:style>
  <w:style w:type="character" w:customStyle="1" w:styleId="3Char">
    <w:name w:val="标题 3 Char"/>
    <w:link w:val="3"/>
    <w:uiPriority w:val="99"/>
    <w:qFormat/>
    <w:rsid w:val="003D0186"/>
    <w:rPr>
      <w:rFonts w:eastAsia="黑体"/>
      <w:bCs/>
      <w:snapToGrid w:val="0"/>
      <w:kern w:val="2"/>
      <w:sz w:val="24"/>
      <w:szCs w:val="32"/>
    </w:rPr>
  </w:style>
  <w:style w:type="character" w:customStyle="1" w:styleId="4Char">
    <w:name w:val="标题 4 Char"/>
    <w:link w:val="4"/>
    <w:qFormat/>
    <w:rsid w:val="003D0186"/>
    <w:rPr>
      <w:rFonts w:ascii="Book Antiqua" w:eastAsia="黑体" w:hAnsi="Book Antiqua"/>
      <w:bCs/>
      <w:kern w:val="2"/>
      <w:sz w:val="28"/>
      <w:szCs w:val="28"/>
    </w:rPr>
  </w:style>
  <w:style w:type="character" w:customStyle="1" w:styleId="Char0">
    <w:name w:val="批注框文本 Char"/>
    <w:link w:val="affd"/>
    <w:qFormat/>
    <w:rsid w:val="003D0186"/>
    <w:rPr>
      <w:kern w:val="2"/>
      <w:sz w:val="18"/>
      <w:szCs w:val="18"/>
    </w:rPr>
  </w:style>
  <w:style w:type="paragraph" w:customStyle="1" w:styleId="afffffff">
    <w:name w:val="图片"/>
    <w:basedOn w:val="aff5"/>
    <w:qFormat/>
    <w:rsid w:val="003D0186"/>
    <w:pPr>
      <w:topLinePunct/>
      <w:snapToGrid w:val="0"/>
      <w:spacing w:before="160" w:after="60"/>
      <w:jc w:val="center"/>
    </w:pPr>
    <w:rPr>
      <w:szCs w:val="21"/>
    </w:rPr>
  </w:style>
  <w:style w:type="paragraph" w:customStyle="1" w:styleId="Tablebullet">
    <w:name w:val="Table bullet"/>
    <w:basedOn w:val="aff5"/>
    <w:link w:val="TablebulletChar"/>
    <w:qFormat/>
    <w:rsid w:val="003D0186"/>
    <w:pPr>
      <w:widowControl/>
      <w:numPr>
        <w:numId w:val="20"/>
      </w:numPr>
      <w:tabs>
        <w:tab w:val="left" w:pos="461"/>
      </w:tabs>
      <w:jc w:val="left"/>
    </w:pPr>
    <w:rPr>
      <w:rFonts w:ascii="Arial" w:eastAsia="MS Mincho" w:hAnsi="Arial"/>
      <w:kern w:val="0"/>
      <w:sz w:val="20"/>
      <w:szCs w:val="20"/>
      <w:lang w:eastAsia="en-US"/>
    </w:rPr>
  </w:style>
  <w:style w:type="paragraph" w:customStyle="1" w:styleId="Step">
    <w:name w:val="Step"/>
    <w:basedOn w:val="aff5"/>
    <w:qFormat/>
    <w:rsid w:val="003D0186"/>
    <w:pPr>
      <w:widowControl/>
      <w:tabs>
        <w:tab w:val="left" w:pos="1701"/>
      </w:tabs>
      <w:topLinePunct/>
      <w:adjustRightInd w:val="0"/>
      <w:snapToGrid w:val="0"/>
      <w:spacing w:before="160" w:after="160" w:line="240" w:lineRule="atLeast"/>
      <w:ind w:left="1701" w:hanging="159"/>
      <w:jc w:val="left"/>
      <w:outlineLvl w:val="5"/>
    </w:pPr>
    <w:rPr>
      <w:rFonts w:cs="Arial"/>
      <w:snapToGrid w:val="0"/>
      <w:kern w:val="0"/>
      <w:szCs w:val="21"/>
    </w:rPr>
  </w:style>
  <w:style w:type="paragraph" w:customStyle="1" w:styleId="afffffff0">
    <w:name w:val="_标准条文"/>
    <w:basedOn w:val="aff5"/>
    <w:link w:val="Char7"/>
    <w:qFormat/>
    <w:rsid w:val="003D0186"/>
    <w:pPr>
      <w:overflowPunct w:val="0"/>
      <w:snapToGrid w:val="0"/>
      <w:spacing w:line="276" w:lineRule="auto"/>
      <w:ind w:firstLineChars="200" w:firstLine="420"/>
    </w:pPr>
    <w:rPr>
      <w:rFonts w:ascii="Arial" w:hAnsi="Arial"/>
      <w:kern w:val="0"/>
      <w:sz w:val="20"/>
      <w:szCs w:val="20"/>
    </w:rPr>
  </w:style>
  <w:style w:type="paragraph" w:customStyle="1" w:styleId="af2">
    <w:name w:val="表格题注"/>
    <w:next w:val="aff5"/>
    <w:qFormat/>
    <w:rsid w:val="003D0186"/>
    <w:pPr>
      <w:keepLines/>
      <w:numPr>
        <w:ilvl w:val="8"/>
        <w:numId w:val="21"/>
      </w:numPr>
      <w:spacing w:beforeLines="100"/>
      <w:ind w:left="1089" w:hanging="369"/>
      <w:jc w:val="center"/>
    </w:pPr>
    <w:rPr>
      <w:rFonts w:ascii="Arial" w:hAnsi="Arial"/>
      <w:sz w:val="18"/>
      <w:szCs w:val="18"/>
    </w:rPr>
  </w:style>
  <w:style w:type="paragraph" w:customStyle="1" w:styleId="BlockLabel">
    <w:name w:val="Block Label"/>
    <w:basedOn w:val="aff5"/>
    <w:next w:val="aff5"/>
    <w:qFormat/>
    <w:rsid w:val="003D0186"/>
    <w:pPr>
      <w:keepNext/>
      <w:keepLines/>
      <w:widowControl/>
      <w:topLinePunct/>
      <w:adjustRightInd w:val="0"/>
      <w:snapToGrid w:val="0"/>
      <w:spacing w:before="300" w:after="80" w:line="240" w:lineRule="atLeast"/>
      <w:jc w:val="left"/>
      <w:outlineLvl w:val="3"/>
    </w:pPr>
    <w:rPr>
      <w:rFonts w:ascii="Book Antiqua" w:eastAsia="黑体" w:hAnsi="Book Antiqua" w:cs="Book Antiqua"/>
      <w:bCs/>
      <w:kern w:val="0"/>
      <w:sz w:val="26"/>
      <w:szCs w:val="26"/>
    </w:rPr>
  </w:style>
  <w:style w:type="paragraph" w:customStyle="1" w:styleId="afffffff1">
    <w:name w:val="表头"/>
    <w:basedOn w:val="aff5"/>
    <w:link w:val="Char8"/>
    <w:qFormat/>
    <w:rsid w:val="003D0186"/>
    <w:pPr>
      <w:tabs>
        <w:tab w:val="center" w:pos="4678"/>
        <w:tab w:val="right" w:pos="9072"/>
      </w:tabs>
      <w:wordWrap w:val="0"/>
      <w:topLinePunct/>
      <w:spacing w:before="160" w:after="60" w:line="312" w:lineRule="exact"/>
    </w:pPr>
    <w:rPr>
      <w:rFonts w:eastAsia="黑体"/>
      <w:kern w:val="0"/>
      <w:sz w:val="20"/>
      <w:szCs w:val="20"/>
    </w:rPr>
  </w:style>
  <w:style w:type="paragraph" w:customStyle="1" w:styleId="SubItemList">
    <w:name w:val="Sub Item List"/>
    <w:basedOn w:val="aff5"/>
    <w:qFormat/>
    <w:rsid w:val="003D0186"/>
    <w:pPr>
      <w:widowControl/>
      <w:numPr>
        <w:numId w:val="22"/>
      </w:numPr>
      <w:topLinePunct/>
      <w:adjustRightInd w:val="0"/>
      <w:snapToGrid w:val="0"/>
      <w:spacing w:before="80" w:after="80" w:line="240" w:lineRule="atLeast"/>
      <w:jc w:val="left"/>
    </w:pPr>
    <w:rPr>
      <w:rFonts w:cs="Arial"/>
      <w:szCs w:val="21"/>
    </w:rPr>
  </w:style>
  <w:style w:type="paragraph" w:customStyle="1" w:styleId="27">
    <w:name w:val="样式2"/>
    <w:basedOn w:val="aff5"/>
    <w:link w:val="2Char0"/>
    <w:qFormat/>
    <w:rsid w:val="003D0186"/>
    <w:pPr>
      <w:topLinePunct/>
      <w:spacing w:line="312" w:lineRule="exact"/>
    </w:pPr>
    <w:rPr>
      <w:rFonts w:ascii="EU-F1" w:eastAsia="黑体"/>
      <w:kern w:val="21"/>
      <w:szCs w:val="21"/>
    </w:rPr>
  </w:style>
  <w:style w:type="paragraph" w:customStyle="1" w:styleId="ItemStep">
    <w:name w:val="Item Step"/>
    <w:qFormat/>
    <w:rsid w:val="003D0186"/>
    <w:pPr>
      <w:tabs>
        <w:tab w:val="left" w:pos="2126"/>
      </w:tabs>
      <w:adjustRightInd w:val="0"/>
      <w:snapToGrid w:val="0"/>
      <w:spacing w:before="80" w:after="80" w:line="240" w:lineRule="atLeast"/>
      <w:ind w:left="2126" w:hanging="425"/>
      <w:jc w:val="both"/>
      <w:outlineLvl w:val="6"/>
    </w:pPr>
    <w:rPr>
      <w:rFonts w:cs="Arial"/>
      <w:sz w:val="21"/>
      <w:szCs w:val="21"/>
    </w:rPr>
  </w:style>
  <w:style w:type="paragraph" w:customStyle="1" w:styleId="Tabletext">
    <w:name w:val="Table text"/>
    <w:basedOn w:val="aff5"/>
    <w:link w:val="TabletextChar"/>
    <w:qFormat/>
    <w:rsid w:val="003D0186"/>
    <w:pPr>
      <w:widowControl/>
      <w:ind w:left="74"/>
      <w:jc w:val="left"/>
    </w:pPr>
    <w:rPr>
      <w:rFonts w:ascii="Arial" w:eastAsia="Arial" w:hAnsi="Arial"/>
      <w:kern w:val="0"/>
      <w:sz w:val="20"/>
      <w:szCs w:val="20"/>
      <w:lang w:eastAsia="en-US"/>
    </w:rPr>
  </w:style>
  <w:style w:type="paragraph" w:customStyle="1" w:styleId="CharChar2">
    <w:name w:val="Char Char2"/>
    <w:basedOn w:val="aff5"/>
    <w:semiHidden/>
    <w:qFormat/>
    <w:rsid w:val="003D0186"/>
    <w:pPr>
      <w:spacing w:line="360" w:lineRule="auto"/>
      <w:ind w:firstLineChars="200" w:firstLine="200"/>
    </w:pPr>
    <w:rPr>
      <w:szCs w:val="20"/>
    </w:rPr>
  </w:style>
  <w:style w:type="paragraph" w:customStyle="1" w:styleId="TableDescription">
    <w:name w:val="Table Description"/>
    <w:basedOn w:val="aff5"/>
    <w:next w:val="aff5"/>
    <w:qFormat/>
    <w:rsid w:val="003D0186"/>
    <w:pPr>
      <w:keepNext/>
      <w:widowControl/>
      <w:topLinePunct/>
      <w:adjustRightInd w:val="0"/>
      <w:snapToGrid w:val="0"/>
      <w:spacing w:before="320" w:after="80" w:line="240" w:lineRule="atLeast"/>
      <w:ind w:left="1701"/>
      <w:jc w:val="left"/>
      <w:outlineLvl w:val="7"/>
    </w:pPr>
    <w:rPr>
      <w:rFonts w:eastAsia="黑体" w:cs="Arial"/>
      <w:spacing w:val="-4"/>
      <w:szCs w:val="21"/>
    </w:rPr>
  </w:style>
  <w:style w:type="paragraph" w:customStyle="1" w:styleId="af1">
    <w:name w:val="插图题注"/>
    <w:next w:val="aff5"/>
    <w:qFormat/>
    <w:rsid w:val="003D0186"/>
    <w:pPr>
      <w:numPr>
        <w:ilvl w:val="7"/>
        <w:numId w:val="21"/>
      </w:numPr>
      <w:spacing w:afterLines="100"/>
      <w:ind w:left="1089" w:hanging="369"/>
      <w:jc w:val="center"/>
    </w:pPr>
    <w:rPr>
      <w:rFonts w:ascii="Arial" w:hAnsi="Arial"/>
      <w:sz w:val="18"/>
      <w:szCs w:val="18"/>
    </w:rPr>
  </w:style>
  <w:style w:type="paragraph" w:customStyle="1" w:styleId="Default">
    <w:name w:val="Default"/>
    <w:qFormat/>
    <w:rsid w:val="003D0186"/>
    <w:pPr>
      <w:widowControl w:val="0"/>
      <w:autoSpaceDE w:val="0"/>
      <w:autoSpaceDN w:val="0"/>
      <w:adjustRightInd w:val="0"/>
    </w:pPr>
    <w:rPr>
      <w:color w:val="000000"/>
      <w:sz w:val="24"/>
      <w:szCs w:val="24"/>
    </w:rPr>
  </w:style>
  <w:style w:type="paragraph" w:customStyle="1" w:styleId="ItemList">
    <w:name w:val="Item List"/>
    <w:qFormat/>
    <w:rsid w:val="003D0186"/>
    <w:pPr>
      <w:numPr>
        <w:numId w:val="23"/>
      </w:numPr>
      <w:adjustRightInd w:val="0"/>
      <w:snapToGrid w:val="0"/>
      <w:spacing w:before="80" w:after="80" w:line="240" w:lineRule="atLeast"/>
    </w:pPr>
    <w:rPr>
      <w:rFonts w:cs="Arial"/>
      <w:kern w:val="2"/>
      <w:sz w:val="21"/>
      <w:szCs w:val="21"/>
    </w:rPr>
  </w:style>
  <w:style w:type="paragraph" w:customStyle="1" w:styleId="TableHeading">
    <w:name w:val="Table Heading"/>
    <w:basedOn w:val="aff5"/>
    <w:qFormat/>
    <w:rsid w:val="003D0186"/>
    <w:pPr>
      <w:keepNext/>
      <w:topLinePunct/>
      <w:adjustRightInd w:val="0"/>
      <w:snapToGrid w:val="0"/>
      <w:spacing w:before="80" w:after="80" w:line="240" w:lineRule="atLeast"/>
      <w:jc w:val="left"/>
    </w:pPr>
    <w:rPr>
      <w:rFonts w:ascii="Book Antiqua" w:eastAsia="黑体" w:hAnsi="Book Antiqua" w:cs="Book Antiqua"/>
      <w:bCs/>
      <w:snapToGrid w:val="0"/>
      <w:kern w:val="0"/>
      <w:szCs w:val="21"/>
    </w:rPr>
  </w:style>
  <w:style w:type="paragraph" w:customStyle="1" w:styleId="ItemListText">
    <w:name w:val="Item List Text"/>
    <w:qFormat/>
    <w:rsid w:val="003D0186"/>
    <w:pPr>
      <w:adjustRightInd w:val="0"/>
      <w:snapToGrid w:val="0"/>
      <w:spacing w:before="80" w:after="80" w:line="240" w:lineRule="atLeast"/>
      <w:ind w:left="2126"/>
    </w:pPr>
    <w:rPr>
      <w:kern w:val="2"/>
      <w:sz w:val="21"/>
      <w:szCs w:val="21"/>
    </w:rPr>
  </w:style>
  <w:style w:type="paragraph" w:customStyle="1" w:styleId="FigureDescription">
    <w:name w:val="Figure Description"/>
    <w:next w:val="aff5"/>
    <w:qFormat/>
    <w:rsid w:val="003D0186"/>
    <w:pPr>
      <w:keepNext/>
      <w:adjustRightInd w:val="0"/>
      <w:snapToGrid w:val="0"/>
      <w:spacing w:before="320" w:after="80" w:line="240" w:lineRule="atLeast"/>
      <w:ind w:left="1701"/>
      <w:outlineLvl w:val="7"/>
    </w:pPr>
    <w:rPr>
      <w:rFonts w:eastAsia="黑体" w:cs="Arial"/>
      <w:spacing w:val="-4"/>
      <w:kern w:val="2"/>
      <w:sz w:val="21"/>
      <w:szCs w:val="21"/>
    </w:rPr>
  </w:style>
  <w:style w:type="paragraph" w:customStyle="1" w:styleId="12">
    <w:name w:val="列出段落1"/>
    <w:basedOn w:val="aff5"/>
    <w:uiPriority w:val="34"/>
    <w:qFormat/>
    <w:rsid w:val="003D0186"/>
    <w:pPr>
      <w:ind w:firstLineChars="200" w:firstLine="420"/>
    </w:pPr>
  </w:style>
  <w:style w:type="paragraph" w:customStyle="1" w:styleId="TableText0">
    <w:name w:val="Table Text"/>
    <w:basedOn w:val="aff5"/>
    <w:link w:val="TableTextChar0"/>
    <w:qFormat/>
    <w:rsid w:val="003D0186"/>
    <w:pPr>
      <w:topLinePunct/>
      <w:adjustRightInd w:val="0"/>
      <w:snapToGrid w:val="0"/>
      <w:spacing w:before="80" w:after="80" w:line="240" w:lineRule="atLeast"/>
      <w:jc w:val="left"/>
    </w:pPr>
    <w:rPr>
      <w:snapToGrid w:val="0"/>
      <w:kern w:val="0"/>
      <w:szCs w:val="21"/>
    </w:rPr>
  </w:style>
  <w:style w:type="character" w:customStyle="1" w:styleId="TabletextChar">
    <w:name w:val="Table text Char"/>
    <w:link w:val="Tabletext"/>
    <w:qFormat/>
    <w:rsid w:val="003D0186"/>
    <w:rPr>
      <w:rFonts w:ascii="Arial" w:eastAsia="Arial" w:hAnsi="Arial" w:cs="Arial"/>
      <w:lang w:eastAsia="en-US"/>
    </w:rPr>
  </w:style>
  <w:style w:type="character" w:customStyle="1" w:styleId="Char7">
    <w:name w:val="_标准条文 Char"/>
    <w:link w:val="afffffff0"/>
    <w:qFormat/>
    <w:locked/>
    <w:rsid w:val="003D0186"/>
    <w:rPr>
      <w:rFonts w:ascii="Arial" w:hAnsi="Arial"/>
    </w:rPr>
  </w:style>
  <w:style w:type="character" w:customStyle="1" w:styleId="Char1">
    <w:name w:val="页脚 Char"/>
    <w:link w:val="affe"/>
    <w:qFormat/>
    <w:rsid w:val="003D0186"/>
    <w:rPr>
      <w:kern w:val="2"/>
      <w:sz w:val="18"/>
      <w:szCs w:val="18"/>
    </w:rPr>
  </w:style>
  <w:style w:type="character" w:customStyle="1" w:styleId="2Char0">
    <w:name w:val="样式2 Char"/>
    <w:link w:val="27"/>
    <w:qFormat/>
    <w:rsid w:val="003D0186"/>
    <w:rPr>
      <w:rFonts w:ascii="EU-F1" w:eastAsia="黑体"/>
      <w:kern w:val="21"/>
      <w:sz w:val="21"/>
      <w:szCs w:val="21"/>
    </w:rPr>
  </w:style>
  <w:style w:type="character" w:customStyle="1" w:styleId="Char8">
    <w:name w:val="表头 Char"/>
    <w:link w:val="afffffff1"/>
    <w:qFormat/>
    <w:rsid w:val="003D0186"/>
    <w:rPr>
      <w:rFonts w:eastAsia="黑体"/>
    </w:rPr>
  </w:style>
  <w:style w:type="character" w:customStyle="1" w:styleId="TableTextChar0">
    <w:name w:val="Table Text Char"/>
    <w:link w:val="TableText0"/>
    <w:qFormat/>
    <w:rsid w:val="003D0186"/>
    <w:rPr>
      <w:rFonts w:cs="Arial"/>
      <w:snapToGrid w:val="0"/>
      <w:sz w:val="21"/>
      <w:szCs w:val="21"/>
    </w:rPr>
  </w:style>
  <w:style w:type="character" w:customStyle="1" w:styleId="TablebulletChar">
    <w:name w:val="Table bullet Char"/>
    <w:link w:val="Tablebullet"/>
    <w:qFormat/>
    <w:rsid w:val="003D0186"/>
    <w:rPr>
      <w:rFonts w:ascii="Arial" w:eastAsia="MS Mincho" w:hAnsi="Arial" w:cs="Arial"/>
      <w:lang w:eastAsia="en-US"/>
    </w:rPr>
  </w:style>
  <w:style w:type="character" w:customStyle="1" w:styleId="Char2">
    <w:name w:val="页眉 Char"/>
    <w:link w:val="afff"/>
    <w:uiPriority w:val="99"/>
    <w:qFormat/>
    <w:rsid w:val="003D0186"/>
    <w:rPr>
      <w:kern w:val="2"/>
      <w:sz w:val="18"/>
      <w:szCs w:val="18"/>
    </w:rPr>
  </w:style>
  <w:style w:type="paragraph" w:customStyle="1" w:styleId="13">
    <w:name w:val="修订1"/>
    <w:hidden/>
    <w:uiPriority w:val="99"/>
    <w:semiHidden/>
    <w:qFormat/>
    <w:rsid w:val="003D0186"/>
    <w:rPr>
      <w:kern w:val="2"/>
      <w:sz w:val="21"/>
      <w:szCs w:val="24"/>
    </w:rPr>
  </w:style>
  <w:style w:type="paragraph" w:customStyle="1" w:styleId="afffffff2">
    <w:name w:val="本文正文"/>
    <w:basedOn w:val="afff1"/>
    <w:link w:val="Char9"/>
    <w:qFormat/>
    <w:rsid w:val="003D0186"/>
  </w:style>
  <w:style w:type="character" w:customStyle="1" w:styleId="Char9">
    <w:name w:val="本文正文 Char"/>
    <w:link w:val="afffffff2"/>
    <w:qFormat/>
    <w:rsid w:val="003D0186"/>
    <w:rPr>
      <w:rFonts w:ascii="宋体"/>
      <w:sz w:val="21"/>
    </w:rPr>
  </w:style>
  <w:style w:type="character" w:customStyle="1" w:styleId="afffffff3">
    <w:name w:val="页脚 字符"/>
    <w:uiPriority w:val="99"/>
    <w:qFormat/>
    <w:rsid w:val="003D0186"/>
  </w:style>
  <w:style w:type="character" w:customStyle="1" w:styleId="afffffff4">
    <w:name w:val="批注文字 字符"/>
    <w:qFormat/>
    <w:rsid w:val="003D0186"/>
    <w:rPr>
      <w:kern w:val="2"/>
      <w:sz w:val="21"/>
      <w:szCs w:val="24"/>
    </w:rPr>
  </w:style>
  <w:style w:type="character" w:customStyle="1" w:styleId="afffffff5">
    <w:name w:val="批注主题 字符"/>
    <w:qFormat/>
    <w:rsid w:val="003D0186"/>
    <w:rPr>
      <w:b/>
      <w:bCs/>
      <w:kern w:val="2"/>
      <w:sz w:val="21"/>
      <w:szCs w:val="24"/>
    </w:rPr>
  </w:style>
  <w:style w:type="character" w:customStyle="1" w:styleId="14">
    <w:name w:val="标题 1 字符"/>
    <w:qFormat/>
    <w:rsid w:val="003D0186"/>
    <w:rPr>
      <w:rFonts w:ascii="Arial" w:eastAsia="黑体" w:hAnsi="Arial"/>
      <w:b/>
      <w:sz w:val="32"/>
      <w:szCs w:val="32"/>
    </w:rPr>
  </w:style>
  <w:style w:type="character" w:customStyle="1" w:styleId="28">
    <w:name w:val="标题 2 字符"/>
    <w:qFormat/>
    <w:rsid w:val="003D0186"/>
    <w:rPr>
      <w:rFonts w:ascii="Arial" w:eastAsia="黑体" w:hAnsi="Arial"/>
      <w:sz w:val="24"/>
      <w:szCs w:val="24"/>
    </w:rPr>
  </w:style>
  <w:style w:type="character" w:customStyle="1" w:styleId="32">
    <w:name w:val="标题 3 字符"/>
    <w:qFormat/>
    <w:rsid w:val="003D0186"/>
    <w:rPr>
      <w:rFonts w:eastAsia="黑体"/>
      <w:bCs/>
      <w:snapToGrid w:val="0"/>
      <w:kern w:val="2"/>
      <w:sz w:val="24"/>
      <w:szCs w:val="32"/>
    </w:rPr>
  </w:style>
  <w:style w:type="character" w:customStyle="1" w:styleId="42">
    <w:name w:val="标题 4 字符"/>
    <w:qFormat/>
    <w:rsid w:val="003D0186"/>
    <w:rPr>
      <w:rFonts w:ascii="Book Antiqua" w:eastAsia="黑体" w:hAnsi="Book Antiqua"/>
      <w:bCs/>
      <w:kern w:val="2"/>
      <w:sz w:val="28"/>
      <w:szCs w:val="28"/>
    </w:rPr>
  </w:style>
  <w:style w:type="character" w:customStyle="1" w:styleId="afffffff6">
    <w:name w:val="批注框文本 字符"/>
    <w:qFormat/>
    <w:rsid w:val="003D0186"/>
    <w:rPr>
      <w:kern w:val="2"/>
      <w:sz w:val="18"/>
      <w:szCs w:val="18"/>
    </w:rPr>
  </w:style>
  <w:style w:type="character" w:customStyle="1" w:styleId="afffffff7">
    <w:name w:val="页眉 字符"/>
    <w:uiPriority w:val="99"/>
    <w:qFormat/>
    <w:rsid w:val="003D0186"/>
    <w:rPr>
      <w:kern w:val="2"/>
      <w:sz w:val="18"/>
      <w:szCs w:val="18"/>
    </w:rPr>
  </w:style>
  <w:style w:type="paragraph" w:customStyle="1" w:styleId="Char20">
    <w:name w:val="Char2"/>
    <w:basedOn w:val="aff5"/>
    <w:qFormat/>
    <w:rsid w:val="003D0186"/>
    <w:rPr>
      <w:szCs w:val="20"/>
    </w:rPr>
  </w:style>
  <w:style w:type="paragraph" w:customStyle="1" w:styleId="afffffff8">
    <w:name w:val="表格文本"/>
    <w:link w:val="Chara"/>
    <w:qFormat/>
    <w:rsid w:val="003D0186"/>
    <w:pPr>
      <w:tabs>
        <w:tab w:val="decimal" w:pos="0"/>
      </w:tabs>
      <w:jc w:val="center"/>
    </w:pPr>
    <w:rPr>
      <w:rFonts w:ascii="宋体" w:hAnsi="宋体"/>
      <w:sz w:val="21"/>
      <w:szCs w:val="21"/>
    </w:rPr>
  </w:style>
  <w:style w:type="character" w:customStyle="1" w:styleId="Chara">
    <w:name w:val="表格文本 Char"/>
    <w:link w:val="afffffff8"/>
    <w:qFormat/>
    <w:rsid w:val="003D0186"/>
    <w:rPr>
      <w:rFonts w:ascii="宋体" w:hAnsi="宋体"/>
      <w:sz w:val="21"/>
      <w:szCs w:val="21"/>
      <w:lang w:bidi="ar-SA"/>
    </w:rPr>
  </w:style>
  <w:style w:type="character" w:customStyle="1" w:styleId="fontstyle01">
    <w:name w:val="fontstyle01"/>
    <w:qFormat/>
    <w:rsid w:val="003D0186"/>
    <w:rPr>
      <w:rFonts w:ascii="TimesNewRomanPS-BoldMT" w:hAnsi="TimesNewRomanPS-BoldMT" w:hint="default"/>
      <w:b/>
      <w:bCs/>
      <w:color w:val="000000"/>
      <w:sz w:val="18"/>
      <w:szCs w:val="18"/>
    </w:rPr>
  </w:style>
  <w:style w:type="character" w:customStyle="1" w:styleId="fontstyle11">
    <w:name w:val="fontstyle11"/>
    <w:qFormat/>
    <w:rsid w:val="003D0186"/>
    <w:rPr>
      <w:rFonts w:ascii="TimesNewRomanPSMT" w:hAnsi="TimesNewRomanPSMT" w:hint="default"/>
      <w:color w:val="000000"/>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oleObject" Target="embeddings/oleObject1.bin"/><Relationship Id="rId26"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image" Target="media/image4.wmf"/><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wmf"/><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package" Target="embeddings/Microsoft_Visio___11.vsdx"/><Relationship Id="rId20" Type="http://schemas.openxmlformats.org/officeDocument/2006/relationships/oleObject" Target="embeddings/oleObject2.bin"/><Relationship Id="rId29"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oleObject" Target="embeddings/oleObject4.bin"/><Relationship Id="rId5" Type="http://schemas.openxmlformats.org/officeDocument/2006/relationships/settings" Target="settings.xml"/><Relationship Id="rId15" Type="http://schemas.openxmlformats.org/officeDocument/2006/relationships/image" Target="media/image1.emf"/><Relationship Id="rId23" Type="http://schemas.openxmlformats.org/officeDocument/2006/relationships/image" Target="media/image5.wmf"/><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3.wmf"/><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omments" Target="comments.xml"/><Relationship Id="rId22" Type="http://schemas.openxmlformats.org/officeDocument/2006/relationships/oleObject" Target="embeddings/oleObject3.bin"/><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24037;&#20316;\To&#20219;&#27589;\&#25216;&#26415;&#26631;&#20934;\&#21452;&#27169;&#20225;&#26631;\&#24635;&#21017;\&#21452;&#27169;&#36890;&#20449;&#20114;&#32852;&#20114;&#36890;&#25216;&#26415;&#35268;&#33539;&#12288;&#31532;1&#37096;&#20998;&#65306;&#24635;&#21017;&#65288;&#24449;&#27714;&#24847;&#35265;&#31295;&#65289;.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customShpInfo spid="_x0000_s1037"/>
    <customShpInfo spid="_x0000_s1036"/>
    <customShpInfo spid="_x0000_s1035"/>
    <customShpInfo spid="_x0000_s1034"/>
    <customShpInfo spid="_x0000_s1033"/>
    <customShpInfo spid="_x0000_s1032"/>
  </customShpExts>
</s:customData>
</file>

<file path=customXml/itemProps1.xml><?xml version="1.0" encoding="utf-8"?>
<ds:datastoreItem xmlns:ds="http://schemas.openxmlformats.org/officeDocument/2006/customXml" ds:itemID="{591B28AF-F034-4184-AE46-2681ADDACF0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双模通信互联互通技术规范　第1部分：总则（征求意见稿）.dot</Template>
  <TotalTime>59</TotalTime>
  <Pages>25</Pages>
  <Words>2260</Words>
  <Characters>12888</Characters>
  <Application>Microsoft Office Word</Application>
  <DocSecurity>0</DocSecurity>
  <Lines>107</Lines>
  <Paragraphs>30</Paragraphs>
  <ScaleCrop>false</ScaleCrop>
  <LinksUpToDate>false</LinksUpToDate>
  <CharactersWithSpaces>15118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标准名称</dc:title>
  <cp:lastModifiedBy/>
  <cp:revision>1</cp:revision>
  <dcterms:created xsi:type="dcterms:W3CDTF">2025-12-15T02:37:00Z</dcterms:created>
  <dcterms:modified xsi:type="dcterms:W3CDTF">2025-12-29T03:21:00Z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(2)ZZ/rMER98qgmRT41z9FLP5uixkJDl+ZCmOMna60EwWYPPwjua07tZtuihU2sK7dpd3Xuwv72_x000d_
ZC/z8TLqKAFqCmmepOLF547WRJGOhTggzddU/xgvvIrs/3pWxypZ+USdO/HyBbvnZxrXRu6S_x000d_
zUxjRlJELyokIx7ASDfGkSXmFl0GzfzGwb2Uktc9ZA6/NenliWP63iTJKO3wUxh6yASQFAme_x000d_
FZA8nyhbntTF1EgtBU</vt:lpwstr>
  </property>
  <property fmtid="{D5CDD505-2E9C-101B-9397-08002B2CF9AE}" pid="3" name="_2015_ms_pID_7253431">
    <vt:lpwstr>1bulIWQ+rFuFfgCSwEi5+15kgrEbW638c2bKBpWaO0WWWzY2ITaSMZ_x000d_
3Tjfrqv9w7MWTYmvmrKK6w30meLFpMXSF2tcAecdwg4zz9npbn4u7ijeeBtCTUL7FwPNoFY9_x000d_
oXAOZgsISgevgHsQwwekrM0a4bFYWYaN/P78EzouXXuH5V7kamVEbjpKGce7ZXPUX4g=</vt:lpwstr>
  </property>
  <property fmtid="{D5CDD505-2E9C-101B-9397-08002B2CF9AE}" pid="4" name="KSOProductBuildVer">
    <vt:lpwstr>2052-12.1.0.24031</vt:lpwstr>
  </property>
  <property fmtid="{D5CDD505-2E9C-101B-9397-08002B2CF9AE}" pid="5" name="KSOTemplateDocerSaveRecord">
    <vt:lpwstr>eyJoZGlkIjoiODVjZjYzMWExMWM1NzY1MjQzNTIxYjBkOGE1OGJhMzIiLCJ1c2VySWQiOiIxMDc1NzM1MTE3In0=</vt:lpwstr>
  </property>
  <property fmtid="{D5CDD505-2E9C-101B-9397-08002B2CF9AE}" pid="6" name="ICV">
    <vt:lpwstr>8FE8B87F047C48F0A45ED674B629B27C_12</vt:lpwstr>
  </property>
</Properties>
</file>